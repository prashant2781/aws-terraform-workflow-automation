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53090" w:rsidRDefault="00B53090" w:rsidP="00B53090">
      <w:pPr>
        <w:spacing w:after="0" w:line="300" w:lineRule="atLeast"/>
        <w:rPr>
          <w:rFonts w:eastAsia="Times New Roman" w:cstheme="minorHAnsi"/>
          <w:b/>
          <w:sz w:val="28"/>
          <w:szCs w:val="28"/>
          <w:lang w:eastAsia="en-IN"/>
        </w:rPr>
      </w:pPr>
      <w:r w:rsidRPr="005204B8">
        <w:rPr>
          <w:rFonts w:eastAsia="Times New Roman" w:cstheme="minorHAnsi"/>
          <w:b/>
          <w:sz w:val="28"/>
          <w:szCs w:val="28"/>
          <w:lang w:eastAsia="en-IN"/>
        </w:rPr>
        <w:t>AWS GenAI / Agentic AI Solution Architect</w:t>
      </w:r>
    </w:p>
    <w:p w:rsidR="005B37F9" w:rsidRPr="005204B8" w:rsidRDefault="005B37F9" w:rsidP="00B53090">
      <w:pPr>
        <w:spacing w:after="0" w:line="300" w:lineRule="atLeast"/>
        <w:rPr>
          <w:rFonts w:eastAsia="Times New Roman" w:cstheme="minorHAnsi"/>
          <w:b/>
          <w:sz w:val="28"/>
          <w:szCs w:val="28"/>
          <w:lang w:eastAsia="en-IN"/>
        </w:rPr>
      </w:pPr>
      <w:r w:rsidRPr="005B37F9">
        <w:rPr>
          <w:rFonts w:eastAsia="Times New Roman" w:cstheme="minorHAnsi"/>
          <w:b/>
          <w:sz w:val="28"/>
          <w:szCs w:val="28"/>
          <w:lang w:eastAsia="en-IN"/>
        </w:rPr>
        <w:t>Enterprise GenAI Support Assistant on Amazon Bedrock</w:t>
      </w:r>
    </w:p>
    <w:p w:rsidR="00CB2C25" w:rsidRPr="005204B8" w:rsidRDefault="00CB2C25" w:rsidP="00CB2C25">
      <w:pPr>
        <w:pStyle w:val="NoSpacing"/>
        <w:ind w:hanging="142"/>
        <w:rPr>
          <w:rFonts w:cstheme="minorHAnsi"/>
          <w:b/>
          <w:sz w:val="32"/>
          <w:szCs w:val="32"/>
        </w:rPr>
      </w:pPr>
    </w:p>
    <w:p w:rsidR="00CB2C25" w:rsidRPr="005204B8" w:rsidRDefault="00CB2C25" w:rsidP="00CB2C25">
      <w:pPr>
        <w:pStyle w:val="NoSpacing"/>
        <w:ind w:hanging="142"/>
        <w:rPr>
          <w:rFonts w:eastAsia="Times New Roman" w:cstheme="minorHAnsi"/>
          <w:sz w:val="21"/>
          <w:szCs w:val="21"/>
          <w:lang w:eastAsia="en-IN"/>
        </w:rPr>
      </w:pPr>
      <w:r w:rsidRPr="005204B8">
        <w:rPr>
          <w:rFonts w:eastAsia="Times New Roman" w:cstheme="minorHAnsi"/>
          <w:sz w:val="21"/>
          <w:szCs w:val="21"/>
          <w:lang w:eastAsia="en-IN"/>
        </w:rPr>
        <w:t>Aaj production GenAI apps me companies in cheezon par focus kar rahi hain:</w:t>
      </w:r>
    </w:p>
    <w:p w:rsidR="00CB2C25" w:rsidRPr="005204B8" w:rsidRDefault="00CB2C25" w:rsidP="00CB2C25">
      <w:pPr>
        <w:numPr>
          <w:ilvl w:val="0"/>
          <w:numId w:val="1"/>
        </w:numPr>
        <w:spacing w:before="100" w:beforeAutospacing="1" w:after="100" w:afterAutospacing="1" w:line="300" w:lineRule="atLeast"/>
        <w:rPr>
          <w:rFonts w:eastAsia="Times New Roman" w:cstheme="minorHAnsi"/>
          <w:sz w:val="21"/>
          <w:szCs w:val="21"/>
          <w:lang w:eastAsia="en-IN"/>
        </w:rPr>
      </w:pPr>
      <w:r w:rsidRPr="005204B8">
        <w:rPr>
          <w:rFonts w:eastAsia="Times New Roman" w:cstheme="minorHAnsi"/>
          <w:b/>
          <w:bCs/>
          <w:sz w:val="21"/>
          <w:szCs w:val="21"/>
          <w:lang w:eastAsia="en-IN"/>
        </w:rPr>
        <w:t>RAG deeply samajhna</w:t>
      </w:r>
      <w:r w:rsidRPr="005204B8">
        <w:rPr>
          <w:rFonts w:eastAsia="Times New Roman" w:cstheme="minorHAnsi"/>
          <w:sz w:val="21"/>
          <w:szCs w:val="21"/>
          <w:lang w:eastAsia="en-IN"/>
        </w:rPr>
        <w:t xml:space="preserve"> — chunking, embeddings, vector DB, metadata filtering, hybrid search, reranking, hallucination control.</w:t>
      </w:r>
    </w:p>
    <w:p w:rsidR="00CB2C25" w:rsidRPr="005204B8" w:rsidRDefault="00CB2C25" w:rsidP="00CB2C25">
      <w:pPr>
        <w:numPr>
          <w:ilvl w:val="0"/>
          <w:numId w:val="1"/>
        </w:numPr>
        <w:spacing w:before="100" w:beforeAutospacing="1" w:after="100" w:afterAutospacing="1" w:line="300" w:lineRule="atLeast"/>
        <w:rPr>
          <w:rFonts w:eastAsia="Times New Roman" w:cstheme="minorHAnsi"/>
          <w:sz w:val="21"/>
          <w:szCs w:val="21"/>
          <w:lang w:eastAsia="en-IN"/>
        </w:rPr>
      </w:pPr>
      <w:r w:rsidRPr="005204B8">
        <w:rPr>
          <w:rFonts w:eastAsia="Times New Roman" w:cstheme="minorHAnsi"/>
          <w:b/>
          <w:bCs/>
          <w:sz w:val="21"/>
          <w:szCs w:val="21"/>
          <w:lang w:eastAsia="en-IN"/>
        </w:rPr>
        <w:t>Agents/tool calling</w:t>
      </w:r>
      <w:r w:rsidRPr="005204B8">
        <w:rPr>
          <w:rFonts w:eastAsia="Times New Roman" w:cstheme="minorHAnsi"/>
          <w:sz w:val="21"/>
          <w:szCs w:val="21"/>
          <w:lang w:eastAsia="en-IN"/>
        </w:rPr>
        <w:t xml:space="preserve"> — agent kaise decide karta hai kaunsa tool/API/Lambda call karna hai.</w:t>
      </w:r>
    </w:p>
    <w:p w:rsidR="00CB2C25" w:rsidRPr="005204B8" w:rsidRDefault="00CB2C25" w:rsidP="00CB2C25">
      <w:pPr>
        <w:numPr>
          <w:ilvl w:val="0"/>
          <w:numId w:val="1"/>
        </w:numPr>
        <w:spacing w:before="100" w:beforeAutospacing="1" w:after="100" w:afterAutospacing="1" w:line="300" w:lineRule="atLeast"/>
        <w:rPr>
          <w:rFonts w:eastAsia="Times New Roman" w:cstheme="minorHAnsi"/>
          <w:sz w:val="21"/>
          <w:szCs w:val="21"/>
          <w:lang w:eastAsia="en-IN"/>
        </w:rPr>
      </w:pPr>
      <w:r w:rsidRPr="005204B8">
        <w:rPr>
          <w:rFonts w:eastAsia="Times New Roman" w:cstheme="minorHAnsi"/>
          <w:b/>
          <w:bCs/>
          <w:sz w:val="21"/>
          <w:szCs w:val="21"/>
          <w:lang w:eastAsia="en-IN"/>
        </w:rPr>
        <w:t>Guardrails and safety</w:t>
      </w:r>
      <w:r w:rsidRPr="005204B8">
        <w:rPr>
          <w:rFonts w:eastAsia="Times New Roman" w:cstheme="minorHAnsi"/>
          <w:sz w:val="21"/>
          <w:szCs w:val="21"/>
          <w:lang w:eastAsia="en-IN"/>
        </w:rPr>
        <w:t xml:space="preserve"> — prompt injection, jailbreak, PII masking, harmful response blocking, grounding checks. AWS ne Bedrock Guardrails ke liye content filtering, prompt attack prevention, sensitive information protection, contextual grounding checks jaise production controls recommend kiye hain. </w:t>
      </w:r>
      <w:hyperlink r:id="rId5" w:history="1">
        <w:r w:rsidRPr="005204B8">
          <w:rPr>
            <w:rFonts w:eastAsia="Times New Roman" w:cstheme="minorHAnsi"/>
            <w:color w:val="464FEB"/>
            <w:sz w:val="21"/>
            <w:szCs w:val="21"/>
            <w:lang w:eastAsia="en-IN"/>
          </w:rPr>
          <w:t>[aws.amazon.com]</w:t>
        </w:r>
      </w:hyperlink>
    </w:p>
    <w:p w:rsidR="00CB2C25" w:rsidRPr="005204B8" w:rsidRDefault="00CB2C25" w:rsidP="00CB2C25">
      <w:pPr>
        <w:numPr>
          <w:ilvl w:val="0"/>
          <w:numId w:val="1"/>
        </w:numPr>
        <w:spacing w:before="100" w:beforeAutospacing="1" w:after="100" w:afterAutospacing="1" w:line="300" w:lineRule="atLeast"/>
        <w:rPr>
          <w:rFonts w:eastAsia="Times New Roman" w:cstheme="minorHAnsi"/>
          <w:sz w:val="21"/>
          <w:szCs w:val="21"/>
          <w:lang w:eastAsia="en-IN"/>
        </w:rPr>
      </w:pPr>
      <w:r w:rsidRPr="005204B8">
        <w:rPr>
          <w:rFonts w:eastAsia="Times New Roman" w:cstheme="minorHAnsi"/>
          <w:b/>
          <w:bCs/>
          <w:sz w:val="21"/>
          <w:szCs w:val="21"/>
          <w:lang w:eastAsia="en-IN"/>
        </w:rPr>
        <w:t>Evaluation framework</w:t>
      </w:r>
      <w:r w:rsidRPr="005204B8">
        <w:rPr>
          <w:rFonts w:eastAsia="Times New Roman" w:cstheme="minorHAnsi"/>
          <w:sz w:val="21"/>
          <w:szCs w:val="21"/>
          <w:lang w:eastAsia="en-IN"/>
        </w:rPr>
        <w:t xml:space="preserve"> — answer correct hai ya nahi, hallucination rate, retrieval quality, latency, cost, human feedback.</w:t>
      </w:r>
    </w:p>
    <w:p w:rsidR="00CB2C25" w:rsidRPr="005204B8" w:rsidRDefault="00CB2C25" w:rsidP="00CB2C25">
      <w:pPr>
        <w:numPr>
          <w:ilvl w:val="0"/>
          <w:numId w:val="1"/>
        </w:numPr>
        <w:spacing w:before="100" w:beforeAutospacing="1" w:after="100" w:afterAutospacing="1" w:line="300" w:lineRule="atLeast"/>
        <w:rPr>
          <w:rFonts w:eastAsia="Times New Roman" w:cstheme="minorHAnsi"/>
          <w:sz w:val="21"/>
          <w:szCs w:val="21"/>
          <w:lang w:eastAsia="en-IN"/>
        </w:rPr>
      </w:pPr>
      <w:r w:rsidRPr="005204B8">
        <w:rPr>
          <w:rFonts w:eastAsia="Times New Roman" w:cstheme="minorHAnsi"/>
          <w:b/>
          <w:bCs/>
          <w:sz w:val="21"/>
          <w:szCs w:val="21"/>
          <w:lang w:eastAsia="en-IN"/>
        </w:rPr>
        <w:t>Observability</w:t>
      </w:r>
      <w:r w:rsidRPr="005204B8">
        <w:rPr>
          <w:rFonts w:eastAsia="Times New Roman" w:cstheme="minorHAnsi"/>
          <w:sz w:val="21"/>
          <w:szCs w:val="21"/>
          <w:lang w:eastAsia="en-IN"/>
        </w:rPr>
        <w:t xml:space="preserve"> — logs, traces, failed tool calls, token usage, latency, user feedback.</w:t>
      </w:r>
    </w:p>
    <w:p w:rsidR="00CB2C25" w:rsidRPr="005204B8" w:rsidRDefault="00CB2C25" w:rsidP="00CB2C25">
      <w:pPr>
        <w:numPr>
          <w:ilvl w:val="0"/>
          <w:numId w:val="1"/>
        </w:numPr>
        <w:spacing w:before="100" w:beforeAutospacing="1" w:after="100" w:afterAutospacing="1" w:line="300" w:lineRule="atLeast"/>
        <w:rPr>
          <w:rFonts w:eastAsia="Times New Roman" w:cstheme="minorHAnsi"/>
          <w:sz w:val="21"/>
          <w:szCs w:val="21"/>
          <w:lang w:eastAsia="en-IN"/>
        </w:rPr>
      </w:pPr>
      <w:r w:rsidRPr="005204B8">
        <w:rPr>
          <w:rFonts w:eastAsia="Times New Roman" w:cstheme="minorHAnsi"/>
          <w:b/>
          <w:bCs/>
          <w:sz w:val="21"/>
          <w:szCs w:val="21"/>
          <w:lang w:eastAsia="en-IN"/>
        </w:rPr>
        <w:t>Security</w:t>
      </w:r>
      <w:r w:rsidRPr="005204B8">
        <w:rPr>
          <w:rFonts w:eastAsia="Times New Roman" w:cstheme="minorHAnsi"/>
          <w:sz w:val="21"/>
          <w:szCs w:val="21"/>
          <w:lang w:eastAsia="en-IN"/>
        </w:rPr>
        <w:t xml:space="preserve"> — IAM, private data access, least privilege, audit logs, data encryption.</w:t>
      </w:r>
    </w:p>
    <w:p w:rsidR="00CB2C25" w:rsidRPr="005204B8" w:rsidRDefault="00CB2C25" w:rsidP="00CB2C25">
      <w:pPr>
        <w:numPr>
          <w:ilvl w:val="0"/>
          <w:numId w:val="1"/>
        </w:numPr>
        <w:spacing w:before="100" w:beforeAutospacing="1" w:after="100" w:afterAutospacing="1" w:line="300" w:lineRule="atLeast"/>
        <w:rPr>
          <w:rFonts w:eastAsia="Times New Roman" w:cstheme="minorHAnsi"/>
          <w:sz w:val="21"/>
          <w:szCs w:val="21"/>
          <w:lang w:eastAsia="en-IN"/>
        </w:rPr>
      </w:pPr>
      <w:r w:rsidRPr="005204B8">
        <w:rPr>
          <w:rFonts w:eastAsia="Times New Roman" w:cstheme="minorHAnsi"/>
          <w:b/>
          <w:bCs/>
          <w:sz w:val="21"/>
          <w:szCs w:val="21"/>
          <w:lang w:eastAsia="en-IN"/>
        </w:rPr>
        <w:t>Cost optimization</w:t>
      </w:r>
      <w:r w:rsidRPr="005204B8">
        <w:rPr>
          <w:rFonts w:eastAsia="Times New Roman" w:cstheme="minorHAnsi"/>
          <w:sz w:val="21"/>
          <w:szCs w:val="21"/>
          <w:lang w:eastAsia="en-IN"/>
        </w:rPr>
        <w:t xml:space="preserve"> — model selection, prompt length, caching, smaller model routing.</w:t>
      </w:r>
    </w:p>
    <w:p w:rsidR="00CB2C25" w:rsidRPr="005204B8" w:rsidRDefault="00CB2C25" w:rsidP="00CB2C25">
      <w:pPr>
        <w:numPr>
          <w:ilvl w:val="0"/>
          <w:numId w:val="1"/>
        </w:numPr>
        <w:spacing w:before="100" w:beforeAutospacing="1" w:after="100" w:afterAutospacing="1" w:line="300" w:lineRule="atLeast"/>
        <w:rPr>
          <w:rFonts w:eastAsia="Times New Roman" w:cstheme="minorHAnsi"/>
          <w:sz w:val="21"/>
          <w:szCs w:val="21"/>
          <w:lang w:eastAsia="en-IN"/>
        </w:rPr>
      </w:pPr>
      <w:r w:rsidRPr="005204B8">
        <w:rPr>
          <w:rFonts w:eastAsia="Times New Roman" w:cstheme="minorHAnsi"/>
          <w:b/>
          <w:bCs/>
          <w:sz w:val="21"/>
          <w:szCs w:val="21"/>
          <w:lang w:eastAsia="en-IN"/>
        </w:rPr>
        <w:t>Production deployment</w:t>
      </w:r>
      <w:r w:rsidRPr="005204B8">
        <w:rPr>
          <w:rFonts w:eastAsia="Times New Roman" w:cstheme="minorHAnsi"/>
          <w:sz w:val="21"/>
          <w:szCs w:val="21"/>
          <w:lang w:eastAsia="en-IN"/>
        </w:rPr>
        <w:t xml:space="preserve"> — API Gateway/Lambda/ECS, CI/CD, Terraform, multi-env, rollback.</w:t>
      </w:r>
    </w:p>
    <w:p w:rsidR="00CB2C25" w:rsidRPr="005204B8" w:rsidRDefault="00CB2C25" w:rsidP="00CB2C25">
      <w:pPr>
        <w:numPr>
          <w:ilvl w:val="0"/>
          <w:numId w:val="1"/>
        </w:numPr>
        <w:spacing w:before="100" w:beforeAutospacing="1" w:after="100" w:afterAutospacing="1" w:line="300" w:lineRule="atLeast"/>
        <w:rPr>
          <w:rFonts w:eastAsia="Times New Roman" w:cstheme="minorHAnsi"/>
          <w:sz w:val="21"/>
          <w:szCs w:val="21"/>
          <w:lang w:eastAsia="en-IN"/>
        </w:rPr>
      </w:pPr>
      <w:r w:rsidRPr="005204B8">
        <w:rPr>
          <w:rFonts w:eastAsia="Times New Roman" w:cstheme="minorHAnsi"/>
          <w:b/>
          <w:bCs/>
          <w:sz w:val="21"/>
          <w:szCs w:val="21"/>
          <w:lang w:eastAsia="en-IN"/>
        </w:rPr>
        <w:t>Claude expertise</w:t>
      </w:r>
      <w:r w:rsidRPr="005204B8">
        <w:rPr>
          <w:rFonts w:eastAsia="Times New Roman" w:cstheme="minorHAnsi"/>
          <w:sz w:val="21"/>
          <w:szCs w:val="21"/>
          <w:lang w:eastAsia="en-IN"/>
        </w:rPr>
        <w:t xml:space="preserve"> — prompt structure, tool use, long context, reasoning, model choice. Claude on Bedrock supports enterprise use cases like customer support, document analysis, coding/reasoning, and long-context processing. </w:t>
      </w:r>
      <w:hyperlink r:id="rId6" w:history="1">
        <w:r w:rsidRPr="005204B8">
          <w:rPr>
            <w:rFonts w:eastAsia="Times New Roman" w:cstheme="minorHAnsi"/>
            <w:color w:val="464FEB"/>
            <w:sz w:val="21"/>
            <w:szCs w:val="21"/>
            <w:lang w:eastAsia="en-IN"/>
          </w:rPr>
          <w:t>[anthropic.com]</w:t>
        </w:r>
      </w:hyperlink>
    </w:p>
    <w:p w:rsidR="00CB2C25" w:rsidRPr="005204B8" w:rsidRDefault="00CB2C25" w:rsidP="00CB2C25">
      <w:pPr>
        <w:numPr>
          <w:ilvl w:val="0"/>
          <w:numId w:val="1"/>
        </w:numPr>
        <w:spacing w:before="100" w:beforeAutospacing="1" w:after="100" w:afterAutospacing="1" w:line="300" w:lineRule="atLeast"/>
        <w:rPr>
          <w:rFonts w:eastAsia="Times New Roman" w:cstheme="minorHAnsi"/>
          <w:sz w:val="21"/>
          <w:szCs w:val="21"/>
          <w:lang w:eastAsia="en-IN"/>
        </w:rPr>
      </w:pPr>
      <w:r w:rsidRPr="005204B8">
        <w:rPr>
          <w:rFonts w:eastAsia="Times New Roman" w:cstheme="minorHAnsi"/>
          <w:b/>
          <w:bCs/>
          <w:sz w:val="21"/>
          <w:szCs w:val="21"/>
          <w:lang w:eastAsia="en-IN"/>
        </w:rPr>
        <w:t>Agentic workflows</w:t>
      </w:r>
      <w:r w:rsidRPr="005204B8">
        <w:rPr>
          <w:rFonts w:eastAsia="Times New Roman" w:cstheme="minorHAnsi"/>
          <w:sz w:val="21"/>
          <w:szCs w:val="21"/>
          <w:lang w:eastAsia="en-IN"/>
        </w:rPr>
        <w:t xml:space="preserve"> — multi-step workflow, human approval, fallback handling, escalation.</w:t>
      </w:r>
    </w:p>
    <w:p w:rsidR="00CB2C25" w:rsidRPr="005204B8" w:rsidRDefault="00CB2C25" w:rsidP="00CB2C25">
      <w:pPr>
        <w:spacing w:before="100" w:beforeAutospacing="1" w:after="100" w:afterAutospacing="1" w:line="300" w:lineRule="atLeast"/>
        <w:outlineLvl w:val="1"/>
        <w:rPr>
          <w:rFonts w:eastAsia="Times New Roman" w:cstheme="minorHAnsi"/>
          <w:b/>
          <w:bCs/>
          <w:sz w:val="36"/>
          <w:szCs w:val="36"/>
          <w:lang w:eastAsia="en-IN"/>
        </w:rPr>
      </w:pPr>
      <w:r w:rsidRPr="005204B8">
        <w:rPr>
          <w:rFonts w:eastAsia="Times New Roman" w:cstheme="minorHAnsi"/>
          <w:b/>
          <w:bCs/>
          <w:sz w:val="36"/>
          <w:szCs w:val="36"/>
          <w:lang w:eastAsia="en-IN"/>
        </w:rPr>
        <w:t>Phase 1: LLM and Claude Mastery</w:t>
      </w:r>
    </w:p>
    <w:p w:rsidR="00CB2C25" w:rsidRPr="005204B8" w:rsidRDefault="00CB2C25" w:rsidP="00CB2C25">
      <w:pPr>
        <w:spacing w:before="100" w:beforeAutospacing="1" w:after="100" w:afterAutospacing="1" w:line="300" w:lineRule="atLeast"/>
        <w:rPr>
          <w:rFonts w:eastAsia="Times New Roman" w:cstheme="minorHAnsi"/>
          <w:sz w:val="21"/>
          <w:szCs w:val="21"/>
          <w:lang w:eastAsia="en-IN"/>
        </w:rPr>
      </w:pPr>
      <w:r w:rsidRPr="005204B8">
        <w:rPr>
          <w:rFonts w:eastAsia="Times New Roman" w:cstheme="minorHAnsi"/>
          <w:sz w:val="21"/>
          <w:szCs w:val="21"/>
          <w:lang w:eastAsia="en-IN"/>
        </w:rPr>
        <w:t xml:space="preserve">Pehle hume Claude ko “ChatGPT jaisa chatbot” nahi, balki </w:t>
      </w:r>
      <w:r w:rsidRPr="005204B8">
        <w:rPr>
          <w:rFonts w:eastAsia="Times New Roman" w:cstheme="minorHAnsi"/>
          <w:b/>
          <w:bCs/>
          <w:sz w:val="21"/>
          <w:szCs w:val="21"/>
          <w:lang w:eastAsia="en-IN"/>
        </w:rPr>
        <w:t>enterprise reasoning engine</w:t>
      </w:r>
      <w:r w:rsidRPr="005204B8">
        <w:rPr>
          <w:rFonts w:eastAsia="Times New Roman" w:cstheme="minorHAnsi"/>
          <w:sz w:val="21"/>
          <w:szCs w:val="21"/>
          <w:lang w:eastAsia="en-IN"/>
        </w:rPr>
        <w:t xml:space="preserve"> ke tarah samajhna hai.</w:t>
      </w:r>
    </w:p>
    <w:p w:rsidR="00CB2C25" w:rsidRPr="005204B8" w:rsidRDefault="00CB2C25" w:rsidP="00CB2C25">
      <w:pPr>
        <w:spacing w:before="100" w:beforeAutospacing="1" w:after="100" w:afterAutospacing="1" w:line="300" w:lineRule="atLeast"/>
        <w:outlineLvl w:val="2"/>
        <w:rPr>
          <w:rFonts w:eastAsia="Times New Roman" w:cstheme="minorHAnsi"/>
          <w:b/>
          <w:bCs/>
          <w:sz w:val="27"/>
          <w:szCs w:val="27"/>
          <w:lang w:eastAsia="en-IN"/>
        </w:rPr>
      </w:pPr>
      <w:r w:rsidRPr="005204B8">
        <w:rPr>
          <w:rFonts w:eastAsia="Times New Roman" w:cstheme="minorHAnsi"/>
          <w:b/>
          <w:bCs/>
          <w:sz w:val="27"/>
          <w:szCs w:val="27"/>
          <w:lang w:eastAsia="en-IN"/>
        </w:rPr>
        <w:t>Topics:</w:t>
      </w:r>
    </w:p>
    <w:p w:rsidR="00CB2C25" w:rsidRPr="005204B8" w:rsidRDefault="00CB2C25" w:rsidP="00CB2C25">
      <w:pPr>
        <w:numPr>
          <w:ilvl w:val="0"/>
          <w:numId w:val="2"/>
        </w:numPr>
        <w:spacing w:before="100" w:beforeAutospacing="1" w:after="100" w:afterAutospacing="1" w:line="300" w:lineRule="atLeast"/>
        <w:rPr>
          <w:rFonts w:eastAsia="Times New Roman" w:cstheme="minorHAnsi"/>
          <w:sz w:val="21"/>
          <w:szCs w:val="21"/>
          <w:lang w:eastAsia="en-IN"/>
        </w:rPr>
      </w:pPr>
      <w:r w:rsidRPr="005204B8">
        <w:rPr>
          <w:rFonts w:eastAsia="Times New Roman" w:cstheme="minorHAnsi"/>
          <w:sz w:val="21"/>
          <w:szCs w:val="21"/>
          <w:lang w:eastAsia="en-IN"/>
        </w:rPr>
        <w:t>LLM kya karta hai aur kya nahi karta</w:t>
      </w:r>
    </w:p>
    <w:p w:rsidR="00CB2C25" w:rsidRPr="005204B8" w:rsidRDefault="00CB2C25" w:rsidP="00CB2C25">
      <w:pPr>
        <w:numPr>
          <w:ilvl w:val="0"/>
          <w:numId w:val="2"/>
        </w:numPr>
        <w:spacing w:before="100" w:beforeAutospacing="1" w:after="100" w:afterAutospacing="1" w:line="300" w:lineRule="atLeast"/>
        <w:rPr>
          <w:rFonts w:eastAsia="Times New Roman" w:cstheme="minorHAnsi"/>
          <w:sz w:val="21"/>
          <w:szCs w:val="21"/>
          <w:lang w:eastAsia="en-IN"/>
        </w:rPr>
      </w:pPr>
      <w:r w:rsidRPr="005204B8">
        <w:rPr>
          <w:rFonts w:eastAsia="Times New Roman" w:cstheme="minorHAnsi"/>
          <w:sz w:val="21"/>
          <w:szCs w:val="21"/>
          <w:lang w:eastAsia="en-IN"/>
        </w:rPr>
        <w:t>Tokens, context window, temperature, top_p</w:t>
      </w:r>
    </w:p>
    <w:p w:rsidR="00CB2C25" w:rsidRPr="005204B8" w:rsidRDefault="00CB2C25" w:rsidP="00CB2C25">
      <w:pPr>
        <w:numPr>
          <w:ilvl w:val="0"/>
          <w:numId w:val="2"/>
        </w:numPr>
        <w:spacing w:before="100" w:beforeAutospacing="1" w:after="100" w:afterAutospacing="1" w:line="300" w:lineRule="atLeast"/>
        <w:rPr>
          <w:rFonts w:eastAsia="Times New Roman" w:cstheme="minorHAnsi"/>
          <w:sz w:val="21"/>
          <w:szCs w:val="21"/>
          <w:lang w:eastAsia="en-IN"/>
        </w:rPr>
      </w:pPr>
      <w:r w:rsidRPr="005204B8">
        <w:rPr>
          <w:rFonts w:eastAsia="Times New Roman" w:cstheme="minorHAnsi"/>
          <w:sz w:val="21"/>
          <w:szCs w:val="21"/>
          <w:lang w:eastAsia="en-IN"/>
        </w:rPr>
        <w:t>Claude Sonnet vs Haiku vs Opus type model selection</w:t>
      </w:r>
    </w:p>
    <w:p w:rsidR="00CB2C25" w:rsidRPr="005204B8" w:rsidRDefault="00CB2C25" w:rsidP="00CB2C25">
      <w:pPr>
        <w:numPr>
          <w:ilvl w:val="0"/>
          <w:numId w:val="2"/>
        </w:numPr>
        <w:spacing w:before="100" w:beforeAutospacing="1" w:after="100" w:afterAutospacing="1" w:line="300" w:lineRule="atLeast"/>
        <w:rPr>
          <w:rFonts w:eastAsia="Times New Roman" w:cstheme="minorHAnsi"/>
          <w:sz w:val="21"/>
          <w:szCs w:val="21"/>
          <w:lang w:eastAsia="en-IN"/>
        </w:rPr>
      </w:pPr>
      <w:r w:rsidRPr="005204B8">
        <w:rPr>
          <w:rFonts w:eastAsia="Times New Roman" w:cstheme="minorHAnsi"/>
          <w:sz w:val="21"/>
          <w:szCs w:val="21"/>
          <w:lang w:eastAsia="en-IN"/>
        </w:rPr>
        <w:t>Prompt engineering for Claude</w:t>
      </w:r>
    </w:p>
    <w:p w:rsidR="00CB2C25" w:rsidRPr="005204B8" w:rsidRDefault="00CB2C25" w:rsidP="00CB2C25">
      <w:pPr>
        <w:numPr>
          <w:ilvl w:val="0"/>
          <w:numId w:val="2"/>
        </w:numPr>
        <w:spacing w:before="100" w:beforeAutospacing="1" w:after="100" w:afterAutospacing="1" w:line="300" w:lineRule="atLeast"/>
        <w:rPr>
          <w:rFonts w:eastAsia="Times New Roman" w:cstheme="minorHAnsi"/>
          <w:sz w:val="21"/>
          <w:szCs w:val="21"/>
          <w:lang w:eastAsia="en-IN"/>
        </w:rPr>
      </w:pPr>
      <w:r w:rsidRPr="005204B8">
        <w:rPr>
          <w:rFonts w:eastAsia="Times New Roman" w:cstheme="minorHAnsi"/>
          <w:sz w:val="21"/>
          <w:szCs w:val="21"/>
          <w:lang w:eastAsia="en-IN"/>
        </w:rPr>
        <w:t>System prompt vs user prompt</w:t>
      </w:r>
    </w:p>
    <w:p w:rsidR="00CB2C25" w:rsidRPr="005204B8" w:rsidRDefault="00CB2C25" w:rsidP="00CB2C25">
      <w:pPr>
        <w:numPr>
          <w:ilvl w:val="0"/>
          <w:numId w:val="2"/>
        </w:numPr>
        <w:spacing w:before="100" w:beforeAutospacing="1" w:after="100" w:afterAutospacing="1" w:line="300" w:lineRule="atLeast"/>
        <w:rPr>
          <w:rFonts w:eastAsia="Times New Roman" w:cstheme="minorHAnsi"/>
          <w:sz w:val="21"/>
          <w:szCs w:val="21"/>
          <w:lang w:eastAsia="en-IN"/>
        </w:rPr>
      </w:pPr>
      <w:r w:rsidRPr="005204B8">
        <w:rPr>
          <w:rFonts w:eastAsia="Times New Roman" w:cstheme="minorHAnsi"/>
          <w:sz w:val="21"/>
          <w:szCs w:val="21"/>
          <w:lang w:eastAsia="en-IN"/>
        </w:rPr>
        <w:t>Few-shot examples</w:t>
      </w:r>
    </w:p>
    <w:p w:rsidR="00CB2C25" w:rsidRPr="005204B8" w:rsidRDefault="00CB2C25" w:rsidP="00CB2C25">
      <w:pPr>
        <w:numPr>
          <w:ilvl w:val="0"/>
          <w:numId w:val="2"/>
        </w:numPr>
        <w:spacing w:before="100" w:beforeAutospacing="1" w:after="100" w:afterAutospacing="1" w:line="300" w:lineRule="atLeast"/>
        <w:rPr>
          <w:rFonts w:eastAsia="Times New Roman" w:cstheme="minorHAnsi"/>
          <w:sz w:val="21"/>
          <w:szCs w:val="21"/>
          <w:lang w:eastAsia="en-IN"/>
        </w:rPr>
      </w:pPr>
      <w:r w:rsidRPr="005204B8">
        <w:rPr>
          <w:rFonts w:eastAsia="Times New Roman" w:cstheme="minorHAnsi"/>
          <w:sz w:val="21"/>
          <w:szCs w:val="21"/>
          <w:lang w:eastAsia="en-IN"/>
        </w:rPr>
        <w:t>Structured JSON output</w:t>
      </w:r>
    </w:p>
    <w:p w:rsidR="00CB2C25" w:rsidRPr="005204B8" w:rsidRDefault="00CB2C25" w:rsidP="00CB2C25">
      <w:pPr>
        <w:numPr>
          <w:ilvl w:val="0"/>
          <w:numId w:val="2"/>
        </w:numPr>
        <w:spacing w:before="100" w:beforeAutospacing="1" w:after="100" w:afterAutospacing="1" w:line="300" w:lineRule="atLeast"/>
        <w:rPr>
          <w:rFonts w:eastAsia="Times New Roman" w:cstheme="minorHAnsi"/>
          <w:sz w:val="21"/>
          <w:szCs w:val="21"/>
          <w:lang w:eastAsia="en-IN"/>
        </w:rPr>
      </w:pPr>
      <w:r w:rsidRPr="005204B8">
        <w:rPr>
          <w:rFonts w:eastAsia="Times New Roman" w:cstheme="minorHAnsi"/>
          <w:sz w:val="21"/>
          <w:szCs w:val="21"/>
          <w:lang w:eastAsia="en-IN"/>
        </w:rPr>
        <w:t>Hallucination reduction</w:t>
      </w:r>
    </w:p>
    <w:p w:rsidR="00CB2C25" w:rsidRPr="005204B8" w:rsidRDefault="00CB2C25" w:rsidP="00CB2C25">
      <w:pPr>
        <w:numPr>
          <w:ilvl w:val="0"/>
          <w:numId w:val="2"/>
        </w:numPr>
        <w:spacing w:before="100" w:beforeAutospacing="1" w:after="100" w:afterAutospacing="1" w:line="300" w:lineRule="atLeast"/>
        <w:rPr>
          <w:rFonts w:eastAsia="Times New Roman" w:cstheme="minorHAnsi"/>
          <w:sz w:val="21"/>
          <w:szCs w:val="21"/>
          <w:lang w:eastAsia="en-IN"/>
        </w:rPr>
      </w:pPr>
      <w:r w:rsidRPr="005204B8">
        <w:rPr>
          <w:rFonts w:eastAsia="Times New Roman" w:cstheme="minorHAnsi"/>
          <w:sz w:val="21"/>
          <w:szCs w:val="21"/>
          <w:lang w:eastAsia="en-IN"/>
        </w:rPr>
        <w:t>Long-context document analysis</w:t>
      </w:r>
    </w:p>
    <w:p w:rsidR="00CB2C25" w:rsidRPr="005204B8" w:rsidRDefault="00CB2C25" w:rsidP="00CB2C25">
      <w:pPr>
        <w:numPr>
          <w:ilvl w:val="0"/>
          <w:numId w:val="2"/>
        </w:numPr>
        <w:spacing w:before="100" w:beforeAutospacing="1" w:after="100" w:afterAutospacing="1" w:line="300" w:lineRule="atLeast"/>
        <w:rPr>
          <w:rFonts w:eastAsia="Times New Roman" w:cstheme="minorHAnsi"/>
          <w:sz w:val="21"/>
          <w:szCs w:val="21"/>
          <w:lang w:eastAsia="en-IN"/>
        </w:rPr>
      </w:pPr>
      <w:r w:rsidRPr="005204B8">
        <w:rPr>
          <w:rFonts w:eastAsia="Times New Roman" w:cstheme="minorHAnsi"/>
          <w:sz w:val="21"/>
          <w:szCs w:val="21"/>
          <w:lang w:eastAsia="en-IN"/>
        </w:rPr>
        <w:t>Tool use basics</w:t>
      </w:r>
    </w:p>
    <w:p w:rsidR="00CB2C25" w:rsidRPr="005204B8" w:rsidRDefault="00CB2C25" w:rsidP="00CB2C25">
      <w:pPr>
        <w:spacing w:before="100" w:beforeAutospacing="1" w:after="100" w:afterAutospacing="1" w:line="300" w:lineRule="atLeast"/>
        <w:rPr>
          <w:rFonts w:eastAsia="Times New Roman" w:cstheme="minorHAnsi"/>
          <w:sz w:val="21"/>
          <w:szCs w:val="21"/>
          <w:lang w:eastAsia="en-IN"/>
        </w:rPr>
      </w:pPr>
      <w:r w:rsidRPr="005204B8">
        <w:rPr>
          <w:rFonts w:eastAsia="Times New Roman" w:cstheme="minorHAnsi"/>
          <w:sz w:val="21"/>
          <w:szCs w:val="21"/>
          <w:lang w:eastAsia="en-IN"/>
        </w:rPr>
        <w:t xml:space="preserve">AWS ka Claude prompt engineering guide bhi emphasize karta hai ki prompt quality directly response quality, hallucination, and output relevance ko impact karti hai. </w:t>
      </w:r>
      <w:hyperlink r:id="rId7" w:history="1">
        <w:r w:rsidRPr="005204B8">
          <w:rPr>
            <w:rFonts w:eastAsia="Times New Roman" w:cstheme="minorHAnsi"/>
            <w:color w:val="464FEB"/>
            <w:sz w:val="21"/>
            <w:szCs w:val="21"/>
            <w:lang w:eastAsia="en-IN"/>
          </w:rPr>
          <w:t>[aws.amazon.com]</w:t>
        </w:r>
      </w:hyperlink>
    </w:p>
    <w:p w:rsidR="00CB2C25" w:rsidRPr="005204B8" w:rsidRDefault="00CB2C25" w:rsidP="00CB2C25">
      <w:pPr>
        <w:pStyle w:val="Heading2"/>
        <w:spacing w:line="300" w:lineRule="atLeast"/>
        <w:rPr>
          <w:rFonts w:asciiTheme="minorHAnsi" w:hAnsiTheme="minorHAnsi" w:cstheme="minorHAnsi"/>
        </w:rPr>
      </w:pPr>
      <w:r w:rsidRPr="005204B8">
        <w:rPr>
          <w:rFonts w:asciiTheme="minorHAnsi" w:hAnsiTheme="minorHAnsi" w:cstheme="minorHAnsi"/>
        </w:rPr>
        <w:t>Phase 2: RAG Deep Dive — Ye sabse important hai</w:t>
      </w:r>
    </w:p>
    <w:p w:rsidR="00CB2C25" w:rsidRPr="005204B8" w:rsidRDefault="00CB2C25" w:rsidP="00CB2C25">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RAG ka matlab sirf S3 document upload karke Knowledge Base banana nahi hai.</w:t>
      </w:r>
    </w:p>
    <w:p w:rsidR="00CB2C25" w:rsidRPr="005204B8" w:rsidRDefault="00CB2C25" w:rsidP="00CB2C25">
      <w:pPr>
        <w:pStyle w:val="Heading3"/>
        <w:spacing w:line="300" w:lineRule="atLeast"/>
        <w:rPr>
          <w:rFonts w:asciiTheme="minorHAnsi" w:hAnsiTheme="minorHAnsi" w:cstheme="minorHAnsi"/>
        </w:rPr>
      </w:pPr>
      <w:r w:rsidRPr="005204B8">
        <w:rPr>
          <w:rFonts w:asciiTheme="minorHAnsi" w:hAnsiTheme="minorHAnsi" w:cstheme="minorHAnsi"/>
        </w:rPr>
        <w:t>Tumhe deeply samajhna hoga:</w:t>
      </w:r>
    </w:p>
    <w:p w:rsidR="00CB2C25" w:rsidRPr="005204B8" w:rsidRDefault="00CB2C25" w:rsidP="00CB2C25">
      <w:pPr>
        <w:numPr>
          <w:ilvl w:val="0"/>
          <w:numId w:val="3"/>
        </w:numPr>
        <w:spacing w:before="100" w:beforeAutospacing="1" w:after="100" w:afterAutospacing="1" w:line="300" w:lineRule="atLeast"/>
        <w:rPr>
          <w:rFonts w:cstheme="minorHAnsi"/>
          <w:sz w:val="21"/>
          <w:szCs w:val="21"/>
        </w:rPr>
      </w:pPr>
      <w:r w:rsidRPr="005204B8">
        <w:rPr>
          <w:rFonts w:cstheme="minorHAnsi"/>
          <w:sz w:val="21"/>
          <w:szCs w:val="21"/>
        </w:rPr>
        <w:t>RAG kyun chahiye?</w:t>
      </w:r>
    </w:p>
    <w:p w:rsidR="00CB2C25" w:rsidRPr="005204B8" w:rsidRDefault="00CB2C25" w:rsidP="00CB2C25">
      <w:pPr>
        <w:numPr>
          <w:ilvl w:val="0"/>
          <w:numId w:val="3"/>
        </w:numPr>
        <w:spacing w:before="100" w:beforeAutospacing="1" w:after="100" w:afterAutospacing="1" w:line="300" w:lineRule="atLeast"/>
        <w:rPr>
          <w:rFonts w:cstheme="minorHAnsi"/>
          <w:sz w:val="21"/>
          <w:szCs w:val="21"/>
        </w:rPr>
      </w:pPr>
      <w:r w:rsidRPr="005204B8">
        <w:rPr>
          <w:rFonts w:cstheme="minorHAnsi"/>
          <w:sz w:val="21"/>
          <w:szCs w:val="21"/>
        </w:rPr>
        <w:t>Embeddings kya hote hain?</w:t>
      </w:r>
    </w:p>
    <w:p w:rsidR="00CB2C25" w:rsidRPr="005204B8" w:rsidRDefault="00CB2C25" w:rsidP="00CB2C25">
      <w:pPr>
        <w:numPr>
          <w:ilvl w:val="0"/>
          <w:numId w:val="3"/>
        </w:numPr>
        <w:spacing w:before="100" w:beforeAutospacing="1" w:after="100" w:afterAutospacing="1" w:line="300" w:lineRule="atLeast"/>
        <w:rPr>
          <w:rFonts w:cstheme="minorHAnsi"/>
          <w:sz w:val="21"/>
          <w:szCs w:val="21"/>
        </w:rPr>
      </w:pPr>
      <w:r w:rsidRPr="005204B8">
        <w:rPr>
          <w:rFonts w:cstheme="minorHAnsi"/>
          <w:sz w:val="21"/>
          <w:szCs w:val="21"/>
        </w:rPr>
        <w:t>Vector database kya karta hai?</w:t>
      </w:r>
    </w:p>
    <w:p w:rsidR="00CB2C25" w:rsidRPr="005204B8" w:rsidRDefault="00CB2C25" w:rsidP="00CB2C25">
      <w:pPr>
        <w:numPr>
          <w:ilvl w:val="0"/>
          <w:numId w:val="3"/>
        </w:numPr>
        <w:spacing w:before="100" w:beforeAutospacing="1" w:after="100" w:afterAutospacing="1" w:line="300" w:lineRule="atLeast"/>
        <w:rPr>
          <w:rFonts w:cstheme="minorHAnsi"/>
          <w:sz w:val="21"/>
          <w:szCs w:val="21"/>
        </w:rPr>
      </w:pPr>
      <w:r w:rsidRPr="005204B8">
        <w:rPr>
          <w:rFonts w:cstheme="minorHAnsi"/>
          <w:sz w:val="21"/>
          <w:szCs w:val="21"/>
        </w:rPr>
        <w:lastRenderedPageBreak/>
        <w:t>Chunk size ka impact</w:t>
      </w:r>
    </w:p>
    <w:p w:rsidR="00CB2C25" w:rsidRPr="005204B8" w:rsidRDefault="00CB2C25" w:rsidP="00CB2C25">
      <w:pPr>
        <w:numPr>
          <w:ilvl w:val="0"/>
          <w:numId w:val="3"/>
        </w:numPr>
        <w:spacing w:before="100" w:beforeAutospacing="1" w:after="100" w:afterAutospacing="1" w:line="300" w:lineRule="atLeast"/>
        <w:rPr>
          <w:rFonts w:cstheme="minorHAnsi"/>
          <w:sz w:val="21"/>
          <w:szCs w:val="21"/>
        </w:rPr>
      </w:pPr>
      <w:r w:rsidRPr="005204B8">
        <w:rPr>
          <w:rFonts w:cstheme="minorHAnsi"/>
          <w:sz w:val="21"/>
          <w:szCs w:val="21"/>
        </w:rPr>
        <w:t>Overlap ka impact</w:t>
      </w:r>
    </w:p>
    <w:p w:rsidR="00CB2C25" w:rsidRPr="005204B8" w:rsidRDefault="00CB2C25" w:rsidP="00CB2C25">
      <w:pPr>
        <w:numPr>
          <w:ilvl w:val="0"/>
          <w:numId w:val="3"/>
        </w:numPr>
        <w:spacing w:before="100" w:beforeAutospacing="1" w:after="100" w:afterAutospacing="1" w:line="300" w:lineRule="atLeast"/>
        <w:rPr>
          <w:rFonts w:cstheme="minorHAnsi"/>
          <w:sz w:val="21"/>
          <w:szCs w:val="21"/>
        </w:rPr>
      </w:pPr>
      <w:r w:rsidRPr="005204B8">
        <w:rPr>
          <w:rFonts w:cstheme="minorHAnsi"/>
          <w:sz w:val="21"/>
          <w:szCs w:val="21"/>
        </w:rPr>
        <w:t>Metadata filtering</w:t>
      </w:r>
    </w:p>
    <w:p w:rsidR="00CB2C25" w:rsidRPr="005204B8" w:rsidRDefault="00CB2C25" w:rsidP="00CB2C25">
      <w:pPr>
        <w:numPr>
          <w:ilvl w:val="0"/>
          <w:numId w:val="3"/>
        </w:numPr>
        <w:spacing w:before="100" w:beforeAutospacing="1" w:after="100" w:afterAutospacing="1" w:line="300" w:lineRule="atLeast"/>
        <w:rPr>
          <w:rFonts w:cstheme="minorHAnsi"/>
          <w:sz w:val="21"/>
          <w:szCs w:val="21"/>
        </w:rPr>
      </w:pPr>
      <w:r w:rsidRPr="005204B8">
        <w:rPr>
          <w:rFonts w:cstheme="minorHAnsi"/>
          <w:sz w:val="21"/>
          <w:szCs w:val="21"/>
        </w:rPr>
        <w:t>Semantic search vs keyword search</w:t>
      </w:r>
    </w:p>
    <w:p w:rsidR="00CB2C25" w:rsidRPr="005204B8" w:rsidRDefault="00CB2C25" w:rsidP="00CB2C25">
      <w:pPr>
        <w:numPr>
          <w:ilvl w:val="0"/>
          <w:numId w:val="3"/>
        </w:numPr>
        <w:spacing w:before="100" w:beforeAutospacing="1" w:after="100" w:afterAutospacing="1" w:line="300" w:lineRule="atLeast"/>
        <w:rPr>
          <w:rFonts w:cstheme="minorHAnsi"/>
          <w:sz w:val="21"/>
          <w:szCs w:val="21"/>
        </w:rPr>
      </w:pPr>
      <w:r w:rsidRPr="005204B8">
        <w:rPr>
          <w:rFonts w:cstheme="minorHAnsi"/>
          <w:sz w:val="21"/>
          <w:szCs w:val="21"/>
        </w:rPr>
        <w:t>Hybrid search</w:t>
      </w:r>
    </w:p>
    <w:p w:rsidR="00CB2C25" w:rsidRPr="005204B8" w:rsidRDefault="00CB2C25" w:rsidP="00CB2C25">
      <w:pPr>
        <w:numPr>
          <w:ilvl w:val="0"/>
          <w:numId w:val="3"/>
        </w:numPr>
        <w:spacing w:before="100" w:beforeAutospacing="1" w:after="100" w:afterAutospacing="1" w:line="300" w:lineRule="atLeast"/>
        <w:rPr>
          <w:rFonts w:cstheme="minorHAnsi"/>
          <w:sz w:val="21"/>
          <w:szCs w:val="21"/>
        </w:rPr>
      </w:pPr>
      <w:r w:rsidRPr="005204B8">
        <w:rPr>
          <w:rFonts w:cstheme="minorHAnsi"/>
          <w:sz w:val="21"/>
          <w:szCs w:val="21"/>
        </w:rPr>
        <w:t>Reranking</w:t>
      </w:r>
    </w:p>
    <w:p w:rsidR="00CB2C25" w:rsidRPr="005204B8" w:rsidRDefault="00CB2C25" w:rsidP="00CB2C25">
      <w:pPr>
        <w:numPr>
          <w:ilvl w:val="0"/>
          <w:numId w:val="3"/>
        </w:numPr>
        <w:spacing w:before="100" w:beforeAutospacing="1" w:after="100" w:afterAutospacing="1" w:line="300" w:lineRule="atLeast"/>
        <w:rPr>
          <w:rFonts w:cstheme="minorHAnsi"/>
          <w:sz w:val="21"/>
          <w:szCs w:val="21"/>
        </w:rPr>
      </w:pPr>
      <w:r w:rsidRPr="005204B8">
        <w:rPr>
          <w:rFonts w:cstheme="minorHAnsi"/>
          <w:sz w:val="21"/>
          <w:szCs w:val="21"/>
        </w:rPr>
        <w:t>Source citation</w:t>
      </w:r>
    </w:p>
    <w:p w:rsidR="00CB2C25" w:rsidRPr="005204B8" w:rsidRDefault="00CB2C25" w:rsidP="00CB2C25">
      <w:pPr>
        <w:numPr>
          <w:ilvl w:val="0"/>
          <w:numId w:val="3"/>
        </w:numPr>
        <w:spacing w:before="100" w:beforeAutospacing="1" w:after="100" w:afterAutospacing="1" w:line="300" w:lineRule="atLeast"/>
        <w:rPr>
          <w:rFonts w:cstheme="minorHAnsi"/>
          <w:sz w:val="21"/>
          <w:szCs w:val="21"/>
        </w:rPr>
      </w:pPr>
      <w:r w:rsidRPr="005204B8">
        <w:rPr>
          <w:rFonts w:cstheme="minorHAnsi"/>
          <w:sz w:val="21"/>
          <w:szCs w:val="21"/>
        </w:rPr>
        <w:t>Grounded response</w:t>
      </w:r>
    </w:p>
    <w:p w:rsidR="00CB2C25" w:rsidRPr="005204B8" w:rsidRDefault="00CB2C25" w:rsidP="00CB2C25">
      <w:pPr>
        <w:numPr>
          <w:ilvl w:val="0"/>
          <w:numId w:val="3"/>
        </w:numPr>
        <w:spacing w:before="100" w:beforeAutospacing="1" w:after="100" w:afterAutospacing="1" w:line="300" w:lineRule="atLeast"/>
        <w:rPr>
          <w:rFonts w:cstheme="minorHAnsi"/>
          <w:sz w:val="21"/>
          <w:szCs w:val="21"/>
        </w:rPr>
      </w:pPr>
      <w:r w:rsidRPr="005204B8">
        <w:rPr>
          <w:rFonts w:cstheme="minorHAnsi"/>
          <w:sz w:val="21"/>
          <w:szCs w:val="21"/>
        </w:rPr>
        <w:t>Hallucination handling</w:t>
      </w:r>
    </w:p>
    <w:p w:rsidR="00CB2C25" w:rsidRPr="005204B8" w:rsidRDefault="00CB2C25" w:rsidP="00CB2C25">
      <w:pPr>
        <w:numPr>
          <w:ilvl w:val="0"/>
          <w:numId w:val="3"/>
        </w:numPr>
        <w:spacing w:before="100" w:beforeAutospacing="1" w:after="100" w:afterAutospacing="1" w:line="300" w:lineRule="atLeast"/>
        <w:rPr>
          <w:rFonts w:cstheme="minorHAnsi"/>
          <w:sz w:val="21"/>
          <w:szCs w:val="21"/>
        </w:rPr>
      </w:pPr>
      <w:r w:rsidRPr="005204B8">
        <w:rPr>
          <w:rFonts w:cstheme="minorHAnsi"/>
          <w:sz w:val="21"/>
          <w:szCs w:val="21"/>
        </w:rPr>
        <w:t>“No answer found” behavior</w:t>
      </w:r>
    </w:p>
    <w:p w:rsidR="00CB2C25" w:rsidRPr="005204B8" w:rsidRDefault="00CB2C25" w:rsidP="00CB2C25">
      <w:pPr>
        <w:numPr>
          <w:ilvl w:val="0"/>
          <w:numId w:val="3"/>
        </w:numPr>
        <w:spacing w:before="100" w:beforeAutospacing="1" w:after="100" w:afterAutospacing="1" w:line="300" w:lineRule="atLeast"/>
        <w:rPr>
          <w:rFonts w:cstheme="minorHAnsi"/>
          <w:sz w:val="21"/>
          <w:szCs w:val="21"/>
        </w:rPr>
      </w:pPr>
      <w:r w:rsidRPr="005204B8">
        <w:rPr>
          <w:rFonts w:cstheme="minorHAnsi"/>
          <w:sz w:val="21"/>
          <w:szCs w:val="21"/>
        </w:rPr>
        <w:t>Document versioning</w:t>
      </w:r>
    </w:p>
    <w:p w:rsidR="00CB2C25" w:rsidRPr="005204B8" w:rsidRDefault="00CB2C25" w:rsidP="00CB2C25">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Bedrock Knowledge Bases managed RAG provide karta hai jisme data ingestion, chunking, embedding, vector storage, retrieval and response generation automate hota hai.</w:t>
      </w:r>
    </w:p>
    <w:p w:rsidR="00CB2C25" w:rsidRPr="005204B8" w:rsidRDefault="00CB2C25" w:rsidP="00CB2C25">
      <w:pPr>
        <w:pStyle w:val="Heading2"/>
        <w:spacing w:line="300" w:lineRule="atLeast"/>
        <w:rPr>
          <w:rFonts w:asciiTheme="minorHAnsi" w:hAnsiTheme="minorHAnsi" w:cstheme="minorHAnsi"/>
        </w:rPr>
      </w:pPr>
      <w:r w:rsidRPr="005204B8">
        <w:rPr>
          <w:rFonts w:asciiTheme="minorHAnsi" w:hAnsiTheme="minorHAnsi" w:cstheme="minorHAnsi"/>
        </w:rPr>
        <w:t>Phase 3: Bedrock Agents and Tool Calling</w:t>
      </w:r>
    </w:p>
    <w:p w:rsidR="00CB2C25" w:rsidRPr="005204B8" w:rsidRDefault="00CB2C25" w:rsidP="00CB2C25">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Agent ka actual power tab aata hai jab woh external system se kaam karwata hai.</w:t>
      </w:r>
    </w:p>
    <w:p w:rsidR="00CB2C25" w:rsidRPr="005204B8" w:rsidRDefault="00CB2C25" w:rsidP="00CB2C25">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Example:</w:t>
      </w:r>
    </w:p>
    <w:p w:rsidR="00CB2C25" w:rsidRPr="005204B8" w:rsidRDefault="00CB2C25" w:rsidP="00CB2C25">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User bolta hai:</w:t>
      </w:r>
    </w:p>
    <w:p w:rsidR="00CB2C25" w:rsidRPr="005204B8" w:rsidRDefault="00CB2C25" w:rsidP="00CB2C25">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“Mera laptop issue ticket create karo.”</w:t>
      </w:r>
    </w:p>
    <w:p w:rsidR="00CB2C25" w:rsidRPr="005204B8" w:rsidRDefault="00CB2C25" w:rsidP="00CB2C25">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Agent ko karna chahiye:</w:t>
      </w:r>
    </w:p>
    <w:p w:rsidR="00CB2C25" w:rsidRPr="005204B8" w:rsidRDefault="00CB2C25" w:rsidP="00CB2C25">
      <w:pPr>
        <w:numPr>
          <w:ilvl w:val="0"/>
          <w:numId w:val="4"/>
        </w:numPr>
        <w:spacing w:before="100" w:beforeAutospacing="1" w:after="100" w:afterAutospacing="1" w:line="300" w:lineRule="atLeast"/>
        <w:rPr>
          <w:rFonts w:cstheme="minorHAnsi"/>
          <w:sz w:val="21"/>
          <w:szCs w:val="21"/>
        </w:rPr>
      </w:pPr>
      <w:r w:rsidRPr="005204B8">
        <w:rPr>
          <w:rFonts w:cstheme="minorHAnsi"/>
          <w:sz w:val="21"/>
          <w:szCs w:val="21"/>
        </w:rPr>
        <w:t>Intent samajhna</w:t>
      </w:r>
    </w:p>
    <w:p w:rsidR="00CB2C25" w:rsidRPr="005204B8" w:rsidRDefault="00CB2C25" w:rsidP="00CB2C25">
      <w:pPr>
        <w:numPr>
          <w:ilvl w:val="0"/>
          <w:numId w:val="4"/>
        </w:numPr>
        <w:spacing w:before="100" w:beforeAutospacing="1" w:after="100" w:afterAutospacing="1" w:line="300" w:lineRule="atLeast"/>
        <w:rPr>
          <w:rFonts w:cstheme="minorHAnsi"/>
          <w:sz w:val="21"/>
          <w:szCs w:val="21"/>
        </w:rPr>
      </w:pPr>
      <w:r w:rsidRPr="005204B8">
        <w:rPr>
          <w:rFonts w:cstheme="minorHAnsi"/>
          <w:sz w:val="21"/>
          <w:szCs w:val="21"/>
        </w:rPr>
        <w:t>Required information check karna</w:t>
      </w:r>
    </w:p>
    <w:p w:rsidR="00CB2C25" w:rsidRPr="005204B8" w:rsidRDefault="00CB2C25" w:rsidP="00CB2C25">
      <w:pPr>
        <w:numPr>
          <w:ilvl w:val="0"/>
          <w:numId w:val="4"/>
        </w:numPr>
        <w:spacing w:before="100" w:beforeAutospacing="1" w:after="100" w:afterAutospacing="1" w:line="300" w:lineRule="atLeast"/>
        <w:rPr>
          <w:rFonts w:cstheme="minorHAnsi"/>
          <w:sz w:val="21"/>
          <w:szCs w:val="21"/>
        </w:rPr>
      </w:pPr>
      <w:r w:rsidRPr="005204B8">
        <w:rPr>
          <w:rFonts w:cstheme="minorHAnsi"/>
          <w:sz w:val="21"/>
          <w:szCs w:val="21"/>
        </w:rPr>
        <w:t>Missing info poochna</w:t>
      </w:r>
    </w:p>
    <w:p w:rsidR="00CB2C25" w:rsidRPr="005204B8" w:rsidRDefault="00CB2C25" w:rsidP="00CB2C25">
      <w:pPr>
        <w:numPr>
          <w:ilvl w:val="0"/>
          <w:numId w:val="4"/>
        </w:numPr>
        <w:spacing w:before="100" w:beforeAutospacing="1" w:after="100" w:afterAutospacing="1" w:line="300" w:lineRule="atLeast"/>
        <w:rPr>
          <w:rFonts w:cstheme="minorHAnsi"/>
          <w:sz w:val="21"/>
          <w:szCs w:val="21"/>
        </w:rPr>
      </w:pPr>
      <w:r w:rsidRPr="005204B8">
        <w:rPr>
          <w:rFonts w:cstheme="minorHAnsi"/>
          <w:sz w:val="21"/>
          <w:szCs w:val="21"/>
        </w:rPr>
        <w:t>Lambda/API call karna</w:t>
      </w:r>
    </w:p>
    <w:p w:rsidR="00CB2C25" w:rsidRPr="005204B8" w:rsidRDefault="00CB2C25" w:rsidP="00CB2C25">
      <w:pPr>
        <w:numPr>
          <w:ilvl w:val="0"/>
          <w:numId w:val="4"/>
        </w:numPr>
        <w:spacing w:before="100" w:beforeAutospacing="1" w:after="100" w:afterAutospacing="1" w:line="300" w:lineRule="atLeast"/>
        <w:rPr>
          <w:rFonts w:cstheme="minorHAnsi"/>
          <w:sz w:val="21"/>
          <w:szCs w:val="21"/>
        </w:rPr>
      </w:pPr>
      <w:r w:rsidRPr="005204B8">
        <w:rPr>
          <w:rFonts w:cstheme="minorHAnsi"/>
          <w:sz w:val="21"/>
          <w:szCs w:val="21"/>
        </w:rPr>
        <w:t>DynamoDB/ServiceNow/Jira me ticket create karna</w:t>
      </w:r>
    </w:p>
    <w:p w:rsidR="00CB2C25" w:rsidRPr="005204B8" w:rsidRDefault="00CB2C25" w:rsidP="00CB2C25">
      <w:pPr>
        <w:numPr>
          <w:ilvl w:val="0"/>
          <w:numId w:val="4"/>
        </w:numPr>
        <w:spacing w:before="100" w:beforeAutospacing="1" w:after="100" w:afterAutospacing="1" w:line="300" w:lineRule="atLeast"/>
        <w:rPr>
          <w:rFonts w:cstheme="minorHAnsi"/>
          <w:sz w:val="21"/>
          <w:szCs w:val="21"/>
        </w:rPr>
      </w:pPr>
      <w:r w:rsidRPr="005204B8">
        <w:rPr>
          <w:rFonts w:cstheme="minorHAnsi"/>
          <w:sz w:val="21"/>
          <w:szCs w:val="21"/>
        </w:rPr>
        <w:t>Confirmation dena</w:t>
      </w:r>
    </w:p>
    <w:p w:rsidR="00CB2C25" w:rsidRPr="005204B8" w:rsidRDefault="00CB2C25" w:rsidP="00CB2C25">
      <w:pPr>
        <w:numPr>
          <w:ilvl w:val="0"/>
          <w:numId w:val="4"/>
        </w:numPr>
        <w:spacing w:before="100" w:beforeAutospacing="1" w:after="100" w:afterAutospacing="1" w:line="300" w:lineRule="atLeast"/>
        <w:rPr>
          <w:rFonts w:cstheme="minorHAnsi"/>
          <w:sz w:val="21"/>
          <w:szCs w:val="21"/>
        </w:rPr>
      </w:pPr>
      <w:r w:rsidRPr="005204B8">
        <w:rPr>
          <w:rFonts w:cstheme="minorHAnsi"/>
          <w:sz w:val="21"/>
          <w:szCs w:val="21"/>
        </w:rPr>
        <w:t>Audit log create karna</w:t>
      </w:r>
    </w:p>
    <w:p w:rsidR="00CB2C25" w:rsidRPr="005204B8" w:rsidRDefault="00CB2C25" w:rsidP="00CB2C25">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 xml:space="preserve">Bedrock Agents orchestration layer ki tarah kaam karte hain jo model, tools/action groups, knowledge retrieval, and response generation ko coordinate karta hai. </w:t>
      </w:r>
      <w:hyperlink r:id="rId8" w:history="1">
        <w:r w:rsidRPr="005204B8">
          <w:rPr>
            <w:rStyle w:val="Hyperlink"/>
            <w:rFonts w:asciiTheme="minorHAnsi" w:hAnsiTheme="minorHAnsi" w:cstheme="minorHAnsi"/>
            <w:sz w:val="21"/>
            <w:szCs w:val="21"/>
          </w:rPr>
          <w:t>[nubiscore.ca]</w:t>
        </w:r>
      </w:hyperlink>
    </w:p>
    <w:p w:rsidR="00CB2C25" w:rsidRPr="005204B8" w:rsidRDefault="00CB2C25" w:rsidP="00CB2C25">
      <w:pPr>
        <w:pStyle w:val="Heading3"/>
        <w:spacing w:line="300" w:lineRule="atLeast"/>
        <w:rPr>
          <w:rFonts w:asciiTheme="minorHAnsi" w:hAnsiTheme="minorHAnsi" w:cstheme="minorHAnsi"/>
        </w:rPr>
      </w:pPr>
      <w:r w:rsidRPr="005204B8">
        <w:rPr>
          <w:rFonts w:asciiTheme="minorHAnsi" w:hAnsiTheme="minorHAnsi" w:cstheme="minorHAnsi"/>
        </w:rPr>
        <w:t>Tumhe deeply seekhna hoga:</w:t>
      </w:r>
    </w:p>
    <w:p w:rsidR="00CB2C25" w:rsidRPr="005204B8" w:rsidRDefault="00CB2C25" w:rsidP="00CB2C25">
      <w:pPr>
        <w:numPr>
          <w:ilvl w:val="0"/>
          <w:numId w:val="5"/>
        </w:numPr>
        <w:spacing w:before="100" w:beforeAutospacing="1" w:after="100" w:afterAutospacing="1" w:line="300" w:lineRule="atLeast"/>
        <w:rPr>
          <w:rFonts w:cstheme="minorHAnsi"/>
          <w:sz w:val="21"/>
          <w:szCs w:val="21"/>
        </w:rPr>
      </w:pPr>
      <w:r w:rsidRPr="005204B8">
        <w:rPr>
          <w:rFonts w:cstheme="minorHAnsi"/>
          <w:sz w:val="21"/>
          <w:szCs w:val="21"/>
        </w:rPr>
        <w:t>Agent instruction design</w:t>
      </w:r>
    </w:p>
    <w:p w:rsidR="00CB2C25" w:rsidRPr="005204B8" w:rsidRDefault="00CB2C25" w:rsidP="00CB2C25">
      <w:pPr>
        <w:numPr>
          <w:ilvl w:val="0"/>
          <w:numId w:val="5"/>
        </w:numPr>
        <w:spacing w:before="100" w:beforeAutospacing="1" w:after="100" w:afterAutospacing="1" w:line="300" w:lineRule="atLeast"/>
        <w:rPr>
          <w:rFonts w:cstheme="minorHAnsi"/>
          <w:sz w:val="21"/>
          <w:szCs w:val="21"/>
        </w:rPr>
      </w:pPr>
      <w:r w:rsidRPr="005204B8">
        <w:rPr>
          <w:rFonts w:cstheme="minorHAnsi"/>
          <w:sz w:val="21"/>
          <w:szCs w:val="21"/>
        </w:rPr>
        <w:t>Action groups</w:t>
      </w:r>
    </w:p>
    <w:p w:rsidR="00CB2C25" w:rsidRPr="005204B8" w:rsidRDefault="00CB2C25" w:rsidP="00CB2C25">
      <w:pPr>
        <w:numPr>
          <w:ilvl w:val="0"/>
          <w:numId w:val="5"/>
        </w:numPr>
        <w:spacing w:before="100" w:beforeAutospacing="1" w:after="100" w:afterAutospacing="1" w:line="300" w:lineRule="atLeast"/>
        <w:rPr>
          <w:rFonts w:cstheme="minorHAnsi"/>
          <w:sz w:val="21"/>
          <w:szCs w:val="21"/>
        </w:rPr>
      </w:pPr>
      <w:r w:rsidRPr="005204B8">
        <w:rPr>
          <w:rFonts w:cstheme="minorHAnsi"/>
          <w:sz w:val="21"/>
          <w:szCs w:val="21"/>
        </w:rPr>
        <w:t>Lambda integration</w:t>
      </w:r>
    </w:p>
    <w:p w:rsidR="00CB2C25" w:rsidRPr="005204B8" w:rsidRDefault="00CB2C25" w:rsidP="00CB2C25">
      <w:pPr>
        <w:numPr>
          <w:ilvl w:val="0"/>
          <w:numId w:val="5"/>
        </w:numPr>
        <w:spacing w:before="100" w:beforeAutospacing="1" w:after="100" w:afterAutospacing="1" w:line="300" w:lineRule="atLeast"/>
        <w:rPr>
          <w:rFonts w:cstheme="minorHAnsi"/>
          <w:sz w:val="21"/>
          <w:szCs w:val="21"/>
        </w:rPr>
      </w:pPr>
      <w:r w:rsidRPr="005204B8">
        <w:rPr>
          <w:rFonts w:cstheme="minorHAnsi"/>
          <w:sz w:val="21"/>
          <w:szCs w:val="21"/>
        </w:rPr>
        <w:t>OpenAPI schema</w:t>
      </w:r>
    </w:p>
    <w:p w:rsidR="00CB2C25" w:rsidRPr="005204B8" w:rsidRDefault="00CB2C25" w:rsidP="00CB2C25">
      <w:pPr>
        <w:numPr>
          <w:ilvl w:val="0"/>
          <w:numId w:val="5"/>
        </w:numPr>
        <w:spacing w:before="100" w:beforeAutospacing="1" w:after="100" w:afterAutospacing="1" w:line="300" w:lineRule="atLeast"/>
        <w:rPr>
          <w:rFonts w:cstheme="minorHAnsi"/>
          <w:sz w:val="21"/>
          <w:szCs w:val="21"/>
        </w:rPr>
      </w:pPr>
      <w:r w:rsidRPr="005204B8">
        <w:rPr>
          <w:rFonts w:cstheme="minorHAnsi"/>
          <w:sz w:val="21"/>
          <w:szCs w:val="21"/>
        </w:rPr>
        <w:t>Tool input/output validation</w:t>
      </w:r>
    </w:p>
    <w:p w:rsidR="00CB2C25" w:rsidRPr="005204B8" w:rsidRDefault="00CB2C25" w:rsidP="00CB2C25">
      <w:pPr>
        <w:numPr>
          <w:ilvl w:val="0"/>
          <w:numId w:val="5"/>
        </w:numPr>
        <w:spacing w:before="100" w:beforeAutospacing="1" w:after="100" w:afterAutospacing="1" w:line="300" w:lineRule="atLeast"/>
        <w:rPr>
          <w:rFonts w:cstheme="minorHAnsi"/>
          <w:sz w:val="21"/>
          <w:szCs w:val="21"/>
        </w:rPr>
      </w:pPr>
      <w:r w:rsidRPr="005204B8">
        <w:rPr>
          <w:rFonts w:cstheme="minorHAnsi"/>
          <w:sz w:val="21"/>
          <w:szCs w:val="21"/>
        </w:rPr>
        <w:t>Multi-turn conversation</w:t>
      </w:r>
    </w:p>
    <w:p w:rsidR="00CB2C25" w:rsidRPr="005204B8" w:rsidRDefault="00CB2C25" w:rsidP="00CB2C25">
      <w:pPr>
        <w:numPr>
          <w:ilvl w:val="0"/>
          <w:numId w:val="5"/>
        </w:numPr>
        <w:spacing w:before="100" w:beforeAutospacing="1" w:after="100" w:afterAutospacing="1" w:line="300" w:lineRule="atLeast"/>
        <w:rPr>
          <w:rFonts w:cstheme="minorHAnsi"/>
          <w:sz w:val="21"/>
          <w:szCs w:val="21"/>
        </w:rPr>
      </w:pPr>
      <w:r w:rsidRPr="005204B8">
        <w:rPr>
          <w:rFonts w:cstheme="minorHAnsi"/>
          <w:sz w:val="21"/>
          <w:szCs w:val="21"/>
        </w:rPr>
        <w:t>Session memory</w:t>
      </w:r>
    </w:p>
    <w:p w:rsidR="00CB2C25" w:rsidRPr="005204B8" w:rsidRDefault="00CB2C25" w:rsidP="00CB2C25">
      <w:pPr>
        <w:numPr>
          <w:ilvl w:val="0"/>
          <w:numId w:val="5"/>
        </w:numPr>
        <w:spacing w:before="100" w:beforeAutospacing="1" w:after="100" w:afterAutospacing="1" w:line="300" w:lineRule="atLeast"/>
        <w:rPr>
          <w:rFonts w:cstheme="minorHAnsi"/>
          <w:sz w:val="21"/>
          <w:szCs w:val="21"/>
        </w:rPr>
      </w:pPr>
      <w:r w:rsidRPr="005204B8">
        <w:rPr>
          <w:rFonts w:cstheme="minorHAnsi"/>
          <w:sz w:val="21"/>
          <w:szCs w:val="21"/>
        </w:rPr>
        <w:t>Error handling</w:t>
      </w:r>
    </w:p>
    <w:p w:rsidR="00CB2C25" w:rsidRPr="005204B8" w:rsidRDefault="00CB2C25" w:rsidP="00CB2C25">
      <w:pPr>
        <w:numPr>
          <w:ilvl w:val="0"/>
          <w:numId w:val="5"/>
        </w:numPr>
        <w:spacing w:before="100" w:beforeAutospacing="1" w:after="100" w:afterAutospacing="1" w:line="300" w:lineRule="atLeast"/>
        <w:rPr>
          <w:rFonts w:cstheme="minorHAnsi"/>
          <w:sz w:val="21"/>
          <w:szCs w:val="21"/>
        </w:rPr>
      </w:pPr>
      <w:r w:rsidRPr="005204B8">
        <w:rPr>
          <w:rFonts w:cstheme="minorHAnsi"/>
          <w:sz w:val="21"/>
          <w:szCs w:val="21"/>
        </w:rPr>
        <w:t>Retry/fallback</w:t>
      </w:r>
    </w:p>
    <w:p w:rsidR="00CB2C25" w:rsidRPr="005204B8" w:rsidRDefault="00CB2C25" w:rsidP="00CB2C25">
      <w:pPr>
        <w:numPr>
          <w:ilvl w:val="0"/>
          <w:numId w:val="5"/>
        </w:numPr>
        <w:spacing w:before="100" w:beforeAutospacing="1" w:after="100" w:afterAutospacing="1" w:line="300" w:lineRule="atLeast"/>
        <w:rPr>
          <w:rFonts w:cstheme="minorHAnsi"/>
          <w:sz w:val="21"/>
          <w:szCs w:val="21"/>
        </w:rPr>
      </w:pPr>
      <w:r w:rsidRPr="005204B8">
        <w:rPr>
          <w:rFonts w:cstheme="minorHAnsi"/>
          <w:sz w:val="21"/>
          <w:szCs w:val="21"/>
        </w:rPr>
        <w:t>Human escalation</w:t>
      </w:r>
    </w:p>
    <w:p w:rsidR="00CB2C25" w:rsidRPr="005204B8" w:rsidRDefault="00CB2C25" w:rsidP="00CB2C25">
      <w:pPr>
        <w:numPr>
          <w:ilvl w:val="0"/>
          <w:numId w:val="5"/>
        </w:numPr>
        <w:spacing w:before="100" w:beforeAutospacing="1" w:after="100" w:afterAutospacing="1" w:line="300" w:lineRule="atLeast"/>
        <w:rPr>
          <w:rFonts w:cstheme="minorHAnsi"/>
          <w:sz w:val="21"/>
          <w:szCs w:val="21"/>
        </w:rPr>
      </w:pPr>
      <w:r w:rsidRPr="005204B8">
        <w:rPr>
          <w:rFonts w:cstheme="minorHAnsi"/>
          <w:sz w:val="21"/>
          <w:szCs w:val="21"/>
        </w:rPr>
        <w:t>Multi-agent orchestration</w:t>
      </w:r>
    </w:p>
    <w:p w:rsidR="00CB2C25" w:rsidRPr="005204B8" w:rsidRDefault="00CB2C25" w:rsidP="00CB2C25">
      <w:pPr>
        <w:pStyle w:val="Heading2"/>
        <w:spacing w:line="300" w:lineRule="atLeast"/>
        <w:rPr>
          <w:rFonts w:asciiTheme="minorHAnsi" w:hAnsiTheme="minorHAnsi" w:cstheme="minorHAnsi"/>
        </w:rPr>
      </w:pPr>
      <w:r w:rsidRPr="005204B8">
        <w:rPr>
          <w:rFonts w:asciiTheme="minorHAnsi" w:hAnsiTheme="minorHAnsi" w:cstheme="minorHAnsi"/>
        </w:rPr>
        <w:lastRenderedPageBreak/>
        <w:t>Phase 4: Guardrails, Security and Compliance</w:t>
      </w:r>
    </w:p>
    <w:p w:rsidR="00CB2C25" w:rsidRPr="005204B8" w:rsidRDefault="00CB2C25" w:rsidP="00CB2C25">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Yeh part interviews me bahut strong impression deta hai.</w:t>
      </w:r>
    </w:p>
    <w:p w:rsidR="00CB2C25" w:rsidRPr="005204B8" w:rsidRDefault="00CB2C25" w:rsidP="00CB2C25">
      <w:pPr>
        <w:pStyle w:val="Heading3"/>
        <w:spacing w:line="300" w:lineRule="atLeast"/>
        <w:rPr>
          <w:rFonts w:asciiTheme="minorHAnsi" w:hAnsiTheme="minorHAnsi" w:cstheme="minorHAnsi"/>
        </w:rPr>
      </w:pPr>
      <w:r w:rsidRPr="005204B8">
        <w:rPr>
          <w:rFonts w:asciiTheme="minorHAnsi" w:hAnsiTheme="minorHAnsi" w:cstheme="minorHAnsi"/>
        </w:rPr>
        <w:t>Tumhe bolna aana chahiye:</w:t>
      </w:r>
    </w:p>
    <w:p w:rsidR="00CB2C25" w:rsidRPr="005204B8" w:rsidRDefault="00CB2C25" w:rsidP="00CB2C25">
      <w:pPr>
        <w:numPr>
          <w:ilvl w:val="0"/>
          <w:numId w:val="6"/>
        </w:numPr>
        <w:spacing w:before="100" w:beforeAutospacing="1" w:after="100" w:afterAutospacing="1" w:line="300" w:lineRule="atLeast"/>
        <w:rPr>
          <w:rFonts w:cstheme="minorHAnsi"/>
          <w:sz w:val="21"/>
          <w:szCs w:val="21"/>
        </w:rPr>
      </w:pPr>
      <w:r w:rsidRPr="005204B8">
        <w:rPr>
          <w:rFonts w:cstheme="minorHAnsi"/>
          <w:sz w:val="21"/>
          <w:szCs w:val="21"/>
        </w:rPr>
        <w:t>Prompt injection kya hota hai?</w:t>
      </w:r>
    </w:p>
    <w:p w:rsidR="00CB2C25" w:rsidRPr="005204B8" w:rsidRDefault="00CB2C25" w:rsidP="00CB2C25">
      <w:pPr>
        <w:numPr>
          <w:ilvl w:val="0"/>
          <w:numId w:val="6"/>
        </w:numPr>
        <w:spacing w:before="100" w:beforeAutospacing="1" w:after="100" w:afterAutospacing="1" w:line="300" w:lineRule="atLeast"/>
        <w:rPr>
          <w:rFonts w:cstheme="minorHAnsi"/>
          <w:sz w:val="21"/>
          <w:szCs w:val="21"/>
        </w:rPr>
      </w:pPr>
      <w:r w:rsidRPr="005204B8">
        <w:rPr>
          <w:rFonts w:cstheme="minorHAnsi"/>
          <w:sz w:val="21"/>
          <w:szCs w:val="21"/>
        </w:rPr>
        <w:t>Jailbreak kya hota hai?</w:t>
      </w:r>
    </w:p>
    <w:p w:rsidR="00CB2C25" w:rsidRPr="005204B8" w:rsidRDefault="00CB2C25" w:rsidP="00CB2C25">
      <w:pPr>
        <w:numPr>
          <w:ilvl w:val="0"/>
          <w:numId w:val="6"/>
        </w:numPr>
        <w:spacing w:before="100" w:beforeAutospacing="1" w:after="100" w:afterAutospacing="1" w:line="300" w:lineRule="atLeast"/>
        <w:rPr>
          <w:rFonts w:cstheme="minorHAnsi"/>
          <w:sz w:val="21"/>
          <w:szCs w:val="21"/>
        </w:rPr>
      </w:pPr>
      <w:r w:rsidRPr="005204B8">
        <w:rPr>
          <w:rFonts w:cstheme="minorHAnsi"/>
          <w:sz w:val="21"/>
          <w:szCs w:val="21"/>
        </w:rPr>
        <w:t>PII leakage kaise rokte hain?</w:t>
      </w:r>
    </w:p>
    <w:p w:rsidR="00CB2C25" w:rsidRPr="005204B8" w:rsidRDefault="00CB2C25" w:rsidP="00CB2C25">
      <w:pPr>
        <w:numPr>
          <w:ilvl w:val="0"/>
          <w:numId w:val="6"/>
        </w:numPr>
        <w:spacing w:before="100" w:beforeAutospacing="1" w:after="100" w:afterAutospacing="1" w:line="300" w:lineRule="atLeast"/>
        <w:rPr>
          <w:rFonts w:cstheme="minorHAnsi"/>
          <w:sz w:val="21"/>
          <w:szCs w:val="21"/>
        </w:rPr>
      </w:pPr>
      <w:r w:rsidRPr="005204B8">
        <w:rPr>
          <w:rFonts w:cstheme="minorHAnsi"/>
          <w:sz w:val="21"/>
          <w:szCs w:val="21"/>
        </w:rPr>
        <w:t>Sensitive info mask kaise hoti hai?</w:t>
      </w:r>
    </w:p>
    <w:p w:rsidR="00CB2C25" w:rsidRPr="005204B8" w:rsidRDefault="00CB2C25" w:rsidP="00CB2C25">
      <w:pPr>
        <w:numPr>
          <w:ilvl w:val="0"/>
          <w:numId w:val="6"/>
        </w:numPr>
        <w:spacing w:before="100" w:beforeAutospacing="1" w:after="100" w:afterAutospacing="1" w:line="300" w:lineRule="atLeast"/>
        <w:rPr>
          <w:rFonts w:cstheme="minorHAnsi"/>
          <w:sz w:val="21"/>
          <w:szCs w:val="21"/>
        </w:rPr>
      </w:pPr>
      <w:r w:rsidRPr="005204B8">
        <w:rPr>
          <w:rFonts w:cstheme="minorHAnsi"/>
          <w:sz w:val="21"/>
          <w:szCs w:val="21"/>
        </w:rPr>
        <w:t>Role-based access kaise lagate hain?</w:t>
      </w:r>
    </w:p>
    <w:p w:rsidR="00CB2C25" w:rsidRPr="005204B8" w:rsidRDefault="00CB2C25" w:rsidP="00CB2C25">
      <w:pPr>
        <w:numPr>
          <w:ilvl w:val="0"/>
          <w:numId w:val="6"/>
        </w:numPr>
        <w:spacing w:before="100" w:beforeAutospacing="1" w:after="100" w:afterAutospacing="1" w:line="300" w:lineRule="atLeast"/>
        <w:rPr>
          <w:rFonts w:cstheme="minorHAnsi"/>
          <w:sz w:val="21"/>
          <w:szCs w:val="21"/>
        </w:rPr>
      </w:pPr>
      <w:r w:rsidRPr="005204B8">
        <w:rPr>
          <w:rFonts w:cstheme="minorHAnsi"/>
          <w:sz w:val="21"/>
          <w:szCs w:val="21"/>
        </w:rPr>
        <w:t>User ko har document access nahi milna chahiye</w:t>
      </w:r>
    </w:p>
    <w:p w:rsidR="00CB2C25" w:rsidRPr="005204B8" w:rsidRDefault="00CB2C25" w:rsidP="00CB2C25">
      <w:pPr>
        <w:numPr>
          <w:ilvl w:val="0"/>
          <w:numId w:val="6"/>
        </w:numPr>
        <w:spacing w:before="100" w:beforeAutospacing="1" w:after="100" w:afterAutospacing="1" w:line="300" w:lineRule="atLeast"/>
        <w:rPr>
          <w:rFonts w:cstheme="minorHAnsi"/>
          <w:sz w:val="21"/>
          <w:szCs w:val="21"/>
        </w:rPr>
      </w:pPr>
      <w:r w:rsidRPr="005204B8">
        <w:rPr>
          <w:rFonts w:cstheme="minorHAnsi"/>
          <w:sz w:val="21"/>
          <w:szCs w:val="21"/>
        </w:rPr>
        <w:t>Audit trail kaise maintain karte hain?</w:t>
      </w:r>
    </w:p>
    <w:p w:rsidR="00CB2C25" w:rsidRPr="005204B8" w:rsidRDefault="00CB2C25" w:rsidP="00CB2C25">
      <w:pPr>
        <w:numPr>
          <w:ilvl w:val="0"/>
          <w:numId w:val="6"/>
        </w:numPr>
        <w:spacing w:before="100" w:beforeAutospacing="1" w:after="100" w:afterAutospacing="1" w:line="300" w:lineRule="atLeast"/>
        <w:rPr>
          <w:rFonts w:cstheme="minorHAnsi"/>
          <w:sz w:val="21"/>
          <w:szCs w:val="21"/>
        </w:rPr>
      </w:pPr>
      <w:r w:rsidRPr="005204B8">
        <w:rPr>
          <w:rFonts w:cstheme="minorHAnsi"/>
          <w:sz w:val="21"/>
          <w:szCs w:val="21"/>
        </w:rPr>
        <w:t>CloudTrail/CloudWatch logs kaise use karte hain?</w:t>
      </w:r>
    </w:p>
    <w:p w:rsidR="00CB2C25" w:rsidRPr="005204B8" w:rsidRDefault="00CB2C25" w:rsidP="00CB2C25">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AWS production guardrails ke liye content filters, denied topics, sensitive information filters, prompt attack prevention, contextual grounding checks jaise controls recommend karta hai.</w:t>
      </w:r>
    </w:p>
    <w:p w:rsidR="00CB2C25" w:rsidRPr="005204B8" w:rsidRDefault="00CB2C25" w:rsidP="00CB2C25">
      <w:pPr>
        <w:pStyle w:val="Heading2"/>
        <w:spacing w:line="300" w:lineRule="atLeast"/>
        <w:rPr>
          <w:rFonts w:asciiTheme="minorHAnsi" w:hAnsiTheme="minorHAnsi" w:cstheme="minorHAnsi"/>
        </w:rPr>
      </w:pPr>
      <w:r w:rsidRPr="005204B8">
        <w:rPr>
          <w:rFonts w:asciiTheme="minorHAnsi" w:hAnsiTheme="minorHAnsi" w:cstheme="minorHAnsi"/>
        </w:rPr>
        <w:t>Phase 5: Evaluation — Ye sabse bada missing skill hota hai</w:t>
      </w:r>
    </w:p>
    <w:p w:rsidR="00CB2C25" w:rsidRPr="005204B8" w:rsidRDefault="00CB2C25" w:rsidP="00CB2C25">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Most candidates bolte hain: “Agent answer de raha tha.”</w:t>
      </w:r>
    </w:p>
    <w:p w:rsidR="00CB2C25" w:rsidRPr="005204B8" w:rsidRDefault="00CB2C25" w:rsidP="00CB2C25">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Senior candidate bolta hai:</w:t>
      </w:r>
    </w:p>
    <w:p w:rsidR="00CB2C25" w:rsidRPr="005204B8" w:rsidRDefault="00CB2C25" w:rsidP="00CB2C25">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“Humne evaluate kiya ki answer correct hai ya hallucinated.”</w:t>
      </w:r>
    </w:p>
    <w:p w:rsidR="00CB2C25" w:rsidRPr="005204B8" w:rsidRDefault="00CB2C25" w:rsidP="00CB2C25">
      <w:pPr>
        <w:pStyle w:val="Heading3"/>
        <w:spacing w:line="300" w:lineRule="atLeast"/>
        <w:rPr>
          <w:rFonts w:asciiTheme="minorHAnsi" w:hAnsiTheme="minorHAnsi" w:cstheme="minorHAnsi"/>
        </w:rPr>
      </w:pPr>
      <w:r w:rsidRPr="005204B8">
        <w:rPr>
          <w:rFonts w:asciiTheme="minorHAnsi" w:hAnsiTheme="minorHAnsi" w:cstheme="minorHAnsi"/>
        </w:rPr>
        <w:t>Tumhe seekhna hoga:</w:t>
      </w:r>
    </w:p>
    <w:p w:rsidR="00CB2C25" w:rsidRPr="005204B8" w:rsidRDefault="00CB2C25" w:rsidP="00CB2C25">
      <w:pPr>
        <w:numPr>
          <w:ilvl w:val="0"/>
          <w:numId w:val="7"/>
        </w:numPr>
        <w:spacing w:before="100" w:beforeAutospacing="1" w:after="100" w:afterAutospacing="1" w:line="300" w:lineRule="atLeast"/>
        <w:rPr>
          <w:rFonts w:cstheme="minorHAnsi"/>
          <w:sz w:val="21"/>
          <w:szCs w:val="21"/>
        </w:rPr>
      </w:pPr>
      <w:r w:rsidRPr="005204B8">
        <w:rPr>
          <w:rFonts w:cstheme="minorHAnsi"/>
          <w:sz w:val="21"/>
          <w:szCs w:val="21"/>
        </w:rPr>
        <w:t>Golden dataset kya hota hai?</w:t>
      </w:r>
    </w:p>
    <w:p w:rsidR="00CB2C25" w:rsidRPr="005204B8" w:rsidRDefault="00CB2C25" w:rsidP="00CB2C25">
      <w:pPr>
        <w:numPr>
          <w:ilvl w:val="0"/>
          <w:numId w:val="7"/>
        </w:numPr>
        <w:spacing w:before="100" w:beforeAutospacing="1" w:after="100" w:afterAutospacing="1" w:line="300" w:lineRule="atLeast"/>
        <w:rPr>
          <w:rFonts w:cstheme="minorHAnsi"/>
          <w:sz w:val="21"/>
          <w:szCs w:val="21"/>
        </w:rPr>
      </w:pPr>
      <w:r w:rsidRPr="005204B8">
        <w:rPr>
          <w:rFonts w:cstheme="minorHAnsi"/>
          <w:sz w:val="21"/>
          <w:szCs w:val="21"/>
        </w:rPr>
        <w:t>Expected answer vs actual answer</w:t>
      </w:r>
    </w:p>
    <w:p w:rsidR="00CB2C25" w:rsidRPr="005204B8" w:rsidRDefault="00CB2C25" w:rsidP="00CB2C25">
      <w:pPr>
        <w:numPr>
          <w:ilvl w:val="0"/>
          <w:numId w:val="7"/>
        </w:numPr>
        <w:spacing w:before="100" w:beforeAutospacing="1" w:after="100" w:afterAutospacing="1" w:line="300" w:lineRule="atLeast"/>
        <w:rPr>
          <w:rFonts w:cstheme="minorHAnsi"/>
          <w:sz w:val="21"/>
          <w:szCs w:val="21"/>
        </w:rPr>
      </w:pPr>
      <w:r w:rsidRPr="005204B8">
        <w:rPr>
          <w:rFonts w:cstheme="minorHAnsi"/>
          <w:sz w:val="21"/>
          <w:szCs w:val="21"/>
        </w:rPr>
        <w:t>Retrieval precision/recall</w:t>
      </w:r>
    </w:p>
    <w:p w:rsidR="00CB2C25" w:rsidRPr="005204B8" w:rsidRDefault="00CB2C25" w:rsidP="00CB2C25">
      <w:pPr>
        <w:numPr>
          <w:ilvl w:val="0"/>
          <w:numId w:val="7"/>
        </w:numPr>
        <w:spacing w:before="100" w:beforeAutospacing="1" w:after="100" w:afterAutospacing="1" w:line="300" w:lineRule="atLeast"/>
        <w:rPr>
          <w:rFonts w:cstheme="minorHAnsi"/>
          <w:sz w:val="21"/>
          <w:szCs w:val="21"/>
        </w:rPr>
      </w:pPr>
      <w:r w:rsidRPr="005204B8">
        <w:rPr>
          <w:rFonts w:cstheme="minorHAnsi"/>
          <w:sz w:val="21"/>
          <w:szCs w:val="21"/>
        </w:rPr>
        <w:t>Faithfulness</w:t>
      </w:r>
    </w:p>
    <w:p w:rsidR="00CB2C25" w:rsidRPr="005204B8" w:rsidRDefault="00CB2C25" w:rsidP="00CB2C25">
      <w:pPr>
        <w:numPr>
          <w:ilvl w:val="0"/>
          <w:numId w:val="7"/>
        </w:numPr>
        <w:spacing w:before="100" w:beforeAutospacing="1" w:after="100" w:afterAutospacing="1" w:line="300" w:lineRule="atLeast"/>
        <w:rPr>
          <w:rFonts w:cstheme="minorHAnsi"/>
          <w:sz w:val="21"/>
          <w:szCs w:val="21"/>
        </w:rPr>
      </w:pPr>
      <w:r w:rsidRPr="005204B8">
        <w:rPr>
          <w:rFonts w:cstheme="minorHAnsi"/>
          <w:sz w:val="21"/>
          <w:szCs w:val="21"/>
        </w:rPr>
        <w:t>Groundedness</w:t>
      </w:r>
    </w:p>
    <w:p w:rsidR="00CB2C25" w:rsidRPr="005204B8" w:rsidRDefault="00CB2C25" w:rsidP="00CB2C25">
      <w:pPr>
        <w:numPr>
          <w:ilvl w:val="0"/>
          <w:numId w:val="7"/>
        </w:numPr>
        <w:spacing w:before="100" w:beforeAutospacing="1" w:after="100" w:afterAutospacing="1" w:line="300" w:lineRule="atLeast"/>
        <w:rPr>
          <w:rFonts w:cstheme="minorHAnsi"/>
          <w:sz w:val="21"/>
          <w:szCs w:val="21"/>
        </w:rPr>
      </w:pPr>
      <w:r w:rsidRPr="005204B8">
        <w:rPr>
          <w:rFonts w:cstheme="minorHAnsi"/>
          <w:sz w:val="21"/>
          <w:szCs w:val="21"/>
        </w:rPr>
        <w:t>Toxicity/safety score</w:t>
      </w:r>
    </w:p>
    <w:p w:rsidR="00CB2C25" w:rsidRPr="005204B8" w:rsidRDefault="00CB2C25" w:rsidP="00CB2C25">
      <w:pPr>
        <w:numPr>
          <w:ilvl w:val="0"/>
          <w:numId w:val="7"/>
        </w:numPr>
        <w:spacing w:before="100" w:beforeAutospacing="1" w:after="100" w:afterAutospacing="1" w:line="300" w:lineRule="atLeast"/>
        <w:rPr>
          <w:rFonts w:cstheme="minorHAnsi"/>
          <w:sz w:val="21"/>
          <w:szCs w:val="21"/>
        </w:rPr>
      </w:pPr>
      <w:r w:rsidRPr="005204B8">
        <w:rPr>
          <w:rFonts w:cstheme="minorHAnsi"/>
          <w:sz w:val="21"/>
          <w:szCs w:val="21"/>
        </w:rPr>
        <w:t>Latency</w:t>
      </w:r>
    </w:p>
    <w:p w:rsidR="00CB2C25" w:rsidRPr="005204B8" w:rsidRDefault="00CB2C25" w:rsidP="00CB2C25">
      <w:pPr>
        <w:numPr>
          <w:ilvl w:val="0"/>
          <w:numId w:val="7"/>
        </w:numPr>
        <w:spacing w:before="100" w:beforeAutospacing="1" w:after="100" w:afterAutospacing="1" w:line="300" w:lineRule="atLeast"/>
        <w:rPr>
          <w:rFonts w:cstheme="minorHAnsi"/>
          <w:sz w:val="21"/>
          <w:szCs w:val="21"/>
        </w:rPr>
      </w:pPr>
      <w:r w:rsidRPr="005204B8">
        <w:rPr>
          <w:rFonts w:cstheme="minorHAnsi"/>
          <w:sz w:val="21"/>
          <w:szCs w:val="21"/>
        </w:rPr>
        <w:t>Token cost</w:t>
      </w:r>
    </w:p>
    <w:p w:rsidR="00CB2C25" w:rsidRPr="005204B8" w:rsidRDefault="00CB2C25" w:rsidP="00CB2C25">
      <w:pPr>
        <w:numPr>
          <w:ilvl w:val="0"/>
          <w:numId w:val="7"/>
        </w:numPr>
        <w:spacing w:before="100" w:beforeAutospacing="1" w:after="100" w:afterAutospacing="1" w:line="300" w:lineRule="atLeast"/>
        <w:rPr>
          <w:rFonts w:cstheme="minorHAnsi"/>
          <w:sz w:val="21"/>
          <w:szCs w:val="21"/>
        </w:rPr>
      </w:pPr>
      <w:r w:rsidRPr="005204B8">
        <w:rPr>
          <w:rFonts w:cstheme="minorHAnsi"/>
          <w:sz w:val="21"/>
          <w:szCs w:val="21"/>
        </w:rPr>
        <w:t>Human feedback</w:t>
      </w:r>
    </w:p>
    <w:p w:rsidR="00CB2C25" w:rsidRPr="005204B8" w:rsidRDefault="00CB2C25" w:rsidP="00CB2C25">
      <w:pPr>
        <w:numPr>
          <w:ilvl w:val="0"/>
          <w:numId w:val="7"/>
        </w:numPr>
        <w:spacing w:before="100" w:beforeAutospacing="1" w:after="100" w:afterAutospacing="1" w:line="300" w:lineRule="atLeast"/>
        <w:rPr>
          <w:rFonts w:cstheme="minorHAnsi"/>
          <w:sz w:val="21"/>
          <w:szCs w:val="21"/>
        </w:rPr>
      </w:pPr>
      <w:r w:rsidRPr="005204B8">
        <w:rPr>
          <w:rFonts w:cstheme="minorHAnsi"/>
          <w:sz w:val="21"/>
          <w:szCs w:val="21"/>
        </w:rPr>
        <w:t>Regression testing for prompts</w:t>
      </w:r>
    </w:p>
    <w:p w:rsidR="00CB2C25" w:rsidRPr="005204B8" w:rsidRDefault="00CB2C25" w:rsidP="00CB2C25">
      <w:pPr>
        <w:numPr>
          <w:ilvl w:val="0"/>
          <w:numId w:val="7"/>
        </w:numPr>
        <w:spacing w:before="100" w:beforeAutospacing="1" w:after="100" w:afterAutospacing="1" w:line="300" w:lineRule="atLeast"/>
        <w:rPr>
          <w:rFonts w:cstheme="minorHAnsi"/>
          <w:sz w:val="21"/>
          <w:szCs w:val="21"/>
        </w:rPr>
      </w:pPr>
      <w:r w:rsidRPr="005204B8">
        <w:rPr>
          <w:rFonts w:cstheme="minorHAnsi"/>
          <w:sz w:val="21"/>
          <w:szCs w:val="21"/>
        </w:rPr>
        <w:t>A/B testing of prompts/models</w:t>
      </w:r>
    </w:p>
    <w:p w:rsidR="00CB2C25" w:rsidRPr="005204B8" w:rsidRDefault="00CB2C25" w:rsidP="00CB2C25">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Production agent guides repeatedly highlight ki PoC se production ka gap evaluation, guardrails, observability and cost controls me hota hai.</w:t>
      </w:r>
    </w:p>
    <w:p w:rsidR="00CB2C25" w:rsidRPr="005204B8" w:rsidRDefault="00CB2C25" w:rsidP="00CB2C25">
      <w:pPr>
        <w:pStyle w:val="Heading2"/>
        <w:spacing w:line="300" w:lineRule="atLeast"/>
        <w:rPr>
          <w:rFonts w:asciiTheme="minorHAnsi" w:hAnsiTheme="minorHAnsi" w:cstheme="minorHAnsi"/>
        </w:rPr>
      </w:pPr>
      <w:r w:rsidRPr="005204B8">
        <w:rPr>
          <w:rFonts w:asciiTheme="minorHAnsi" w:hAnsiTheme="minorHAnsi" w:cstheme="minorHAnsi"/>
        </w:rPr>
        <w:t>Phase 6: LLMOps / GenAIOps</w:t>
      </w:r>
    </w:p>
    <w:p w:rsidR="00CB2C25" w:rsidRPr="005204B8" w:rsidRDefault="00CB2C25" w:rsidP="00CB2C25">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Jaise DevOps hota hai, waise GenAI me LLMOps important hai.</w:t>
      </w:r>
    </w:p>
    <w:p w:rsidR="00CB2C25" w:rsidRPr="005204B8" w:rsidRDefault="00CB2C25" w:rsidP="00CB2C25">
      <w:pPr>
        <w:pStyle w:val="Heading3"/>
        <w:spacing w:line="300" w:lineRule="atLeast"/>
        <w:rPr>
          <w:rFonts w:asciiTheme="minorHAnsi" w:hAnsiTheme="minorHAnsi" w:cstheme="minorHAnsi"/>
        </w:rPr>
      </w:pPr>
      <w:r w:rsidRPr="005204B8">
        <w:rPr>
          <w:rFonts w:asciiTheme="minorHAnsi" w:hAnsiTheme="minorHAnsi" w:cstheme="minorHAnsi"/>
        </w:rPr>
        <w:t>Learn:</w:t>
      </w:r>
    </w:p>
    <w:p w:rsidR="00CB2C25" w:rsidRPr="005204B8" w:rsidRDefault="00CB2C25" w:rsidP="00CB2C25">
      <w:pPr>
        <w:numPr>
          <w:ilvl w:val="0"/>
          <w:numId w:val="8"/>
        </w:numPr>
        <w:spacing w:before="100" w:beforeAutospacing="1" w:after="100" w:afterAutospacing="1" w:line="300" w:lineRule="atLeast"/>
        <w:rPr>
          <w:rFonts w:cstheme="minorHAnsi"/>
          <w:sz w:val="21"/>
          <w:szCs w:val="21"/>
        </w:rPr>
      </w:pPr>
      <w:r w:rsidRPr="005204B8">
        <w:rPr>
          <w:rFonts w:cstheme="minorHAnsi"/>
          <w:sz w:val="21"/>
          <w:szCs w:val="21"/>
        </w:rPr>
        <w:t>Prompt versioning</w:t>
      </w:r>
    </w:p>
    <w:p w:rsidR="00CB2C25" w:rsidRPr="005204B8" w:rsidRDefault="00CB2C25" w:rsidP="00CB2C25">
      <w:pPr>
        <w:numPr>
          <w:ilvl w:val="0"/>
          <w:numId w:val="8"/>
        </w:numPr>
        <w:spacing w:before="100" w:beforeAutospacing="1" w:after="100" w:afterAutospacing="1" w:line="300" w:lineRule="atLeast"/>
        <w:rPr>
          <w:rFonts w:cstheme="minorHAnsi"/>
          <w:sz w:val="21"/>
          <w:szCs w:val="21"/>
        </w:rPr>
      </w:pPr>
      <w:r w:rsidRPr="005204B8">
        <w:rPr>
          <w:rFonts w:cstheme="minorHAnsi"/>
          <w:sz w:val="21"/>
          <w:szCs w:val="21"/>
        </w:rPr>
        <w:t>Model versioning</w:t>
      </w:r>
    </w:p>
    <w:p w:rsidR="00CB2C25" w:rsidRPr="005204B8" w:rsidRDefault="00CB2C25" w:rsidP="00CB2C25">
      <w:pPr>
        <w:numPr>
          <w:ilvl w:val="0"/>
          <w:numId w:val="8"/>
        </w:numPr>
        <w:spacing w:before="100" w:beforeAutospacing="1" w:after="100" w:afterAutospacing="1" w:line="300" w:lineRule="atLeast"/>
        <w:rPr>
          <w:rFonts w:cstheme="minorHAnsi"/>
          <w:sz w:val="21"/>
          <w:szCs w:val="21"/>
        </w:rPr>
      </w:pPr>
      <w:r w:rsidRPr="005204B8">
        <w:rPr>
          <w:rFonts w:cstheme="minorHAnsi"/>
          <w:sz w:val="21"/>
          <w:szCs w:val="21"/>
        </w:rPr>
        <w:t>Dataset versioning</w:t>
      </w:r>
    </w:p>
    <w:p w:rsidR="00CB2C25" w:rsidRPr="005204B8" w:rsidRDefault="00CB2C25" w:rsidP="00CB2C25">
      <w:pPr>
        <w:numPr>
          <w:ilvl w:val="0"/>
          <w:numId w:val="8"/>
        </w:numPr>
        <w:spacing w:before="100" w:beforeAutospacing="1" w:after="100" w:afterAutospacing="1" w:line="300" w:lineRule="atLeast"/>
        <w:rPr>
          <w:rFonts w:cstheme="minorHAnsi"/>
          <w:sz w:val="21"/>
          <w:szCs w:val="21"/>
        </w:rPr>
      </w:pPr>
      <w:r w:rsidRPr="005204B8">
        <w:rPr>
          <w:rFonts w:cstheme="minorHAnsi"/>
          <w:sz w:val="21"/>
          <w:szCs w:val="21"/>
        </w:rPr>
        <w:lastRenderedPageBreak/>
        <w:t>Evaluation pipeline</w:t>
      </w:r>
    </w:p>
    <w:p w:rsidR="00CB2C25" w:rsidRPr="005204B8" w:rsidRDefault="00CB2C25" w:rsidP="00CB2C25">
      <w:pPr>
        <w:numPr>
          <w:ilvl w:val="0"/>
          <w:numId w:val="8"/>
        </w:numPr>
        <w:spacing w:before="100" w:beforeAutospacing="1" w:after="100" w:afterAutospacing="1" w:line="300" w:lineRule="atLeast"/>
        <w:rPr>
          <w:rFonts w:cstheme="minorHAnsi"/>
          <w:sz w:val="21"/>
          <w:szCs w:val="21"/>
        </w:rPr>
      </w:pPr>
      <w:r w:rsidRPr="005204B8">
        <w:rPr>
          <w:rFonts w:cstheme="minorHAnsi"/>
          <w:sz w:val="21"/>
          <w:szCs w:val="21"/>
        </w:rPr>
        <w:t>Monitoring dashboards</w:t>
      </w:r>
    </w:p>
    <w:p w:rsidR="00CB2C25" w:rsidRPr="005204B8" w:rsidRDefault="00CB2C25" w:rsidP="00CB2C25">
      <w:pPr>
        <w:numPr>
          <w:ilvl w:val="0"/>
          <w:numId w:val="8"/>
        </w:numPr>
        <w:spacing w:before="100" w:beforeAutospacing="1" w:after="100" w:afterAutospacing="1" w:line="300" w:lineRule="atLeast"/>
        <w:rPr>
          <w:rFonts w:cstheme="minorHAnsi"/>
          <w:sz w:val="21"/>
          <w:szCs w:val="21"/>
        </w:rPr>
      </w:pPr>
      <w:r w:rsidRPr="005204B8">
        <w:rPr>
          <w:rFonts w:cstheme="minorHAnsi"/>
          <w:sz w:val="21"/>
          <w:szCs w:val="21"/>
        </w:rPr>
        <w:t>Drift detection</w:t>
      </w:r>
    </w:p>
    <w:p w:rsidR="00CB2C25" w:rsidRPr="005204B8" w:rsidRDefault="00CB2C25" w:rsidP="00CB2C25">
      <w:pPr>
        <w:numPr>
          <w:ilvl w:val="0"/>
          <w:numId w:val="8"/>
        </w:numPr>
        <w:spacing w:before="100" w:beforeAutospacing="1" w:after="100" w:afterAutospacing="1" w:line="300" w:lineRule="atLeast"/>
        <w:rPr>
          <w:rFonts w:cstheme="minorHAnsi"/>
          <w:sz w:val="21"/>
          <w:szCs w:val="21"/>
        </w:rPr>
      </w:pPr>
      <w:r w:rsidRPr="005204B8">
        <w:rPr>
          <w:rFonts w:cstheme="minorHAnsi"/>
          <w:sz w:val="21"/>
          <w:szCs w:val="21"/>
        </w:rPr>
        <w:t>Cost monitoring</w:t>
      </w:r>
    </w:p>
    <w:p w:rsidR="00CB2C25" w:rsidRPr="005204B8" w:rsidRDefault="00CB2C25" w:rsidP="00CB2C25">
      <w:pPr>
        <w:numPr>
          <w:ilvl w:val="0"/>
          <w:numId w:val="8"/>
        </w:numPr>
        <w:spacing w:before="100" w:beforeAutospacing="1" w:after="100" w:afterAutospacing="1" w:line="300" w:lineRule="atLeast"/>
        <w:rPr>
          <w:rFonts w:cstheme="minorHAnsi"/>
          <w:sz w:val="21"/>
          <w:szCs w:val="21"/>
        </w:rPr>
      </w:pPr>
      <w:r w:rsidRPr="005204B8">
        <w:rPr>
          <w:rFonts w:cstheme="minorHAnsi"/>
          <w:sz w:val="21"/>
          <w:szCs w:val="21"/>
        </w:rPr>
        <w:t>Feedback loop</w:t>
      </w:r>
    </w:p>
    <w:p w:rsidR="00CB2C25" w:rsidRPr="005204B8" w:rsidRDefault="00CB2C25" w:rsidP="00CB2C25">
      <w:pPr>
        <w:numPr>
          <w:ilvl w:val="0"/>
          <w:numId w:val="8"/>
        </w:numPr>
        <w:spacing w:before="100" w:beforeAutospacing="1" w:after="100" w:afterAutospacing="1" w:line="300" w:lineRule="atLeast"/>
        <w:rPr>
          <w:rFonts w:cstheme="minorHAnsi"/>
          <w:sz w:val="21"/>
          <w:szCs w:val="21"/>
        </w:rPr>
      </w:pPr>
      <w:r w:rsidRPr="005204B8">
        <w:rPr>
          <w:rFonts w:cstheme="minorHAnsi"/>
          <w:sz w:val="21"/>
          <w:szCs w:val="21"/>
        </w:rPr>
        <w:t>Rollback strategy</w:t>
      </w:r>
    </w:p>
    <w:p w:rsidR="00CB2C25" w:rsidRPr="005204B8" w:rsidRDefault="00CB2C25" w:rsidP="00CB2C25">
      <w:pPr>
        <w:numPr>
          <w:ilvl w:val="0"/>
          <w:numId w:val="8"/>
        </w:numPr>
        <w:spacing w:before="100" w:beforeAutospacing="1" w:after="100" w:afterAutospacing="1" w:line="300" w:lineRule="atLeast"/>
        <w:rPr>
          <w:rFonts w:cstheme="minorHAnsi"/>
          <w:sz w:val="21"/>
          <w:szCs w:val="21"/>
        </w:rPr>
      </w:pPr>
      <w:r w:rsidRPr="005204B8">
        <w:rPr>
          <w:rFonts w:cstheme="minorHAnsi"/>
          <w:sz w:val="21"/>
          <w:szCs w:val="21"/>
        </w:rPr>
        <w:t>CI/CD for prompt and Lambda changes</w:t>
      </w:r>
    </w:p>
    <w:p w:rsidR="00CB2C25" w:rsidRPr="005204B8" w:rsidRDefault="00CB2C25" w:rsidP="00CB2C25">
      <w:pPr>
        <w:pStyle w:val="Heading2"/>
        <w:spacing w:line="300" w:lineRule="atLeast"/>
        <w:rPr>
          <w:rFonts w:asciiTheme="minorHAnsi" w:hAnsiTheme="minorHAnsi" w:cstheme="minorHAnsi"/>
        </w:rPr>
      </w:pPr>
      <w:r w:rsidRPr="005204B8">
        <w:rPr>
          <w:rFonts w:asciiTheme="minorHAnsi" w:hAnsiTheme="minorHAnsi" w:cstheme="minorHAnsi"/>
        </w:rPr>
        <w:t>Phase 7: Production Architecture with AWS</w:t>
      </w:r>
    </w:p>
    <w:p w:rsidR="00CB2C25" w:rsidRPr="005204B8" w:rsidRDefault="00CB2C25" w:rsidP="00CB2C25">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Yahan tumhara AWS background ka advantage hai.</w:t>
      </w:r>
    </w:p>
    <w:p w:rsidR="00CB2C25" w:rsidRPr="005204B8" w:rsidRDefault="00CB2C25" w:rsidP="00CB2C25">
      <w:pPr>
        <w:pStyle w:val="Heading3"/>
        <w:spacing w:line="300" w:lineRule="atLeast"/>
        <w:rPr>
          <w:rFonts w:asciiTheme="minorHAnsi" w:hAnsiTheme="minorHAnsi" w:cstheme="minorHAnsi"/>
        </w:rPr>
      </w:pPr>
      <w:r w:rsidRPr="005204B8">
        <w:rPr>
          <w:rFonts w:asciiTheme="minorHAnsi" w:hAnsiTheme="minorHAnsi" w:cstheme="minorHAnsi"/>
        </w:rPr>
        <w:t>Tumhe design karna hoga:</w:t>
      </w:r>
    </w:p>
    <w:p w:rsidR="00CB2C25" w:rsidRPr="005204B8" w:rsidRDefault="00CB2C25" w:rsidP="00CB2C25">
      <w:pPr>
        <w:pStyle w:val="Heading4"/>
        <w:spacing w:line="300" w:lineRule="atLeast"/>
        <w:rPr>
          <w:rFonts w:asciiTheme="minorHAnsi" w:hAnsiTheme="minorHAnsi" w:cstheme="minorHAnsi"/>
        </w:rPr>
      </w:pPr>
      <w:r w:rsidRPr="005204B8">
        <w:rPr>
          <w:rFonts w:asciiTheme="minorHAnsi" w:hAnsiTheme="minorHAnsi" w:cstheme="minorHAnsi"/>
        </w:rPr>
        <w:t>Architecture 1: Enterprise RAG Chatbot</w:t>
      </w:r>
    </w:p>
    <w:p w:rsidR="00CB2C25" w:rsidRPr="005204B8" w:rsidRDefault="00CB2C25" w:rsidP="00CB2C25">
      <w:pPr>
        <w:numPr>
          <w:ilvl w:val="0"/>
          <w:numId w:val="9"/>
        </w:numPr>
        <w:spacing w:before="100" w:beforeAutospacing="1" w:after="100" w:afterAutospacing="1" w:line="300" w:lineRule="atLeast"/>
        <w:rPr>
          <w:rFonts w:cstheme="minorHAnsi"/>
          <w:sz w:val="21"/>
          <w:szCs w:val="21"/>
        </w:rPr>
      </w:pPr>
      <w:r w:rsidRPr="005204B8">
        <w:rPr>
          <w:rFonts w:cstheme="minorHAnsi"/>
          <w:sz w:val="21"/>
          <w:szCs w:val="21"/>
        </w:rPr>
        <w:t>React UI</w:t>
      </w:r>
    </w:p>
    <w:p w:rsidR="00CB2C25" w:rsidRPr="005204B8" w:rsidRDefault="00CB2C25" w:rsidP="00CB2C25">
      <w:pPr>
        <w:numPr>
          <w:ilvl w:val="0"/>
          <w:numId w:val="9"/>
        </w:numPr>
        <w:spacing w:before="100" w:beforeAutospacing="1" w:after="100" w:afterAutospacing="1" w:line="300" w:lineRule="atLeast"/>
        <w:rPr>
          <w:rFonts w:cstheme="minorHAnsi"/>
          <w:sz w:val="21"/>
          <w:szCs w:val="21"/>
        </w:rPr>
      </w:pPr>
      <w:r w:rsidRPr="005204B8">
        <w:rPr>
          <w:rFonts w:cstheme="minorHAnsi"/>
          <w:sz w:val="21"/>
          <w:szCs w:val="21"/>
        </w:rPr>
        <w:t>API Gateway</w:t>
      </w:r>
    </w:p>
    <w:p w:rsidR="00CB2C25" w:rsidRPr="005204B8" w:rsidRDefault="00CB2C25" w:rsidP="00CB2C25">
      <w:pPr>
        <w:numPr>
          <w:ilvl w:val="0"/>
          <w:numId w:val="9"/>
        </w:numPr>
        <w:spacing w:before="100" w:beforeAutospacing="1" w:after="100" w:afterAutospacing="1" w:line="300" w:lineRule="atLeast"/>
        <w:rPr>
          <w:rFonts w:cstheme="minorHAnsi"/>
          <w:sz w:val="21"/>
          <w:szCs w:val="21"/>
        </w:rPr>
      </w:pPr>
      <w:r w:rsidRPr="005204B8">
        <w:rPr>
          <w:rFonts w:cstheme="minorHAnsi"/>
          <w:sz w:val="21"/>
          <w:szCs w:val="21"/>
        </w:rPr>
        <w:t>Lambda/ECS backend</w:t>
      </w:r>
    </w:p>
    <w:p w:rsidR="00CB2C25" w:rsidRPr="005204B8" w:rsidRDefault="00CB2C25" w:rsidP="00CB2C25">
      <w:pPr>
        <w:numPr>
          <w:ilvl w:val="0"/>
          <w:numId w:val="9"/>
        </w:numPr>
        <w:spacing w:before="100" w:beforeAutospacing="1" w:after="100" w:afterAutospacing="1" w:line="300" w:lineRule="atLeast"/>
        <w:rPr>
          <w:rFonts w:cstheme="minorHAnsi"/>
          <w:sz w:val="21"/>
          <w:szCs w:val="21"/>
        </w:rPr>
      </w:pPr>
      <w:r w:rsidRPr="005204B8">
        <w:rPr>
          <w:rFonts w:cstheme="minorHAnsi"/>
          <w:sz w:val="21"/>
          <w:szCs w:val="21"/>
        </w:rPr>
        <w:t>Bedrock Claude</w:t>
      </w:r>
    </w:p>
    <w:p w:rsidR="00CB2C25" w:rsidRPr="005204B8" w:rsidRDefault="00CB2C25" w:rsidP="00CB2C25">
      <w:pPr>
        <w:numPr>
          <w:ilvl w:val="0"/>
          <w:numId w:val="9"/>
        </w:numPr>
        <w:spacing w:before="100" w:beforeAutospacing="1" w:after="100" w:afterAutospacing="1" w:line="300" w:lineRule="atLeast"/>
        <w:rPr>
          <w:rFonts w:cstheme="minorHAnsi"/>
          <w:sz w:val="21"/>
          <w:szCs w:val="21"/>
        </w:rPr>
      </w:pPr>
      <w:r w:rsidRPr="005204B8">
        <w:rPr>
          <w:rFonts w:cstheme="minorHAnsi"/>
          <w:sz w:val="21"/>
          <w:szCs w:val="21"/>
        </w:rPr>
        <w:t>Bedrock Knowledge Base</w:t>
      </w:r>
    </w:p>
    <w:p w:rsidR="00CB2C25" w:rsidRPr="005204B8" w:rsidRDefault="00CB2C25" w:rsidP="00CB2C25">
      <w:pPr>
        <w:numPr>
          <w:ilvl w:val="0"/>
          <w:numId w:val="9"/>
        </w:numPr>
        <w:spacing w:before="100" w:beforeAutospacing="1" w:after="100" w:afterAutospacing="1" w:line="300" w:lineRule="atLeast"/>
        <w:rPr>
          <w:rFonts w:cstheme="minorHAnsi"/>
          <w:sz w:val="21"/>
          <w:szCs w:val="21"/>
        </w:rPr>
      </w:pPr>
      <w:r w:rsidRPr="005204B8">
        <w:rPr>
          <w:rFonts w:cstheme="minorHAnsi"/>
          <w:sz w:val="21"/>
          <w:szCs w:val="21"/>
        </w:rPr>
        <w:t>OpenSearch Serverless / Aurora pgvector</w:t>
      </w:r>
    </w:p>
    <w:p w:rsidR="00CB2C25" w:rsidRPr="005204B8" w:rsidRDefault="00CB2C25" w:rsidP="00CB2C25">
      <w:pPr>
        <w:numPr>
          <w:ilvl w:val="0"/>
          <w:numId w:val="9"/>
        </w:numPr>
        <w:spacing w:before="100" w:beforeAutospacing="1" w:after="100" w:afterAutospacing="1" w:line="300" w:lineRule="atLeast"/>
        <w:rPr>
          <w:rFonts w:cstheme="minorHAnsi"/>
          <w:sz w:val="21"/>
          <w:szCs w:val="21"/>
        </w:rPr>
      </w:pPr>
      <w:r w:rsidRPr="005204B8">
        <w:rPr>
          <w:rFonts w:cstheme="minorHAnsi"/>
          <w:sz w:val="21"/>
          <w:szCs w:val="21"/>
        </w:rPr>
        <w:t>S3 documents</w:t>
      </w:r>
    </w:p>
    <w:p w:rsidR="00CB2C25" w:rsidRPr="005204B8" w:rsidRDefault="00CB2C25" w:rsidP="00CB2C25">
      <w:pPr>
        <w:numPr>
          <w:ilvl w:val="0"/>
          <w:numId w:val="9"/>
        </w:numPr>
        <w:spacing w:before="100" w:beforeAutospacing="1" w:after="100" w:afterAutospacing="1" w:line="300" w:lineRule="atLeast"/>
        <w:rPr>
          <w:rFonts w:cstheme="minorHAnsi"/>
          <w:sz w:val="21"/>
          <w:szCs w:val="21"/>
        </w:rPr>
      </w:pPr>
      <w:r w:rsidRPr="005204B8">
        <w:rPr>
          <w:rFonts w:cstheme="minorHAnsi"/>
          <w:sz w:val="21"/>
          <w:szCs w:val="21"/>
        </w:rPr>
        <w:t>Guardrails</w:t>
      </w:r>
    </w:p>
    <w:p w:rsidR="00CB2C25" w:rsidRPr="005204B8" w:rsidRDefault="00CB2C25" w:rsidP="00CB2C25">
      <w:pPr>
        <w:numPr>
          <w:ilvl w:val="0"/>
          <w:numId w:val="9"/>
        </w:numPr>
        <w:spacing w:before="100" w:beforeAutospacing="1" w:after="100" w:afterAutospacing="1" w:line="300" w:lineRule="atLeast"/>
        <w:rPr>
          <w:rFonts w:cstheme="minorHAnsi"/>
          <w:sz w:val="21"/>
          <w:szCs w:val="21"/>
        </w:rPr>
      </w:pPr>
      <w:r w:rsidRPr="005204B8">
        <w:rPr>
          <w:rFonts w:cstheme="minorHAnsi"/>
          <w:sz w:val="21"/>
          <w:szCs w:val="21"/>
        </w:rPr>
        <w:t>CloudWatch</w:t>
      </w:r>
    </w:p>
    <w:p w:rsidR="00CB2C25" w:rsidRPr="005204B8" w:rsidRDefault="00CB2C25" w:rsidP="00CB2C25">
      <w:pPr>
        <w:numPr>
          <w:ilvl w:val="0"/>
          <w:numId w:val="9"/>
        </w:numPr>
        <w:spacing w:before="100" w:beforeAutospacing="1" w:after="100" w:afterAutospacing="1" w:line="300" w:lineRule="atLeast"/>
        <w:rPr>
          <w:rFonts w:cstheme="minorHAnsi"/>
          <w:sz w:val="21"/>
          <w:szCs w:val="21"/>
        </w:rPr>
      </w:pPr>
      <w:r w:rsidRPr="005204B8">
        <w:rPr>
          <w:rFonts w:cstheme="minorHAnsi"/>
          <w:sz w:val="21"/>
          <w:szCs w:val="21"/>
        </w:rPr>
        <w:t>DynamoDB conversation history</w:t>
      </w:r>
    </w:p>
    <w:p w:rsidR="00CB2C25" w:rsidRPr="005204B8" w:rsidRDefault="00CB2C25" w:rsidP="00CB2C25">
      <w:pPr>
        <w:numPr>
          <w:ilvl w:val="0"/>
          <w:numId w:val="9"/>
        </w:numPr>
        <w:spacing w:before="100" w:beforeAutospacing="1" w:after="100" w:afterAutospacing="1" w:line="300" w:lineRule="atLeast"/>
        <w:rPr>
          <w:rFonts w:cstheme="minorHAnsi"/>
          <w:sz w:val="21"/>
          <w:szCs w:val="21"/>
        </w:rPr>
      </w:pPr>
      <w:r w:rsidRPr="005204B8">
        <w:rPr>
          <w:rFonts w:cstheme="minorHAnsi"/>
          <w:sz w:val="21"/>
          <w:szCs w:val="21"/>
        </w:rPr>
        <w:t>Cognito auth</w:t>
      </w:r>
    </w:p>
    <w:p w:rsidR="00CB2C25" w:rsidRPr="005204B8" w:rsidRDefault="00CB2C25" w:rsidP="00CB2C25">
      <w:pPr>
        <w:numPr>
          <w:ilvl w:val="0"/>
          <w:numId w:val="9"/>
        </w:numPr>
        <w:spacing w:before="100" w:beforeAutospacing="1" w:after="100" w:afterAutospacing="1" w:line="300" w:lineRule="atLeast"/>
        <w:rPr>
          <w:rFonts w:cstheme="minorHAnsi"/>
          <w:sz w:val="21"/>
          <w:szCs w:val="21"/>
        </w:rPr>
      </w:pPr>
      <w:r w:rsidRPr="005204B8">
        <w:rPr>
          <w:rFonts w:cstheme="minorHAnsi"/>
          <w:sz w:val="21"/>
          <w:szCs w:val="21"/>
        </w:rPr>
        <w:t>IAM least privilege</w:t>
      </w:r>
    </w:p>
    <w:p w:rsidR="00CB2C25" w:rsidRPr="005204B8" w:rsidRDefault="00CB2C25" w:rsidP="00CB2C25">
      <w:pPr>
        <w:numPr>
          <w:ilvl w:val="0"/>
          <w:numId w:val="9"/>
        </w:numPr>
        <w:spacing w:before="100" w:beforeAutospacing="1" w:after="100" w:afterAutospacing="1" w:line="300" w:lineRule="atLeast"/>
        <w:rPr>
          <w:rFonts w:cstheme="minorHAnsi"/>
          <w:sz w:val="21"/>
          <w:szCs w:val="21"/>
        </w:rPr>
      </w:pPr>
      <w:r w:rsidRPr="005204B8">
        <w:rPr>
          <w:rFonts w:cstheme="minorHAnsi"/>
          <w:sz w:val="21"/>
          <w:szCs w:val="21"/>
        </w:rPr>
        <w:t>CloudTrail audit</w:t>
      </w:r>
    </w:p>
    <w:p w:rsidR="00CB2C25" w:rsidRPr="005204B8" w:rsidRDefault="00CB2C25" w:rsidP="00CB2C25">
      <w:pPr>
        <w:pStyle w:val="Heading4"/>
        <w:spacing w:line="300" w:lineRule="atLeast"/>
        <w:rPr>
          <w:rFonts w:asciiTheme="minorHAnsi" w:hAnsiTheme="minorHAnsi" w:cstheme="minorHAnsi"/>
          <w:sz w:val="24"/>
          <w:szCs w:val="24"/>
        </w:rPr>
      </w:pPr>
      <w:r w:rsidRPr="005204B8">
        <w:rPr>
          <w:rFonts w:asciiTheme="minorHAnsi" w:hAnsiTheme="minorHAnsi" w:cstheme="minorHAnsi"/>
        </w:rPr>
        <w:t>Architecture 2: IT Support Agent</w:t>
      </w:r>
    </w:p>
    <w:p w:rsidR="00CB2C25" w:rsidRPr="005204B8" w:rsidRDefault="00CB2C25" w:rsidP="00CB2C25">
      <w:pPr>
        <w:numPr>
          <w:ilvl w:val="0"/>
          <w:numId w:val="10"/>
        </w:numPr>
        <w:spacing w:before="100" w:beforeAutospacing="1" w:after="100" w:afterAutospacing="1" w:line="300" w:lineRule="atLeast"/>
        <w:rPr>
          <w:rFonts w:cstheme="minorHAnsi"/>
          <w:sz w:val="21"/>
          <w:szCs w:val="21"/>
        </w:rPr>
      </w:pPr>
      <w:r w:rsidRPr="005204B8">
        <w:rPr>
          <w:rFonts w:cstheme="minorHAnsi"/>
          <w:sz w:val="21"/>
          <w:szCs w:val="21"/>
        </w:rPr>
        <w:t>Bedrock Agent</w:t>
      </w:r>
    </w:p>
    <w:p w:rsidR="00CB2C25" w:rsidRPr="005204B8" w:rsidRDefault="00CB2C25" w:rsidP="00CB2C25">
      <w:pPr>
        <w:numPr>
          <w:ilvl w:val="0"/>
          <w:numId w:val="10"/>
        </w:numPr>
        <w:spacing w:before="100" w:beforeAutospacing="1" w:after="100" w:afterAutospacing="1" w:line="300" w:lineRule="atLeast"/>
        <w:rPr>
          <w:rFonts w:cstheme="minorHAnsi"/>
          <w:sz w:val="21"/>
          <w:szCs w:val="21"/>
        </w:rPr>
      </w:pPr>
      <w:r w:rsidRPr="005204B8">
        <w:rPr>
          <w:rFonts w:cstheme="minorHAnsi"/>
          <w:sz w:val="21"/>
          <w:szCs w:val="21"/>
        </w:rPr>
        <w:t>HR/IT Knowledge Base</w:t>
      </w:r>
    </w:p>
    <w:p w:rsidR="00CB2C25" w:rsidRPr="005204B8" w:rsidRDefault="00CB2C25" w:rsidP="00CB2C25">
      <w:pPr>
        <w:numPr>
          <w:ilvl w:val="0"/>
          <w:numId w:val="10"/>
        </w:numPr>
        <w:spacing w:before="100" w:beforeAutospacing="1" w:after="100" w:afterAutospacing="1" w:line="300" w:lineRule="atLeast"/>
        <w:rPr>
          <w:rFonts w:cstheme="minorHAnsi"/>
          <w:sz w:val="21"/>
          <w:szCs w:val="21"/>
        </w:rPr>
      </w:pPr>
      <w:r w:rsidRPr="005204B8">
        <w:rPr>
          <w:rFonts w:cstheme="minorHAnsi"/>
          <w:sz w:val="21"/>
          <w:szCs w:val="21"/>
        </w:rPr>
        <w:t>Lambda action groups</w:t>
      </w:r>
    </w:p>
    <w:p w:rsidR="00CB2C25" w:rsidRPr="005204B8" w:rsidRDefault="00CB2C25" w:rsidP="00CB2C25">
      <w:pPr>
        <w:numPr>
          <w:ilvl w:val="0"/>
          <w:numId w:val="10"/>
        </w:numPr>
        <w:spacing w:before="100" w:beforeAutospacing="1" w:after="100" w:afterAutospacing="1" w:line="300" w:lineRule="atLeast"/>
        <w:rPr>
          <w:rFonts w:cstheme="minorHAnsi"/>
          <w:sz w:val="21"/>
          <w:szCs w:val="21"/>
        </w:rPr>
      </w:pPr>
      <w:r w:rsidRPr="005204B8">
        <w:rPr>
          <w:rFonts w:cstheme="minorHAnsi"/>
          <w:sz w:val="21"/>
          <w:szCs w:val="21"/>
        </w:rPr>
        <w:t>DynamoDB tickets</w:t>
      </w:r>
    </w:p>
    <w:p w:rsidR="00CB2C25" w:rsidRPr="005204B8" w:rsidRDefault="00CB2C25" w:rsidP="00CB2C25">
      <w:pPr>
        <w:numPr>
          <w:ilvl w:val="0"/>
          <w:numId w:val="10"/>
        </w:numPr>
        <w:spacing w:before="100" w:beforeAutospacing="1" w:after="100" w:afterAutospacing="1" w:line="300" w:lineRule="atLeast"/>
        <w:rPr>
          <w:rFonts w:cstheme="minorHAnsi"/>
          <w:sz w:val="21"/>
          <w:szCs w:val="21"/>
        </w:rPr>
      </w:pPr>
      <w:r w:rsidRPr="005204B8">
        <w:rPr>
          <w:rFonts w:cstheme="minorHAnsi"/>
          <w:sz w:val="21"/>
          <w:szCs w:val="21"/>
        </w:rPr>
        <w:t>SNS/Email notification</w:t>
      </w:r>
    </w:p>
    <w:p w:rsidR="00CB2C25" w:rsidRPr="005204B8" w:rsidRDefault="00CB2C25" w:rsidP="00CB2C25">
      <w:pPr>
        <w:numPr>
          <w:ilvl w:val="0"/>
          <w:numId w:val="10"/>
        </w:numPr>
        <w:spacing w:before="100" w:beforeAutospacing="1" w:after="100" w:afterAutospacing="1" w:line="300" w:lineRule="atLeast"/>
        <w:rPr>
          <w:rFonts w:cstheme="minorHAnsi"/>
          <w:sz w:val="21"/>
          <w:szCs w:val="21"/>
        </w:rPr>
      </w:pPr>
      <w:r w:rsidRPr="005204B8">
        <w:rPr>
          <w:rFonts w:cstheme="minorHAnsi"/>
          <w:sz w:val="21"/>
          <w:szCs w:val="21"/>
        </w:rPr>
        <w:t>Guardrails</w:t>
      </w:r>
    </w:p>
    <w:p w:rsidR="00CB2C25" w:rsidRPr="005204B8" w:rsidRDefault="00CB2C25" w:rsidP="00CB2C25">
      <w:pPr>
        <w:numPr>
          <w:ilvl w:val="0"/>
          <w:numId w:val="10"/>
        </w:numPr>
        <w:spacing w:before="100" w:beforeAutospacing="1" w:after="100" w:afterAutospacing="1" w:line="300" w:lineRule="atLeast"/>
        <w:rPr>
          <w:rFonts w:cstheme="minorHAnsi"/>
          <w:sz w:val="21"/>
          <w:szCs w:val="21"/>
        </w:rPr>
      </w:pPr>
      <w:r w:rsidRPr="005204B8">
        <w:rPr>
          <w:rFonts w:cstheme="minorHAnsi"/>
          <w:sz w:val="21"/>
          <w:szCs w:val="21"/>
        </w:rPr>
        <w:t>Admin dashboard</w:t>
      </w:r>
    </w:p>
    <w:p w:rsidR="00CB2C25" w:rsidRPr="005204B8" w:rsidRDefault="00CB2C25" w:rsidP="00CB2C25">
      <w:pPr>
        <w:numPr>
          <w:ilvl w:val="0"/>
          <w:numId w:val="10"/>
        </w:numPr>
        <w:spacing w:before="100" w:beforeAutospacing="1" w:after="100" w:afterAutospacing="1" w:line="300" w:lineRule="atLeast"/>
        <w:rPr>
          <w:rFonts w:cstheme="minorHAnsi"/>
          <w:sz w:val="21"/>
          <w:szCs w:val="21"/>
        </w:rPr>
      </w:pPr>
      <w:r w:rsidRPr="005204B8">
        <w:rPr>
          <w:rFonts w:cstheme="minorHAnsi"/>
          <w:sz w:val="21"/>
          <w:szCs w:val="21"/>
        </w:rPr>
        <w:t>CloudWatch logs</w:t>
      </w:r>
    </w:p>
    <w:p w:rsidR="00CB2C25" w:rsidRPr="005204B8" w:rsidRDefault="00CB2C25" w:rsidP="00CB2C25">
      <w:pPr>
        <w:pStyle w:val="Heading4"/>
        <w:spacing w:line="300" w:lineRule="atLeast"/>
        <w:rPr>
          <w:rFonts w:asciiTheme="minorHAnsi" w:hAnsiTheme="minorHAnsi" w:cstheme="minorHAnsi"/>
          <w:sz w:val="24"/>
          <w:szCs w:val="24"/>
        </w:rPr>
      </w:pPr>
      <w:r w:rsidRPr="005204B8">
        <w:rPr>
          <w:rFonts w:asciiTheme="minorHAnsi" w:hAnsiTheme="minorHAnsi" w:cstheme="minorHAnsi"/>
        </w:rPr>
        <w:t>Architecture 3: Multi-Agent Enterprise Assistant</w:t>
      </w:r>
    </w:p>
    <w:p w:rsidR="00CB2C25" w:rsidRPr="005204B8" w:rsidRDefault="00CB2C25" w:rsidP="00CB2C25">
      <w:pPr>
        <w:numPr>
          <w:ilvl w:val="0"/>
          <w:numId w:val="11"/>
        </w:numPr>
        <w:spacing w:before="100" w:beforeAutospacing="1" w:after="100" w:afterAutospacing="1" w:line="300" w:lineRule="atLeast"/>
        <w:rPr>
          <w:rFonts w:cstheme="minorHAnsi"/>
          <w:sz w:val="21"/>
          <w:szCs w:val="21"/>
        </w:rPr>
      </w:pPr>
      <w:r w:rsidRPr="005204B8">
        <w:rPr>
          <w:rFonts w:cstheme="minorHAnsi"/>
          <w:sz w:val="21"/>
          <w:szCs w:val="21"/>
        </w:rPr>
        <w:t>Supervisor agent</w:t>
      </w:r>
    </w:p>
    <w:p w:rsidR="00CB2C25" w:rsidRPr="005204B8" w:rsidRDefault="00CB2C25" w:rsidP="00CB2C25">
      <w:pPr>
        <w:numPr>
          <w:ilvl w:val="0"/>
          <w:numId w:val="11"/>
        </w:numPr>
        <w:spacing w:before="100" w:beforeAutospacing="1" w:after="100" w:afterAutospacing="1" w:line="300" w:lineRule="atLeast"/>
        <w:rPr>
          <w:rFonts w:cstheme="minorHAnsi"/>
          <w:sz w:val="21"/>
          <w:szCs w:val="21"/>
        </w:rPr>
      </w:pPr>
      <w:r w:rsidRPr="005204B8">
        <w:rPr>
          <w:rFonts w:cstheme="minorHAnsi"/>
          <w:sz w:val="21"/>
          <w:szCs w:val="21"/>
        </w:rPr>
        <w:t>HR agent</w:t>
      </w:r>
    </w:p>
    <w:p w:rsidR="00CB2C25" w:rsidRPr="005204B8" w:rsidRDefault="00CB2C25" w:rsidP="00CB2C25">
      <w:pPr>
        <w:numPr>
          <w:ilvl w:val="0"/>
          <w:numId w:val="11"/>
        </w:numPr>
        <w:spacing w:before="100" w:beforeAutospacing="1" w:after="100" w:afterAutospacing="1" w:line="300" w:lineRule="atLeast"/>
        <w:rPr>
          <w:rFonts w:cstheme="minorHAnsi"/>
          <w:sz w:val="21"/>
          <w:szCs w:val="21"/>
        </w:rPr>
      </w:pPr>
      <w:r w:rsidRPr="005204B8">
        <w:rPr>
          <w:rFonts w:cstheme="minorHAnsi"/>
          <w:sz w:val="21"/>
          <w:szCs w:val="21"/>
        </w:rPr>
        <w:t>IT agent</w:t>
      </w:r>
    </w:p>
    <w:p w:rsidR="00CB2C25" w:rsidRPr="005204B8" w:rsidRDefault="00CB2C25" w:rsidP="00CB2C25">
      <w:pPr>
        <w:numPr>
          <w:ilvl w:val="0"/>
          <w:numId w:val="11"/>
        </w:numPr>
        <w:spacing w:before="100" w:beforeAutospacing="1" w:after="100" w:afterAutospacing="1" w:line="300" w:lineRule="atLeast"/>
        <w:rPr>
          <w:rFonts w:cstheme="minorHAnsi"/>
          <w:sz w:val="21"/>
          <w:szCs w:val="21"/>
        </w:rPr>
      </w:pPr>
      <w:r w:rsidRPr="005204B8">
        <w:rPr>
          <w:rFonts w:cstheme="minorHAnsi"/>
          <w:sz w:val="21"/>
          <w:szCs w:val="21"/>
        </w:rPr>
        <w:t>Finance policy agent</w:t>
      </w:r>
    </w:p>
    <w:p w:rsidR="00CB2C25" w:rsidRPr="005204B8" w:rsidRDefault="00CB2C25" w:rsidP="00CB2C25">
      <w:pPr>
        <w:numPr>
          <w:ilvl w:val="0"/>
          <w:numId w:val="11"/>
        </w:numPr>
        <w:spacing w:before="100" w:beforeAutospacing="1" w:after="100" w:afterAutospacing="1" w:line="300" w:lineRule="atLeast"/>
        <w:rPr>
          <w:rFonts w:cstheme="minorHAnsi"/>
          <w:sz w:val="21"/>
          <w:szCs w:val="21"/>
        </w:rPr>
      </w:pPr>
      <w:r w:rsidRPr="005204B8">
        <w:rPr>
          <w:rFonts w:cstheme="minorHAnsi"/>
          <w:sz w:val="21"/>
          <w:szCs w:val="21"/>
        </w:rPr>
        <w:t>Tool access based on user role</w:t>
      </w:r>
    </w:p>
    <w:p w:rsidR="00CB2C25" w:rsidRPr="005204B8" w:rsidRDefault="00CB2C25" w:rsidP="00CB2C25">
      <w:pPr>
        <w:numPr>
          <w:ilvl w:val="0"/>
          <w:numId w:val="11"/>
        </w:numPr>
        <w:spacing w:before="100" w:beforeAutospacing="1" w:after="100" w:afterAutospacing="1" w:line="300" w:lineRule="atLeast"/>
        <w:rPr>
          <w:rFonts w:cstheme="minorHAnsi"/>
          <w:sz w:val="21"/>
          <w:szCs w:val="21"/>
        </w:rPr>
      </w:pPr>
      <w:r w:rsidRPr="005204B8">
        <w:rPr>
          <w:rFonts w:cstheme="minorHAnsi"/>
          <w:sz w:val="21"/>
          <w:szCs w:val="21"/>
        </w:rPr>
        <w:t>Central audit and monitoring</w:t>
      </w:r>
    </w:p>
    <w:p w:rsidR="00C25828" w:rsidRPr="005204B8" w:rsidRDefault="00C25828" w:rsidP="00C25828">
      <w:pPr>
        <w:spacing w:before="100" w:beforeAutospacing="1" w:after="100" w:afterAutospacing="1" w:line="300" w:lineRule="atLeast"/>
        <w:rPr>
          <w:rFonts w:cstheme="minorHAnsi"/>
          <w:sz w:val="21"/>
          <w:szCs w:val="21"/>
        </w:rPr>
      </w:pPr>
    </w:p>
    <w:p w:rsidR="00C25828" w:rsidRPr="005204B8" w:rsidRDefault="00C25828" w:rsidP="00C25828">
      <w:pPr>
        <w:spacing w:before="100" w:beforeAutospacing="1" w:after="100" w:afterAutospacing="1" w:line="300" w:lineRule="atLeast"/>
        <w:rPr>
          <w:rFonts w:cstheme="minorHAnsi"/>
          <w:sz w:val="21"/>
          <w:szCs w:val="21"/>
        </w:rPr>
      </w:pPr>
      <w:r w:rsidRPr="005204B8">
        <w:rPr>
          <w:rFonts w:cstheme="minorHAnsi"/>
          <w:noProof/>
          <w:lang w:eastAsia="en-IN"/>
        </w:rPr>
        <w:lastRenderedPageBreak/>
        <w:drawing>
          <wp:inline distT="0" distB="0" distL="0" distR="0" wp14:anchorId="66592779" wp14:editId="5C0EC3AB">
            <wp:extent cx="6465570" cy="363664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65570" cy="3636645"/>
                    </a:xfrm>
                    <a:prstGeom prst="rect">
                      <a:avLst/>
                    </a:prstGeom>
                  </pic:spPr>
                </pic:pic>
              </a:graphicData>
            </a:graphic>
          </wp:inline>
        </w:drawing>
      </w:r>
    </w:p>
    <w:p w:rsidR="00C25828" w:rsidRPr="005204B8" w:rsidRDefault="00C25828" w:rsidP="00C25828">
      <w:pPr>
        <w:spacing w:before="100" w:beforeAutospacing="1" w:after="100" w:afterAutospacing="1" w:line="300" w:lineRule="atLeast"/>
        <w:rPr>
          <w:rFonts w:cstheme="minorHAnsi"/>
          <w:sz w:val="21"/>
          <w:szCs w:val="21"/>
        </w:rPr>
      </w:pPr>
      <w:r w:rsidRPr="005204B8">
        <w:rPr>
          <w:rFonts w:cstheme="minorHAnsi"/>
          <w:noProof/>
          <w:lang w:eastAsia="en-IN"/>
        </w:rPr>
        <w:drawing>
          <wp:inline distT="0" distB="0" distL="0" distR="0" wp14:anchorId="26FE93D6" wp14:editId="4BBFDA5A">
            <wp:extent cx="6465570" cy="363664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65570" cy="3636645"/>
                    </a:xfrm>
                    <a:prstGeom prst="rect">
                      <a:avLst/>
                    </a:prstGeom>
                  </pic:spPr>
                </pic:pic>
              </a:graphicData>
            </a:graphic>
          </wp:inline>
        </w:drawing>
      </w:r>
    </w:p>
    <w:p w:rsidR="00C25828" w:rsidRPr="005204B8" w:rsidRDefault="00C25828" w:rsidP="00C25828">
      <w:pPr>
        <w:spacing w:before="100" w:beforeAutospacing="1" w:after="100" w:afterAutospacing="1" w:line="300" w:lineRule="atLeast"/>
        <w:rPr>
          <w:rFonts w:cstheme="minorHAnsi"/>
          <w:sz w:val="21"/>
          <w:szCs w:val="21"/>
        </w:rPr>
      </w:pPr>
      <w:r w:rsidRPr="005204B8">
        <w:rPr>
          <w:rFonts w:cstheme="minorHAnsi"/>
          <w:noProof/>
          <w:lang w:eastAsia="en-IN"/>
        </w:rPr>
        <w:lastRenderedPageBreak/>
        <w:drawing>
          <wp:inline distT="0" distB="0" distL="0" distR="0" wp14:anchorId="12C5373D" wp14:editId="71441A1C">
            <wp:extent cx="6465570" cy="363664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65570" cy="3636645"/>
                    </a:xfrm>
                    <a:prstGeom prst="rect">
                      <a:avLst/>
                    </a:prstGeom>
                  </pic:spPr>
                </pic:pic>
              </a:graphicData>
            </a:graphic>
          </wp:inline>
        </w:drawing>
      </w:r>
    </w:p>
    <w:p w:rsidR="00A9160C" w:rsidRPr="005204B8" w:rsidRDefault="00A9160C" w:rsidP="00C25828">
      <w:pPr>
        <w:spacing w:before="100" w:beforeAutospacing="1" w:after="100" w:afterAutospacing="1" w:line="300" w:lineRule="atLeast"/>
        <w:rPr>
          <w:rFonts w:cstheme="minorHAnsi"/>
          <w:sz w:val="21"/>
          <w:szCs w:val="21"/>
        </w:rPr>
      </w:pPr>
      <w:r w:rsidRPr="005204B8">
        <w:rPr>
          <w:rFonts w:cstheme="minorHAnsi"/>
          <w:noProof/>
          <w:lang w:eastAsia="en-IN"/>
        </w:rPr>
        <w:drawing>
          <wp:inline distT="0" distB="0" distL="0" distR="0" wp14:anchorId="6E40385D" wp14:editId="10256129">
            <wp:extent cx="6465570" cy="363664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65570" cy="3636645"/>
                    </a:xfrm>
                    <a:prstGeom prst="rect">
                      <a:avLst/>
                    </a:prstGeom>
                  </pic:spPr>
                </pic:pic>
              </a:graphicData>
            </a:graphic>
          </wp:inline>
        </w:drawing>
      </w:r>
    </w:p>
    <w:p w:rsidR="00A9160C" w:rsidRPr="005204B8" w:rsidRDefault="00A9160C" w:rsidP="00C25828">
      <w:pPr>
        <w:spacing w:before="100" w:beforeAutospacing="1" w:after="100" w:afterAutospacing="1" w:line="300" w:lineRule="atLeast"/>
        <w:rPr>
          <w:rFonts w:cstheme="minorHAnsi"/>
          <w:sz w:val="21"/>
          <w:szCs w:val="21"/>
        </w:rPr>
      </w:pPr>
      <w:r w:rsidRPr="005204B8">
        <w:rPr>
          <w:rFonts w:cstheme="minorHAnsi"/>
          <w:noProof/>
          <w:lang w:eastAsia="en-IN"/>
        </w:rPr>
        <w:lastRenderedPageBreak/>
        <w:drawing>
          <wp:inline distT="0" distB="0" distL="0" distR="0" wp14:anchorId="2F4D6B73" wp14:editId="1142600E">
            <wp:extent cx="6465570" cy="363664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65570" cy="3636645"/>
                    </a:xfrm>
                    <a:prstGeom prst="rect">
                      <a:avLst/>
                    </a:prstGeom>
                  </pic:spPr>
                </pic:pic>
              </a:graphicData>
            </a:graphic>
          </wp:inline>
        </w:drawing>
      </w:r>
    </w:p>
    <w:p w:rsidR="00A9160C" w:rsidRPr="005204B8" w:rsidRDefault="00A9160C" w:rsidP="00C25828">
      <w:pPr>
        <w:spacing w:before="100" w:beforeAutospacing="1" w:after="100" w:afterAutospacing="1" w:line="300" w:lineRule="atLeast"/>
        <w:rPr>
          <w:rFonts w:cstheme="minorHAnsi"/>
          <w:sz w:val="21"/>
          <w:szCs w:val="21"/>
        </w:rPr>
      </w:pPr>
      <w:r w:rsidRPr="005204B8">
        <w:rPr>
          <w:rFonts w:cstheme="minorHAnsi"/>
          <w:noProof/>
          <w:lang w:eastAsia="en-IN"/>
        </w:rPr>
        <w:drawing>
          <wp:inline distT="0" distB="0" distL="0" distR="0" wp14:anchorId="0D4D5C02" wp14:editId="058BA712">
            <wp:extent cx="6465570" cy="363664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65570" cy="3636645"/>
                    </a:xfrm>
                    <a:prstGeom prst="rect">
                      <a:avLst/>
                    </a:prstGeom>
                  </pic:spPr>
                </pic:pic>
              </a:graphicData>
            </a:graphic>
          </wp:inline>
        </w:drawing>
      </w:r>
    </w:p>
    <w:p w:rsidR="00A9160C" w:rsidRPr="005204B8" w:rsidRDefault="00BE5C03" w:rsidP="00C25828">
      <w:pPr>
        <w:spacing w:before="100" w:beforeAutospacing="1" w:after="100" w:afterAutospacing="1" w:line="300" w:lineRule="atLeast"/>
        <w:rPr>
          <w:rFonts w:cstheme="minorHAnsi"/>
          <w:sz w:val="21"/>
          <w:szCs w:val="21"/>
        </w:rPr>
      </w:pPr>
      <w:r w:rsidRPr="005204B8">
        <w:rPr>
          <w:rFonts w:cstheme="minorHAnsi"/>
          <w:noProof/>
          <w:lang w:eastAsia="en-IN"/>
        </w:rPr>
        <w:lastRenderedPageBreak/>
        <w:drawing>
          <wp:inline distT="0" distB="0" distL="0" distR="0" wp14:anchorId="5D50A21D" wp14:editId="10AEE620">
            <wp:extent cx="6465570" cy="363664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65570" cy="3636645"/>
                    </a:xfrm>
                    <a:prstGeom prst="rect">
                      <a:avLst/>
                    </a:prstGeom>
                  </pic:spPr>
                </pic:pic>
              </a:graphicData>
            </a:graphic>
          </wp:inline>
        </w:drawing>
      </w:r>
    </w:p>
    <w:p w:rsidR="008D506F" w:rsidRPr="005204B8" w:rsidRDefault="008D506F" w:rsidP="00C25828">
      <w:pPr>
        <w:spacing w:before="100" w:beforeAutospacing="1" w:after="100" w:afterAutospacing="1" w:line="300" w:lineRule="atLeast"/>
        <w:rPr>
          <w:rFonts w:cstheme="minorHAnsi"/>
          <w:sz w:val="21"/>
          <w:szCs w:val="21"/>
        </w:rPr>
      </w:pPr>
      <w:r w:rsidRPr="005204B8">
        <w:rPr>
          <w:rFonts w:cstheme="minorHAnsi"/>
          <w:noProof/>
          <w:lang w:eastAsia="en-IN"/>
        </w:rPr>
        <w:drawing>
          <wp:inline distT="0" distB="0" distL="0" distR="0" wp14:anchorId="3D924F27" wp14:editId="1AE5B953">
            <wp:extent cx="6465570" cy="3636645"/>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65570" cy="3636645"/>
                    </a:xfrm>
                    <a:prstGeom prst="rect">
                      <a:avLst/>
                    </a:prstGeom>
                  </pic:spPr>
                </pic:pic>
              </a:graphicData>
            </a:graphic>
          </wp:inline>
        </w:drawing>
      </w:r>
    </w:p>
    <w:p w:rsidR="008D506F" w:rsidRPr="005204B8" w:rsidRDefault="008D506F" w:rsidP="00C25828">
      <w:pPr>
        <w:spacing w:before="100" w:beforeAutospacing="1" w:after="100" w:afterAutospacing="1" w:line="300" w:lineRule="atLeast"/>
        <w:rPr>
          <w:rFonts w:cstheme="minorHAnsi"/>
          <w:sz w:val="21"/>
          <w:szCs w:val="21"/>
        </w:rPr>
      </w:pPr>
      <w:r w:rsidRPr="005204B8">
        <w:rPr>
          <w:rFonts w:cstheme="minorHAnsi"/>
          <w:noProof/>
          <w:lang w:eastAsia="en-IN"/>
        </w:rPr>
        <w:lastRenderedPageBreak/>
        <w:drawing>
          <wp:inline distT="0" distB="0" distL="0" distR="0" wp14:anchorId="3551FACD" wp14:editId="7B24305E">
            <wp:extent cx="6465570" cy="3636645"/>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465570" cy="3636645"/>
                    </a:xfrm>
                    <a:prstGeom prst="rect">
                      <a:avLst/>
                    </a:prstGeom>
                  </pic:spPr>
                </pic:pic>
              </a:graphicData>
            </a:graphic>
          </wp:inline>
        </w:drawing>
      </w:r>
    </w:p>
    <w:p w:rsidR="008D506F" w:rsidRPr="005204B8" w:rsidRDefault="008D506F" w:rsidP="00C25828">
      <w:pPr>
        <w:spacing w:before="100" w:beforeAutospacing="1" w:after="100" w:afterAutospacing="1" w:line="300" w:lineRule="atLeast"/>
        <w:rPr>
          <w:rFonts w:cstheme="minorHAnsi"/>
          <w:sz w:val="21"/>
          <w:szCs w:val="21"/>
        </w:rPr>
      </w:pPr>
      <w:r w:rsidRPr="005204B8">
        <w:rPr>
          <w:rFonts w:cstheme="minorHAnsi"/>
          <w:noProof/>
          <w:lang w:eastAsia="en-IN"/>
        </w:rPr>
        <w:drawing>
          <wp:inline distT="0" distB="0" distL="0" distR="0" wp14:anchorId="46772786" wp14:editId="72620547">
            <wp:extent cx="6465570" cy="3636645"/>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465570" cy="3636645"/>
                    </a:xfrm>
                    <a:prstGeom prst="rect">
                      <a:avLst/>
                    </a:prstGeom>
                  </pic:spPr>
                </pic:pic>
              </a:graphicData>
            </a:graphic>
          </wp:inline>
        </w:drawing>
      </w:r>
    </w:p>
    <w:p w:rsidR="008D506F" w:rsidRPr="005204B8" w:rsidRDefault="008D506F" w:rsidP="00C25828">
      <w:pPr>
        <w:spacing w:before="100" w:beforeAutospacing="1" w:after="100" w:afterAutospacing="1" w:line="300" w:lineRule="atLeast"/>
        <w:rPr>
          <w:rFonts w:cstheme="minorHAnsi"/>
          <w:sz w:val="21"/>
          <w:szCs w:val="21"/>
        </w:rPr>
      </w:pPr>
      <w:r w:rsidRPr="005204B8">
        <w:rPr>
          <w:rFonts w:cstheme="minorHAnsi"/>
          <w:noProof/>
          <w:lang w:eastAsia="en-IN"/>
        </w:rPr>
        <w:lastRenderedPageBreak/>
        <w:drawing>
          <wp:inline distT="0" distB="0" distL="0" distR="0" wp14:anchorId="4E6D8EA5" wp14:editId="02877784">
            <wp:extent cx="6465570" cy="3636645"/>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465570" cy="3636645"/>
                    </a:xfrm>
                    <a:prstGeom prst="rect">
                      <a:avLst/>
                    </a:prstGeom>
                  </pic:spPr>
                </pic:pic>
              </a:graphicData>
            </a:graphic>
          </wp:inline>
        </w:drawing>
      </w:r>
    </w:p>
    <w:p w:rsidR="008D506F" w:rsidRPr="005204B8" w:rsidRDefault="008D506F" w:rsidP="008D506F">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Isliye production-style build me bhi best practice hoti hai:</w:t>
      </w:r>
    </w:p>
    <w:p w:rsidR="008D506F" w:rsidRPr="005204B8" w:rsidRDefault="008D506F" w:rsidP="008D506F">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1. Basic integration working karo</w:t>
      </w:r>
    </w:p>
    <w:p w:rsidR="008D506F" w:rsidRPr="005204B8" w:rsidRDefault="008D506F" w:rsidP="008D506F">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2. Request validation add karo</w:t>
      </w:r>
    </w:p>
    <w:p w:rsidR="008D506F" w:rsidRPr="005204B8" w:rsidRDefault="008D506F" w:rsidP="008D506F">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3. Throttling add karo</w:t>
      </w:r>
    </w:p>
    <w:p w:rsidR="008D506F" w:rsidRPr="005204B8" w:rsidRDefault="008D506F" w:rsidP="008D506F">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4. API key/usage plan add karo</w:t>
      </w:r>
    </w:p>
    <w:p w:rsidR="008D506F" w:rsidRPr="005204B8" w:rsidRDefault="008D506F" w:rsidP="008D506F">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5. Authentication/Authorization add karo</w:t>
      </w:r>
    </w:p>
    <w:p w:rsidR="008D506F" w:rsidRPr="005204B8" w:rsidRDefault="008D506F" w:rsidP="008D506F">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6. WAF/logging/monitoring add karo</w:t>
      </w:r>
    </w:p>
    <w:p w:rsidR="008D506F" w:rsidRPr="005204B8" w:rsidRDefault="008D506F" w:rsidP="00C25828">
      <w:pPr>
        <w:spacing w:before="100" w:beforeAutospacing="1" w:after="100" w:afterAutospacing="1" w:line="300" w:lineRule="atLeast"/>
        <w:rPr>
          <w:rFonts w:cstheme="minorHAnsi"/>
          <w:sz w:val="21"/>
          <w:szCs w:val="21"/>
        </w:rPr>
      </w:pPr>
    </w:p>
    <w:p w:rsidR="008D506F" w:rsidRPr="005204B8" w:rsidRDefault="008D506F" w:rsidP="008D506F">
      <w:pPr>
        <w:pStyle w:val="Heading1"/>
        <w:spacing w:line="300" w:lineRule="atLeast"/>
        <w:rPr>
          <w:rFonts w:asciiTheme="minorHAnsi" w:hAnsiTheme="minorHAnsi" w:cstheme="minorHAnsi"/>
        </w:rPr>
      </w:pPr>
      <w:r w:rsidRPr="005204B8">
        <w:rPr>
          <w:rFonts w:asciiTheme="minorHAnsi" w:hAnsiTheme="minorHAnsi" w:cstheme="minorHAnsi"/>
        </w:rPr>
        <w:t>Authorization ka kaam kya hota hai?</w:t>
      </w:r>
    </w:p>
    <w:p w:rsidR="008D506F" w:rsidRPr="005204B8" w:rsidRDefault="008D506F" w:rsidP="008D506F">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API Gateway check karega ki request bhejne wala user/client allowed hai ya nahi.</w:t>
      </w:r>
    </w:p>
    <w:p w:rsidR="008D506F" w:rsidRPr="005204B8" w:rsidRDefault="008D506F" w:rsidP="008D506F">
      <w:pPr>
        <w:pStyle w:val="Heading1"/>
        <w:spacing w:line="300" w:lineRule="atLeast"/>
        <w:rPr>
          <w:rFonts w:asciiTheme="minorHAnsi" w:hAnsiTheme="minorHAnsi" w:cstheme="minorHAnsi"/>
        </w:rPr>
      </w:pPr>
      <w:r w:rsidRPr="005204B8">
        <w:rPr>
          <w:rFonts w:asciiTheme="minorHAnsi" w:hAnsiTheme="minorHAnsi" w:cstheme="minorHAnsi"/>
        </w:rPr>
        <w:t>Authorization ke common options</w:t>
      </w:r>
    </w:p>
    <w:p w:rsidR="008D506F" w:rsidRPr="005204B8" w:rsidRDefault="008D506F" w:rsidP="008D506F">
      <w:pPr>
        <w:pStyle w:val="Heading2"/>
        <w:spacing w:line="300" w:lineRule="atLeast"/>
        <w:rPr>
          <w:rFonts w:asciiTheme="minorHAnsi" w:hAnsiTheme="minorHAnsi" w:cstheme="minorHAnsi"/>
        </w:rPr>
      </w:pPr>
      <w:r w:rsidRPr="005204B8">
        <w:rPr>
          <w:rFonts w:asciiTheme="minorHAnsi" w:hAnsiTheme="minorHAnsi" w:cstheme="minorHAnsi"/>
        </w:rPr>
        <w:t>1. Cognito Authorizer</w:t>
      </w:r>
    </w:p>
    <w:p w:rsidR="008D506F" w:rsidRPr="005204B8" w:rsidRDefault="008D506F" w:rsidP="008D506F">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Use case:</w:t>
      </w:r>
    </w:p>
    <w:p w:rsidR="008D506F" w:rsidRPr="005204B8" w:rsidRDefault="008D506F" w:rsidP="008D506F">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Enterprise users login karte hain</w:t>
      </w:r>
    </w:p>
    <w:p w:rsidR="008D506F" w:rsidRPr="005204B8" w:rsidRDefault="008D506F" w:rsidP="008D506F">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JWT token milta hai</w:t>
      </w:r>
    </w:p>
    <w:p w:rsidR="008D506F" w:rsidRPr="005204B8" w:rsidRDefault="008D506F" w:rsidP="008D506F">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API Gateway token validate karta hai</w:t>
      </w:r>
    </w:p>
    <w:p w:rsidR="008D506F" w:rsidRPr="005204B8" w:rsidRDefault="008D506F" w:rsidP="008D506F">
      <w:pPr>
        <w:rPr>
          <w:rFonts w:cstheme="minorHAnsi"/>
        </w:rPr>
      </w:pPr>
    </w:p>
    <w:p w:rsidR="008D506F" w:rsidRPr="005204B8" w:rsidRDefault="008D506F" w:rsidP="008D506F">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Flow:</w:t>
      </w:r>
    </w:p>
    <w:p w:rsidR="008D506F" w:rsidRPr="005204B8" w:rsidRDefault="008D506F" w:rsidP="008D506F">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React UI</w:t>
      </w:r>
    </w:p>
    <w:p w:rsidR="008D506F" w:rsidRPr="005204B8" w:rsidRDefault="008D506F" w:rsidP="008D506F">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  ↓ login</w:t>
      </w:r>
    </w:p>
    <w:p w:rsidR="008D506F" w:rsidRPr="005204B8" w:rsidRDefault="008D506F" w:rsidP="008D506F">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Cognito</w:t>
      </w:r>
    </w:p>
    <w:p w:rsidR="008D506F" w:rsidRPr="005204B8" w:rsidRDefault="008D506F" w:rsidP="008D506F">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  ↓ JWT token</w:t>
      </w:r>
    </w:p>
    <w:p w:rsidR="008D506F" w:rsidRPr="005204B8" w:rsidRDefault="008D506F" w:rsidP="008D506F">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lastRenderedPageBreak/>
        <w:t>API Gateway</w:t>
      </w:r>
    </w:p>
    <w:p w:rsidR="008D506F" w:rsidRPr="005204B8" w:rsidRDefault="008D506F" w:rsidP="008D506F">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  ↓ validates token</w:t>
      </w:r>
    </w:p>
    <w:p w:rsidR="008D506F" w:rsidRPr="005204B8" w:rsidRDefault="008D506F" w:rsidP="008D506F">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Lambda</w:t>
      </w:r>
    </w:p>
    <w:p w:rsidR="008D506F" w:rsidRPr="005204B8" w:rsidRDefault="008D506F" w:rsidP="008D506F">
      <w:pPr>
        <w:rPr>
          <w:rFonts w:cstheme="minorHAnsi"/>
        </w:rPr>
      </w:pPr>
    </w:p>
    <w:p w:rsidR="008D506F" w:rsidRPr="005204B8" w:rsidRDefault="008D506F" w:rsidP="008D506F">
      <w:pPr>
        <w:pStyle w:val="Heading2"/>
        <w:spacing w:line="300" w:lineRule="atLeast"/>
        <w:rPr>
          <w:rFonts w:asciiTheme="minorHAnsi" w:hAnsiTheme="minorHAnsi" w:cstheme="minorHAnsi"/>
        </w:rPr>
      </w:pPr>
      <w:r w:rsidRPr="005204B8">
        <w:rPr>
          <w:rFonts w:asciiTheme="minorHAnsi" w:hAnsiTheme="minorHAnsi" w:cstheme="minorHAnsi"/>
        </w:rPr>
        <w:t>2. Lambda Authorizer</w:t>
      </w:r>
    </w:p>
    <w:p w:rsidR="008D506F" w:rsidRPr="005204B8" w:rsidRDefault="008D506F" w:rsidP="008D506F">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Use case:</w:t>
      </w:r>
    </w:p>
    <w:p w:rsidR="008D506F" w:rsidRPr="005204B8" w:rsidRDefault="008D506F" w:rsidP="008D506F">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Custom token validation.</w:t>
      </w:r>
    </w:p>
    <w:p w:rsidR="008D506F" w:rsidRPr="005204B8" w:rsidRDefault="008D506F" w:rsidP="008D506F">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API Gateway Lambda Authorizer ko call karta hai. Lambda Authorizer decide karta hai:</w:t>
      </w:r>
    </w:p>
    <w:p w:rsidR="008D506F" w:rsidRPr="005204B8" w:rsidRDefault="008D506F" w:rsidP="008D506F">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Allow / Deny</w:t>
      </w:r>
    </w:p>
    <w:p w:rsidR="008D506F" w:rsidRPr="005204B8" w:rsidRDefault="008D506F" w:rsidP="008D506F">
      <w:pPr>
        <w:rPr>
          <w:rFonts w:cstheme="minorHAnsi"/>
        </w:rPr>
      </w:pPr>
    </w:p>
    <w:p w:rsidR="008D506F" w:rsidRPr="005204B8" w:rsidRDefault="008D506F" w:rsidP="008D506F">
      <w:pPr>
        <w:pStyle w:val="Heading2"/>
        <w:spacing w:line="300" w:lineRule="atLeast"/>
        <w:rPr>
          <w:rFonts w:asciiTheme="minorHAnsi" w:hAnsiTheme="minorHAnsi" w:cstheme="minorHAnsi"/>
        </w:rPr>
      </w:pPr>
      <w:r w:rsidRPr="005204B8">
        <w:rPr>
          <w:rFonts w:asciiTheme="minorHAnsi" w:hAnsiTheme="minorHAnsi" w:cstheme="minorHAnsi"/>
        </w:rPr>
        <w:t>3. IAM Authorization</w:t>
      </w:r>
    </w:p>
    <w:p w:rsidR="008D506F" w:rsidRPr="005204B8" w:rsidRDefault="008D506F" w:rsidP="008D506F">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Use case:</w:t>
      </w:r>
    </w:p>
    <w:p w:rsidR="008D506F" w:rsidRPr="005204B8" w:rsidRDefault="008D506F" w:rsidP="008D506F">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AWS-to-AWS secure calls.</w:t>
      </w:r>
    </w:p>
    <w:p w:rsidR="008D506F" w:rsidRPr="005204B8" w:rsidRDefault="008D506F" w:rsidP="008D506F">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Example:</w:t>
      </w:r>
    </w:p>
    <w:p w:rsidR="008D506F" w:rsidRPr="005204B8" w:rsidRDefault="008D506F" w:rsidP="008D506F">
      <w:pPr>
        <w:spacing w:after="0" w:line="240" w:lineRule="auto"/>
        <w:rPr>
          <w:rFonts w:cstheme="minorHAnsi"/>
        </w:rPr>
      </w:pPr>
      <w:r w:rsidRPr="005204B8">
        <w:rPr>
          <w:rFonts w:eastAsia="Times New Roman" w:cstheme="minorHAnsi"/>
          <w:sz w:val="24"/>
          <w:szCs w:val="24"/>
          <w:lang w:eastAsia="en-IN"/>
        </w:rPr>
        <w:t>Only signed AWS requests allowed</w:t>
      </w:r>
    </w:p>
    <w:p w:rsidR="008D506F" w:rsidRPr="005204B8" w:rsidRDefault="008D506F" w:rsidP="008D506F">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Ye browser-based React app ke liye usually direct simple nahi hota, but internal AWS service-to-service API ke liye useful hai.</w:t>
      </w:r>
    </w:p>
    <w:p w:rsidR="008D506F" w:rsidRPr="005204B8" w:rsidRDefault="008D506F" w:rsidP="008D506F">
      <w:pPr>
        <w:pStyle w:val="Heading2"/>
        <w:spacing w:line="300" w:lineRule="atLeast"/>
        <w:rPr>
          <w:rFonts w:asciiTheme="minorHAnsi" w:hAnsiTheme="minorHAnsi" w:cstheme="minorHAnsi"/>
        </w:rPr>
      </w:pPr>
      <w:r w:rsidRPr="005204B8">
        <w:rPr>
          <w:rFonts w:asciiTheme="minorHAnsi" w:hAnsiTheme="minorHAnsi" w:cstheme="minorHAnsi"/>
        </w:rPr>
        <w:t>4. API Key</w:t>
      </w:r>
    </w:p>
    <w:p w:rsidR="008D506F" w:rsidRPr="005204B8" w:rsidRDefault="008D506F" w:rsidP="008D506F">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API key authentication nahi hoti, but access control/cost control ke liye useful hoti hai.</w:t>
      </w:r>
    </w:p>
    <w:p w:rsidR="008D506F" w:rsidRPr="005204B8" w:rsidRDefault="008D506F" w:rsidP="008D506F">
      <w:pPr>
        <w:spacing w:after="0" w:line="300" w:lineRule="atLeast"/>
        <w:rPr>
          <w:rFonts w:eastAsia="Times New Roman" w:cstheme="minorHAnsi"/>
          <w:sz w:val="21"/>
          <w:szCs w:val="21"/>
          <w:lang w:eastAsia="en-IN"/>
        </w:rPr>
      </w:pPr>
      <w:r w:rsidRPr="005204B8">
        <w:rPr>
          <w:rFonts w:eastAsia="Times New Roman" w:cstheme="minorHAnsi"/>
          <w:sz w:val="21"/>
          <w:szCs w:val="21"/>
          <w:lang w:eastAsia="en-IN"/>
        </w:rPr>
        <w:t xml:space="preserve">REST API me API keys aur usage plans/per-client throttling available hote hain. </w:t>
      </w:r>
      <w:hyperlink r:id="rId20" w:history="1">
        <w:r w:rsidRPr="005204B8">
          <w:rPr>
            <w:rFonts w:eastAsia="Times New Roman" w:cstheme="minorHAnsi"/>
            <w:color w:val="464FEB"/>
            <w:sz w:val="21"/>
            <w:szCs w:val="21"/>
            <w:lang w:eastAsia="en-IN"/>
          </w:rPr>
          <w:t>[udemy.com]</w:t>
        </w:r>
      </w:hyperlink>
    </w:p>
    <w:p w:rsidR="008D506F" w:rsidRPr="005204B8" w:rsidRDefault="008D506F" w:rsidP="008D506F">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API key user identity prove nahi karti. Ye mainly client/app-level access and usage control ke liye hoti hai.</w:t>
      </w:r>
    </w:p>
    <w:p w:rsidR="008D506F" w:rsidRPr="005204B8" w:rsidRDefault="008D506F" w:rsidP="008D506F">
      <w:pPr>
        <w:pStyle w:val="NormalWeb"/>
        <w:spacing w:line="300" w:lineRule="atLeast"/>
        <w:rPr>
          <w:rFonts w:asciiTheme="minorHAnsi" w:hAnsiTheme="minorHAnsi" w:cstheme="minorHAnsi"/>
          <w:sz w:val="21"/>
          <w:szCs w:val="21"/>
        </w:rPr>
      </w:pPr>
    </w:p>
    <w:p w:rsidR="008D506F" w:rsidRPr="005204B8" w:rsidRDefault="008D506F" w:rsidP="008D506F">
      <w:pPr>
        <w:pStyle w:val="Heading1"/>
        <w:spacing w:line="300" w:lineRule="atLeast"/>
        <w:rPr>
          <w:rFonts w:asciiTheme="minorHAnsi" w:hAnsiTheme="minorHAnsi" w:cstheme="minorHAnsi"/>
        </w:rPr>
      </w:pPr>
      <w:r w:rsidRPr="005204B8">
        <w:rPr>
          <w:rFonts w:asciiTheme="minorHAnsi" w:hAnsiTheme="minorHAnsi" w:cstheme="minorHAnsi"/>
        </w:rPr>
        <w:t>Toh production me hum kya use karenge?</w:t>
      </w:r>
    </w:p>
    <w:p w:rsidR="008D506F" w:rsidRPr="005204B8" w:rsidRDefault="008D506F" w:rsidP="008D506F">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Enterprise chatbot ke liye ideal setup:</w:t>
      </w:r>
    </w:p>
    <w:p w:rsidR="008D506F" w:rsidRPr="005204B8" w:rsidRDefault="008D506F" w:rsidP="008D506F">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Cognito/JWT authorizer</w:t>
      </w:r>
    </w:p>
    <w:p w:rsidR="008D506F" w:rsidRPr="005204B8" w:rsidRDefault="008D506F" w:rsidP="008D506F">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 Request validation</w:t>
      </w:r>
    </w:p>
    <w:p w:rsidR="008D506F" w:rsidRPr="005204B8" w:rsidRDefault="008D506F" w:rsidP="008D506F">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 API key/usage plan if needed</w:t>
      </w:r>
    </w:p>
    <w:p w:rsidR="008D506F" w:rsidRPr="005204B8" w:rsidRDefault="008D506F" w:rsidP="008D506F">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 throttling</w:t>
      </w:r>
    </w:p>
    <w:p w:rsidR="008D506F" w:rsidRPr="005204B8" w:rsidRDefault="008D506F" w:rsidP="008D506F">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 WAF</w:t>
      </w:r>
    </w:p>
    <w:p w:rsidR="008D506F" w:rsidRPr="005204B8" w:rsidRDefault="008D506F" w:rsidP="008D506F">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 Lambda business validation</w:t>
      </w:r>
    </w:p>
    <w:p w:rsidR="008D506F" w:rsidRPr="005204B8" w:rsidRDefault="008D506F" w:rsidP="008D506F">
      <w:pPr>
        <w:rPr>
          <w:rFonts w:cstheme="minorHAnsi"/>
        </w:rPr>
      </w:pPr>
    </w:p>
    <w:p w:rsidR="008D506F" w:rsidRPr="005204B8" w:rsidRDefault="008D506F" w:rsidP="008D506F">
      <w:pPr>
        <w:pStyle w:val="Heading2"/>
        <w:spacing w:line="300" w:lineRule="atLeast"/>
        <w:rPr>
          <w:rFonts w:asciiTheme="minorHAnsi" w:hAnsiTheme="minorHAnsi" w:cstheme="minorHAnsi"/>
        </w:rPr>
      </w:pPr>
      <w:r w:rsidRPr="005204B8">
        <w:rPr>
          <w:rFonts w:asciiTheme="minorHAnsi" w:hAnsiTheme="minorHAnsi" w:cstheme="minorHAnsi"/>
        </w:rPr>
        <w:t>“Production me Authorization kaise karoge?”</w:t>
      </w:r>
    </w:p>
    <w:p w:rsidR="008D506F" w:rsidRPr="005204B8" w:rsidRDefault="008D506F" w:rsidP="008D506F">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lastRenderedPageBreak/>
        <w:t xml:space="preserve">“For an enterprise chatbot, I would not keep the API public. I would add Cognito/JWT or a Lambda Authorizer so only authenticated users can access the </w:t>
      </w:r>
      <w:r w:rsidRPr="005204B8">
        <w:rPr>
          <w:rStyle w:val="HTMLCode"/>
          <w:rFonts w:asciiTheme="minorHAnsi" w:hAnsiTheme="minorHAnsi" w:cstheme="minorHAnsi"/>
        </w:rPr>
        <w:t>/chat</w:t>
      </w:r>
      <w:r w:rsidRPr="005204B8">
        <w:rPr>
          <w:rFonts w:asciiTheme="minorHAnsi" w:hAnsiTheme="minorHAnsi" w:cstheme="minorHAnsi"/>
          <w:sz w:val="21"/>
          <w:szCs w:val="21"/>
        </w:rPr>
        <w:t xml:space="preserve"> endpoint. API Gateway would validate the token before invoking Lambda. Lambda would then apply business-level authorization, such as user role, department, and document access permissions before calling Bedrock.”</w:t>
      </w:r>
    </w:p>
    <w:p w:rsidR="008D506F" w:rsidRPr="005204B8" w:rsidRDefault="008D506F" w:rsidP="008D506F">
      <w:pPr>
        <w:pStyle w:val="Heading1"/>
        <w:spacing w:line="300" w:lineRule="atLeast"/>
        <w:rPr>
          <w:rFonts w:asciiTheme="minorHAnsi" w:hAnsiTheme="minorHAnsi" w:cstheme="minorHAnsi"/>
        </w:rPr>
      </w:pPr>
      <w:r w:rsidRPr="005204B8">
        <w:rPr>
          <w:rFonts w:asciiTheme="minorHAnsi" w:hAnsiTheme="minorHAnsi" w:cstheme="minorHAnsi"/>
        </w:rPr>
        <w:t>Abhi humne kya achieve kiya?</w:t>
      </w:r>
    </w:p>
    <w:p w:rsidR="008D506F" w:rsidRPr="005204B8" w:rsidRDefault="008D506F" w:rsidP="008D506F">
      <w:pPr>
        <w:pStyle w:val="NormalWeb"/>
        <w:spacing w:line="300" w:lineRule="atLeast"/>
        <w:rPr>
          <w:rFonts w:asciiTheme="minorHAnsi" w:hAnsiTheme="minorHAnsi" w:cstheme="minorHAnsi"/>
          <w:sz w:val="21"/>
          <w:szCs w:val="21"/>
        </w:rPr>
      </w:pPr>
      <w:r w:rsidRPr="005204B8">
        <w:rPr>
          <w:rFonts w:ascii="Segoe UI Symbol" w:hAnsi="Segoe UI Symbol" w:cs="Segoe UI Symbol"/>
          <w:sz w:val="21"/>
          <w:szCs w:val="21"/>
        </w:rPr>
        <w:t>✅</w:t>
      </w:r>
      <w:r w:rsidRPr="005204B8">
        <w:rPr>
          <w:rFonts w:asciiTheme="minorHAnsi" w:hAnsiTheme="minorHAnsi" w:cstheme="minorHAnsi"/>
          <w:sz w:val="21"/>
          <w:szCs w:val="21"/>
        </w:rPr>
        <w:t xml:space="preserve"> API Gateway REST API created</w:t>
      </w:r>
      <w:r w:rsidRPr="005204B8">
        <w:rPr>
          <w:rFonts w:asciiTheme="minorHAnsi" w:hAnsiTheme="minorHAnsi" w:cstheme="minorHAnsi"/>
          <w:sz w:val="21"/>
          <w:szCs w:val="21"/>
        </w:rPr>
        <w:br/>
      </w:r>
      <w:r w:rsidRPr="005204B8">
        <w:rPr>
          <w:rFonts w:ascii="Segoe UI Symbol" w:hAnsi="Segoe UI Symbol" w:cs="Segoe UI Symbol"/>
          <w:sz w:val="21"/>
          <w:szCs w:val="21"/>
        </w:rPr>
        <w:t>✅</w:t>
      </w:r>
      <w:r w:rsidRPr="005204B8">
        <w:rPr>
          <w:rFonts w:asciiTheme="minorHAnsi" w:hAnsiTheme="minorHAnsi" w:cstheme="minorHAnsi"/>
          <w:sz w:val="21"/>
          <w:szCs w:val="21"/>
        </w:rPr>
        <w:t xml:space="preserve"> </w:t>
      </w:r>
      <w:r w:rsidRPr="005204B8">
        <w:rPr>
          <w:rStyle w:val="HTMLCode"/>
          <w:rFonts w:asciiTheme="minorHAnsi" w:hAnsiTheme="minorHAnsi" w:cstheme="minorHAnsi"/>
        </w:rPr>
        <w:t>/chat</w:t>
      </w:r>
      <w:r w:rsidRPr="005204B8">
        <w:rPr>
          <w:rFonts w:asciiTheme="minorHAnsi" w:hAnsiTheme="minorHAnsi" w:cstheme="minorHAnsi"/>
          <w:sz w:val="21"/>
          <w:szCs w:val="21"/>
        </w:rPr>
        <w:t xml:space="preserve"> resource created</w:t>
      </w:r>
      <w:r w:rsidRPr="005204B8">
        <w:rPr>
          <w:rFonts w:asciiTheme="minorHAnsi" w:hAnsiTheme="minorHAnsi" w:cstheme="minorHAnsi"/>
          <w:sz w:val="21"/>
          <w:szCs w:val="21"/>
        </w:rPr>
        <w:br/>
      </w:r>
      <w:r w:rsidRPr="005204B8">
        <w:rPr>
          <w:rFonts w:ascii="Segoe UI Symbol" w:hAnsi="Segoe UI Symbol" w:cs="Segoe UI Symbol"/>
          <w:sz w:val="21"/>
          <w:szCs w:val="21"/>
        </w:rPr>
        <w:t>✅</w:t>
      </w:r>
      <w:r w:rsidRPr="005204B8">
        <w:rPr>
          <w:rFonts w:asciiTheme="minorHAnsi" w:hAnsiTheme="minorHAnsi" w:cstheme="minorHAnsi"/>
          <w:sz w:val="21"/>
          <w:szCs w:val="21"/>
        </w:rPr>
        <w:t xml:space="preserve"> </w:t>
      </w:r>
      <w:r w:rsidRPr="005204B8">
        <w:rPr>
          <w:rStyle w:val="HTMLCode"/>
          <w:rFonts w:asciiTheme="minorHAnsi" w:hAnsiTheme="minorHAnsi" w:cstheme="minorHAnsi"/>
        </w:rPr>
        <w:t>POST</w:t>
      </w:r>
      <w:r w:rsidRPr="005204B8">
        <w:rPr>
          <w:rFonts w:asciiTheme="minorHAnsi" w:hAnsiTheme="minorHAnsi" w:cstheme="minorHAnsi"/>
          <w:sz w:val="21"/>
          <w:szCs w:val="21"/>
        </w:rPr>
        <w:t xml:space="preserve"> method created</w:t>
      </w:r>
      <w:r w:rsidRPr="005204B8">
        <w:rPr>
          <w:rFonts w:asciiTheme="minorHAnsi" w:hAnsiTheme="minorHAnsi" w:cstheme="minorHAnsi"/>
          <w:sz w:val="21"/>
          <w:szCs w:val="21"/>
        </w:rPr>
        <w:br/>
      </w:r>
      <w:r w:rsidRPr="005204B8">
        <w:rPr>
          <w:rFonts w:ascii="Segoe UI Symbol" w:hAnsi="Segoe UI Symbol" w:cs="Segoe UI Symbol"/>
          <w:sz w:val="21"/>
          <w:szCs w:val="21"/>
        </w:rPr>
        <w:t>✅</w:t>
      </w:r>
      <w:r w:rsidRPr="005204B8">
        <w:rPr>
          <w:rFonts w:asciiTheme="minorHAnsi" w:hAnsiTheme="minorHAnsi" w:cstheme="minorHAnsi"/>
          <w:sz w:val="21"/>
          <w:szCs w:val="21"/>
        </w:rPr>
        <w:t xml:space="preserve"> Lambda integration working</w:t>
      </w:r>
      <w:r w:rsidRPr="005204B8">
        <w:rPr>
          <w:rFonts w:asciiTheme="minorHAnsi" w:hAnsiTheme="minorHAnsi" w:cstheme="minorHAnsi"/>
          <w:sz w:val="21"/>
          <w:szCs w:val="21"/>
        </w:rPr>
        <w:br/>
      </w:r>
      <w:r w:rsidRPr="005204B8">
        <w:rPr>
          <w:rFonts w:ascii="Segoe UI Symbol" w:hAnsi="Segoe UI Symbol" w:cs="Segoe UI Symbol"/>
          <w:sz w:val="21"/>
          <w:szCs w:val="21"/>
        </w:rPr>
        <w:t>✅</w:t>
      </w:r>
      <w:r w:rsidRPr="005204B8">
        <w:rPr>
          <w:rFonts w:asciiTheme="minorHAnsi" w:hAnsiTheme="minorHAnsi" w:cstheme="minorHAnsi"/>
          <w:sz w:val="21"/>
          <w:szCs w:val="21"/>
        </w:rPr>
        <w:t xml:space="preserve"> Request model created</w:t>
      </w:r>
      <w:r w:rsidRPr="005204B8">
        <w:rPr>
          <w:rFonts w:asciiTheme="minorHAnsi" w:hAnsiTheme="minorHAnsi" w:cstheme="minorHAnsi"/>
          <w:sz w:val="21"/>
          <w:szCs w:val="21"/>
        </w:rPr>
        <w:br/>
      </w:r>
      <w:r w:rsidRPr="005204B8">
        <w:rPr>
          <w:rFonts w:ascii="Segoe UI Symbol" w:hAnsi="Segoe UI Symbol" w:cs="Segoe UI Symbol"/>
          <w:sz w:val="21"/>
          <w:szCs w:val="21"/>
        </w:rPr>
        <w:t>✅</w:t>
      </w:r>
      <w:r w:rsidRPr="005204B8">
        <w:rPr>
          <w:rFonts w:asciiTheme="minorHAnsi" w:hAnsiTheme="minorHAnsi" w:cstheme="minorHAnsi"/>
          <w:sz w:val="21"/>
          <w:szCs w:val="21"/>
        </w:rPr>
        <w:t xml:space="preserve"> Request validator set to </w:t>
      </w:r>
      <w:r w:rsidRPr="005204B8">
        <w:rPr>
          <w:rStyle w:val="HTMLCode"/>
          <w:rFonts w:asciiTheme="minorHAnsi" w:hAnsiTheme="minorHAnsi" w:cstheme="minorHAnsi"/>
        </w:rPr>
        <w:t>Validate body</w:t>
      </w:r>
      <w:r w:rsidRPr="005204B8">
        <w:rPr>
          <w:rFonts w:asciiTheme="minorHAnsi" w:hAnsiTheme="minorHAnsi" w:cstheme="minorHAnsi"/>
          <w:sz w:val="21"/>
          <w:szCs w:val="21"/>
        </w:rPr>
        <w:br/>
      </w:r>
      <w:r w:rsidRPr="005204B8">
        <w:rPr>
          <w:rFonts w:ascii="Segoe UI Symbol" w:hAnsi="Segoe UI Symbol" w:cs="Segoe UI Symbol"/>
          <w:sz w:val="21"/>
          <w:szCs w:val="21"/>
        </w:rPr>
        <w:t>✅</w:t>
      </w:r>
      <w:r w:rsidRPr="005204B8">
        <w:rPr>
          <w:rFonts w:asciiTheme="minorHAnsi" w:hAnsiTheme="minorHAnsi" w:cstheme="minorHAnsi"/>
          <w:sz w:val="21"/>
          <w:szCs w:val="21"/>
        </w:rPr>
        <w:t xml:space="preserve"> Method request updated successfully</w:t>
      </w:r>
    </w:p>
    <w:p w:rsidR="008D506F" w:rsidRPr="005204B8" w:rsidRDefault="008D506F" w:rsidP="008D506F">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 xml:space="preserve">Ab request validation active karne ke liye </w:t>
      </w:r>
      <w:r w:rsidRPr="005204B8">
        <w:rPr>
          <w:rStyle w:val="Strong"/>
          <w:rFonts w:asciiTheme="minorHAnsi" w:eastAsiaTheme="majorEastAsia" w:hAnsiTheme="minorHAnsi" w:cstheme="minorHAnsi"/>
          <w:sz w:val="21"/>
          <w:szCs w:val="21"/>
        </w:rPr>
        <w:t>redeploy required</w:t>
      </w:r>
      <w:r w:rsidRPr="005204B8">
        <w:rPr>
          <w:rFonts w:asciiTheme="minorHAnsi" w:hAnsiTheme="minorHAnsi" w:cstheme="minorHAnsi"/>
          <w:sz w:val="21"/>
          <w:szCs w:val="21"/>
        </w:rPr>
        <w:t xml:space="preserve"> hai.</w:t>
      </w:r>
    </w:p>
    <w:p w:rsidR="008D506F" w:rsidRPr="005204B8" w:rsidRDefault="008D506F" w:rsidP="008D506F">
      <w:pPr>
        <w:rPr>
          <w:rFonts w:cstheme="minorHAnsi"/>
        </w:rPr>
      </w:pPr>
      <w:r w:rsidRPr="005204B8">
        <w:rPr>
          <w:rFonts w:cstheme="minorHAnsi"/>
          <w:noProof/>
          <w:lang w:eastAsia="en-IN"/>
        </w:rPr>
        <w:drawing>
          <wp:inline distT="0" distB="0" distL="0" distR="0" wp14:anchorId="2FAE9638" wp14:editId="432CF7F7">
            <wp:extent cx="6465570" cy="3636645"/>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465570" cy="3636645"/>
                    </a:xfrm>
                    <a:prstGeom prst="rect">
                      <a:avLst/>
                    </a:prstGeom>
                  </pic:spPr>
                </pic:pic>
              </a:graphicData>
            </a:graphic>
          </wp:inline>
        </w:drawing>
      </w:r>
    </w:p>
    <w:p w:rsidR="008D506F" w:rsidRPr="005204B8" w:rsidRDefault="008D506F" w:rsidP="008D506F">
      <w:pPr>
        <w:rPr>
          <w:rFonts w:cstheme="minorHAnsi"/>
        </w:rPr>
      </w:pPr>
      <w:r w:rsidRPr="005204B8">
        <w:rPr>
          <w:rFonts w:cstheme="minorHAnsi"/>
          <w:noProof/>
          <w:lang w:eastAsia="en-IN"/>
        </w:rPr>
        <w:lastRenderedPageBreak/>
        <w:drawing>
          <wp:inline distT="0" distB="0" distL="0" distR="0" wp14:anchorId="0C7C05A5" wp14:editId="05D80BB2">
            <wp:extent cx="6465570" cy="3636645"/>
            <wp:effectExtent l="0" t="0" r="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465570" cy="3636645"/>
                    </a:xfrm>
                    <a:prstGeom prst="rect">
                      <a:avLst/>
                    </a:prstGeom>
                  </pic:spPr>
                </pic:pic>
              </a:graphicData>
            </a:graphic>
          </wp:inline>
        </w:drawing>
      </w:r>
    </w:p>
    <w:p w:rsidR="001021F5" w:rsidRPr="005204B8" w:rsidRDefault="001021F5" w:rsidP="001021F5">
      <w:pPr>
        <w:pStyle w:val="Heading2"/>
        <w:spacing w:line="300" w:lineRule="atLeast"/>
        <w:rPr>
          <w:rFonts w:asciiTheme="minorHAnsi" w:hAnsiTheme="minorHAnsi" w:cstheme="minorHAnsi"/>
        </w:rPr>
      </w:pPr>
      <w:r w:rsidRPr="005204B8">
        <w:rPr>
          <w:rFonts w:asciiTheme="minorHAnsi" w:hAnsiTheme="minorHAnsi" w:cstheme="minorHAnsi"/>
        </w:rPr>
        <w:t>Humne ab kya achieve kiya?</w:t>
      </w:r>
    </w:p>
    <w:p w:rsidR="001021F5" w:rsidRPr="005204B8" w:rsidRDefault="001021F5" w:rsidP="001021F5">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Current production-hardening status:</w:t>
      </w:r>
    </w:p>
    <w:p w:rsidR="001021F5" w:rsidRPr="005204B8" w:rsidRDefault="001021F5" w:rsidP="001021F5">
      <w:pPr>
        <w:pStyle w:val="NormalWeb"/>
        <w:spacing w:line="300" w:lineRule="atLeast"/>
        <w:rPr>
          <w:rFonts w:asciiTheme="minorHAnsi" w:hAnsiTheme="minorHAnsi" w:cstheme="minorHAnsi"/>
          <w:sz w:val="21"/>
          <w:szCs w:val="21"/>
        </w:rPr>
      </w:pPr>
      <w:r w:rsidRPr="005204B8">
        <w:rPr>
          <w:rFonts w:ascii="Segoe UI Symbol" w:hAnsi="Segoe UI Symbol" w:cs="Segoe UI Symbol"/>
          <w:sz w:val="21"/>
          <w:szCs w:val="21"/>
        </w:rPr>
        <w:t>✅</w:t>
      </w:r>
      <w:r w:rsidRPr="005204B8">
        <w:rPr>
          <w:rFonts w:asciiTheme="minorHAnsi" w:hAnsiTheme="minorHAnsi" w:cstheme="minorHAnsi"/>
          <w:sz w:val="21"/>
          <w:szCs w:val="21"/>
        </w:rPr>
        <w:t xml:space="preserve"> REST API created</w:t>
      </w:r>
      <w:r w:rsidRPr="005204B8">
        <w:rPr>
          <w:rFonts w:asciiTheme="minorHAnsi" w:hAnsiTheme="minorHAnsi" w:cstheme="minorHAnsi"/>
          <w:sz w:val="21"/>
          <w:szCs w:val="21"/>
        </w:rPr>
        <w:br/>
      </w:r>
      <w:r w:rsidRPr="005204B8">
        <w:rPr>
          <w:rFonts w:ascii="Segoe UI Symbol" w:hAnsi="Segoe UI Symbol" w:cs="Segoe UI Symbol"/>
          <w:sz w:val="21"/>
          <w:szCs w:val="21"/>
        </w:rPr>
        <w:t>✅</w:t>
      </w:r>
      <w:r w:rsidRPr="005204B8">
        <w:rPr>
          <w:rFonts w:asciiTheme="minorHAnsi" w:hAnsiTheme="minorHAnsi" w:cstheme="minorHAnsi"/>
          <w:sz w:val="21"/>
          <w:szCs w:val="21"/>
        </w:rPr>
        <w:t xml:space="preserve"> </w:t>
      </w:r>
      <w:r w:rsidRPr="005204B8">
        <w:rPr>
          <w:rStyle w:val="HTMLCode"/>
          <w:rFonts w:asciiTheme="minorHAnsi" w:hAnsiTheme="minorHAnsi" w:cstheme="minorHAnsi"/>
        </w:rPr>
        <w:t>/chat</w:t>
      </w:r>
      <w:r w:rsidRPr="005204B8">
        <w:rPr>
          <w:rFonts w:asciiTheme="minorHAnsi" w:hAnsiTheme="minorHAnsi" w:cstheme="minorHAnsi"/>
          <w:sz w:val="21"/>
          <w:szCs w:val="21"/>
        </w:rPr>
        <w:t xml:space="preserve"> resource created</w:t>
      </w:r>
      <w:r w:rsidRPr="005204B8">
        <w:rPr>
          <w:rFonts w:asciiTheme="minorHAnsi" w:hAnsiTheme="minorHAnsi" w:cstheme="minorHAnsi"/>
          <w:sz w:val="21"/>
          <w:szCs w:val="21"/>
        </w:rPr>
        <w:br/>
      </w:r>
      <w:r w:rsidRPr="005204B8">
        <w:rPr>
          <w:rFonts w:ascii="Segoe UI Symbol" w:hAnsi="Segoe UI Symbol" w:cs="Segoe UI Symbol"/>
          <w:sz w:val="21"/>
          <w:szCs w:val="21"/>
        </w:rPr>
        <w:t>✅</w:t>
      </w:r>
      <w:r w:rsidRPr="005204B8">
        <w:rPr>
          <w:rFonts w:asciiTheme="minorHAnsi" w:hAnsiTheme="minorHAnsi" w:cstheme="minorHAnsi"/>
          <w:sz w:val="21"/>
          <w:szCs w:val="21"/>
        </w:rPr>
        <w:t xml:space="preserve"> </w:t>
      </w:r>
      <w:r w:rsidRPr="005204B8">
        <w:rPr>
          <w:rStyle w:val="HTMLCode"/>
          <w:rFonts w:asciiTheme="minorHAnsi" w:hAnsiTheme="minorHAnsi" w:cstheme="minorHAnsi"/>
        </w:rPr>
        <w:t>POST</w:t>
      </w:r>
      <w:r w:rsidRPr="005204B8">
        <w:rPr>
          <w:rFonts w:asciiTheme="minorHAnsi" w:hAnsiTheme="minorHAnsi" w:cstheme="minorHAnsi"/>
          <w:sz w:val="21"/>
          <w:szCs w:val="21"/>
        </w:rPr>
        <w:t xml:space="preserve"> method created</w:t>
      </w:r>
      <w:r w:rsidRPr="005204B8">
        <w:rPr>
          <w:rFonts w:asciiTheme="minorHAnsi" w:hAnsiTheme="minorHAnsi" w:cstheme="minorHAnsi"/>
          <w:sz w:val="21"/>
          <w:szCs w:val="21"/>
        </w:rPr>
        <w:br/>
      </w:r>
      <w:r w:rsidRPr="005204B8">
        <w:rPr>
          <w:rFonts w:ascii="Segoe UI Symbol" w:hAnsi="Segoe UI Symbol" w:cs="Segoe UI Symbol"/>
          <w:sz w:val="21"/>
          <w:szCs w:val="21"/>
        </w:rPr>
        <w:t>✅</w:t>
      </w:r>
      <w:r w:rsidRPr="005204B8">
        <w:rPr>
          <w:rFonts w:asciiTheme="minorHAnsi" w:hAnsiTheme="minorHAnsi" w:cstheme="minorHAnsi"/>
          <w:sz w:val="21"/>
          <w:szCs w:val="21"/>
        </w:rPr>
        <w:t xml:space="preserve"> Lambda integration working</w:t>
      </w:r>
      <w:r w:rsidRPr="005204B8">
        <w:rPr>
          <w:rFonts w:asciiTheme="minorHAnsi" w:hAnsiTheme="minorHAnsi" w:cstheme="minorHAnsi"/>
          <w:sz w:val="21"/>
          <w:szCs w:val="21"/>
        </w:rPr>
        <w:br/>
      </w:r>
      <w:r w:rsidRPr="005204B8">
        <w:rPr>
          <w:rFonts w:ascii="Segoe UI Symbol" w:hAnsi="Segoe UI Symbol" w:cs="Segoe UI Symbol"/>
          <w:sz w:val="21"/>
          <w:szCs w:val="21"/>
        </w:rPr>
        <w:t>✅</w:t>
      </w:r>
      <w:r w:rsidRPr="005204B8">
        <w:rPr>
          <w:rFonts w:asciiTheme="minorHAnsi" w:hAnsiTheme="minorHAnsi" w:cstheme="minorHAnsi"/>
          <w:sz w:val="21"/>
          <w:szCs w:val="21"/>
        </w:rPr>
        <w:t xml:space="preserve"> Bedrock Claude response working</w:t>
      </w:r>
      <w:r w:rsidRPr="005204B8">
        <w:rPr>
          <w:rFonts w:asciiTheme="minorHAnsi" w:hAnsiTheme="minorHAnsi" w:cstheme="minorHAnsi"/>
          <w:sz w:val="21"/>
          <w:szCs w:val="21"/>
        </w:rPr>
        <w:br/>
      </w:r>
      <w:r w:rsidRPr="005204B8">
        <w:rPr>
          <w:rFonts w:ascii="Segoe UI Symbol" w:hAnsi="Segoe UI Symbol" w:cs="Segoe UI Symbol"/>
          <w:sz w:val="21"/>
          <w:szCs w:val="21"/>
        </w:rPr>
        <w:t>✅</w:t>
      </w:r>
      <w:r w:rsidRPr="005204B8">
        <w:rPr>
          <w:rFonts w:asciiTheme="minorHAnsi" w:hAnsiTheme="minorHAnsi" w:cstheme="minorHAnsi"/>
          <w:sz w:val="21"/>
          <w:szCs w:val="21"/>
        </w:rPr>
        <w:t xml:space="preserve"> Request model created</w:t>
      </w:r>
      <w:r w:rsidRPr="005204B8">
        <w:rPr>
          <w:rFonts w:asciiTheme="minorHAnsi" w:hAnsiTheme="minorHAnsi" w:cstheme="minorHAnsi"/>
          <w:sz w:val="21"/>
          <w:szCs w:val="21"/>
        </w:rPr>
        <w:br/>
      </w:r>
      <w:r w:rsidRPr="005204B8">
        <w:rPr>
          <w:rFonts w:ascii="Segoe UI Symbol" w:hAnsi="Segoe UI Symbol" w:cs="Segoe UI Symbol"/>
          <w:sz w:val="21"/>
          <w:szCs w:val="21"/>
        </w:rPr>
        <w:t>✅</w:t>
      </w:r>
      <w:r w:rsidRPr="005204B8">
        <w:rPr>
          <w:rFonts w:asciiTheme="minorHAnsi" w:hAnsiTheme="minorHAnsi" w:cstheme="minorHAnsi"/>
          <w:sz w:val="21"/>
          <w:szCs w:val="21"/>
        </w:rPr>
        <w:t xml:space="preserve"> Request validator active</w:t>
      </w:r>
      <w:r w:rsidRPr="005204B8">
        <w:rPr>
          <w:rFonts w:asciiTheme="minorHAnsi" w:hAnsiTheme="minorHAnsi" w:cstheme="minorHAnsi"/>
          <w:sz w:val="21"/>
          <w:szCs w:val="21"/>
        </w:rPr>
        <w:br/>
      </w:r>
      <w:r w:rsidRPr="005204B8">
        <w:rPr>
          <w:rFonts w:ascii="Segoe UI Symbol" w:hAnsi="Segoe UI Symbol" w:cs="Segoe UI Symbol"/>
          <w:sz w:val="21"/>
          <w:szCs w:val="21"/>
        </w:rPr>
        <w:t>✅</w:t>
      </w:r>
      <w:r w:rsidRPr="005204B8">
        <w:rPr>
          <w:rFonts w:asciiTheme="minorHAnsi" w:hAnsiTheme="minorHAnsi" w:cstheme="minorHAnsi"/>
          <w:sz w:val="21"/>
          <w:szCs w:val="21"/>
        </w:rPr>
        <w:t xml:space="preserve"> Invalid request </w:t>
      </w:r>
      <w:r w:rsidRPr="005204B8">
        <w:rPr>
          <w:rStyle w:val="HTMLCode"/>
          <w:rFonts w:asciiTheme="minorHAnsi" w:hAnsiTheme="minorHAnsi" w:cstheme="minorHAnsi"/>
        </w:rPr>
        <w:t>{}</w:t>
      </w:r>
      <w:r w:rsidRPr="005204B8">
        <w:rPr>
          <w:rFonts w:asciiTheme="minorHAnsi" w:hAnsiTheme="minorHAnsi" w:cstheme="minorHAnsi"/>
          <w:sz w:val="21"/>
          <w:szCs w:val="21"/>
        </w:rPr>
        <w:t xml:space="preserve"> blocked at API Gateway</w:t>
      </w:r>
      <w:r w:rsidRPr="005204B8">
        <w:rPr>
          <w:rFonts w:asciiTheme="minorHAnsi" w:hAnsiTheme="minorHAnsi" w:cstheme="minorHAnsi"/>
          <w:sz w:val="21"/>
          <w:szCs w:val="21"/>
        </w:rPr>
        <w:br/>
      </w:r>
      <w:r w:rsidRPr="005204B8">
        <w:rPr>
          <w:rFonts w:ascii="Segoe UI Symbol" w:hAnsi="Segoe UI Symbol" w:cs="Segoe UI Symbol"/>
          <w:sz w:val="21"/>
          <w:szCs w:val="21"/>
        </w:rPr>
        <w:t>✅</w:t>
      </w:r>
      <w:r w:rsidRPr="005204B8">
        <w:rPr>
          <w:rFonts w:asciiTheme="minorHAnsi" w:hAnsiTheme="minorHAnsi" w:cstheme="minorHAnsi"/>
          <w:sz w:val="21"/>
          <w:szCs w:val="21"/>
        </w:rPr>
        <w:t xml:space="preserve"> Cost protection improved</w:t>
      </w:r>
    </w:p>
    <w:p w:rsidR="001021F5" w:rsidRPr="005204B8" w:rsidRDefault="001021F5" w:rsidP="001021F5">
      <w:pPr>
        <w:pStyle w:val="Heading1"/>
        <w:spacing w:line="300" w:lineRule="atLeast"/>
        <w:rPr>
          <w:rFonts w:asciiTheme="minorHAnsi" w:hAnsiTheme="minorHAnsi" w:cstheme="minorHAnsi"/>
        </w:rPr>
      </w:pPr>
      <w:r w:rsidRPr="005204B8">
        <w:rPr>
          <w:rFonts w:asciiTheme="minorHAnsi" w:hAnsiTheme="minorHAnsi" w:cstheme="minorHAnsi"/>
        </w:rPr>
        <w:t>Current project status</w:t>
      </w:r>
    </w:p>
    <w:p w:rsidR="001021F5" w:rsidRPr="005204B8" w:rsidRDefault="001021F5" w:rsidP="001021F5">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Ab humara flow production-style hota ja raha hai:</w:t>
      </w:r>
    </w:p>
    <w:p w:rsidR="001021F5" w:rsidRPr="005204B8" w:rsidRDefault="001021F5" w:rsidP="001021F5">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CloudShell / Client</w:t>
      </w:r>
    </w:p>
    <w:p w:rsidR="001021F5" w:rsidRPr="005204B8" w:rsidRDefault="001021F5" w:rsidP="001021F5">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   ↓</w:t>
      </w:r>
    </w:p>
    <w:p w:rsidR="001021F5" w:rsidRPr="005204B8" w:rsidRDefault="001021F5" w:rsidP="001021F5">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API Gateway REST API</w:t>
      </w:r>
    </w:p>
    <w:p w:rsidR="001021F5" w:rsidRPr="005204B8" w:rsidRDefault="001021F5" w:rsidP="001021F5">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   ↓</w:t>
      </w:r>
    </w:p>
    <w:p w:rsidR="001021F5" w:rsidRPr="005204B8" w:rsidRDefault="001021F5" w:rsidP="001021F5">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Request Body Validation</w:t>
      </w:r>
    </w:p>
    <w:p w:rsidR="001021F5" w:rsidRPr="005204B8" w:rsidRDefault="001021F5" w:rsidP="001021F5">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   ↓</w:t>
      </w:r>
    </w:p>
    <w:p w:rsidR="001021F5" w:rsidRPr="005204B8" w:rsidRDefault="001021F5" w:rsidP="001021F5">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Lambda</w:t>
      </w:r>
    </w:p>
    <w:p w:rsidR="001021F5" w:rsidRPr="005204B8" w:rsidRDefault="001021F5" w:rsidP="001021F5">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   ↓</w:t>
      </w:r>
    </w:p>
    <w:p w:rsidR="001021F5" w:rsidRPr="005204B8" w:rsidRDefault="001021F5" w:rsidP="001021F5">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Bedrock Claude Haiku</w:t>
      </w:r>
    </w:p>
    <w:p w:rsidR="001021F5" w:rsidRPr="005204B8" w:rsidRDefault="001021F5" w:rsidP="001021F5">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   ↓</w:t>
      </w:r>
    </w:p>
    <w:p w:rsidR="001021F5" w:rsidRPr="005204B8" w:rsidRDefault="001021F5" w:rsidP="001021F5">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Structured Response</w:t>
      </w:r>
    </w:p>
    <w:p w:rsidR="008D506F" w:rsidRPr="005204B8" w:rsidRDefault="008D506F" w:rsidP="008D506F">
      <w:pPr>
        <w:rPr>
          <w:rFonts w:cstheme="minorHAnsi"/>
        </w:rPr>
      </w:pPr>
    </w:p>
    <w:p w:rsidR="001021F5" w:rsidRPr="005204B8" w:rsidRDefault="001021F5" w:rsidP="001021F5">
      <w:pPr>
        <w:spacing w:after="0" w:line="300" w:lineRule="atLeast"/>
        <w:rPr>
          <w:rFonts w:eastAsia="Times New Roman" w:cstheme="minorHAnsi"/>
          <w:sz w:val="21"/>
          <w:szCs w:val="21"/>
          <w:lang w:eastAsia="en-IN"/>
        </w:rPr>
      </w:pPr>
      <w:r w:rsidRPr="005204B8">
        <w:rPr>
          <w:rFonts w:eastAsia="Times New Roman" w:cstheme="minorHAnsi"/>
          <w:sz w:val="21"/>
          <w:szCs w:val="21"/>
          <w:lang w:eastAsia="en-IN"/>
        </w:rPr>
        <w:t xml:space="preserve">REST API me </w:t>
      </w:r>
      <w:r w:rsidRPr="005204B8">
        <w:rPr>
          <w:rFonts w:eastAsia="Times New Roman" w:cstheme="minorHAnsi"/>
          <w:b/>
          <w:bCs/>
          <w:sz w:val="21"/>
          <w:szCs w:val="21"/>
          <w:lang w:eastAsia="en-IN"/>
        </w:rPr>
        <w:t>API keys, usage plans, per-client throttling/request quota</w:t>
      </w:r>
      <w:r w:rsidRPr="005204B8">
        <w:rPr>
          <w:rFonts w:eastAsia="Times New Roman" w:cstheme="minorHAnsi"/>
          <w:sz w:val="21"/>
          <w:szCs w:val="21"/>
          <w:lang w:eastAsia="en-IN"/>
        </w:rPr>
        <w:t xml:space="preserve"> jaise controls available hote hain, isi liye enterprise-style API governance ke liye REST API useful hoti hai.</w:t>
      </w:r>
    </w:p>
    <w:p w:rsidR="001021F5" w:rsidRPr="005204B8" w:rsidRDefault="001021F5" w:rsidP="008D506F">
      <w:pPr>
        <w:rPr>
          <w:rFonts w:cstheme="minorHAnsi"/>
        </w:rPr>
      </w:pPr>
    </w:p>
    <w:p w:rsidR="001021F5" w:rsidRPr="005204B8" w:rsidRDefault="001021F5" w:rsidP="001021F5">
      <w:pPr>
        <w:pStyle w:val="Heading2"/>
        <w:spacing w:line="300" w:lineRule="atLeast"/>
        <w:rPr>
          <w:rFonts w:asciiTheme="minorHAnsi" w:hAnsiTheme="minorHAnsi" w:cstheme="minorHAnsi"/>
        </w:rPr>
      </w:pPr>
      <w:r w:rsidRPr="005204B8">
        <w:rPr>
          <w:rFonts w:asciiTheme="minorHAnsi" w:hAnsiTheme="minorHAnsi" w:cstheme="minorHAnsi"/>
        </w:rPr>
        <w:t>Important: API key authentication nahi hai</w:t>
      </w:r>
    </w:p>
    <w:p w:rsidR="001021F5" w:rsidRPr="005204B8" w:rsidRDefault="001021F5" w:rsidP="001021F5">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Yaad rakhna:</w:t>
      </w:r>
    </w:p>
    <w:p w:rsidR="001021F5" w:rsidRPr="005204B8" w:rsidRDefault="001021F5" w:rsidP="001021F5">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API Key = client/app level access control</w:t>
      </w:r>
    </w:p>
    <w:p w:rsidR="001021F5" w:rsidRPr="005204B8" w:rsidRDefault="001021F5" w:rsidP="001021F5">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Cognito/JWT = real user authentication</w:t>
      </w:r>
    </w:p>
    <w:p w:rsidR="001021F5" w:rsidRPr="005204B8" w:rsidRDefault="001021F5" w:rsidP="008D506F">
      <w:pPr>
        <w:rPr>
          <w:rFonts w:cstheme="minorHAnsi"/>
        </w:rPr>
      </w:pPr>
    </w:p>
    <w:p w:rsidR="001021F5" w:rsidRPr="005204B8" w:rsidRDefault="001021F5" w:rsidP="001021F5">
      <w:pPr>
        <w:spacing w:after="0" w:line="300" w:lineRule="atLeast"/>
        <w:rPr>
          <w:rFonts w:eastAsia="Times New Roman" w:cstheme="minorHAnsi"/>
          <w:sz w:val="21"/>
          <w:szCs w:val="21"/>
          <w:lang w:eastAsia="en-IN"/>
        </w:rPr>
      </w:pPr>
      <w:r w:rsidRPr="005204B8">
        <w:rPr>
          <w:rFonts w:eastAsia="Times New Roman" w:cstheme="minorHAnsi"/>
          <w:sz w:val="21"/>
          <w:szCs w:val="21"/>
          <w:lang w:eastAsia="en-IN"/>
        </w:rPr>
        <w:t>API key user identity prove nahi karti.</w:t>
      </w:r>
      <w:r w:rsidRPr="005204B8">
        <w:rPr>
          <w:rFonts w:eastAsia="Times New Roman" w:cstheme="minorHAnsi"/>
          <w:sz w:val="21"/>
          <w:szCs w:val="21"/>
          <w:lang w:eastAsia="en-IN"/>
        </w:rPr>
        <w:br/>
        <w:t>Lekin API abuse/cost control ke liye useful hai.</w:t>
      </w:r>
    </w:p>
    <w:p w:rsidR="001021F5" w:rsidRPr="005204B8" w:rsidRDefault="001021F5" w:rsidP="008D506F">
      <w:pPr>
        <w:rPr>
          <w:rFonts w:cstheme="minorHAnsi"/>
        </w:rPr>
      </w:pPr>
    </w:p>
    <w:p w:rsidR="001021F5" w:rsidRPr="005204B8" w:rsidRDefault="001021F5" w:rsidP="008D506F">
      <w:pPr>
        <w:rPr>
          <w:rFonts w:cstheme="minorHAnsi"/>
        </w:rPr>
      </w:pPr>
      <w:r w:rsidRPr="005204B8">
        <w:rPr>
          <w:rFonts w:cstheme="minorHAnsi"/>
          <w:noProof/>
          <w:lang w:eastAsia="en-IN"/>
        </w:rPr>
        <w:drawing>
          <wp:inline distT="0" distB="0" distL="0" distR="0" wp14:anchorId="0A025971" wp14:editId="04F5B02C">
            <wp:extent cx="6465570" cy="3636645"/>
            <wp:effectExtent l="0" t="0" r="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465570" cy="3636645"/>
                    </a:xfrm>
                    <a:prstGeom prst="rect">
                      <a:avLst/>
                    </a:prstGeom>
                  </pic:spPr>
                </pic:pic>
              </a:graphicData>
            </a:graphic>
          </wp:inline>
        </w:drawing>
      </w:r>
    </w:p>
    <w:p w:rsidR="001021F5" w:rsidRPr="005204B8" w:rsidRDefault="001021F5" w:rsidP="001021F5">
      <w:pPr>
        <w:pStyle w:val="Heading1"/>
        <w:spacing w:line="300" w:lineRule="atLeast"/>
        <w:rPr>
          <w:rFonts w:asciiTheme="minorHAnsi" w:hAnsiTheme="minorHAnsi" w:cstheme="minorHAnsi"/>
        </w:rPr>
      </w:pPr>
      <w:r w:rsidRPr="005204B8">
        <w:rPr>
          <w:rFonts w:asciiTheme="minorHAnsi" w:hAnsiTheme="minorHAnsi" w:cstheme="minorHAnsi"/>
        </w:rPr>
        <w:t>Ab next step: API Key create karni hai</w:t>
      </w:r>
    </w:p>
    <w:p w:rsidR="001021F5" w:rsidRPr="005204B8" w:rsidRDefault="001021F5" w:rsidP="001021F5">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Ab hum valid client ke liye API key banayenge, phir usko usage plan se attach karenge.</w:t>
      </w:r>
    </w:p>
    <w:p w:rsidR="001021F5" w:rsidRPr="005204B8" w:rsidRDefault="001021F5" w:rsidP="001021F5">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Flow:</w:t>
      </w:r>
    </w:p>
    <w:p w:rsidR="001021F5" w:rsidRPr="005204B8" w:rsidRDefault="001021F5" w:rsidP="001021F5">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Create API Key</w:t>
      </w:r>
    </w:p>
    <w:p w:rsidR="001021F5" w:rsidRPr="005204B8" w:rsidRDefault="001021F5" w:rsidP="001021F5">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   ↓</w:t>
      </w:r>
    </w:p>
    <w:p w:rsidR="001021F5" w:rsidRPr="005204B8" w:rsidRDefault="001021F5" w:rsidP="001021F5">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Create Usage Plan</w:t>
      </w:r>
    </w:p>
    <w:p w:rsidR="001021F5" w:rsidRPr="005204B8" w:rsidRDefault="001021F5" w:rsidP="001021F5">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   ↓</w:t>
      </w:r>
    </w:p>
    <w:p w:rsidR="001021F5" w:rsidRPr="005204B8" w:rsidRDefault="001021F5" w:rsidP="001021F5">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Attach API stage: dev</w:t>
      </w:r>
    </w:p>
    <w:p w:rsidR="001021F5" w:rsidRPr="005204B8" w:rsidRDefault="001021F5" w:rsidP="001021F5">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   ↓</w:t>
      </w:r>
    </w:p>
    <w:p w:rsidR="001021F5" w:rsidRPr="005204B8" w:rsidRDefault="001021F5" w:rsidP="001021F5">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Attach API key to usage plan</w:t>
      </w:r>
    </w:p>
    <w:p w:rsidR="001021F5" w:rsidRPr="005204B8" w:rsidRDefault="001021F5" w:rsidP="001021F5">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   ↓</w:t>
      </w:r>
    </w:p>
    <w:p w:rsidR="001021F5" w:rsidRPr="005204B8" w:rsidRDefault="001021F5" w:rsidP="001021F5">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curl with x-api-key</w:t>
      </w:r>
    </w:p>
    <w:p w:rsidR="001021F5" w:rsidRPr="005204B8" w:rsidRDefault="001021F5" w:rsidP="001021F5">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   ↓</w:t>
      </w:r>
    </w:p>
    <w:p w:rsidR="001021F5" w:rsidRPr="005204B8" w:rsidRDefault="001021F5" w:rsidP="001021F5">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HTTP/2 200</w:t>
      </w:r>
    </w:p>
    <w:p w:rsidR="001021F5" w:rsidRPr="005204B8" w:rsidRDefault="001021F5" w:rsidP="00C25828">
      <w:pPr>
        <w:spacing w:before="100" w:beforeAutospacing="1" w:after="100" w:afterAutospacing="1" w:line="300" w:lineRule="atLeast"/>
        <w:rPr>
          <w:rFonts w:cstheme="minorHAnsi"/>
          <w:sz w:val="21"/>
          <w:szCs w:val="21"/>
        </w:rPr>
      </w:pPr>
      <w:r w:rsidRPr="005204B8">
        <w:rPr>
          <w:rFonts w:cstheme="minorHAnsi"/>
          <w:noProof/>
          <w:lang w:eastAsia="en-IN"/>
        </w:rPr>
        <w:lastRenderedPageBreak/>
        <w:drawing>
          <wp:inline distT="0" distB="0" distL="0" distR="0" wp14:anchorId="7C69E7E8" wp14:editId="58038EAE">
            <wp:extent cx="6465570" cy="3636645"/>
            <wp:effectExtent l="0" t="0" r="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465570" cy="3636645"/>
                    </a:xfrm>
                    <a:prstGeom prst="rect">
                      <a:avLst/>
                    </a:prstGeom>
                  </pic:spPr>
                </pic:pic>
              </a:graphicData>
            </a:graphic>
          </wp:inline>
        </w:drawing>
      </w:r>
    </w:p>
    <w:p w:rsidR="001021F5" w:rsidRPr="005204B8" w:rsidRDefault="001021F5" w:rsidP="00C25828">
      <w:pPr>
        <w:spacing w:before="100" w:beforeAutospacing="1" w:after="100" w:afterAutospacing="1" w:line="300" w:lineRule="atLeast"/>
        <w:rPr>
          <w:rFonts w:cstheme="minorHAnsi"/>
          <w:sz w:val="21"/>
          <w:szCs w:val="21"/>
        </w:rPr>
      </w:pPr>
      <w:r w:rsidRPr="005204B8">
        <w:rPr>
          <w:rFonts w:cstheme="minorHAnsi"/>
          <w:noProof/>
          <w:lang w:eastAsia="en-IN"/>
        </w:rPr>
        <w:drawing>
          <wp:inline distT="0" distB="0" distL="0" distR="0" wp14:anchorId="60E063A6" wp14:editId="2CF25FD5">
            <wp:extent cx="6465570" cy="3636645"/>
            <wp:effectExtent l="0" t="0" r="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465570" cy="3636645"/>
                    </a:xfrm>
                    <a:prstGeom prst="rect">
                      <a:avLst/>
                    </a:prstGeom>
                  </pic:spPr>
                </pic:pic>
              </a:graphicData>
            </a:graphic>
          </wp:inline>
        </w:drawing>
      </w:r>
    </w:p>
    <w:p w:rsidR="001021F5" w:rsidRPr="005204B8" w:rsidRDefault="001021F5" w:rsidP="00C25828">
      <w:pPr>
        <w:spacing w:before="100" w:beforeAutospacing="1" w:after="100" w:afterAutospacing="1" w:line="300" w:lineRule="atLeast"/>
        <w:rPr>
          <w:rFonts w:cstheme="minorHAnsi"/>
          <w:sz w:val="21"/>
          <w:szCs w:val="21"/>
        </w:rPr>
      </w:pPr>
      <w:r w:rsidRPr="005204B8">
        <w:rPr>
          <w:rFonts w:cstheme="minorHAnsi"/>
          <w:noProof/>
          <w:lang w:eastAsia="en-IN"/>
        </w:rPr>
        <w:lastRenderedPageBreak/>
        <w:drawing>
          <wp:inline distT="0" distB="0" distL="0" distR="0" wp14:anchorId="6F6C1AE7" wp14:editId="1127B2B3">
            <wp:extent cx="6465570" cy="3636645"/>
            <wp:effectExtent l="0" t="0" r="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465570" cy="3636645"/>
                    </a:xfrm>
                    <a:prstGeom prst="rect">
                      <a:avLst/>
                    </a:prstGeom>
                  </pic:spPr>
                </pic:pic>
              </a:graphicData>
            </a:graphic>
          </wp:inline>
        </w:drawing>
      </w:r>
    </w:p>
    <w:p w:rsidR="001021F5" w:rsidRPr="005204B8" w:rsidRDefault="001021F5" w:rsidP="001021F5">
      <w:pPr>
        <w:pStyle w:val="Heading2"/>
        <w:spacing w:line="300" w:lineRule="atLeast"/>
        <w:rPr>
          <w:rFonts w:asciiTheme="minorHAnsi" w:hAnsiTheme="minorHAnsi" w:cstheme="minorHAnsi"/>
        </w:rPr>
      </w:pPr>
      <w:r w:rsidRPr="005204B8">
        <w:rPr>
          <w:rFonts w:asciiTheme="minorHAnsi" w:hAnsiTheme="minorHAnsi" w:cstheme="minorHAnsi"/>
        </w:rPr>
        <w:t>Important baat</w:t>
      </w:r>
    </w:p>
    <w:p w:rsidR="001021F5" w:rsidRPr="005204B8" w:rsidRDefault="001021F5" w:rsidP="001021F5">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 xml:space="preserve">API key create karne ke baad bhi API call immediately work nahi karegi jab tak hum API key ko </w:t>
      </w:r>
      <w:r w:rsidRPr="005204B8">
        <w:rPr>
          <w:rStyle w:val="Strong"/>
          <w:rFonts w:asciiTheme="minorHAnsi" w:hAnsiTheme="minorHAnsi" w:cstheme="minorHAnsi"/>
          <w:sz w:val="21"/>
          <w:szCs w:val="21"/>
        </w:rPr>
        <w:t>Usage Plan</w:t>
      </w:r>
      <w:r w:rsidRPr="005204B8">
        <w:rPr>
          <w:rFonts w:asciiTheme="minorHAnsi" w:hAnsiTheme="minorHAnsi" w:cstheme="minorHAnsi"/>
          <w:sz w:val="21"/>
          <w:szCs w:val="21"/>
        </w:rPr>
        <w:t xml:space="preserve"> ke saath attach nahi karte.</w:t>
      </w:r>
    </w:p>
    <w:p w:rsidR="001021F5" w:rsidRPr="005204B8" w:rsidRDefault="001021F5" w:rsidP="001021F5">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Flow ye hota hai:</w:t>
      </w:r>
    </w:p>
    <w:p w:rsidR="001021F5" w:rsidRPr="005204B8" w:rsidRDefault="001021F5" w:rsidP="001021F5">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API key created</w:t>
      </w:r>
    </w:p>
    <w:p w:rsidR="001021F5" w:rsidRPr="005204B8" w:rsidRDefault="001021F5" w:rsidP="001021F5">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   ↓</w:t>
      </w:r>
    </w:p>
    <w:p w:rsidR="001021F5" w:rsidRPr="005204B8" w:rsidRDefault="001021F5" w:rsidP="001021F5">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Usage plan created</w:t>
      </w:r>
    </w:p>
    <w:p w:rsidR="001021F5" w:rsidRPr="005204B8" w:rsidRDefault="001021F5" w:rsidP="001021F5">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   ↓</w:t>
      </w:r>
    </w:p>
    <w:p w:rsidR="001021F5" w:rsidRPr="005204B8" w:rsidRDefault="001021F5" w:rsidP="001021F5">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API stage dev attached to usage plan</w:t>
      </w:r>
    </w:p>
    <w:p w:rsidR="001021F5" w:rsidRPr="005204B8" w:rsidRDefault="001021F5" w:rsidP="001021F5">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   ↓</w:t>
      </w:r>
    </w:p>
    <w:p w:rsidR="001021F5" w:rsidRPr="005204B8" w:rsidRDefault="001021F5" w:rsidP="001021F5">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API key attached to usage plan</w:t>
      </w:r>
    </w:p>
    <w:p w:rsidR="001021F5" w:rsidRPr="005204B8" w:rsidRDefault="001021F5" w:rsidP="001021F5">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   ↓</w:t>
      </w:r>
    </w:p>
    <w:p w:rsidR="001021F5" w:rsidRPr="005204B8" w:rsidRDefault="001021F5" w:rsidP="001021F5">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curl with x-api-key works</w:t>
      </w:r>
    </w:p>
    <w:p w:rsidR="001C169C" w:rsidRPr="005204B8" w:rsidRDefault="001C169C" w:rsidP="001021F5">
      <w:pPr>
        <w:spacing w:after="0" w:line="240" w:lineRule="auto"/>
        <w:rPr>
          <w:rFonts w:eastAsia="Times New Roman" w:cstheme="minorHAnsi"/>
          <w:sz w:val="24"/>
          <w:szCs w:val="24"/>
          <w:lang w:eastAsia="en-IN"/>
        </w:rPr>
      </w:pPr>
    </w:p>
    <w:p w:rsidR="001C169C" w:rsidRPr="005204B8" w:rsidRDefault="001C169C" w:rsidP="001C169C">
      <w:pPr>
        <w:spacing w:after="0" w:line="300" w:lineRule="atLeast"/>
        <w:rPr>
          <w:rFonts w:eastAsia="Times New Roman" w:cstheme="minorHAnsi"/>
          <w:sz w:val="21"/>
          <w:szCs w:val="21"/>
          <w:lang w:eastAsia="en-IN"/>
        </w:rPr>
      </w:pPr>
      <w:r w:rsidRPr="005204B8">
        <w:rPr>
          <w:rFonts w:eastAsia="Times New Roman" w:cstheme="minorHAnsi"/>
          <w:sz w:val="21"/>
          <w:szCs w:val="21"/>
          <w:lang w:eastAsia="en-IN"/>
        </w:rPr>
        <w:t>API key successfully create ho gayi.</w:t>
      </w:r>
    </w:p>
    <w:p w:rsidR="001C169C" w:rsidRPr="005204B8" w:rsidRDefault="001C169C" w:rsidP="001C169C">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Successfully created API key 'enterprise-genai-chatbot-dev-key'</w:t>
      </w:r>
    </w:p>
    <w:p w:rsidR="001C169C" w:rsidRPr="005204B8" w:rsidRDefault="001C169C" w:rsidP="001C169C">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Status: Active</w:t>
      </w:r>
    </w:p>
    <w:p w:rsidR="001C169C" w:rsidRPr="005204B8" w:rsidRDefault="001C169C" w:rsidP="001C169C">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Usage plans: 0</w:t>
      </w:r>
    </w:p>
    <w:p w:rsidR="001C169C" w:rsidRPr="005204B8" w:rsidRDefault="001C169C" w:rsidP="001C169C">
      <w:pPr>
        <w:spacing w:after="0" w:line="300" w:lineRule="atLeast"/>
        <w:rPr>
          <w:rFonts w:eastAsia="Times New Roman" w:cstheme="minorHAnsi"/>
          <w:sz w:val="21"/>
          <w:szCs w:val="21"/>
          <w:lang w:eastAsia="en-IN"/>
        </w:rPr>
      </w:pPr>
    </w:p>
    <w:p w:rsidR="001C169C" w:rsidRPr="005204B8" w:rsidRDefault="001C169C" w:rsidP="001C169C">
      <w:pPr>
        <w:spacing w:after="0" w:line="300" w:lineRule="atLeast"/>
        <w:rPr>
          <w:rFonts w:eastAsia="Times New Roman" w:cstheme="minorHAnsi"/>
          <w:sz w:val="21"/>
          <w:szCs w:val="21"/>
          <w:lang w:eastAsia="en-IN"/>
        </w:rPr>
      </w:pPr>
      <w:r w:rsidRPr="005204B8">
        <w:rPr>
          <w:rFonts w:eastAsia="Times New Roman" w:cstheme="minorHAnsi"/>
          <w:sz w:val="21"/>
          <w:szCs w:val="21"/>
          <w:lang w:eastAsia="en-IN"/>
        </w:rPr>
        <w:t xml:space="preserve">Matlab key ban gayi hai, </w:t>
      </w:r>
      <w:r w:rsidRPr="005204B8">
        <w:rPr>
          <w:rFonts w:eastAsia="Times New Roman" w:cstheme="minorHAnsi"/>
          <w:b/>
          <w:bCs/>
          <w:sz w:val="21"/>
          <w:szCs w:val="21"/>
          <w:lang w:eastAsia="en-IN"/>
        </w:rPr>
        <w:t>but abhi kisi Usage Plan se associated nahi hai</w:t>
      </w:r>
      <w:r w:rsidRPr="005204B8">
        <w:rPr>
          <w:rFonts w:eastAsia="Times New Roman" w:cstheme="minorHAnsi"/>
          <w:sz w:val="21"/>
          <w:szCs w:val="21"/>
          <w:lang w:eastAsia="en-IN"/>
        </w:rPr>
        <w:t xml:space="preserve">. Jab tak API key ko Usage Plan + API stage ke saath attach nahi karenge, </w:t>
      </w:r>
      <w:r w:rsidRPr="005204B8">
        <w:rPr>
          <w:rFonts w:eastAsia="Times New Roman" w:cstheme="minorHAnsi"/>
          <w:sz w:val="20"/>
          <w:szCs w:val="20"/>
          <w:lang w:eastAsia="en-IN"/>
        </w:rPr>
        <w:t>x-api-key</w:t>
      </w:r>
      <w:r w:rsidRPr="005204B8">
        <w:rPr>
          <w:rFonts w:eastAsia="Times New Roman" w:cstheme="minorHAnsi"/>
          <w:sz w:val="21"/>
          <w:szCs w:val="21"/>
          <w:lang w:eastAsia="en-IN"/>
        </w:rPr>
        <w:t xml:space="preserve"> header ke saath call karne par bhi API properly allow nahi hogi.</w:t>
      </w:r>
    </w:p>
    <w:p w:rsidR="001C169C" w:rsidRPr="005204B8" w:rsidRDefault="001C169C" w:rsidP="001C169C">
      <w:pPr>
        <w:spacing w:after="0" w:line="300" w:lineRule="atLeast"/>
        <w:rPr>
          <w:rFonts w:eastAsia="Times New Roman" w:cstheme="minorHAnsi"/>
          <w:sz w:val="21"/>
          <w:szCs w:val="21"/>
          <w:lang w:eastAsia="en-IN"/>
        </w:rPr>
      </w:pPr>
    </w:p>
    <w:p w:rsidR="001C169C" w:rsidRPr="005204B8" w:rsidRDefault="001C169C" w:rsidP="001C169C">
      <w:pPr>
        <w:spacing w:after="0" w:line="300" w:lineRule="atLeast"/>
        <w:rPr>
          <w:rFonts w:eastAsia="Times New Roman" w:cstheme="minorHAnsi"/>
          <w:sz w:val="21"/>
          <w:szCs w:val="21"/>
          <w:lang w:eastAsia="en-IN"/>
        </w:rPr>
      </w:pPr>
    </w:p>
    <w:p w:rsidR="001C169C" w:rsidRPr="005204B8" w:rsidRDefault="001C169C" w:rsidP="001C169C">
      <w:pPr>
        <w:pStyle w:val="Heading2"/>
        <w:spacing w:line="300" w:lineRule="atLeast"/>
        <w:rPr>
          <w:rFonts w:asciiTheme="minorHAnsi" w:hAnsiTheme="minorHAnsi" w:cstheme="minorHAnsi"/>
        </w:rPr>
      </w:pPr>
      <w:r w:rsidRPr="005204B8">
        <w:rPr>
          <w:rFonts w:asciiTheme="minorHAnsi" w:hAnsiTheme="minorHAnsi" w:cstheme="minorHAnsi"/>
        </w:rPr>
        <w:t>Usage Plan kyon chahiye?</w:t>
      </w:r>
    </w:p>
    <w:p w:rsidR="001C169C" w:rsidRPr="005204B8" w:rsidRDefault="001C169C" w:rsidP="001C169C">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API key alone enough nahi hoti. Usage plan define karta hai:</w:t>
      </w:r>
    </w:p>
    <w:p w:rsidR="001C169C" w:rsidRPr="005204B8" w:rsidRDefault="001C169C" w:rsidP="001C169C">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Kaunsi API/stage access allowed hai</w:t>
      </w:r>
    </w:p>
    <w:p w:rsidR="001C169C" w:rsidRPr="005204B8" w:rsidRDefault="001C169C" w:rsidP="001C169C">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lastRenderedPageBreak/>
        <w:t>Kitna quota allowed hai</w:t>
      </w:r>
    </w:p>
    <w:p w:rsidR="001C169C" w:rsidRPr="005204B8" w:rsidRDefault="001C169C" w:rsidP="001C169C">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Kitni request rate allowed hai</w:t>
      </w:r>
    </w:p>
    <w:p w:rsidR="001C169C" w:rsidRPr="005204B8" w:rsidRDefault="001C169C" w:rsidP="001C169C">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Kaunsi API key allowed hai</w:t>
      </w:r>
    </w:p>
    <w:p w:rsidR="001C169C" w:rsidRPr="005204B8" w:rsidRDefault="001C169C" w:rsidP="001C169C">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API key wale client ko kitni request allow karni hai — rate, burst, quota ke through control karna.</w:t>
      </w:r>
    </w:p>
    <w:p w:rsidR="001021F5" w:rsidRPr="005204B8" w:rsidRDefault="001C169C" w:rsidP="00C25828">
      <w:pPr>
        <w:spacing w:before="100" w:beforeAutospacing="1" w:after="100" w:afterAutospacing="1" w:line="300" w:lineRule="atLeast"/>
        <w:rPr>
          <w:rFonts w:cstheme="minorHAnsi"/>
          <w:sz w:val="21"/>
          <w:szCs w:val="21"/>
        </w:rPr>
      </w:pPr>
      <w:r w:rsidRPr="005204B8">
        <w:rPr>
          <w:rFonts w:cstheme="minorHAnsi"/>
          <w:noProof/>
          <w:lang w:eastAsia="en-IN"/>
        </w:rPr>
        <w:drawing>
          <wp:inline distT="0" distB="0" distL="0" distR="0" wp14:anchorId="353C03A5" wp14:editId="6A98530D">
            <wp:extent cx="6465570" cy="3636645"/>
            <wp:effectExtent l="0" t="0" r="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465570" cy="3636645"/>
                    </a:xfrm>
                    <a:prstGeom prst="rect">
                      <a:avLst/>
                    </a:prstGeom>
                  </pic:spPr>
                </pic:pic>
              </a:graphicData>
            </a:graphic>
          </wp:inline>
        </w:drawing>
      </w:r>
    </w:p>
    <w:p w:rsidR="001C169C" w:rsidRPr="005204B8" w:rsidRDefault="001C169C" w:rsidP="00C25828">
      <w:pPr>
        <w:spacing w:before="100" w:beforeAutospacing="1" w:after="100" w:afterAutospacing="1" w:line="300" w:lineRule="atLeast"/>
        <w:rPr>
          <w:rFonts w:cstheme="minorHAnsi"/>
          <w:sz w:val="21"/>
          <w:szCs w:val="21"/>
        </w:rPr>
      </w:pPr>
      <w:r w:rsidRPr="005204B8">
        <w:rPr>
          <w:rFonts w:cstheme="minorHAnsi"/>
          <w:noProof/>
          <w:lang w:eastAsia="en-IN"/>
        </w:rPr>
        <w:drawing>
          <wp:inline distT="0" distB="0" distL="0" distR="0" wp14:anchorId="54960211" wp14:editId="0D10BEF2">
            <wp:extent cx="6465570" cy="3636645"/>
            <wp:effectExtent l="0" t="0" r="0"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465570" cy="3636645"/>
                    </a:xfrm>
                    <a:prstGeom prst="rect">
                      <a:avLst/>
                    </a:prstGeom>
                  </pic:spPr>
                </pic:pic>
              </a:graphicData>
            </a:graphic>
          </wp:inline>
        </w:drawing>
      </w:r>
    </w:p>
    <w:p w:rsidR="001C169C" w:rsidRPr="005204B8" w:rsidRDefault="001C169C" w:rsidP="001C169C">
      <w:pPr>
        <w:spacing w:after="0" w:line="300" w:lineRule="atLeast"/>
        <w:rPr>
          <w:rFonts w:eastAsia="Times New Roman" w:cstheme="minorHAnsi"/>
          <w:sz w:val="21"/>
          <w:szCs w:val="21"/>
          <w:lang w:eastAsia="en-IN"/>
        </w:rPr>
      </w:pPr>
      <w:r w:rsidRPr="005204B8">
        <w:rPr>
          <w:rFonts w:eastAsia="Times New Roman" w:cstheme="minorHAnsi"/>
          <w:sz w:val="21"/>
          <w:szCs w:val="21"/>
          <w:lang w:eastAsia="en-IN"/>
        </w:rPr>
        <w:t>“In API Gateway usage plans, quota is applied per API key, not automatically per individual user. If multiple users share the same API key, they share the same quota. For true per-user limits in an enterprise chatbot, I would use Cognito or JWT authentication to identify the user and then enforce per-user limits in Lambda or DynamoDB. API keys are useful for client-level access control and cost protection, but they are not a replacement for user authentication.”</w:t>
      </w:r>
    </w:p>
    <w:p w:rsidR="001C169C" w:rsidRPr="005204B8" w:rsidRDefault="001C169C" w:rsidP="00C25828">
      <w:pPr>
        <w:spacing w:before="100" w:beforeAutospacing="1" w:after="100" w:afterAutospacing="1" w:line="300" w:lineRule="atLeast"/>
        <w:rPr>
          <w:rFonts w:cstheme="minorHAnsi"/>
          <w:sz w:val="21"/>
          <w:szCs w:val="21"/>
        </w:rPr>
      </w:pPr>
      <w:r w:rsidRPr="005204B8">
        <w:rPr>
          <w:rFonts w:cstheme="minorHAnsi"/>
          <w:noProof/>
          <w:lang w:eastAsia="en-IN"/>
        </w:rPr>
        <w:lastRenderedPageBreak/>
        <w:drawing>
          <wp:inline distT="0" distB="0" distL="0" distR="0" wp14:anchorId="26A03FBB" wp14:editId="3F63BF5B">
            <wp:extent cx="6465570" cy="3636645"/>
            <wp:effectExtent l="0" t="0" r="0"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465570" cy="3636645"/>
                    </a:xfrm>
                    <a:prstGeom prst="rect">
                      <a:avLst/>
                    </a:prstGeom>
                  </pic:spPr>
                </pic:pic>
              </a:graphicData>
            </a:graphic>
          </wp:inline>
        </w:drawing>
      </w:r>
    </w:p>
    <w:p w:rsidR="001C169C" w:rsidRPr="005204B8" w:rsidRDefault="001C169C" w:rsidP="00C25828">
      <w:pPr>
        <w:spacing w:before="100" w:beforeAutospacing="1" w:after="100" w:afterAutospacing="1" w:line="300" w:lineRule="atLeast"/>
        <w:rPr>
          <w:rFonts w:cstheme="minorHAnsi"/>
          <w:sz w:val="21"/>
          <w:szCs w:val="21"/>
        </w:rPr>
      </w:pPr>
    </w:p>
    <w:p w:rsidR="001C169C" w:rsidRPr="005204B8" w:rsidRDefault="001C169C" w:rsidP="00C25828">
      <w:pPr>
        <w:spacing w:before="100" w:beforeAutospacing="1" w:after="100" w:afterAutospacing="1" w:line="300" w:lineRule="atLeast"/>
        <w:rPr>
          <w:rFonts w:cstheme="minorHAnsi"/>
          <w:sz w:val="21"/>
          <w:szCs w:val="21"/>
        </w:rPr>
      </w:pPr>
      <w:r w:rsidRPr="005204B8">
        <w:rPr>
          <w:rFonts w:cstheme="minorHAnsi"/>
          <w:noProof/>
          <w:lang w:eastAsia="en-IN"/>
        </w:rPr>
        <w:drawing>
          <wp:inline distT="0" distB="0" distL="0" distR="0" wp14:anchorId="45114643" wp14:editId="40BF08F8">
            <wp:extent cx="6465570" cy="3636645"/>
            <wp:effectExtent l="0" t="0" r="0"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465570" cy="3636645"/>
                    </a:xfrm>
                    <a:prstGeom prst="rect">
                      <a:avLst/>
                    </a:prstGeom>
                  </pic:spPr>
                </pic:pic>
              </a:graphicData>
            </a:graphic>
          </wp:inline>
        </w:drawing>
      </w:r>
    </w:p>
    <w:p w:rsidR="001C169C" w:rsidRPr="005204B8" w:rsidRDefault="001C169C" w:rsidP="00C25828">
      <w:pPr>
        <w:spacing w:before="100" w:beforeAutospacing="1" w:after="100" w:afterAutospacing="1" w:line="300" w:lineRule="atLeast"/>
        <w:rPr>
          <w:rFonts w:cstheme="minorHAnsi"/>
          <w:sz w:val="21"/>
          <w:szCs w:val="21"/>
        </w:rPr>
      </w:pPr>
      <w:r w:rsidRPr="005204B8">
        <w:rPr>
          <w:rFonts w:cstheme="minorHAnsi"/>
          <w:noProof/>
          <w:lang w:eastAsia="en-IN"/>
        </w:rPr>
        <w:lastRenderedPageBreak/>
        <w:drawing>
          <wp:inline distT="0" distB="0" distL="0" distR="0" wp14:anchorId="4990F21B" wp14:editId="0C80BDF0">
            <wp:extent cx="6465570" cy="3636645"/>
            <wp:effectExtent l="0" t="0" r="0" b="19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465570" cy="3636645"/>
                    </a:xfrm>
                    <a:prstGeom prst="rect">
                      <a:avLst/>
                    </a:prstGeom>
                  </pic:spPr>
                </pic:pic>
              </a:graphicData>
            </a:graphic>
          </wp:inline>
        </w:drawing>
      </w:r>
    </w:p>
    <w:p w:rsidR="00FE4E00" w:rsidRPr="005204B8" w:rsidRDefault="00FE4E00" w:rsidP="00FE4E00">
      <w:pPr>
        <w:spacing w:after="0" w:line="300" w:lineRule="atLeast"/>
        <w:rPr>
          <w:rFonts w:eastAsia="Times New Roman" w:cstheme="minorHAnsi"/>
          <w:sz w:val="21"/>
          <w:szCs w:val="21"/>
          <w:lang w:eastAsia="en-IN"/>
        </w:rPr>
      </w:pPr>
      <w:r w:rsidRPr="005204B8">
        <w:rPr>
          <w:rFonts w:eastAsia="Times New Roman" w:cstheme="minorHAnsi"/>
          <w:sz w:val="21"/>
          <w:szCs w:val="21"/>
          <w:lang w:eastAsia="en-IN"/>
        </w:rPr>
        <w:t>Model ID ko environment variable me move karna:</w:t>
      </w:r>
    </w:p>
    <w:p w:rsidR="001C169C" w:rsidRPr="005204B8" w:rsidRDefault="00FE4E00" w:rsidP="00C25828">
      <w:pPr>
        <w:spacing w:before="100" w:beforeAutospacing="1" w:after="100" w:afterAutospacing="1" w:line="300" w:lineRule="atLeast"/>
        <w:rPr>
          <w:rFonts w:cstheme="minorHAnsi"/>
          <w:sz w:val="21"/>
          <w:szCs w:val="21"/>
        </w:rPr>
      </w:pPr>
      <w:r w:rsidRPr="005204B8">
        <w:rPr>
          <w:rFonts w:cstheme="minorHAnsi"/>
          <w:noProof/>
          <w:lang w:eastAsia="en-IN"/>
        </w:rPr>
        <w:drawing>
          <wp:inline distT="0" distB="0" distL="0" distR="0" wp14:anchorId="1C084CBE" wp14:editId="6B562CBC">
            <wp:extent cx="6465570" cy="3636645"/>
            <wp:effectExtent l="0" t="0" r="0" b="19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465570" cy="3636645"/>
                    </a:xfrm>
                    <a:prstGeom prst="rect">
                      <a:avLst/>
                    </a:prstGeom>
                  </pic:spPr>
                </pic:pic>
              </a:graphicData>
            </a:graphic>
          </wp:inline>
        </w:drawing>
      </w:r>
    </w:p>
    <w:p w:rsidR="00E741F8" w:rsidRPr="005204B8" w:rsidRDefault="00E741F8" w:rsidP="00C25828">
      <w:pPr>
        <w:spacing w:before="100" w:beforeAutospacing="1" w:after="100" w:afterAutospacing="1" w:line="300" w:lineRule="atLeast"/>
        <w:rPr>
          <w:rFonts w:cstheme="minorHAnsi"/>
          <w:sz w:val="21"/>
          <w:szCs w:val="21"/>
        </w:rPr>
      </w:pPr>
      <w:r w:rsidRPr="005204B8">
        <w:rPr>
          <w:rFonts w:cstheme="minorHAnsi"/>
          <w:noProof/>
          <w:lang w:eastAsia="en-IN"/>
        </w:rPr>
        <w:lastRenderedPageBreak/>
        <w:drawing>
          <wp:inline distT="0" distB="0" distL="0" distR="0" wp14:anchorId="177941A8" wp14:editId="26D905A2">
            <wp:extent cx="6465570" cy="3636645"/>
            <wp:effectExtent l="0" t="0" r="0" b="190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465570" cy="3636645"/>
                    </a:xfrm>
                    <a:prstGeom prst="rect">
                      <a:avLst/>
                    </a:prstGeom>
                  </pic:spPr>
                </pic:pic>
              </a:graphicData>
            </a:graphic>
          </wp:inline>
        </w:drawing>
      </w:r>
    </w:p>
    <w:p w:rsidR="00E741F8" w:rsidRPr="005204B8" w:rsidRDefault="00E741F8" w:rsidP="00C25828">
      <w:pPr>
        <w:spacing w:before="100" w:beforeAutospacing="1" w:after="100" w:afterAutospacing="1" w:line="300" w:lineRule="atLeast"/>
        <w:rPr>
          <w:rFonts w:cstheme="minorHAnsi"/>
          <w:sz w:val="21"/>
          <w:szCs w:val="21"/>
        </w:rPr>
      </w:pPr>
      <w:r w:rsidRPr="005204B8">
        <w:rPr>
          <w:rFonts w:cstheme="minorHAnsi"/>
          <w:noProof/>
          <w:lang w:eastAsia="en-IN"/>
        </w:rPr>
        <w:drawing>
          <wp:inline distT="0" distB="0" distL="0" distR="0" wp14:anchorId="1EBECA25" wp14:editId="5A13EC0B">
            <wp:extent cx="6465570" cy="3636645"/>
            <wp:effectExtent l="0" t="0" r="0" b="19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465570" cy="3636645"/>
                    </a:xfrm>
                    <a:prstGeom prst="rect">
                      <a:avLst/>
                    </a:prstGeom>
                  </pic:spPr>
                </pic:pic>
              </a:graphicData>
            </a:graphic>
          </wp:inline>
        </w:drawing>
      </w:r>
    </w:p>
    <w:p w:rsidR="0052188A" w:rsidRPr="005204B8" w:rsidRDefault="0052188A" w:rsidP="0052188A">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Ab tak humne ye complete kar liya:</w:t>
      </w:r>
    </w:p>
    <w:p w:rsidR="0052188A" w:rsidRPr="005204B8" w:rsidRDefault="0052188A" w:rsidP="0052188A">
      <w:pPr>
        <w:pStyle w:val="NormalWeb"/>
        <w:spacing w:line="300" w:lineRule="atLeast"/>
        <w:rPr>
          <w:rFonts w:asciiTheme="minorHAnsi" w:hAnsiTheme="minorHAnsi" w:cstheme="minorHAnsi"/>
          <w:sz w:val="21"/>
          <w:szCs w:val="21"/>
        </w:rPr>
      </w:pPr>
      <w:r w:rsidRPr="005204B8">
        <w:rPr>
          <w:rFonts w:ascii="Segoe UI Symbol" w:hAnsi="Segoe UI Symbol" w:cs="Segoe UI Symbol"/>
          <w:sz w:val="21"/>
          <w:szCs w:val="21"/>
        </w:rPr>
        <w:t>✅</w:t>
      </w:r>
      <w:r w:rsidRPr="005204B8">
        <w:rPr>
          <w:rFonts w:asciiTheme="minorHAnsi" w:hAnsiTheme="minorHAnsi" w:cstheme="minorHAnsi"/>
          <w:sz w:val="21"/>
          <w:szCs w:val="21"/>
        </w:rPr>
        <w:t xml:space="preserve"> Bedrock Claude Playground validation</w:t>
      </w:r>
      <w:r w:rsidRPr="005204B8">
        <w:rPr>
          <w:rFonts w:asciiTheme="minorHAnsi" w:hAnsiTheme="minorHAnsi" w:cstheme="minorHAnsi"/>
          <w:sz w:val="21"/>
          <w:szCs w:val="21"/>
        </w:rPr>
        <w:br/>
      </w:r>
      <w:r w:rsidRPr="005204B8">
        <w:rPr>
          <w:rFonts w:ascii="Segoe UI Symbol" w:hAnsi="Segoe UI Symbol" w:cs="Segoe UI Symbol"/>
          <w:sz w:val="21"/>
          <w:szCs w:val="21"/>
        </w:rPr>
        <w:t>✅</w:t>
      </w:r>
      <w:r w:rsidRPr="005204B8">
        <w:rPr>
          <w:rFonts w:asciiTheme="minorHAnsi" w:hAnsiTheme="minorHAnsi" w:cstheme="minorHAnsi"/>
          <w:sz w:val="21"/>
          <w:szCs w:val="21"/>
        </w:rPr>
        <w:t xml:space="preserve"> Lambda backend integration</w:t>
      </w:r>
      <w:r w:rsidRPr="005204B8">
        <w:rPr>
          <w:rFonts w:asciiTheme="minorHAnsi" w:hAnsiTheme="minorHAnsi" w:cstheme="minorHAnsi"/>
          <w:sz w:val="21"/>
          <w:szCs w:val="21"/>
        </w:rPr>
        <w:br/>
      </w:r>
      <w:r w:rsidRPr="005204B8">
        <w:rPr>
          <w:rFonts w:ascii="Segoe UI Symbol" w:hAnsi="Segoe UI Symbol" w:cs="Segoe UI Symbol"/>
          <w:sz w:val="21"/>
          <w:szCs w:val="21"/>
        </w:rPr>
        <w:t>✅</w:t>
      </w:r>
      <w:r w:rsidRPr="005204B8">
        <w:rPr>
          <w:rFonts w:asciiTheme="minorHAnsi" w:hAnsiTheme="minorHAnsi" w:cstheme="minorHAnsi"/>
          <w:sz w:val="21"/>
          <w:szCs w:val="21"/>
        </w:rPr>
        <w:t xml:space="preserve"> Lambda timeout fixed</w:t>
      </w:r>
      <w:r w:rsidRPr="005204B8">
        <w:rPr>
          <w:rFonts w:asciiTheme="minorHAnsi" w:hAnsiTheme="minorHAnsi" w:cstheme="minorHAnsi"/>
          <w:sz w:val="21"/>
          <w:szCs w:val="21"/>
        </w:rPr>
        <w:br/>
      </w:r>
      <w:r w:rsidRPr="005204B8">
        <w:rPr>
          <w:rFonts w:ascii="Segoe UI Symbol" w:hAnsi="Segoe UI Symbol" w:cs="Segoe UI Symbol"/>
          <w:sz w:val="21"/>
          <w:szCs w:val="21"/>
        </w:rPr>
        <w:t>✅</w:t>
      </w:r>
      <w:r w:rsidRPr="005204B8">
        <w:rPr>
          <w:rFonts w:asciiTheme="minorHAnsi" w:hAnsiTheme="minorHAnsi" w:cstheme="minorHAnsi"/>
          <w:sz w:val="21"/>
          <w:szCs w:val="21"/>
        </w:rPr>
        <w:t xml:space="preserve"> API Gateway REST API created</w:t>
      </w:r>
      <w:r w:rsidRPr="005204B8">
        <w:rPr>
          <w:rFonts w:asciiTheme="minorHAnsi" w:hAnsiTheme="minorHAnsi" w:cstheme="minorHAnsi"/>
          <w:sz w:val="21"/>
          <w:szCs w:val="21"/>
        </w:rPr>
        <w:br/>
      </w:r>
      <w:r w:rsidRPr="005204B8">
        <w:rPr>
          <w:rFonts w:ascii="Segoe UI Symbol" w:hAnsi="Segoe UI Symbol" w:cs="Segoe UI Symbol"/>
          <w:sz w:val="21"/>
          <w:szCs w:val="21"/>
        </w:rPr>
        <w:t>✅</w:t>
      </w:r>
      <w:r w:rsidRPr="005204B8">
        <w:rPr>
          <w:rFonts w:asciiTheme="minorHAnsi" w:hAnsiTheme="minorHAnsi" w:cstheme="minorHAnsi"/>
          <w:sz w:val="21"/>
          <w:szCs w:val="21"/>
        </w:rPr>
        <w:t xml:space="preserve"> </w:t>
      </w:r>
      <w:r w:rsidRPr="005204B8">
        <w:rPr>
          <w:rStyle w:val="HTMLCode"/>
          <w:rFonts w:asciiTheme="minorHAnsi" w:hAnsiTheme="minorHAnsi" w:cstheme="minorHAnsi"/>
        </w:rPr>
        <w:t>/chat</w:t>
      </w:r>
      <w:r w:rsidRPr="005204B8">
        <w:rPr>
          <w:rFonts w:asciiTheme="minorHAnsi" w:hAnsiTheme="minorHAnsi" w:cstheme="minorHAnsi"/>
          <w:sz w:val="21"/>
          <w:szCs w:val="21"/>
        </w:rPr>
        <w:t xml:space="preserve"> POST method created</w:t>
      </w:r>
      <w:r w:rsidRPr="005204B8">
        <w:rPr>
          <w:rFonts w:asciiTheme="minorHAnsi" w:hAnsiTheme="minorHAnsi" w:cstheme="minorHAnsi"/>
          <w:sz w:val="21"/>
          <w:szCs w:val="21"/>
        </w:rPr>
        <w:br/>
      </w:r>
      <w:r w:rsidRPr="005204B8">
        <w:rPr>
          <w:rFonts w:ascii="Segoe UI Symbol" w:hAnsi="Segoe UI Symbol" w:cs="Segoe UI Symbol"/>
          <w:sz w:val="21"/>
          <w:szCs w:val="21"/>
        </w:rPr>
        <w:t>✅</w:t>
      </w:r>
      <w:r w:rsidRPr="005204B8">
        <w:rPr>
          <w:rFonts w:asciiTheme="minorHAnsi" w:hAnsiTheme="minorHAnsi" w:cstheme="minorHAnsi"/>
          <w:sz w:val="21"/>
          <w:szCs w:val="21"/>
        </w:rPr>
        <w:t xml:space="preserve"> Request validation added</w:t>
      </w:r>
      <w:r w:rsidRPr="005204B8">
        <w:rPr>
          <w:rFonts w:asciiTheme="minorHAnsi" w:hAnsiTheme="minorHAnsi" w:cstheme="minorHAnsi"/>
          <w:sz w:val="21"/>
          <w:szCs w:val="21"/>
        </w:rPr>
        <w:br/>
      </w:r>
      <w:r w:rsidRPr="005204B8">
        <w:rPr>
          <w:rFonts w:ascii="Segoe UI Symbol" w:hAnsi="Segoe UI Symbol" w:cs="Segoe UI Symbol"/>
          <w:sz w:val="21"/>
          <w:szCs w:val="21"/>
        </w:rPr>
        <w:t>✅</w:t>
      </w:r>
      <w:r w:rsidRPr="005204B8">
        <w:rPr>
          <w:rFonts w:asciiTheme="minorHAnsi" w:hAnsiTheme="minorHAnsi" w:cstheme="minorHAnsi"/>
          <w:sz w:val="21"/>
          <w:szCs w:val="21"/>
        </w:rPr>
        <w:t xml:space="preserve"> Invalid body </w:t>
      </w:r>
      <w:r w:rsidRPr="005204B8">
        <w:rPr>
          <w:rStyle w:val="HTMLCode"/>
          <w:rFonts w:asciiTheme="minorHAnsi" w:hAnsiTheme="minorHAnsi" w:cstheme="minorHAnsi"/>
        </w:rPr>
        <w:t>{}</w:t>
      </w:r>
      <w:r w:rsidRPr="005204B8">
        <w:rPr>
          <w:rFonts w:asciiTheme="minorHAnsi" w:hAnsiTheme="minorHAnsi" w:cstheme="minorHAnsi"/>
          <w:sz w:val="21"/>
          <w:szCs w:val="21"/>
        </w:rPr>
        <w:t xml:space="preserve"> blocked at API Gateway</w:t>
      </w:r>
      <w:r w:rsidRPr="005204B8">
        <w:rPr>
          <w:rFonts w:asciiTheme="minorHAnsi" w:hAnsiTheme="minorHAnsi" w:cstheme="minorHAnsi"/>
          <w:sz w:val="21"/>
          <w:szCs w:val="21"/>
        </w:rPr>
        <w:br/>
      </w:r>
      <w:r w:rsidRPr="005204B8">
        <w:rPr>
          <w:rFonts w:ascii="Segoe UI Symbol" w:hAnsi="Segoe UI Symbol" w:cs="Segoe UI Symbol"/>
          <w:sz w:val="21"/>
          <w:szCs w:val="21"/>
        </w:rPr>
        <w:t>✅</w:t>
      </w:r>
      <w:r w:rsidRPr="005204B8">
        <w:rPr>
          <w:rFonts w:asciiTheme="minorHAnsi" w:hAnsiTheme="minorHAnsi" w:cstheme="minorHAnsi"/>
          <w:sz w:val="21"/>
          <w:szCs w:val="21"/>
        </w:rPr>
        <w:t xml:space="preserve"> API key required enabled</w:t>
      </w:r>
      <w:r w:rsidRPr="005204B8">
        <w:rPr>
          <w:rFonts w:asciiTheme="minorHAnsi" w:hAnsiTheme="minorHAnsi" w:cstheme="minorHAnsi"/>
          <w:sz w:val="21"/>
          <w:szCs w:val="21"/>
        </w:rPr>
        <w:br/>
      </w:r>
      <w:r w:rsidRPr="005204B8">
        <w:rPr>
          <w:rFonts w:ascii="Segoe UI Symbol" w:hAnsi="Segoe UI Symbol" w:cs="Segoe UI Symbol"/>
          <w:sz w:val="21"/>
          <w:szCs w:val="21"/>
        </w:rPr>
        <w:t>✅</w:t>
      </w:r>
      <w:r w:rsidRPr="005204B8">
        <w:rPr>
          <w:rFonts w:asciiTheme="minorHAnsi" w:hAnsiTheme="minorHAnsi" w:cstheme="minorHAnsi"/>
          <w:sz w:val="21"/>
          <w:szCs w:val="21"/>
        </w:rPr>
        <w:t xml:space="preserve"> Usage plan created</w:t>
      </w:r>
      <w:r w:rsidRPr="005204B8">
        <w:rPr>
          <w:rFonts w:asciiTheme="minorHAnsi" w:hAnsiTheme="minorHAnsi" w:cstheme="minorHAnsi"/>
          <w:sz w:val="21"/>
          <w:szCs w:val="21"/>
        </w:rPr>
        <w:br/>
      </w:r>
      <w:r w:rsidRPr="005204B8">
        <w:rPr>
          <w:rFonts w:ascii="Segoe UI Symbol" w:hAnsi="Segoe UI Symbol" w:cs="Segoe UI Symbol"/>
          <w:sz w:val="21"/>
          <w:szCs w:val="21"/>
        </w:rPr>
        <w:t>✅</w:t>
      </w:r>
      <w:r w:rsidRPr="005204B8">
        <w:rPr>
          <w:rFonts w:asciiTheme="minorHAnsi" w:hAnsiTheme="minorHAnsi" w:cstheme="minorHAnsi"/>
          <w:sz w:val="21"/>
          <w:szCs w:val="21"/>
        </w:rPr>
        <w:t xml:space="preserve"> API key validation tested</w:t>
      </w:r>
      <w:r w:rsidRPr="005204B8">
        <w:rPr>
          <w:rFonts w:asciiTheme="minorHAnsi" w:hAnsiTheme="minorHAnsi" w:cstheme="minorHAnsi"/>
          <w:sz w:val="21"/>
          <w:szCs w:val="21"/>
        </w:rPr>
        <w:br/>
      </w:r>
      <w:r w:rsidRPr="005204B8">
        <w:rPr>
          <w:rFonts w:ascii="Segoe UI Symbol" w:hAnsi="Segoe UI Symbol" w:cs="Segoe UI Symbol"/>
          <w:sz w:val="21"/>
          <w:szCs w:val="21"/>
        </w:rPr>
        <w:lastRenderedPageBreak/>
        <w:t>✅</w:t>
      </w:r>
      <w:r w:rsidRPr="005204B8">
        <w:rPr>
          <w:rFonts w:asciiTheme="minorHAnsi" w:hAnsiTheme="minorHAnsi" w:cstheme="minorHAnsi"/>
          <w:sz w:val="21"/>
          <w:szCs w:val="21"/>
        </w:rPr>
        <w:t xml:space="preserve"> Exposed API key deleted</w:t>
      </w:r>
      <w:r w:rsidRPr="005204B8">
        <w:rPr>
          <w:rFonts w:asciiTheme="minorHAnsi" w:hAnsiTheme="minorHAnsi" w:cstheme="minorHAnsi"/>
          <w:sz w:val="21"/>
          <w:szCs w:val="21"/>
        </w:rPr>
        <w:br/>
      </w:r>
      <w:r w:rsidRPr="005204B8">
        <w:rPr>
          <w:rFonts w:ascii="Segoe UI Symbol" w:hAnsi="Segoe UI Symbol" w:cs="Segoe UI Symbol"/>
          <w:sz w:val="21"/>
          <w:szCs w:val="21"/>
        </w:rPr>
        <w:t>✅</w:t>
      </w:r>
      <w:r w:rsidRPr="005204B8">
        <w:rPr>
          <w:rFonts w:asciiTheme="minorHAnsi" w:hAnsiTheme="minorHAnsi" w:cstheme="minorHAnsi"/>
          <w:sz w:val="21"/>
          <w:szCs w:val="21"/>
        </w:rPr>
        <w:t xml:space="preserve"> Lambda config moved to environment variables</w:t>
      </w:r>
      <w:r w:rsidRPr="005204B8">
        <w:rPr>
          <w:rFonts w:asciiTheme="minorHAnsi" w:hAnsiTheme="minorHAnsi" w:cstheme="minorHAnsi"/>
          <w:sz w:val="21"/>
          <w:szCs w:val="21"/>
        </w:rPr>
        <w:br/>
      </w:r>
      <w:r w:rsidRPr="005204B8">
        <w:rPr>
          <w:rFonts w:ascii="Segoe UI Symbol" w:hAnsi="Segoe UI Symbol" w:cs="Segoe UI Symbol"/>
          <w:sz w:val="21"/>
          <w:szCs w:val="21"/>
        </w:rPr>
        <w:t>✅</w:t>
      </w:r>
      <w:r w:rsidRPr="005204B8">
        <w:rPr>
          <w:rFonts w:asciiTheme="minorHAnsi" w:hAnsiTheme="minorHAnsi" w:cstheme="minorHAnsi"/>
          <w:sz w:val="21"/>
          <w:szCs w:val="21"/>
        </w:rPr>
        <w:t xml:space="preserve"> Lambda env-var test successful</w:t>
      </w:r>
    </w:p>
    <w:p w:rsidR="000436BE" w:rsidRPr="005204B8" w:rsidRDefault="000436BE" w:rsidP="0052188A">
      <w:pPr>
        <w:pStyle w:val="NormalWeb"/>
        <w:spacing w:line="300" w:lineRule="atLeast"/>
        <w:rPr>
          <w:rFonts w:asciiTheme="minorHAnsi" w:hAnsiTheme="minorHAnsi" w:cstheme="minorHAnsi"/>
          <w:sz w:val="21"/>
          <w:szCs w:val="21"/>
        </w:rPr>
      </w:pPr>
    </w:p>
    <w:p w:rsidR="000436BE" w:rsidRPr="005204B8" w:rsidRDefault="000436BE" w:rsidP="000436BE">
      <w:pPr>
        <w:pStyle w:val="Heading2"/>
        <w:spacing w:line="300" w:lineRule="atLeast"/>
        <w:rPr>
          <w:rFonts w:asciiTheme="minorHAnsi" w:hAnsiTheme="minorHAnsi" w:cstheme="minorHAnsi"/>
        </w:rPr>
      </w:pPr>
      <w:r w:rsidRPr="005204B8">
        <w:rPr>
          <w:rFonts w:asciiTheme="minorHAnsi" w:hAnsiTheme="minorHAnsi" w:cstheme="minorHAnsi"/>
        </w:rPr>
        <w:t>Phase Goal: Cognito/JWT Auth Flow</w:t>
      </w:r>
    </w:p>
    <w:p w:rsidR="000436BE" w:rsidRPr="005204B8" w:rsidRDefault="000436BE" w:rsidP="000436BE">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User signs in</w:t>
      </w:r>
    </w:p>
    <w:p w:rsidR="000436BE" w:rsidRPr="005204B8" w:rsidRDefault="000436BE" w:rsidP="000436BE">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   ↓</w:t>
      </w:r>
    </w:p>
    <w:p w:rsidR="000436BE" w:rsidRPr="005204B8" w:rsidRDefault="000436BE" w:rsidP="000436BE">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Amazon Cognito issues JWT token</w:t>
      </w:r>
    </w:p>
    <w:p w:rsidR="000436BE" w:rsidRPr="005204B8" w:rsidRDefault="000436BE" w:rsidP="000436BE">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   ↓</w:t>
      </w:r>
    </w:p>
    <w:p w:rsidR="000436BE" w:rsidRPr="005204B8" w:rsidRDefault="000436BE" w:rsidP="000436BE">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Client calls API Gateway with Authorization header</w:t>
      </w:r>
    </w:p>
    <w:p w:rsidR="000436BE" w:rsidRPr="005204B8" w:rsidRDefault="000436BE" w:rsidP="000436BE">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   ↓</w:t>
      </w:r>
    </w:p>
    <w:p w:rsidR="000436BE" w:rsidRPr="005204B8" w:rsidRDefault="000436BE" w:rsidP="000436BE">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API Gateway Cognito Authorizer validates token</w:t>
      </w:r>
    </w:p>
    <w:p w:rsidR="000436BE" w:rsidRPr="005204B8" w:rsidRDefault="000436BE" w:rsidP="000436BE">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   ↓</w:t>
      </w:r>
    </w:p>
    <w:p w:rsidR="000436BE" w:rsidRPr="005204B8" w:rsidRDefault="000436BE" w:rsidP="000436BE">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API Gateway invokes Lambda</w:t>
      </w:r>
    </w:p>
    <w:p w:rsidR="000436BE" w:rsidRPr="005204B8" w:rsidRDefault="000436BE" w:rsidP="000436BE">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   ↓</w:t>
      </w:r>
    </w:p>
    <w:p w:rsidR="000436BE" w:rsidRPr="005204B8" w:rsidRDefault="000436BE" w:rsidP="000436BE">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Lambda calls Bedrock Claude</w:t>
      </w:r>
    </w:p>
    <w:p w:rsidR="00A71008" w:rsidRPr="005204B8" w:rsidRDefault="00A71008" w:rsidP="000436BE">
      <w:pPr>
        <w:spacing w:after="0" w:line="240" w:lineRule="auto"/>
        <w:rPr>
          <w:rFonts w:eastAsia="Times New Roman" w:cstheme="minorHAnsi"/>
          <w:sz w:val="24"/>
          <w:szCs w:val="24"/>
          <w:lang w:eastAsia="en-IN"/>
        </w:rPr>
      </w:pPr>
    </w:p>
    <w:p w:rsidR="00843F8D" w:rsidRPr="005204B8" w:rsidRDefault="00A71008" w:rsidP="00A71008">
      <w:pPr>
        <w:spacing w:after="0" w:line="300" w:lineRule="atLeast"/>
        <w:rPr>
          <w:rFonts w:eastAsia="Times New Roman" w:cstheme="minorHAnsi"/>
          <w:sz w:val="21"/>
          <w:szCs w:val="21"/>
          <w:lang w:eastAsia="en-IN"/>
        </w:rPr>
      </w:pPr>
      <w:r w:rsidRPr="005204B8">
        <w:rPr>
          <w:rFonts w:eastAsia="Times New Roman" w:cstheme="minorHAnsi"/>
          <w:sz w:val="21"/>
          <w:szCs w:val="21"/>
          <w:lang w:eastAsia="en-IN"/>
        </w:rPr>
        <w:t xml:space="preserve">AWS docs ke according REST API me Cognito user pool authorizer banakar selected API methods par attach karna hota hai, aur API deploy/redeploy karna hota hai. Client ko sign-in ke baad identity/access token </w:t>
      </w:r>
      <w:r w:rsidRPr="005204B8">
        <w:rPr>
          <w:rFonts w:eastAsia="Times New Roman" w:cstheme="minorHAnsi"/>
          <w:sz w:val="20"/>
          <w:szCs w:val="20"/>
          <w:lang w:eastAsia="en-IN"/>
        </w:rPr>
        <w:t>Authorization</w:t>
      </w:r>
      <w:r w:rsidRPr="005204B8">
        <w:rPr>
          <w:rFonts w:eastAsia="Times New Roman" w:cstheme="minorHAnsi"/>
          <w:sz w:val="21"/>
          <w:szCs w:val="21"/>
          <w:lang w:eastAsia="en-IN"/>
        </w:rPr>
        <w:t xml:space="preserve"> header me pass karna hota hai.</w:t>
      </w:r>
    </w:p>
    <w:p w:rsidR="00843F8D" w:rsidRPr="005204B8" w:rsidRDefault="00843F8D" w:rsidP="00843F8D">
      <w:pPr>
        <w:spacing w:after="0" w:line="300" w:lineRule="atLeast"/>
        <w:rPr>
          <w:rFonts w:eastAsia="Times New Roman" w:cstheme="minorHAnsi"/>
          <w:sz w:val="21"/>
          <w:szCs w:val="21"/>
          <w:lang w:eastAsia="en-IN"/>
        </w:rPr>
      </w:pPr>
      <w:r w:rsidRPr="005204B8">
        <w:rPr>
          <w:rFonts w:eastAsia="Times New Roman" w:cstheme="minorHAnsi"/>
          <w:sz w:val="21"/>
          <w:szCs w:val="21"/>
          <w:lang w:eastAsia="en-IN"/>
        </w:rPr>
        <w:t xml:space="preserve">API Gateway REST API me Cognito User Pool authorizer use karne ke liye pehle User Pool create karna hota hai, phir API Gateway me Cognito authorizer create karke method par attach karna hota hai. Client sign-in ke baad token </w:t>
      </w:r>
      <w:r w:rsidRPr="005204B8">
        <w:rPr>
          <w:rFonts w:eastAsia="Times New Roman" w:cstheme="minorHAnsi"/>
          <w:sz w:val="20"/>
          <w:szCs w:val="20"/>
          <w:lang w:eastAsia="en-IN"/>
        </w:rPr>
        <w:t>Authorization</w:t>
      </w:r>
      <w:r w:rsidRPr="005204B8">
        <w:rPr>
          <w:rFonts w:eastAsia="Times New Roman" w:cstheme="minorHAnsi"/>
          <w:sz w:val="21"/>
          <w:szCs w:val="21"/>
          <w:lang w:eastAsia="en-IN"/>
        </w:rPr>
        <w:t xml:space="preserve"> header me bhejta hai.</w:t>
      </w:r>
    </w:p>
    <w:p w:rsidR="00A71008" w:rsidRPr="005204B8" w:rsidRDefault="00843F8D" w:rsidP="00A71008">
      <w:pPr>
        <w:spacing w:after="0" w:line="300" w:lineRule="atLeast"/>
        <w:rPr>
          <w:rFonts w:eastAsia="Times New Roman" w:cstheme="minorHAnsi"/>
          <w:sz w:val="21"/>
          <w:szCs w:val="21"/>
          <w:lang w:eastAsia="en-IN"/>
        </w:rPr>
      </w:pPr>
      <w:r w:rsidRPr="005204B8">
        <w:rPr>
          <w:rFonts w:eastAsia="Times New Roman" w:cstheme="minorHAnsi"/>
          <w:sz w:val="21"/>
          <w:szCs w:val="21"/>
          <w:lang w:eastAsia="en-IN"/>
        </w:rPr>
        <w:t xml:space="preserve"> </w:t>
      </w:r>
    </w:p>
    <w:p w:rsidR="008606C1" w:rsidRPr="005204B8" w:rsidRDefault="008606C1" w:rsidP="008606C1">
      <w:pPr>
        <w:pStyle w:val="Heading2"/>
        <w:spacing w:line="300" w:lineRule="atLeast"/>
        <w:rPr>
          <w:rFonts w:asciiTheme="minorHAnsi" w:hAnsiTheme="minorHAnsi" w:cstheme="minorHAnsi"/>
        </w:rPr>
      </w:pPr>
      <w:r w:rsidRPr="005204B8">
        <w:rPr>
          <w:rFonts w:asciiTheme="minorHAnsi" w:hAnsiTheme="minorHAnsi" w:cstheme="minorHAnsi"/>
        </w:rPr>
        <w:t>Important: API Key vs Cognito Auth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3"/>
        <w:gridCol w:w="4183"/>
      </w:tblGrid>
      <w:tr w:rsidR="008606C1" w:rsidRPr="005204B8" w:rsidTr="008606C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8606C1" w:rsidRPr="005204B8" w:rsidRDefault="008606C1" w:rsidP="008606C1">
            <w:pPr>
              <w:pStyle w:val="NormalWeb"/>
              <w:spacing w:line="300" w:lineRule="atLeast"/>
              <w:rPr>
                <w:rFonts w:asciiTheme="minorHAnsi" w:hAnsiTheme="minorHAnsi" w:cstheme="minorHAnsi"/>
                <w:b/>
                <w:bCs/>
                <w:sz w:val="21"/>
                <w:szCs w:val="21"/>
              </w:rPr>
            </w:pPr>
            <w:r w:rsidRPr="005204B8">
              <w:rPr>
                <w:rFonts w:asciiTheme="minorHAnsi" w:hAnsiTheme="minorHAnsi" w:cstheme="minorHAnsi"/>
                <w:b/>
                <w:bCs/>
                <w:sz w:val="21"/>
                <w:szCs w:val="21"/>
              </w:rPr>
              <w:t>Control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8606C1" w:rsidRPr="005204B8" w:rsidRDefault="008606C1" w:rsidP="008606C1">
            <w:pPr>
              <w:pStyle w:val="NormalWeb"/>
              <w:spacing w:line="300" w:lineRule="atLeast"/>
              <w:rPr>
                <w:rFonts w:asciiTheme="minorHAnsi" w:hAnsiTheme="minorHAnsi" w:cstheme="minorHAnsi"/>
                <w:b/>
                <w:bCs/>
                <w:sz w:val="21"/>
                <w:szCs w:val="21"/>
              </w:rPr>
            </w:pPr>
            <w:r w:rsidRPr="005204B8">
              <w:rPr>
                <w:rFonts w:asciiTheme="minorHAnsi" w:hAnsiTheme="minorHAnsi" w:cstheme="minorHAnsi"/>
                <w:b/>
                <w:bCs/>
                <w:sz w:val="21"/>
                <w:szCs w:val="21"/>
              </w:rPr>
              <w:t>Purpose</w:t>
            </w:r>
          </w:p>
        </w:tc>
      </w:tr>
      <w:tr w:rsidR="008606C1" w:rsidRPr="005204B8" w:rsidTr="008606C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8606C1" w:rsidRPr="005204B8" w:rsidRDefault="008606C1" w:rsidP="008606C1">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API Key</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8606C1" w:rsidRPr="005204B8" w:rsidRDefault="008606C1" w:rsidP="008606C1">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Client/app-level usage control, quota, throttling</w:t>
            </w:r>
          </w:p>
        </w:tc>
      </w:tr>
      <w:tr w:rsidR="008606C1" w:rsidRPr="005204B8" w:rsidTr="008606C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8606C1" w:rsidRPr="005204B8" w:rsidRDefault="008606C1" w:rsidP="008606C1">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Cognito/JWT</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8606C1" w:rsidRPr="005204B8" w:rsidRDefault="008606C1" w:rsidP="008606C1">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Real user authentication</w:t>
            </w:r>
          </w:p>
        </w:tc>
      </w:tr>
      <w:tr w:rsidR="008606C1" w:rsidRPr="005204B8" w:rsidTr="008606C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8606C1" w:rsidRPr="005204B8" w:rsidRDefault="008606C1" w:rsidP="008606C1">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Lambda validation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8606C1" w:rsidRPr="005204B8" w:rsidRDefault="008606C1" w:rsidP="008606C1">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Business rules, role checks, request checks</w:t>
            </w:r>
          </w:p>
        </w:tc>
      </w:tr>
    </w:tbl>
    <w:p w:rsidR="0083470C" w:rsidRPr="005204B8" w:rsidRDefault="0083470C" w:rsidP="0083470C">
      <w:pPr>
        <w:pStyle w:val="Heading1"/>
        <w:spacing w:line="300" w:lineRule="atLeast"/>
        <w:rPr>
          <w:rFonts w:asciiTheme="minorHAnsi" w:hAnsiTheme="minorHAnsi" w:cstheme="minorHAnsi"/>
        </w:rPr>
      </w:pPr>
      <w:r w:rsidRPr="005204B8">
        <w:rPr>
          <w:rFonts w:asciiTheme="minorHAnsi" w:hAnsiTheme="minorHAnsi" w:cstheme="minorHAnsi"/>
        </w:rPr>
        <w:t>Final flow yaad rakho</w:t>
      </w:r>
    </w:p>
    <w:p w:rsidR="0083470C" w:rsidRPr="005204B8" w:rsidRDefault="0083470C" w:rsidP="0083470C">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1. User opens React app</w:t>
      </w:r>
    </w:p>
    <w:p w:rsidR="0083470C" w:rsidRPr="005204B8" w:rsidRDefault="0083470C" w:rsidP="0083470C">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2. User clicks Login</w:t>
      </w:r>
    </w:p>
    <w:p w:rsidR="0083470C" w:rsidRPr="005204B8" w:rsidRDefault="0083470C" w:rsidP="0083470C">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3. Browser redirects to Cognito login page</w:t>
      </w:r>
    </w:p>
    <w:p w:rsidR="0083470C" w:rsidRPr="005204B8" w:rsidRDefault="0083470C" w:rsidP="0083470C">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4. Cognito authenticates user</w:t>
      </w:r>
    </w:p>
    <w:p w:rsidR="0083470C" w:rsidRPr="005204B8" w:rsidRDefault="0083470C" w:rsidP="0083470C">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5. Cognito redirects back to React return URL</w:t>
      </w:r>
    </w:p>
    <w:p w:rsidR="0083470C" w:rsidRPr="005204B8" w:rsidRDefault="0083470C" w:rsidP="0083470C">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6. React app stores token/session</w:t>
      </w:r>
    </w:p>
    <w:p w:rsidR="0083470C" w:rsidRPr="005204B8" w:rsidRDefault="0083470C" w:rsidP="0083470C">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7. User sends chat message</w:t>
      </w:r>
    </w:p>
    <w:p w:rsidR="0083470C" w:rsidRPr="005204B8" w:rsidRDefault="0083470C" w:rsidP="0083470C">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8. React calls API Gateway with Authorization: Bearer token</w:t>
      </w:r>
    </w:p>
    <w:p w:rsidR="0083470C" w:rsidRPr="005204B8" w:rsidRDefault="0083470C" w:rsidP="0083470C">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9. API Gateway validates token using Cognito Authorizer</w:t>
      </w:r>
    </w:p>
    <w:p w:rsidR="0083470C" w:rsidRPr="005204B8" w:rsidRDefault="0083470C" w:rsidP="0083470C">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10. If valid, Lambda is invoked</w:t>
      </w:r>
    </w:p>
    <w:p w:rsidR="0083470C" w:rsidRPr="005204B8" w:rsidRDefault="0083470C" w:rsidP="0083470C">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11. Lambda calls Bedrock Claude</w:t>
      </w:r>
    </w:p>
    <w:p w:rsidR="0083470C" w:rsidRPr="005204B8" w:rsidRDefault="0083470C" w:rsidP="0083470C">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12. Response returns to React chatbot</w:t>
      </w:r>
    </w:p>
    <w:p w:rsidR="00461A2E" w:rsidRPr="005204B8" w:rsidRDefault="00461A2E" w:rsidP="0083470C">
      <w:pPr>
        <w:spacing w:after="0" w:line="240" w:lineRule="auto"/>
        <w:rPr>
          <w:rFonts w:eastAsia="Times New Roman" w:cstheme="minorHAnsi"/>
          <w:sz w:val="24"/>
          <w:szCs w:val="24"/>
          <w:lang w:eastAsia="en-IN"/>
        </w:rPr>
      </w:pPr>
    </w:p>
    <w:p w:rsidR="00461A2E" w:rsidRPr="005204B8" w:rsidRDefault="00461A2E" w:rsidP="0083470C">
      <w:pPr>
        <w:spacing w:after="0" w:line="240" w:lineRule="auto"/>
        <w:rPr>
          <w:rFonts w:eastAsia="Times New Roman" w:cstheme="minorHAnsi"/>
          <w:sz w:val="24"/>
          <w:szCs w:val="24"/>
          <w:lang w:eastAsia="en-IN"/>
        </w:rPr>
      </w:pPr>
      <w:r w:rsidRPr="005204B8">
        <w:rPr>
          <w:rFonts w:cstheme="minorHAnsi"/>
          <w:noProof/>
          <w:lang w:eastAsia="en-IN"/>
        </w:rPr>
        <w:lastRenderedPageBreak/>
        <w:drawing>
          <wp:inline distT="0" distB="0" distL="0" distR="0">
            <wp:extent cx="6465570" cy="3636883"/>
            <wp:effectExtent l="0" t="0" r="0" b="1905"/>
            <wp:docPr id="29" name="Picture 29" descr="C:\Users\prashant.saxena\AppData\Local\Microsoft\Windows\INetCache\Content.MSO\BA27494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rashant.saxena\AppData\Local\Microsoft\Windows\INetCache\Content.MSO\BA274948.tmp"/>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465570" cy="3636883"/>
                    </a:xfrm>
                    <a:prstGeom prst="rect">
                      <a:avLst/>
                    </a:prstGeom>
                    <a:noFill/>
                    <a:ln>
                      <a:noFill/>
                    </a:ln>
                  </pic:spPr>
                </pic:pic>
              </a:graphicData>
            </a:graphic>
          </wp:inline>
        </w:drawing>
      </w:r>
    </w:p>
    <w:p w:rsidR="00461A2E" w:rsidRPr="005204B8" w:rsidRDefault="00461A2E" w:rsidP="0083470C">
      <w:pPr>
        <w:spacing w:after="0" w:line="240" w:lineRule="auto"/>
        <w:rPr>
          <w:rFonts w:eastAsia="Times New Roman" w:cstheme="minorHAnsi"/>
          <w:sz w:val="24"/>
          <w:szCs w:val="24"/>
          <w:lang w:eastAsia="en-IN"/>
        </w:rPr>
      </w:pPr>
    </w:p>
    <w:p w:rsidR="00461A2E" w:rsidRPr="005204B8" w:rsidRDefault="00461A2E" w:rsidP="0083470C">
      <w:pPr>
        <w:spacing w:after="0" w:line="240" w:lineRule="auto"/>
        <w:rPr>
          <w:rFonts w:eastAsia="Times New Roman" w:cstheme="minorHAnsi"/>
          <w:sz w:val="24"/>
          <w:szCs w:val="24"/>
          <w:lang w:eastAsia="en-IN"/>
        </w:rPr>
      </w:pPr>
      <w:r w:rsidRPr="005204B8">
        <w:rPr>
          <w:rFonts w:cstheme="minorHAnsi"/>
          <w:noProof/>
          <w:lang w:eastAsia="en-IN"/>
        </w:rPr>
        <w:drawing>
          <wp:inline distT="0" distB="0" distL="0" distR="0">
            <wp:extent cx="6465570" cy="3636883"/>
            <wp:effectExtent l="0" t="0" r="0" b="1905"/>
            <wp:docPr id="28" name="Picture 28" descr="C:\Users\prashant.saxena\AppData\Local\Microsoft\Windows\INetCache\Content.MSO\B85363A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rashant.saxena\AppData\Local\Microsoft\Windows\INetCache\Content.MSO\B85363AA.tmp"/>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465570" cy="3636883"/>
                    </a:xfrm>
                    <a:prstGeom prst="rect">
                      <a:avLst/>
                    </a:prstGeom>
                    <a:noFill/>
                    <a:ln>
                      <a:noFill/>
                    </a:ln>
                  </pic:spPr>
                </pic:pic>
              </a:graphicData>
            </a:graphic>
          </wp:inline>
        </w:drawing>
      </w:r>
    </w:p>
    <w:p w:rsidR="0083470C" w:rsidRPr="005204B8" w:rsidRDefault="00461A2E" w:rsidP="0052188A">
      <w:pPr>
        <w:pStyle w:val="NormalWeb"/>
        <w:spacing w:line="300" w:lineRule="atLeast"/>
        <w:rPr>
          <w:rFonts w:asciiTheme="minorHAnsi" w:hAnsiTheme="minorHAnsi" w:cstheme="minorHAnsi"/>
          <w:sz w:val="21"/>
          <w:szCs w:val="21"/>
        </w:rPr>
      </w:pPr>
      <w:r w:rsidRPr="005204B8">
        <w:rPr>
          <w:rFonts w:asciiTheme="minorHAnsi" w:hAnsiTheme="minorHAnsi" w:cstheme="minorHAnsi"/>
          <w:noProof/>
        </w:rPr>
        <w:lastRenderedPageBreak/>
        <w:drawing>
          <wp:inline distT="0" distB="0" distL="0" distR="0" wp14:anchorId="4ADE398F" wp14:editId="552E60DF">
            <wp:extent cx="6465570" cy="3636645"/>
            <wp:effectExtent l="0" t="0" r="0" b="190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465570" cy="3636645"/>
                    </a:xfrm>
                    <a:prstGeom prst="rect">
                      <a:avLst/>
                    </a:prstGeom>
                  </pic:spPr>
                </pic:pic>
              </a:graphicData>
            </a:graphic>
          </wp:inline>
        </w:drawing>
      </w:r>
    </w:p>
    <w:p w:rsidR="008E4185" w:rsidRPr="005204B8" w:rsidRDefault="008E4185" w:rsidP="008E4185">
      <w:pPr>
        <w:pStyle w:val="Heading1"/>
        <w:spacing w:line="300" w:lineRule="atLeast"/>
        <w:rPr>
          <w:rFonts w:asciiTheme="minorHAnsi" w:hAnsiTheme="minorHAnsi" w:cstheme="minorHAnsi"/>
        </w:rPr>
      </w:pPr>
      <w:r w:rsidRPr="005204B8">
        <w:rPr>
          <w:rFonts w:asciiTheme="minorHAnsi" w:hAnsiTheme="minorHAnsi" w:cstheme="minorHAnsi"/>
        </w:rPr>
        <w:t>Authorizer hota kya hai?</w:t>
      </w:r>
    </w:p>
    <w:p w:rsidR="008E4185" w:rsidRPr="005204B8" w:rsidRDefault="008E4185" w:rsidP="008E4185">
      <w:pPr>
        <w:pStyle w:val="NormalWeb"/>
        <w:spacing w:line="300" w:lineRule="atLeast"/>
        <w:rPr>
          <w:rFonts w:asciiTheme="minorHAnsi" w:hAnsiTheme="minorHAnsi" w:cstheme="minorHAnsi"/>
          <w:sz w:val="21"/>
          <w:szCs w:val="21"/>
        </w:rPr>
      </w:pPr>
      <w:r w:rsidRPr="005204B8">
        <w:rPr>
          <w:rStyle w:val="Strong"/>
          <w:rFonts w:asciiTheme="minorHAnsi" w:hAnsiTheme="minorHAnsi" w:cstheme="minorHAnsi"/>
          <w:sz w:val="21"/>
          <w:szCs w:val="21"/>
        </w:rPr>
        <w:t>Authorizer API Gateway ka security checker hota hai.</w:t>
      </w:r>
    </w:p>
    <w:p w:rsidR="008E4185" w:rsidRPr="005204B8" w:rsidRDefault="008E4185" w:rsidP="008E4185">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API Gateway = building ka main gate</w:t>
      </w:r>
    </w:p>
    <w:p w:rsidR="008E4185" w:rsidRPr="005204B8" w:rsidRDefault="008E4185" w:rsidP="008E4185">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Authorizer = security guard at the gate</w:t>
      </w:r>
    </w:p>
    <w:p w:rsidR="008E4185" w:rsidRPr="005204B8" w:rsidRDefault="008E4185" w:rsidP="008E4185">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Lambda = andar ka actual office/team</w:t>
      </w:r>
    </w:p>
    <w:p w:rsidR="008E4185" w:rsidRPr="005204B8" w:rsidRDefault="008E4185" w:rsidP="008E4185">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Bedrock = specialist/AI engine</w:t>
      </w:r>
    </w:p>
    <w:p w:rsidR="008E4185" w:rsidRPr="005204B8" w:rsidRDefault="008E4185" w:rsidP="008E4185">
      <w:pPr>
        <w:spacing w:after="0" w:line="240" w:lineRule="auto"/>
        <w:rPr>
          <w:rFonts w:eastAsia="Times New Roman" w:cstheme="minorHAnsi"/>
          <w:sz w:val="24"/>
          <w:szCs w:val="24"/>
          <w:lang w:eastAsia="en-IN"/>
        </w:rPr>
      </w:pPr>
    </w:p>
    <w:p w:rsidR="008E4185" w:rsidRPr="005204B8" w:rsidRDefault="008E4185" w:rsidP="008E4185">
      <w:pPr>
        <w:rPr>
          <w:rFonts w:eastAsia="Times New Roman" w:cstheme="minorHAnsi"/>
          <w:sz w:val="21"/>
          <w:szCs w:val="21"/>
          <w:lang w:eastAsia="en-IN"/>
        </w:rPr>
      </w:pPr>
      <w:r w:rsidRPr="005204B8">
        <w:rPr>
          <w:rFonts w:eastAsia="Times New Roman" w:cstheme="minorHAnsi"/>
          <w:sz w:val="21"/>
          <w:szCs w:val="21"/>
          <w:lang w:eastAsia="en-IN"/>
        </w:rPr>
        <w:t>Cognito Authorizer ka kaam hai: Authorization header me jo JWT token aayega, usko Cognito User Pool ke against validate karna.</w:t>
      </w:r>
    </w:p>
    <w:p w:rsidR="008E4185" w:rsidRPr="005204B8" w:rsidRDefault="008E4185" w:rsidP="008E4185">
      <w:pPr>
        <w:spacing w:before="100" w:beforeAutospacing="1" w:after="100" w:afterAutospacing="1" w:line="300" w:lineRule="atLeast"/>
        <w:rPr>
          <w:rFonts w:eastAsia="Times New Roman" w:cstheme="minorHAnsi"/>
          <w:sz w:val="21"/>
          <w:szCs w:val="21"/>
          <w:lang w:eastAsia="en-IN"/>
        </w:rPr>
      </w:pPr>
    </w:p>
    <w:p w:rsidR="00A546CE" w:rsidRPr="005204B8" w:rsidRDefault="00A546CE" w:rsidP="00A546CE">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Real flow aisa hoga:</w:t>
      </w:r>
    </w:p>
    <w:p w:rsidR="00A546CE" w:rsidRPr="005204B8" w:rsidRDefault="00A546CE" w:rsidP="00A546CE">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1. User opens React chatbot page</w:t>
      </w:r>
    </w:p>
    <w:p w:rsidR="00A546CE" w:rsidRPr="005204B8" w:rsidRDefault="00A546CE" w:rsidP="00A546CE">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2. User clicks Login</w:t>
      </w:r>
    </w:p>
    <w:p w:rsidR="00A546CE" w:rsidRPr="005204B8" w:rsidRDefault="00A546CE" w:rsidP="00A546CE">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3. React redirects user to Cognito login page</w:t>
      </w:r>
    </w:p>
    <w:p w:rsidR="00A546CE" w:rsidRPr="005204B8" w:rsidRDefault="00A546CE" w:rsidP="00A546CE">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4. User enters email/password</w:t>
      </w:r>
    </w:p>
    <w:p w:rsidR="00A546CE" w:rsidRPr="005204B8" w:rsidRDefault="00A546CE" w:rsidP="00A546CE">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5. Cognito validates user</w:t>
      </w:r>
    </w:p>
    <w:p w:rsidR="00A546CE" w:rsidRPr="005204B8" w:rsidRDefault="00A546CE" w:rsidP="00A546CE">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6. Cognito returns JWT token to React app</w:t>
      </w:r>
    </w:p>
    <w:p w:rsidR="00A546CE" w:rsidRPr="005204B8" w:rsidRDefault="00A546CE" w:rsidP="00A546CE">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7. User types message in chatbot textbox</w:t>
      </w:r>
    </w:p>
    <w:p w:rsidR="00A546CE" w:rsidRPr="005204B8" w:rsidRDefault="00A546CE" w:rsidP="00A546CE">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8. User clicks Send</w:t>
      </w:r>
    </w:p>
    <w:p w:rsidR="00A546CE" w:rsidRPr="005204B8" w:rsidRDefault="00A546CE" w:rsidP="00A546CE">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9. React sends POST /chat request to API Gateway</w:t>
      </w:r>
    </w:p>
    <w:p w:rsidR="00A546CE" w:rsidRPr="005204B8" w:rsidRDefault="00A546CE" w:rsidP="00A546CE">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10. React includes JWT token in Authorization header</w:t>
      </w:r>
    </w:p>
    <w:p w:rsidR="00A546CE" w:rsidRPr="005204B8" w:rsidRDefault="00A546CE" w:rsidP="00A546CE">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11. API Gateway Cognito Authorizer validates token</w:t>
      </w:r>
    </w:p>
    <w:p w:rsidR="00A546CE" w:rsidRPr="005204B8" w:rsidRDefault="00A546CE" w:rsidP="00A546CE">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12. If token valid → Lambda invoked</w:t>
      </w:r>
    </w:p>
    <w:p w:rsidR="00A546CE" w:rsidRPr="005204B8" w:rsidRDefault="00A546CE" w:rsidP="00A546CE">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13. Lambda validates message</w:t>
      </w:r>
    </w:p>
    <w:p w:rsidR="00A546CE" w:rsidRPr="005204B8" w:rsidRDefault="00A546CE" w:rsidP="00A546CE">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14. Lambda calls Bedrock Claude</w:t>
      </w:r>
    </w:p>
    <w:p w:rsidR="00A546CE" w:rsidRPr="005204B8" w:rsidRDefault="00A546CE" w:rsidP="00A546CE">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15. Claude response returns to Lambda</w:t>
      </w:r>
    </w:p>
    <w:p w:rsidR="00A546CE" w:rsidRPr="005204B8" w:rsidRDefault="00A546CE" w:rsidP="00A546CE">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16. Lambda response returns to React UI</w:t>
      </w:r>
    </w:p>
    <w:p w:rsidR="00A546CE" w:rsidRPr="005204B8" w:rsidRDefault="00A546CE" w:rsidP="00A546CE">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17. Chatbot displays answer</w:t>
      </w:r>
    </w:p>
    <w:p w:rsidR="0052188A" w:rsidRPr="005204B8" w:rsidRDefault="00FB555B" w:rsidP="00C25828">
      <w:pPr>
        <w:spacing w:before="100" w:beforeAutospacing="1" w:after="100" w:afterAutospacing="1" w:line="300" w:lineRule="atLeast"/>
        <w:rPr>
          <w:rFonts w:cstheme="minorHAnsi"/>
          <w:sz w:val="21"/>
          <w:szCs w:val="21"/>
        </w:rPr>
      </w:pPr>
      <w:r w:rsidRPr="005204B8">
        <w:rPr>
          <w:rFonts w:cstheme="minorHAnsi"/>
          <w:noProof/>
          <w:lang w:eastAsia="en-IN"/>
        </w:rPr>
        <w:lastRenderedPageBreak/>
        <w:drawing>
          <wp:inline distT="0" distB="0" distL="0" distR="0" wp14:anchorId="2659972D" wp14:editId="4DE617D5">
            <wp:extent cx="6465570" cy="3636645"/>
            <wp:effectExtent l="0" t="0" r="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465570" cy="3636645"/>
                    </a:xfrm>
                    <a:prstGeom prst="rect">
                      <a:avLst/>
                    </a:prstGeom>
                  </pic:spPr>
                </pic:pic>
              </a:graphicData>
            </a:graphic>
          </wp:inline>
        </w:drawing>
      </w:r>
    </w:p>
    <w:p w:rsidR="00FB555B" w:rsidRPr="005204B8" w:rsidRDefault="00FB555B" w:rsidP="00FB555B">
      <w:pPr>
        <w:spacing w:after="0" w:line="300" w:lineRule="atLeast"/>
        <w:rPr>
          <w:rFonts w:eastAsia="Times New Roman" w:cstheme="minorHAnsi"/>
          <w:sz w:val="21"/>
          <w:szCs w:val="21"/>
          <w:lang w:eastAsia="en-IN"/>
        </w:rPr>
      </w:pPr>
      <w:r w:rsidRPr="005204B8">
        <w:rPr>
          <w:rFonts w:eastAsia="Times New Roman" w:cstheme="minorHAnsi"/>
          <w:sz w:val="21"/>
          <w:szCs w:val="21"/>
          <w:lang w:eastAsia="en-IN"/>
        </w:rPr>
        <w:t xml:space="preserve">For production, I don’t manually convert the dev Lambda into prod. I keep the application code same but deploy it into separate environments using CI/CD and IaC. Each environment has its own Lambda, API Gateway stage, Cognito user pool, DynamoDB table, IAM role, and environment variables. For example, dev Lambda writes to </w:t>
      </w:r>
      <w:r w:rsidRPr="005204B8">
        <w:rPr>
          <w:rFonts w:eastAsia="Times New Roman" w:cstheme="minorHAnsi"/>
          <w:sz w:val="20"/>
          <w:szCs w:val="20"/>
          <w:lang w:eastAsia="en-IN"/>
        </w:rPr>
        <w:t>EnterpriseGenAIChatHistoryDev</w:t>
      </w:r>
      <w:r w:rsidRPr="005204B8">
        <w:rPr>
          <w:rFonts w:eastAsia="Times New Roman" w:cstheme="minorHAnsi"/>
          <w:sz w:val="21"/>
          <w:szCs w:val="21"/>
          <w:lang w:eastAsia="en-IN"/>
        </w:rPr>
        <w:t xml:space="preserve">, while prod Lambda writes to </w:t>
      </w:r>
      <w:r w:rsidRPr="005204B8">
        <w:rPr>
          <w:rFonts w:eastAsia="Times New Roman" w:cstheme="minorHAnsi"/>
          <w:sz w:val="20"/>
          <w:szCs w:val="20"/>
          <w:lang w:eastAsia="en-IN"/>
        </w:rPr>
        <w:t>EnterpriseGenAIChatHistoryProd</w:t>
      </w:r>
      <w:r w:rsidRPr="005204B8">
        <w:rPr>
          <w:rFonts w:eastAsia="Times New Roman" w:cstheme="minorHAnsi"/>
          <w:sz w:val="21"/>
          <w:szCs w:val="21"/>
          <w:lang w:eastAsia="en-IN"/>
        </w:rPr>
        <w:t>. Model ID, max tokens, temperature, table name, and other runtime settings are injected as environment variables or managed through Parameter Store/AppConfig. Production also has stricter IAM, deletion protection, PITR, WAF, alarms, and controlled deployment approvals.</w:t>
      </w:r>
    </w:p>
    <w:p w:rsidR="00FB555B" w:rsidRPr="005204B8" w:rsidRDefault="00FB555B" w:rsidP="00C25828">
      <w:pPr>
        <w:spacing w:before="100" w:beforeAutospacing="1" w:after="100" w:afterAutospacing="1" w:line="300" w:lineRule="atLeast"/>
        <w:rPr>
          <w:rFonts w:cstheme="minorHAnsi"/>
          <w:sz w:val="21"/>
          <w:szCs w:val="21"/>
        </w:rPr>
      </w:pPr>
    </w:p>
    <w:p w:rsidR="00FB555B" w:rsidRPr="005204B8" w:rsidRDefault="00FD494C" w:rsidP="00C25828">
      <w:pPr>
        <w:spacing w:before="100" w:beforeAutospacing="1" w:after="100" w:afterAutospacing="1" w:line="300" w:lineRule="atLeast"/>
        <w:rPr>
          <w:rFonts w:cstheme="minorHAnsi"/>
          <w:sz w:val="21"/>
          <w:szCs w:val="21"/>
        </w:rPr>
      </w:pPr>
      <w:r w:rsidRPr="005204B8">
        <w:rPr>
          <w:rFonts w:cstheme="minorHAnsi"/>
          <w:noProof/>
          <w:lang w:eastAsia="en-IN"/>
        </w:rPr>
        <w:drawing>
          <wp:inline distT="0" distB="0" distL="0" distR="0" wp14:anchorId="4C30F6EF" wp14:editId="4829285C">
            <wp:extent cx="6465570" cy="3636645"/>
            <wp:effectExtent l="0" t="0" r="0" b="190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465570" cy="3636645"/>
                    </a:xfrm>
                    <a:prstGeom prst="rect">
                      <a:avLst/>
                    </a:prstGeom>
                  </pic:spPr>
                </pic:pic>
              </a:graphicData>
            </a:graphic>
          </wp:inline>
        </w:drawing>
      </w:r>
    </w:p>
    <w:p w:rsidR="00762037" w:rsidRPr="005204B8" w:rsidRDefault="00762037" w:rsidP="00C25828">
      <w:pPr>
        <w:spacing w:before="100" w:beforeAutospacing="1" w:after="100" w:afterAutospacing="1" w:line="300" w:lineRule="atLeast"/>
        <w:rPr>
          <w:rFonts w:cstheme="minorHAnsi"/>
          <w:sz w:val="21"/>
          <w:szCs w:val="21"/>
        </w:rPr>
      </w:pPr>
    </w:p>
    <w:p w:rsidR="00762037" w:rsidRPr="005204B8" w:rsidRDefault="00364000" w:rsidP="00C25828">
      <w:pPr>
        <w:spacing w:before="100" w:beforeAutospacing="1" w:after="100" w:afterAutospacing="1" w:line="300" w:lineRule="atLeast"/>
        <w:rPr>
          <w:rFonts w:cstheme="minorHAnsi"/>
          <w:sz w:val="21"/>
          <w:szCs w:val="21"/>
        </w:rPr>
      </w:pPr>
      <w:r w:rsidRPr="005204B8">
        <w:rPr>
          <w:rFonts w:cstheme="minorHAnsi"/>
          <w:noProof/>
          <w:lang w:eastAsia="en-IN"/>
        </w:rPr>
        <w:lastRenderedPageBreak/>
        <w:drawing>
          <wp:inline distT="0" distB="0" distL="0" distR="0" wp14:anchorId="616EE334" wp14:editId="0A54CC86">
            <wp:extent cx="6465570" cy="3636645"/>
            <wp:effectExtent l="0" t="0" r="0" b="190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465570" cy="3636645"/>
                    </a:xfrm>
                    <a:prstGeom prst="rect">
                      <a:avLst/>
                    </a:prstGeom>
                  </pic:spPr>
                </pic:pic>
              </a:graphicData>
            </a:graphic>
          </wp:inline>
        </w:drawing>
      </w:r>
    </w:p>
    <w:p w:rsidR="00364000" w:rsidRPr="005204B8" w:rsidRDefault="00364000" w:rsidP="00C25828">
      <w:pPr>
        <w:spacing w:before="100" w:beforeAutospacing="1" w:after="100" w:afterAutospacing="1" w:line="300" w:lineRule="atLeast"/>
        <w:rPr>
          <w:rFonts w:cstheme="minorHAnsi"/>
          <w:sz w:val="21"/>
          <w:szCs w:val="21"/>
        </w:rPr>
      </w:pPr>
      <w:r w:rsidRPr="005204B8">
        <w:rPr>
          <w:rFonts w:cstheme="minorHAnsi"/>
          <w:noProof/>
          <w:sz w:val="21"/>
          <w:szCs w:val="21"/>
          <w:lang w:eastAsia="en-IN"/>
        </w:rPr>
        <w:drawing>
          <wp:inline distT="0" distB="0" distL="0" distR="0">
            <wp:extent cx="6465570" cy="3636883"/>
            <wp:effectExtent l="0" t="0" r="0" b="1905"/>
            <wp:docPr id="32" name="Picture 32" descr="C:\Users\prashant.saxena\AppData\Local\Microsoft\Windows\INetCache\Content.MSO\5A05E06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rashant.saxena\AppData\Local\Microsoft\Windows\INetCache\Content.MSO\5A05E060.tmp"/>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465570" cy="3636883"/>
                    </a:xfrm>
                    <a:prstGeom prst="rect">
                      <a:avLst/>
                    </a:prstGeom>
                    <a:noFill/>
                    <a:ln>
                      <a:noFill/>
                    </a:ln>
                  </pic:spPr>
                </pic:pic>
              </a:graphicData>
            </a:graphic>
          </wp:inline>
        </w:drawing>
      </w:r>
    </w:p>
    <w:p w:rsidR="00FD36F3" w:rsidRPr="005204B8" w:rsidRDefault="00FD36F3" w:rsidP="00FD36F3">
      <w:pPr>
        <w:spacing w:after="0" w:line="300" w:lineRule="atLeast"/>
        <w:rPr>
          <w:rFonts w:eastAsia="Times New Roman" w:cstheme="minorHAnsi"/>
          <w:sz w:val="21"/>
          <w:szCs w:val="21"/>
          <w:lang w:eastAsia="en-IN"/>
        </w:rPr>
      </w:pPr>
      <w:r w:rsidRPr="005204B8">
        <w:rPr>
          <w:rFonts w:eastAsia="Times New Roman" w:cstheme="minorHAnsi"/>
          <w:sz w:val="21"/>
          <w:szCs w:val="21"/>
          <w:lang w:eastAsia="en-IN"/>
        </w:rPr>
        <w:t xml:space="preserve">“I implemented two API endpoints for the GenAI chatbot. </w:t>
      </w:r>
      <w:r w:rsidRPr="005204B8">
        <w:rPr>
          <w:rFonts w:eastAsia="Times New Roman" w:cstheme="minorHAnsi"/>
          <w:sz w:val="20"/>
          <w:szCs w:val="20"/>
          <w:lang w:eastAsia="en-IN"/>
        </w:rPr>
        <w:t>POST /chat</w:t>
      </w:r>
      <w:r w:rsidRPr="005204B8">
        <w:rPr>
          <w:rFonts w:eastAsia="Times New Roman" w:cstheme="minorHAnsi"/>
          <w:sz w:val="21"/>
          <w:szCs w:val="21"/>
          <w:lang w:eastAsia="en-IN"/>
        </w:rPr>
        <w:t xml:space="preserve"> invokes Amazon Bedrock Claude and stores the authenticated user’s prompt, response, token usage, and request metadata in DynamoDB. </w:t>
      </w:r>
      <w:r w:rsidRPr="005204B8">
        <w:rPr>
          <w:rFonts w:eastAsia="Times New Roman" w:cstheme="minorHAnsi"/>
          <w:sz w:val="20"/>
          <w:szCs w:val="20"/>
          <w:lang w:eastAsia="en-IN"/>
        </w:rPr>
        <w:t>GET /chat/history</w:t>
      </w:r>
      <w:r w:rsidRPr="005204B8">
        <w:rPr>
          <w:rFonts w:eastAsia="Times New Roman" w:cstheme="minorHAnsi"/>
          <w:sz w:val="21"/>
          <w:szCs w:val="21"/>
          <w:lang w:eastAsia="en-IN"/>
        </w:rPr>
        <w:t xml:space="preserve"> retrieves the logged-in user’s previous chats by reading the </w:t>
      </w:r>
      <w:r w:rsidRPr="005204B8">
        <w:rPr>
          <w:rFonts w:eastAsia="Times New Roman" w:cstheme="minorHAnsi"/>
          <w:sz w:val="20"/>
          <w:szCs w:val="20"/>
          <w:lang w:eastAsia="en-IN"/>
        </w:rPr>
        <w:t>userId</w:t>
      </w:r>
      <w:r w:rsidRPr="005204B8">
        <w:rPr>
          <w:rFonts w:eastAsia="Times New Roman" w:cstheme="minorHAnsi"/>
          <w:sz w:val="21"/>
          <w:szCs w:val="21"/>
          <w:lang w:eastAsia="en-IN"/>
        </w:rPr>
        <w:t xml:space="preserve"> from Cognito claims, not from user input. This prevents horizontal access issues where one user could try to access another user’s history. The design supports auditability, user-specific conversation history, and cost tracking.”</w:t>
      </w:r>
    </w:p>
    <w:p w:rsidR="00FD36F3" w:rsidRPr="005204B8" w:rsidRDefault="00FD36F3" w:rsidP="00FD36F3">
      <w:pPr>
        <w:pStyle w:val="Heading1"/>
        <w:spacing w:line="300" w:lineRule="atLeast"/>
        <w:rPr>
          <w:rFonts w:asciiTheme="minorHAnsi" w:hAnsiTheme="minorHAnsi" w:cstheme="minorHAnsi"/>
        </w:rPr>
      </w:pPr>
      <w:r w:rsidRPr="005204B8">
        <w:rPr>
          <w:rFonts w:asciiTheme="minorHAnsi" w:hAnsiTheme="minorHAnsi" w:cstheme="minorHAnsi"/>
        </w:rPr>
        <w:t>Current completed architecture</w:t>
      </w:r>
    </w:p>
    <w:p w:rsidR="00FD36F3" w:rsidRPr="005204B8" w:rsidRDefault="00FD36F3" w:rsidP="00FD36F3">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React / Client</w:t>
      </w:r>
    </w:p>
    <w:p w:rsidR="00FD36F3" w:rsidRPr="005204B8" w:rsidRDefault="00FD36F3" w:rsidP="00FD36F3">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   ↓</w:t>
      </w:r>
    </w:p>
    <w:p w:rsidR="00FD36F3" w:rsidRPr="005204B8" w:rsidRDefault="00FD36F3" w:rsidP="00FD36F3">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Cognito Login / JWT</w:t>
      </w:r>
    </w:p>
    <w:p w:rsidR="00FD36F3" w:rsidRPr="005204B8" w:rsidRDefault="00FD36F3" w:rsidP="00FD36F3">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   ↓</w:t>
      </w:r>
    </w:p>
    <w:p w:rsidR="00FD36F3" w:rsidRPr="005204B8" w:rsidRDefault="00FD36F3" w:rsidP="00FD36F3">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API Gateway REST API</w:t>
      </w:r>
    </w:p>
    <w:p w:rsidR="00FD36F3" w:rsidRPr="005204B8" w:rsidRDefault="00FD36F3" w:rsidP="00FD36F3">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lastRenderedPageBreak/>
        <w:t xml:space="preserve">   </w:t>
      </w:r>
      <w:r w:rsidRPr="005204B8">
        <w:rPr>
          <w:rFonts w:ascii="Arial" w:eastAsia="Times New Roman" w:hAnsi="Arial" w:cs="Arial"/>
          <w:sz w:val="24"/>
          <w:szCs w:val="24"/>
          <w:lang w:eastAsia="en-IN"/>
        </w:rPr>
        <w:t>├</w:t>
      </w:r>
      <w:r w:rsidRPr="005204B8">
        <w:rPr>
          <w:rFonts w:eastAsia="Times New Roman" w:cstheme="minorHAnsi"/>
          <w:sz w:val="24"/>
          <w:szCs w:val="24"/>
          <w:lang w:eastAsia="en-IN"/>
        </w:rPr>
        <w:t>── POST /chat</w:t>
      </w:r>
    </w:p>
    <w:p w:rsidR="00FD36F3" w:rsidRPr="005204B8" w:rsidRDefault="00FD36F3" w:rsidP="00FD36F3">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   └── GET /chat/history</w:t>
      </w:r>
    </w:p>
    <w:p w:rsidR="00FD36F3" w:rsidRPr="005204B8" w:rsidRDefault="00FD36F3" w:rsidP="00FD36F3">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   ↓</w:t>
      </w:r>
    </w:p>
    <w:p w:rsidR="00FD36F3" w:rsidRPr="005204B8" w:rsidRDefault="00FD36F3" w:rsidP="00FD36F3">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Lambda</w:t>
      </w:r>
    </w:p>
    <w:p w:rsidR="00FD36F3" w:rsidRPr="005204B8" w:rsidRDefault="00FD36F3" w:rsidP="00FD36F3">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 xml:space="preserve">   </w:t>
      </w:r>
      <w:r w:rsidRPr="005204B8">
        <w:rPr>
          <w:rFonts w:ascii="Arial" w:eastAsia="Times New Roman" w:hAnsi="Arial" w:cs="Arial"/>
          <w:sz w:val="24"/>
          <w:szCs w:val="24"/>
          <w:lang w:eastAsia="en-IN"/>
        </w:rPr>
        <w:t>├</w:t>
      </w:r>
      <w:r w:rsidRPr="005204B8">
        <w:rPr>
          <w:rFonts w:eastAsia="Times New Roman" w:cstheme="minorHAnsi"/>
          <w:sz w:val="24"/>
          <w:szCs w:val="24"/>
          <w:lang w:eastAsia="en-IN"/>
        </w:rPr>
        <w:t>── Bedrock Claude call</w:t>
      </w:r>
    </w:p>
    <w:p w:rsidR="00FD36F3" w:rsidRPr="005204B8" w:rsidRDefault="00FD36F3" w:rsidP="00FD36F3">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 xml:space="preserve">   </w:t>
      </w:r>
      <w:r w:rsidRPr="005204B8">
        <w:rPr>
          <w:rFonts w:ascii="Arial" w:eastAsia="Times New Roman" w:hAnsi="Arial" w:cs="Arial"/>
          <w:sz w:val="24"/>
          <w:szCs w:val="24"/>
          <w:lang w:eastAsia="en-IN"/>
        </w:rPr>
        <w:t>├</w:t>
      </w:r>
      <w:r w:rsidRPr="005204B8">
        <w:rPr>
          <w:rFonts w:eastAsia="Times New Roman" w:cstheme="minorHAnsi"/>
          <w:sz w:val="24"/>
          <w:szCs w:val="24"/>
          <w:lang w:eastAsia="en-IN"/>
        </w:rPr>
        <w:t>── DynamoDB PutItem</w:t>
      </w:r>
    </w:p>
    <w:p w:rsidR="00FD36F3" w:rsidRPr="005204B8" w:rsidRDefault="00FD36F3" w:rsidP="00FD36F3">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   └── DynamoDB Query</w:t>
      </w:r>
    </w:p>
    <w:p w:rsidR="00FD36F3" w:rsidRPr="005204B8" w:rsidRDefault="00FD36F3" w:rsidP="00FD36F3">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   ↓</w:t>
      </w:r>
    </w:p>
    <w:p w:rsidR="00FD36F3" w:rsidRPr="005204B8" w:rsidRDefault="00FD36F3" w:rsidP="00FD36F3">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DynamoDB Chat History</w:t>
      </w:r>
    </w:p>
    <w:p w:rsidR="008F4D9F" w:rsidRPr="005204B8" w:rsidRDefault="00114F67" w:rsidP="008F4D9F">
      <w:pPr>
        <w:spacing w:line="300" w:lineRule="atLeast"/>
        <w:rPr>
          <w:rFonts w:cstheme="minorHAnsi"/>
          <w:sz w:val="21"/>
          <w:szCs w:val="21"/>
        </w:rPr>
      </w:pPr>
      <w:r>
        <w:rPr>
          <w:rFonts w:cstheme="minorHAnsi"/>
          <w:sz w:val="21"/>
          <w:szCs w:val="21"/>
        </w:rPr>
        <w:pict>
          <v:rect id="_x0000_i1025" style="width:0;height:1.5pt" o:hralign="center" o:hrstd="t" o:hr="t" fillcolor="#a0a0a0" stroked="f"/>
        </w:pict>
      </w:r>
    </w:p>
    <w:p w:rsidR="008F4D9F" w:rsidRPr="005204B8" w:rsidRDefault="008F4D9F" w:rsidP="008F4D9F">
      <w:pPr>
        <w:pStyle w:val="Heading1"/>
        <w:spacing w:line="300" w:lineRule="atLeast"/>
        <w:rPr>
          <w:rFonts w:asciiTheme="minorHAnsi" w:hAnsiTheme="minorHAnsi" w:cstheme="minorHAnsi"/>
          <w:sz w:val="48"/>
          <w:szCs w:val="48"/>
        </w:rPr>
      </w:pPr>
      <w:r w:rsidRPr="005204B8">
        <w:rPr>
          <w:rFonts w:asciiTheme="minorHAnsi" w:hAnsiTheme="minorHAnsi" w:cstheme="minorHAnsi"/>
        </w:rPr>
        <w:t xml:space="preserve">Abhi tak completed phases </w:t>
      </w:r>
      <w:r w:rsidRPr="005204B8">
        <w:rPr>
          <w:rFonts w:ascii="Segoe UI Symbol" w:hAnsi="Segoe UI Symbol" w:cs="Segoe UI Symbol"/>
        </w:rPr>
        <w:t>✅</w:t>
      </w:r>
    </w:p>
    <w:p w:rsidR="008F4D9F" w:rsidRPr="005204B8" w:rsidRDefault="008F4D9F" w:rsidP="008F4D9F">
      <w:pPr>
        <w:pStyle w:val="Heading2"/>
        <w:spacing w:line="300" w:lineRule="atLeast"/>
        <w:rPr>
          <w:rFonts w:asciiTheme="minorHAnsi" w:hAnsiTheme="minorHAnsi" w:cstheme="minorHAnsi"/>
        </w:rPr>
      </w:pPr>
      <w:r w:rsidRPr="005204B8">
        <w:rPr>
          <w:rFonts w:asciiTheme="minorHAnsi" w:hAnsiTheme="minorHAnsi" w:cstheme="minorHAnsi"/>
        </w:rPr>
        <w:t>Phase 1 — Claude / Bedrock Prompt Validation</w:t>
      </w:r>
    </w:p>
    <w:p w:rsidR="008F4D9F" w:rsidRPr="005204B8" w:rsidRDefault="008F4D9F" w:rsidP="008F4D9F">
      <w:pPr>
        <w:pStyle w:val="NormalWeb"/>
        <w:spacing w:line="300" w:lineRule="atLeast"/>
        <w:rPr>
          <w:rFonts w:asciiTheme="minorHAnsi" w:hAnsiTheme="minorHAnsi" w:cstheme="minorHAnsi"/>
          <w:sz w:val="21"/>
          <w:szCs w:val="21"/>
        </w:rPr>
      </w:pPr>
      <w:r w:rsidRPr="005204B8">
        <w:rPr>
          <w:rFonts w:ascii="Segoe UI Symbol" w:hAnsi="Segoe UI Symbol" w:cs="Segoe UI Symbol"/>
          <w:sz w:val="21"/>
          <w:szCs w:val="21"/>
        </w:rPr>
        <w:t>✅</w:t>
      </w:r>
      <w:r w:rsidRPr="005204B8">
        <w:rPr>
          <w:rFonts w:asciiTheme="minorHAnsi" w:hAnsiTheme="minorHAnsi" w:cstheme="minorHAnsi"/>
          <w:sz w:val="21"/>
          <w:szCs w:val="21"/>
        </w:rPr>
        <w:t xml:space="preserve"> Claude Haiku select kiya</w:t>
      </w:r>
      <w:r w:rsidRPr="005204B8">
        <w:rPr>
          <w:rFonts w:asciiTheme="minorHAnsi" w:hAnsiTheme="minorHAnsi" w:cstheme="minorHAnsi"/>
          <w:sz w:val="21"/>
          <w:szCs w:val="21"/>
        </w:rPr>
        <w:br/>
      </w:r>
      <w:r w:rsidRPr="005204B8">
        <w:rPr>
          <w:rFonts w:ascii="Segoe UI Symbol" w:hAnsi="Segoe UI Symbol" w:cs="Segoe UI Symbol"/>
          <w:sz w:val="21"/>
          <w:szCs w:val="21"/>
        </w:rPr>
        <w:t>✅</w:t>
      </w:r>
      <w:r w:rsidRPr="005204B8">
        <w:rPr>
          <w:rFonts w:asciiTheme="minorHAnsi" w:hAnsiTheme="minorHAnsi" w:cstheme="minorHAnsi"/>
          <w:sz w:val="21"/>
          <w:szCs w:val="21"/>
        </w:rPr>
        <w:t xml:space="preserve"> System prompt banaya</w:t>
      </w:r>
      <w:r w:rsidRPr="005204B8">
        <w:rPr>
          <w:rFonts w:asciiTheme="minorHAnsi" w:hAnsiTheme="minorHAnsi" w:cstheme="minorHAnsi"/>
          <w:sz w:val="21"/>
          <w:szCs w:val="21"/>
        </w:rPr>
        <w:br/>
      </w:r>
      <w:r w:rsidRPr="005204B8">
        <w:rPr>
          <w:rFonts w:ascii="Segoe UI Symbol" w:hAnsi="Segoe UI Symbol" w:cs="Segoe UI Symbol"/>
          <w:sz w:val="21"/>
          <w:szCs w:val="21"/>
        </w:rPr>
        <w:t>✅</w:t>
      </w:r>
      <w:r w:rsidRPr="005204B8">
        <w:rPr>
          <w:rFonts w:asciiTheme="minorHAnsi" w:hAnsiTheme="minorHAnsi" w:cstheme="minorHAnsi"/>
          <w:sz w:val="21"/>
          <w:szCs w:val="21"/>
        </w:rPr>
        <w:t xml:space="preserve"> Prompt tests kiye</w:t>
      </w:r>
      <w:r w:rsidRPr="005204B8">
        <w:rPr>
          <w:rFonts w:asciiTheme="minorHAnsi" w:hAnsiTheme="minorHAnsi" w:cstheme="minorHAnsi"/>
          <w:sz w:val="21"/>
          <w:szCs w:val="21"/>
        </w:rPr>
        <w:br/>
      </w:r>
      <w:r w:rsidRPr="005204B8">
        <w:rPr>
          <w:rFonts w:ascii="Segoe UI Symbol" w:hAnsi="Segoe UI Symbol" w:cs="Segoe UI Symbol"/>
          <w:sz w:val="21"/>
          <w:szCs w:val="21"/>
        </w:rPr>
        <w:t>✅</w:t>
      </w:r>
      <w:r w:rsidRPr="005204B8">
        <w:rPr>
          <w:rFonts w:asciiTheme="minorHAnsi" w:hAnsiTheme="minorHAnsi" w:cstheme="minorHAnsi"/>
          <w:sz w:val="21"/>
          <w:szCs w:val="21"/>
        </w:rPr>
        <w:t xml:space="preserve"> Vague input, security/access issue, prompt injection test kiya</w:t>
      </w:r>
      <w:r w:rsidRPr="005204B8">
        <w:rPr>
          <w:rFonts w:asciiTheme="minorHAnsi" w:hAnsiTheme="minorHAnsi" w:cstheme="minorHAnsi"/>
          <w:sz w:val="21"/>
          <w:szCs w:val="21"/>
        </w:rPr>
        <w:br/>
      </w:r>
      <w:r w:rsidRPr="005204B8">
        <w:rPr>
          <w:rFonts w:ascii="Segoe UI Symbol" w:hAnsi="Segoe UI Symbol" w:cs="Segoe UI Symbol"/>
          <w:sz w:val="21"/>
          <w:szCs w:val="21"/>
        </w:rPr>
        <w:t>✅</w:t>
      </w:r>
      <w:r w:rsidRPr="005204B8">
        <w:rPr>
          <w:rFonts w:asciiTheme="minorHAnsi" w:hAnsiTheme="minorHAnsi" w:cstheme="minorHAnsi"/>
          <w:sz w:val="21"/>
          <w:szCs w:val="21"/>
        </w:rPr>
        <w:t xml:space="preserve"> API request structure samjha</w:t>
      </w:r>
    </w:p>
    <w:p w:rsidR="008F4D9F" w:rsidRPr="005204B8" w:rsidRDefault="00114F67" w:rsidP="008F4D9F">
      <w:pPr>
        <w:spacing w:line="300" w:lineRule="atLeast"/>
        <w:rPr>
          <w:rFonts w:cstheme="minorHAnsi"/>
          <w:sz w:val="21"/>
          <w:szCs w:val="21"/>
        </w:rPr>
      </w:pPr>
      <w:r>
        <w:rPr>
          <w:rFonts w:cstheme="minorHAnsi"/>
          <w:sz w:val="21"/>
          <w:szCs w:val="21"/>
        </w:rPr>
        <w:pict>
          <v:rect id="_x0000_i1026" style="width:0;height:1.5pt" o:hralign="center" o:hrstd="t" o:hr="t" fillcolor="#a0a0a0" stroked="f"/>
        </w:pict>
      </w:r>
    </w:p>
    <w:p w:rsidR="008F4D9F" w:rsidRPr="005204B8" w:rsidRDefault="008F4D9F" w:rsidP="008F4D9F">
      <w:pPr>
        <w:pStyle w:val="Heading2"/>
        <w:spacing w:line="300" w:lineRule="atLeast"/>
        <w:rPr>
          <w:rFonts w:asciiTheme="minorHAnsi" w:hAnsiTheme="minorHAnsi" w:cstheme="minorHAnsi"/>
        </w:rPr>
      </w:pPr>
      <w:r w:rsidRPr="005204B8">
        <w:rPr>
          <w:rFonts w:asciiTheme="minorHAnsi" w:hAnsiTheme="minorHAnsi" w:cstheme="minorHAnsi"/>
        </w:rPr>
        <w:t>Phase 2 — Lambda Backend Integration</w:t>
      </w:r>
    </w:p>
    <w:p w:rsidR="008F4D9F" w:rsidRPr="005204B8" w:rsidRDefault="008F4D9F" w:rsidP="008F4D9F">
      <w:pPr>
        <w:pStyle w:val="NormalWeb"/>
        <w:spacing w:line="300" w:lineRule="atLeast"/>
        <w:rPr>
          <w:rFonts w:asciiTheme="minorHAnsi" w:hAnsiTheme="minorHAnsi" w:cstheme="minorHAnsi"/>
          <w:sz w:val="21"/>
          <w:szCs w:val="21"/>
        </w:rPr>
      </w:pPr>
      <w:r w:rsidRPr="005204B8">
        <w:rPr>
          <w:rFonts w:ascii="Segoe UI Symbol" w:hAnsi="Segoe UI Symbol" w:cs="Segoe UI Symbol"/>
          <w:sz w:val="21"/>
          <w:szCs w:val="21"/>
        </w:rPr>
        <w:t>✅</w:t>
      </w:r>
      <w:r w:rsidRPr="005204B8">
        <w:rPr>
          <w:rFonts w:asciiTheme="minorHAnsi" w:hAnsiTheme="minorHAnsi" w:cstheme="minorHAnsi"/>
          <w:sz w:val="21"/>
          <w:szCs w:val="21"/>
        </w:rPr>
        <w:t xml:space="preserve"> Lambda create ki</w:t>
      </w:r>
      <w:r w:rsidRPr="005204B8">
        <w:rPr>
          <w:rFonts w:asciiTheme="minorHAnsi" w:hAnsiTheme="minorHAnsi" w:cstheme="minorHAnsi"/>
          <w:sz w:val="21"/>
          <w:szCs w:val="21"/>
        </w:rPr>
        <w:br/>
      </w:r>
      <w:r w:rsidRPr="005204B8">
        <w:rPr>
          <w:rFonts w:ascii="Segoe UI Symbol" w:hAnsi="Segoe UI Symbol" w:cs="Segoe UI Symbol"/>
          <w:sz w:val="21"/>
          <w:szCs w:val="21"/>
        </w:rPr>
        <w:t>✅</w:t>
      </w:r>
      <w:r w:rsidRPr="005204B8">
        <w:rPr>
          <w:rFonts w:asciiTheme="minorHAnsi" w:hAnsiTheme="minorHAnsi" w:cstheme="minorHAnsi"/>
          <w:sz w:val="21"/>
          <w:szCs w:val="21"/>
        </w:rPr>
        <w:t xml:space="preserve"> Bedrock Runtime Converse API call ki</w:t>
      </w:r>
      <w:r w:rsidRPr="005204B8">
        <w:rPr>
          <w:rFonts w:asciiTheme="minorHAnsi" w:hAnsiTheme="minorHAnsi" w:cstheme="minorHAnsi"/>
          <w:sz w:val="21"/>
          <w:szCs w:val="21"/>
        </w:rPr>
        <w:br/>
      </w:r>
      <w:r w:rsidRPr="005204B8">
        <w:rPr>
          <w:rFonts w:ascii="Segoe UI Symbol" w:hAnsi="Segoe UI Symbol" w:cs="Segoe UI Symbol"/>
          <w:sz w:val="21"/>
          <w:szCs w:val="21"/>
        </w:rPr>
        <w:t>✅</w:t>
      </w:r>
      <w:r w:rsidRPr="005204B8">
        <w:rPr>
          <w:rFonts w:asciiTheme="minorHAnsi" w:hAnsiTheme="minorHAnsi" w:cstheme="minorHAnsi"/>
          <w:sz w:val="21"/>
          <w:szCs w:val="21"/>
        </w:rPr>
        <w:t xml:space="preserve"> Timeout fix kiya</w:t>
      </w:r>
      <w:r w:rsidRPr="005204B8">
        <w:rPr>
          <w:rFonts w:asciiTheme="minorHAnsi" w:hAnsiTheme="minorHAnsi" w:cstheme="minorHAnsi"/>
          <w:sz w:val="21"/>
          <w:szCs w:val="21"/>
        </w:rPr>
        <w:br/>
      </w:r>
      <w:r w:rsidRPr="005204B8">
        <w:rPr>
          <w:rFonts w:ascii="Segoe UI Symbol" w:hAnsi="Segoe UI Symbol" w:cs="Segoe UI Symbol"/>
          <w:sz w:val="21"/>
          <w:szCs w:val="21"/>
        </w:rPr>
        <w:t>✅</w:t>
      </w:r>
      <w:r w:rsidRPr="005204B8">
        <w:rPr>
          <w:rFonts w:asciiTheme="minorHAnsi" w:hAnsiTheme="minorHAnsi" w:cstheme="minorHAnsi"/>
          <w:sz w:val="21"/>
          <w:szCs w:val="21"/>
        </w:rPr>
        <w:t xml:space="preserve"> Environment variables add kiye</w:t>
      </w:r>
      <w:r w:rsidRPr="005204B8">
        <w:rPr>
          <w:rFonts w:asciiTheme="minorHAnsi" w:hAnsiTheme="minorHAnsi" w:cstheme="minorHAnsi"/>
          <w:sz w:val="21"/>
          <w:szCs w:val="21"/>
        </w:rPr>
        <w:br/>
      </w:r>
      <w:r w:rsidRPr="005204B8">
        <w:rPr>
          <w:rFonts w:ascii="Segoe UI Symbol" w:hAnsi="Segoe UI Symbol" w:cs="Segoe UI Symbol"/>
          <w:sz w:val="21"/>
          <w:szCs w:val="21"/>
        </w:rPr>
        <w:t>✅</w:t>
      </w:r>
      <w:r w:rsidRPr="005204B8">
        <w:rPr>
          <w:rFonts w:asciiTheme="minorHAnsi" w:hAnsiTheme="minorHAnsi" w:cstheme="minorHAnsi"/>
          <w:sz w:val="21"/>
          <w:szCs w:val="21"/>
        </w:rPr>
        <w:t xml:space="preserve"> Max message length validation add ki</w:t>
      </w:r>
    </w:p>
    <w:p w:rsidR="008F4D9F" w:rsidRPr="005204B8" w:rsidRDefault="00114F67" w:rsidP="008F4D9F">
      <w:pPr>
        <w:spacing w:line="300" w:lineRule="atLeast"/>
        <w:rPr>
          <w:rFonts w:cstheme="minorHAnsi"/>
          <w:sz w:val="21"/>
          <w:szCs w:val="21"/>
        </w:rPr>
      </w:pPr>
      <w:r>
        <w:rPr>
          <w:rFonts w:cstheme="minorHAnsi"/>
          <w:sz w:val="21"/>
          <w:szCs w:val="21"/>
        </w:rPr>
        <w:pict>
          <v:rect id="_x0000_i1027" style="width:0;height:1.5pt" o:hralign="center" o:hrstd="t" o:hr="t" fillcolor="#a0a0a0" stroked="f"/>
        </w:pict>
      </w:r>
    </w:p>
    <w:p w:rsidR="008F4D9F" w:rsidRPr="005204B8" w:rsidRDefault="008F4D9F" w:rsidP="008F4D9F">
      <w:pPr>
        <w:pStyle w:val="Heading2"/>
        <w:spacing w:line="300" w:lineRule="atLeast"/>
        <w:rPr>
          <w:rFonts w:asciiTheme="minorHAnsi" w:hAnsiTheme="minorHAnsi" w:cstheme="minorHAnsi"/>
        </w:rPr>
      </w:pPr>
      <w:r w:rsidRPr="005204B8">
        <w:rPr>
          <w:rFonts w:asciiTheme="minorHAnsi" w:hAnsiTheme="minorHAnsi" w:cstheme="minorHAnsi"/>
        </w:rPr>
        <w:t>Phase 3 — API Gateway REST API</w:t>
      </w:r>
    </w:p>
    <w:p w:rsidR="008F4D9F" w:rsidRPr="005204B8" w:rsidRDefault="008F4D9F" w:rsidP="008F4D9F">
      <w:pPr>
        <w:pStyle w:val="NormalWeb"/>
        <w:spacing w:line="300" w:lineRule="atLeast"/>
        <w:rPr>
          <w:rFonts w:asciiTheme="minorHAnsi" w:hAnsiTheme="minorHAnsi" w:cstheme="minorHAnsi"/>
          <w:sz w:val="21"/>
          <w:szCs w:val="21"/>
        </w:rPr>
      </w:pPr>
      <w:r w:rsidRPr="005204B8">
        <w:rPr>
          <w:rFonts w:ascii="Segoe UI Symbol" w:hAnsi="Segoe UI Symbol" w:cs="Segoe UI Symbol"/>
          <w:sz w:val="21"/>
          <w:szCs w:val="21"/>
        </w:rPr>
        <w:t>✅</w:t>
      </w:r>
      <w:r w:rsidRPr="005204B8">
        <w:rPr>
          <w:rFonts w:asciiTheme="minorHAnsi" w:hAnsiTheme="minorHAnsi" w:cstheme="minorHAnsi"/>
          <w:sz w:val="21"/>
          <w:szCs w:val="21"/>
        </w:rPr>
        <w:t xml:space="preserve"> REST API create ki</w:t>
      </w:r>
      <w:r w:rsidRPr="005204B8">
        <w:rPr>
          <w:rFonts w:asciiTheme="minorHAnsi" w:hAnsiTheme="minorHAnsi" w:cstheme="minorHAnsi"/>
          <w:sz w:val="21"/>
          <w:szCs w:val="21"/>
        </w:rPr>
        <w:br/>
      </w:r>
      <w:r w:rsidRPr="005204B8">
        <w:rPr>
          <w:rFonts w:ascii="Segoe UI Symbol" w:hAnsi="Segoe UI Symbol" w:cs="Segoe UI Symbol"/>
          <w:sz w:val="21"/>
          <w:szCs w:val="21"/>
        </w:rPr>
        <w:t>✅</w:t>
      </w:r>
      <w:r w:rsidRPr="005204B8">
        <w:rPr>
          <w:rFonts w:asciiTheme="minorHAnsi" w:hAnsiTheme="minorHAnsi" w:cstheme="minorHAnsi"/>
          <w:sz w:val="21"/>
          <w:szCs w:val="21"/>
        </w:rPr>
        <w:t xml:space="preserve"> </w:t>
      </w:r>
      <w:r w:rsidRPr="005204B8">
        <w:rPr>
          <w:rStyle w:val="HTMLCode"/>
          <w:rFonts w:asciiTheme="minorHAnsi" w:eastAsiaTheme="majorEastAsia" w:hAnsiTheme="minorHAnsi" w:cstheme="minorHAnsi"/>
        </w:rPr>
        <w:t>POST /chat</w:t>
      </w:r>
      <w:r w:rsidRPr="005204B8">
        <w:rPr>
          <w:rFonts w:asciiTheme="minorHAnsi" w:hAnsiTheme="minorHAnsi" w:cstheme="minorHAnsi"/>
          <w:sz w:val="21"/>
          <w:szCs w:val="21"/>
        </w:rPr>
        <w:t xml:space="preserve"> endpoint create kiya</w:t>
      </w:r>
      <w:r w:rsidRPr="005204B8">
        <w:rPr>
          <w:rFonts w:asciiTheme="minorHAnsi" w:hAnsiTheme="minorHAnsi" w:cstheme="minorHAnsi"/>
          <w:sz w:val="21"/>
          <w:szCs w:val="21"/>
        </w:rPr>
        <w:br/>
      </w:r>
      <w:r w:rsidRPr="005204B8">
        <w:rPr>
          <w:rFonts w:ascii="Segoe UI Symbol" w:hAnsi="Segoe UI Symbol" w:cs="Segoe UI Symbol"/>
          <w:sz w:val="21"/>
          <w:szCs w:val="21"/>
        </w:rPr>
        <w:t>✅</w:t>
      </w:r>
      <w:r w:rsidRPr="005204B8">
        <w:rPr>
          <w:rFonts w:asciiTheme="minorHAnsi" w:hAnsiTheme="minorHAnsi" w:cstheme="minorHAnsi"/>
          <w:sz w:val="21"/>
          <w:szCs w:val="21"/>
        </w:rPr>
        <w:t xml:space="preserve"> Lambda proxy integration</w:t>
      </w:r>
      <w:r w:rsidRPr="005204B8">
        <w:rPr>
          <w:rFonts w:asciiTheme="minorHAnsi" w:hAnsiTheme="minorHAnsi" w:cstheme="minorHAnsi"/>
          <w:sz w:val="21"/>
          <w:szCs w:val="21"/>
        </w:rPr>
        <w:br/>
      </w:r>
      <w:r w:rsidRPr="005204B8">
        <w:rPr>
          <w:rFonts w:ascii="Segoe UI Symbol" w:hAnsi="Segoe UI Symbol" w:cs="Segoe UI Symbol"/>
          <w:sz w:val="21"/>
          <w:szCs w:val="21"/>
        </w:rPr>
        <w:t>✅</w:t>
      </w:r>
      <w:r w:rsidRPr="005204B8">
        <w:rPr>
          <w:rFonts w:asciiTheme="minorHAnsi" w:hAnsiTheme="minorHAnsi" w:cstheme="minorHAnsi"/>
          <w:sz w:val="21"/>
          <w:szCs w:val="21"/>
        </w:rPr>
        <w:t xml:space="preserve"> Request body validation</w:t>
      </w:r>
      <w:r w:rsidRPr="005204B8">
        <w:rPr>
          <w:rFonts w:asciiTheme="minorHAnsi" w:hAnsiTheme="minorHAnsi" w:cstheme="minorHAnsi"/>
          <w:sz w:val="21"/>
          <w:szCs w:val="21"/>
        </w:rPr>
        <w:br/>
      </w:r>
      <w:r w:rsidRPr="005204B8">
        <w:rPr>
          <w:rFonts w:ascii="Segoe UI Symbol" w:hAnsi="Segoe UI Symbol" w:cs="Segoe UI Symbol"/>
          <w:sz w:val="21"/>
          <w:szCs w:val="21"/>
        </w:rPr>
        <w:t>✅</w:t>
      </w:r>
      <w:r w:rsidRPr="005204B8">
        <w:rPr>
          <w:rFonts w:asciiTheme="minorHAnsi" w:hAnsiTheme="minorHAnsi" w:cstheme="minorHAnsi"/>
          <w:sz w:val="21"/>
          <w:szCs w:val="21"/>
        </w:rPr>
        <w:t xml:space="preserve"> API key + usage plan concept practically kiya</w:t>
      </w:r>
      <w:r w:rsidRPr="005204B8">
        <w:rPr>
          <w:rFonts w:asciiTheme="minorHAnsi" w:hAnsiTheme="minorHAnsi" w:cstheme="minorHAnsi"/>
          <w:sz w:val="21"/>
          <w:szCs w:val="21"/>
        </w:rPr>
        <w:br/>
      </w:r>
      <w:r w:rsidRPr="005204B8">
        <w:rPr>
          <w:rFonts w:ascii="Segoe UI Symbol" w:hAnsi="Segoe UI Symbol" w:cs="Segoe UI Symbol"/>
          <w:sz w:val="21"/>
          <w:szCs w:val="21"/>
        </w:rPr>
        <w:t>✅</w:t>
      </w:r>
      <w:r w:rsidRPr="005204B8">
        <w:rPr>
          <w:rFonts w:asciiTheme="minorHAnsi" w:hAnsiTheme="minorHAnsi" w:cstheme="minorHAnsi"/>
          <w:sz w:val="21"/>
          <w:szCs w:val="21"/>
        </w:rPr>
        <w:t xml:space="preserve"> Exposed API key delete ki</w:t>
      </w:r>
    </w:p>
    <w:p w:rsidR="008F4D9F" w:rsidRPr="005204B8" w:rsidRDefault="00114F67" w:rsidP="008F4D9F">
      <w:pPr>
        <w:spacing w:line="300" w:lineRule="atLeast"/>
        <w:rPr>
          <w:rFonts w:cstheme="minorHAnsi"/>
          <w:sz w:val="21"/>
          <w:szCs w:val="21"/>
        </w:rPr>
      </w:pPr>
      <w:r>
        <w:rPr>
          <w:rFonts w:cstheme="minorHAnsi"/>
          <w:sz w:val="21"/>
          <w:szCs w:val="21"/>
        </w:rPr>
        <w:pict>
          <v:rect id="_x0000_i1028" style="width:0;height:1.5pt" o:hralign="center" o:hrstd="t" o:hr="t" fillcolor="#a0a0a0" stroked="f"/>
        </w:pict>
      </w:r>
    </w:p>
    <w:p w:rsidR="008F4D9F" w:rsidRPr="005204B8" w:rsidRDefault="008F4D9F" w:rsidP="008F4D9F">
      <w:pPr>
        <w:pStyle w:val="Heading2"/>
        <w:spacing w:line="300" w:lineRule="atLeast"/>
        <w:rPr>
          <w:rFonts w:asciiTheme="minorHAnsi" w:hAnsiTheme="minorHAnsi" w:cstheme="minorHAnsi"/>
        </w:rPr>
      </w:pPr>
      <w:r w:rsidRPr="005204B8">
        <w:rPr>
          <w:rFonts w:asciiTheme="minorHAnsi" w:hAnsiTheme="minorHAnsi" w:cstheme="minorHAnsi"/>
        </w:rPr>
        <w:t>Phase 4 — Cognito Proper Authentication</w:t>
      </w:r>
    </w:p>
    <w:p w:rsidR="008F4D9F" w:rsidRPr="005204B8" w:rsidRDefault="008F4D9F" w:rsidP="008F4D9F">
      <w:pPr>
        <w:pStyle w:val="NormalWeb"/>
        <w:spacing w:line="300" w:lineRule="atLeast"/>
        <w:rPr>
          <w:rFonts w:asciiTheme="minorHAnsi" w:hAnsiTheme="minorHAnsi" w:cstheme="minorHAnsi"/>
          <w:sz w:val="21"/>
          <w:szCs w:val="21"/>
        </w:rPr>
      </w:pPr>
      <w:r w:rsidRPr="005204B8">
        <w:rPr>
          <w:rFonts w:ascii="Segoe UI Symbol" w:hAnsi="Segoe UI Symbol" w:cs="Segoe UI Symbol"/>
          <w:sz w:val="21"/>
          <w:szCs w:val="21"/>
        </w:rPr>
        <w:t>✅</w:t>
      </w:r>
      <w:r w:rsidRPr="005204B8">
        <w:rPr>
          <w:rFonts w:asciiTheme="minorHAnsi" w:hAnsiTheme="minorHAnsi" w:cstheme="minorHAnsi"/>
          <w:sz w:val="21"/>
          <w:szCs w:val="21"/>
        </w:rPr>
        <w:t xml:space="preserve"> Cognito User Pool create kiya</w:t>
      </w:r>
      <w:r w:rsidRPr="005204B8">
        <w:rPr>
          <w:rFonts w:asciiTheme="minorHAnsi" w:hAnsiTheme="minorHAnsi" w:cstheme="minorHAnsi"/>
          <w:sz w:val="21"/>
          <w:szCs w:val="21"/>
        </w:rPr>
        <w:br/>
      </w:r>
      <w:r w:rsidRPr="005204B8">
        <w:rPr>
          <w:rFonts w:ascii="Segoe UI Symbol" w:hAnsi="Segoe UI Symbol" w:cs="Segoe UI Symbol"/>
          <w:sz w:val="21"/>
          <w:szCs w:val="21"/>
        </w:rPr>
        <w:t>✅</w:t>
      </w:r>
      <w:r w:rsidRPr="005204B8">
        <w:rPr>
          <w:rFonts w:asciiTheme="minorHAnsi" w:hAnsiTheme="minorHAnsi" w:cstheme="minorHAnsi"/>
          <w:sz w:val="21"/>
          <w:szCs w:val="21"/>
        </w:rPr>
        <w:t xml:space="preserve"> Test user create kiya</w:t>
      </w:r>
      <w:r w:rsidRPr="005204B8">
        <w:rPr>
          <w:rFonts w:asciiTheme="minorHAnsi" w:hAnsiTheme="minorHAnsi" w:cstheme="minorHAnsi"/>
          <w:sz w:val="21"/>
          <w:szCs w:val="21"/>
        </w:rPr>
        <w:br/>
      </w:r>
      <w:r w:rsidRPr="005204B8">
        <w:rPr>
          <w:rFonts w:ascii="Segoe UI Symbol" w:hAnsi="Segoe UI Symbol" w:cs="Segoe UI Symbol"/>
          <w:sz w:val="21"/>
          <w:szCs w:val="21"/>
        </w:rPr>
        <w:t>✅</w:t>
      </w:r>
      <w:r w:rsidRPr="005204B8">
        <w:rPr>
          <w:rFonts w:asciiTheme="minorHAnsi" w:hAnsiTheme="minorHAnsi" w:cstheme="minorHAnsi"/>
          <w:sz w:val="21"/>
          <w:szCs w:val="21"/>
        </w:rPr>
        <w:t xml:space="preserve"> Password change flow complete kiya</w:t>
      </w:r>
      <w:r w:rsidRPr="005204B8">
        <w:rPr>
          <w:rFonts w:asciiTheme="minorHAnsi" w:hAnsiTheme="minorHAnsi" w:cstheme="minorHAnsi"/>
          <w:sz w:val="21"/>
          <w:szCs w:val="21"/>
        </w:rPr>
        <w:br/>
      </w:r>
      <w:r w:rsidRPr="005204B8">
        <w:rPr>
          <w:rFonts w:ascii="Segoe UI Symbol" w:hAnsi="Segoe UI Symbol" w:cs="Segoe UI Symbol"/>
          <w:sz w:val="21"/>
          <w:szCs w:val="21"/>
        </w:rPr>
        <w:t>✅</w:t>
      </w:r>
      <w:r w:rsidRPr="005204B8">
        <w:rPr>
          <w:rFonts w:asciiTheme="minorHAnsi" w:hAnsiTheme="minorHAnsi" w:cstheme="minorHAnsi"/>
          <w:sz w:val="21"/>
          <w:szCs w:val="21"/>
        </w:rPr>
        <w:t xml:space="preserve"> Cognito Authorizer create kiya</w:t>
      </w:r>
      <w:r w:rsidRPr="005204B8">
        <w:rPr>
          <w:rFonts w:asciiTheme="minorHAnsi" w:hAnsiTheme="minorHAnsi" w:cstheme="minorHAnsi"/>
          <w:sz w:val="21"/>
          <w:szCs w:val="21"/>
        </w:rPr>
        <w:br/>
      </w:r>
      <w:r w:rsidRPr="005204B8">
        <w:rPr>
          <w:rFonts w:ascii="Segoe UI Symbol" w:hAnsi="Segoe UI Symbol" w:cs="Segoe UI Symbol"/>
          <w:sz w:val="21"/>
          <w:szCs w:val="21"/>
        </w:rPr>
        <w:t>✅</w:t>
      </w:r>
      <w:r w:rsidRPr="005204B8">
        <w:rPr>
          <w:rFonts w:asciiTheme="minorHAnsi" w:hAnsiTheme="minorHAnsi" w:cstheme="minorHAnsi"/>
          <w:sz w:val="21"/>
          <w:szCs w:val="21"/>
        </w:rPr>
        <w:t xml:space="preserve"> </w:t>
      </w:r>
      <w:r w:rsidRPr="005204B8">
        <w:rPr>
          <w:rStyle w:val="HTMLCode"/>
          <w:rFonts w:asciiTheme="minorHAnsi" w:eastAsiaTheme="majorEastAsia" w:hAnsiTheme="minorHAnsi" w:cstheme="minorHAnsi"/>
        </w:rPr>
        <w:t>/chat</w:t>
      </w:r>
      <w:r w:rsidRPr="005204B8">
        <w:rPr>
          <w:rFonts w:asciiTheme="minorHAnsi" w:hAnsiTheme="minorHAnsi" w:cstheme="minorHAnsi"/>
          <w:sz w:val="21"/>
          <w:szCs w:val="21"/>
        </w:rPr>
        <w:t xml:space="preserve"> par authorizer attach kiya</w:t>
      </w:r>
      <w:r w:rsidRPr="005204B8">
        <w:rPr>
          <w:rFonts w:asciiTheme="minorHAnsi" w:hAnsiTheme="minorHAnsi" w:cstheme="minorHAnsi"/>
          <w:sz w:val="21"/>
          <w:szCs w:val="21"/>
        </w:rPr>
        <w:br/>
      </w:r>
      <w:r w:rsidRPr="005204B8">
        <w:rPr>
          <w:rFonts w:ascii="Segoe UI Symbol" w:hAnsi="Segoe UI Symbol" w:cs="Segoe UI Symbol"/>
          <w:sz w:val="21"/>
          <w:szCs w:val="21"/>
        </w:rPr>
        <w:lastRenderedPageBreak/>
        <w:t>✅</w:t>
      </w:r>
      <w:r w:rsidRPr="005204B8">
        <w:rPr>
          <w:rFonts w:asciiTheme="minorHAnsi" w:hAnsiTheme="minorHAnsi" w:cstheme="minorHAnsi"/>
          <w:sz w:val="21"/>
          <w:szCs w:val="21"/>
        </w:rPr>
        <w:t xml:space="preserve"> No token → </w:t>
      </w:r>
      <w:r w:rsidRPr="005204B8">
        <w:rPr>
          <w:rStyle w:val="HTMLCode"/>
          <w:rFonts w:asciiTheme="minorHAnsi" w:eastAsiaTheme="majorEastAsia" w:hAnsiTheme="minorHAnsi" w:cstheme="minorHAnsi"/>
        </w:rPr>
        <w:t>401</w:t>
      </w:r>
      <w:r w:rsidRPr="005204B8">
        <w:rPr>
          <w:rFonts w:asciiTheme="minorHAnsi" w:hAnsiTheme="minorHAnsi" w:cstheme="minorHAnsi"/>
          <w:sz w:val="21"/>
          <w:szCs w:val="21"/>
        </w:rPr>
        <w:t xml:space="preserve"> test pass</w:t>
      </w:r>
      <w:r w:rsidRPr="005204B8">
        <w:rPr>
          <w:rFonts w:asciiTheme="minorHAnsi" w:hAnsiTheme="minorHAnsi" w:cstheme="minorHAnsi"/>
          <w:sz w:val="21"/>
          <w:szCs w:val="21"/>
        </w:rPr>
        <w:br/>
      </w:r>
      <w:r w:rsidRPr="005204B8">
        <w:rPr>
          <w:rFonts w:ascii="Segoe UI Symbol" w:hAnsi="Segoe UI Symbol" w:cs="Segoe UI Symbol"/>
          <w:sz w:val="21"/>
          <w:szCs w:val="21"/>
        </w:rPr>
        <w:t>✅</w:t>
      </w:r>
      <w:r w:rsidRPr="005204B8">
        <w:rPr>
          <w:rFonts w:asciiTheme="minorHAnsi" w:hAnsiTheme="minorHAnsi" w:cstheme="minorHAnsi"/>
          <w:sz w:val="21"/>
          <w:szCs w:val="21"/>
        </w:rPr>
        <w:t xml:space="preserve"> Valid token → </w:t>
      </w:r>
      <w:r w:rsidRPr="005204B8">
        <w:rPr>
          <w:rStyle w:val="HTMLCode"/>
          <w:rFonts w:asciiTheme="minorHAnsi" w:eastAsiaTheme="majorEastAsia" w:hAnsiTheme="minorHAnsi" w:cstheme="minorHAnsi"/>
        </w:rPr>
        <w:t>200</w:t>
      </w:r>
      <w:r w:rsidRPr="005204B8">
        <w:rPr>
          <w:rFonts w:asciiTheme="minorHAnsi" w:hAnsiTheme="minorHAnsi" w:cstheme="minorHAnsi"/>
          <w:sz w:val="21"/>
          <w:szCs w:val="21"/>
        </w:rPr>
        <w:t xml:space="preserve"> test pass</w:t>
      </w:r>
      <w:r w:rsidRPr="005204B8">
        <w:rPr>
          <w:rFonts w:asciiTheme="minorHAnsi" w:hAnsiTheme="minorHAnsi" w:cstheme="minorHAnsi"/>
          <w:sz w:val="21"/>
          <w:szCs w:val="21"/>
        </w:rPr>
        <w:br/>
      </w:r>
      <w:r w:rsidRPr="005204B8">
        <w:rPr>
          <w:rFonts w:ascii="Segoe UI Symbol" w:hAnsi="Segoe UI Symbol" w:cs="Segoe UI Symbol"/>
          <w:sz w:val="21"/>
          <w:szCs w:val="21"/>
        </w:rPr>
        <w:t>✅</w:t>
      </w:r>
      <w:r w:rsidRPr="005204B8">
        <w:rPr>
          <w:rFonts w:asciiTheme="minorHAnsi" w:hAnsiTheme="minorHAnsi" w:cstheme="minorHAnsi"/>
          <w:sz w:val="21"/>
          <w:szCs w:val="21"/>
        </w:rPr>
        <w:t xml:space="preserve"> Lambda me Cognito claims read kiye</w:t>
      </w:r>
    </w:p>
    <w:p w:rsidR="008F4D9F" w:rsidRPr="005204B8" w:rsidRDefault="00114F67" w:rsidP="008F4D9F">
      <w:pPr>
        <w:spacing w:line="300" w:lineRule="atLeast"/>
        <w:rPr>
          <w:rFonts w:cstheme="minorHAnsi"/>
          <w:sz w:val="21"/>
          <w:szCs w:val="21"/>
        </w:rPr>
      </w:pPr>
      <w:r>
        <w:rPr>
          <w:rFonts w:cstheme="minorHAnsi"/>
          <w:sz w:val="21"/>
          <w:szCs w:val="21"/>
        </w:rPr>
        <w:pict>
          <v:rect id="_x0000_i1029" style="width:0;height:1.5pt" o:hralign="center" o:hrstd="t" o:hr="t" fillcolor="#a0a0a0" stroked="f"/>
        </w:pict>
      </w:r>
    </w:p>
    <w:p w:rsidR="008F4D9F" w:rsidRPr="005204B8" w:rsidRDefault="008F4D9F" w:rsidP="008F4D9F">
      <w:pPr>
        <w:pStyle w:val="Heading2"/>
        <w:spacing w:line="300" w:lineRule="atLeast"/>
        <w:rPr>
          <w:rFonts w:asciiTheme="minorHAnsi" w:hAnsiTheme="minorHAnsi" w:cstheme="minorHAnsi"/>
        </w:rPr>
      </w:pPr>
      <w:r w:rsidRPr="005204B8">
        <w:rPr>
          <w:rFonts w:asciiTheme="minorHAnsi" w:hAnsiTheme="minorHAnsi" w:cstheme="minorHAnsi"/>
        </w:rPr>
        <w:t>Phase 5 — DynamoDB Chat History / Audit</w:t>
      </w:r>
    </w:p>
    <w:p w:rsidR="008F4D9F" w:rsidRPr="005204B8" w:rsidRDefault="008F4D9F" w:rsidP="008F4D9F">
      <w:pPr>
        <w:pStyle w:val="NormalWeb"/>
        <w:spacing w:line="300" w:lineRule="atLeast"/>
        <w:rPr>
          <w:rFonts w:asciiTheme="minorHAnsi" w:hAnsiTheme="minorHAnsi" w:cstheme="minorHAnsi"/>
          <w:sz w:val="21"/>
          <w:szCs w:val="21"/>
        </w:rPr>
      </w:pPr>
      <w:r w:rsidRPr="005204B8">
        <w:rPr>
          <w:rFonts w:ascii="Segoe UI Symbol" w:hAnsi="Segoe UI Symbol" w:cs="Segoe UI Symbol"/>
          <w:sz w:val="21"/>
          <w:szCs w:val="21"/>
        </w:rPr>
        <w:t>✅</w:t>
      </w:r>
      <w:r w:rsidRPr="005204B8">
        <w:rPr>
          <w:rFonts w:asciiTheme="minorHAnsi" w:hAnsiTheme="minorHAnsi" w:cstheme="minorHAnsi"/>
          <w:sz w:val="21"/>
          <w:szCs w:val="21"/>
        </w:rPr>
        <w:t xml:space="preserve"> DynamoDB table create ki</w:t>
      </w:r>
      <w:r w:rsidRPr="005204B8">
        <w:rPr>
          <w:rFonts w:asciiTheme="minorHAnsi" w:hAnsiTheme="minorHAnsi" w:cstheme="minorHAnsi"/>
          <w:sz w:val="21"/>
          <w:szCs w:val="21"/>
        </w:rPr>
        <w:br/>
      </w:r>
      <w:r w:rsidRPr="005204B8">
        <w:rPr>
          <w:rFonts w:ascii="Segoe UI Symbol" w:hAnsi="Segoe UI Symbol" w:cs="Segoe UI Symbol"/>
          <w:sz w:val="21"/>
          <w:szCs w:val="21"/>
        </w:rPr>
        <w:t>✅</w:t>
      </w:r>
      <w:r w:rsidRPr="005204B8">
        <w:rPr>
          <w:rFonts w:asciiTheme="minorHAnsi" w:hAnsiTheme="minorHAnsi" w:cstheme="minorHAnsi"/>
          <w:sz w:val="21"/>
          <w:szCs w:val="21"/>
        </w:rPr>
        <w:t xml:space="preserve"> Table key design: </w:t>
      </w:r>
      <w:r w:rsidRPr="005204B8">
        <w:rPr>
          <w:rStyle w:val="HTMLCode"/>
          <w:rFonts w:asciiTheme="minorHAnsi" w:eastAsiaTheme="majorEastAsia" w:hAnsiTheme="minorHAnsi" w:cstheme="minorHAnsi"/>
        </w:rPr>
        <w:t>userId + requestTimestamp</w:t>
      </w:r>
      <w:r w:rsidRPr="005204B8">
        <w:rPr>
          <w:rFonts w:asciiTheme="minorHAnsi" w:hAnsiTheme="minorHAnsi" w:cstheme="minorHAnsi"/>
          <w:sz w:val="21"/>
          <w:szCs w:val="21"/>
        </w:rPr>
        <w:br/>
      </w:r>
      <w:r w:rsidRPr="005204B8">
        <w:rPr>
          <w:rFonts w:ascii="Segoe UI Symbol" w:hAnsi="Segoe UI Symbol" w:cs="Segoe UI Symbol"/>
          <w:sz w:val="21"/>
          <w:szCs w:val="21"/>
        </w:rPr>
        <w:t>✅</w:t>
      </w:r>
      <w:r w:rsidRPr="005204B8">
        <w:rPr>
          <w:rFonts w:asciiTheme="minorHAnsi" w:hAnsiTheme="minorHAnsi" w:cstheme="minorHAnsi"/>
          <w:sz w:val="21"/>
          <w:szCs w:val="21"/>
        </w:rPr>
        <w:t xml:space="preserve"> Lambda IAM me </w:t>
      </w:r>
      <w:r w:rsidRPr="005204B8">
        <w:rPr>
          <w:rStyle w:val="HTMLCode"/>
          <w:rFonts w:asciiTheme="minorHAnsi" w:eastAsiaTheme="majorEastAsia" w:hAnsiTheme="minorHAnsi" w:cstheme="minorHAnsi"/>
        </w:rPr>
        <w:t>PutItem</w:t>
      </w:r>
      <w:r w:rsidRPr="005204B8">
        <w:rPr>
          <w:rFonts w:asciiTheme="minorHAnsi" w:hAnsiTheme="minorHAnsi" w:cstheme="minorHAnsi"/>
          <w:sz w:val="21"/>
          <w:szCs w:val="21"/>
        </w:rPr>
        <w:t xml:space="preserve"> diya</w:t>
      </w:r>
      <w:r w:rsidRPr="005204B8">
        <w:rPr>
          <w:rFonts w:asciiTheme="minorHAnsi" w:hAnsiTheme="minorHAnsi" w:cstheme="minorHAnsi"/>
          <w:sz w:val="21"/>
          <w:szCs w:val="21"/>
        </w:rPr>
        <w:br/>
      </w:r>
      <w:r w:rsidRPr="005204B8">
        <w:rPr>
          <w:rFonts w:ascii="Segoe UI Symbol" w:hAnsi="Segoe UI Symbol" w:cs="Segoe UI Symbol"/>
          <w:sz w:val="21"/>
          <w:szCs w:val="21"/>
        </w:rPr>
        <w:t>✅</w:t>
      </w:r>
      <w:r w:rsidRPr="005204B8">
        <w:rPr>
          <w:rFonts w:asciiTheme="minorHAnsi" w:hAnsiTheme="minorHAnsi" w:cstheme="minorHAnsi"/>
          <w:sz w:val="21"/>
          <w:szCs w:val="21"/>
        </w:rPr>
        <w:t xml:space="preserve"> Lambda ne chat record DynamoDB me save kiya</w:t>
      </w:r>
      <w:r w:rsidRPr="005204B8">
        <w:rPr>
          <w:rFonts w:asciiTheme="minorHAnsi" w:hAnsiTheme="minorHAnsi" w:cstheme="minorHAnsi"/>
          <w:sz w:val="21"/>
          <w:szCs w:val="21"/>
        </w:rPr>
        <w:br/>
      </w:r>
      <w:r w:rsidRPr="005204B8">
        <w:rPr>
          <w:rFonts w:ascii="Segoe UI Symbol" w:hAnsi="Segoe UI Symbol" w:cs="Segoe UI Symbol"/>
          <w:sz w:val="21"/>
          <w:szCs w:val="21"/>
        </w:rPr>
        <w:t>✅</w:t>
      </w:r>
      <w:r w:rsidRPr="005204B8">
        <w:rPr>
          <w:rFonts w:asciiTheme="minorHAnsi" w:hAnsiTheme="minorHAnsi" w:cstheme="minorHAnsi"/>
          <w:sz w:val="21"/>
          <w:szCs w:val="21"/>
        </w:rPr>
        <w:t xml:space="preserve"> DynamoDB me item verify kiya</w:t>
      </w:r>
      <w:r w:rsidRPr="005204B8">
        <w:rPr>
          <w:rFonts w:asciiTheme="minorHAnsi" w:hAnsiTheme="minorHAnsi" w:cstheme="minorHAnsi"/>
          <w:sz w:val="21"/>
          <w:szCs w:val="21"/>
        </w:rPr>
        <w:br/>
      </w:r>
      <w:r w:rsidRPr="005204B8">
        <w:rPr>
          <w:rFonts w:ascii="Segoe UI Symbol" w:hAnsi="Segoe UI Symbol" w:cs="Segoe UI Symbol"/>
          <w:sz w:val="21"/>
          <w:szCs w:val="21"/>
        </w:rPr>
        <w:t>✅</w:t>
      </w:r>
      <w:r w:rsidRPr="005204B8">
        <w:rPr>
          <w:rFonts w:asciiTheme="minorHAnsi" w:hAnsiTheme="minorHAnsi" w:cstheme="minorHAnsi"/>
          <w:sz w:val="21"/>
          <w:szCs w:val="21"/>
        </w:rPr>
        <w:t xml:space="preserve"> </w:t>
      </w:r>
      <w:r w:rsidRPr="005204B8">
        <w:rPr>
          <w:rStyle w:val="HTMLCode"/>
          <w:rFonts w:asciiTheme="minorHAnsi" w:eastAsiaTheme="majorEastAsia" w:hAnsiTheme="minorHAnsi" w:cstheme="minorHAnsi"/>
        </w:rPr>
        <w:t>GET /chat/history</w:t>
      </w:r>
      <w:r w:rsidRPr="005204B8">
        <w:rPr>
          <w:rFonts w:asciiTheme="minorHAnsi" w:hAnsiTheme="minorHAnsi" w:cstheme="minorHAnsi"/>
          <w:sz w:val="21"/>
          <w:szCs w:val="21"/>
        </w:rPr>
        <w:t xml:space="preserve"> endpoint create kiya</w:t>
      </w:r>
      <w:r w:rsidRPr="005204B8">
        <w:rPr>
          <w:rFonts w:asciiTheme="minorHAnsi" w:hAnsiTheme="minorHAnsi" w:cstheme="minorHAnsi"/>
          <w:sz w:val="21"/>
          <w:szCs w:val="21"/>
        </w:rPr>
        <w:br/>
      </w:r>
      <w:r w:rsidRPr="005204B8">
        <w:rPr>
          <w:rFonts w:ascii="Segoe UI Symbol" w:hAnsi="Segoe UI Symbol" w:cs="Segoe UI Symbol"/>
          <w:sz w:val="21"/>
          <w:szCs w:val="21"/>
        </w:rPr>
        <w:t>✅</w:t>
      </w:r>
      <w:r w:rsidRPr="005204B8">
        <w:rPr>
          <w:rFonts w:asciiTheme="minorHAnsi" w:hAnsiTheme="minorHAnsi" w:cstheme="minorHAnsi"/>
          <w:sz w:val="21"/>
          <w:szCs w:val="21"/>
        </w:rPr>
        <w:t xml:space="preserve"> IAM me </w:t>
      </w:r>
      <w:r w:rsidRPr="005204B8">
        <w:rPr>
          <w:rStyle w:val="HTMLCode"/>
          <w:rFonts w:asciiTheme="minorHAnsi" w:eastAsiaTheme="majorEastAsia" w:hAnsiTheme="minorHAnsi" w:cstheme="minorHAnsi"/>
        </w:rPr>
        <w:t>dynamodb:Query</w:t>
      </w:r>
      <w:r w:rsidRPr="005204B8">
        <w:rPr>
          <w:rFonts w:asciiTheme="minorHAnsi" w:hAnsiTheme="minorHAnsi" w:cstheme="minorHAnsi"/>
          <w:sz w:val="21"/>
          <w:szCs w:val="21"/>
        </w:rPr>
        <w:t xml:space="preserve"> add kiya</w:t>
      </w:r>
      <w:r w:rsidRPr="005204B8">
        <w:rPr>
          <w:rFonts w:asciiTheme="minorHAnsi" w:hAnsiTheme="minorHAnsi" w:cstheme="minorHAnsi"/>
          <w:sz w:val="21"/>
          <w:szCs w:val="21"/>
        </w:rPr>
        <w:br/>
      </w:r>
      <w:r w:rsidRPr="005204B8">
        <w:rPr>
          <w:rFonts w:ascii="Segoe UI Symbol" w:hAnsi="Segoe UI Symbol" w:cs="Segoe UI Symbol"/>
          <w:sz w:val="21"/>
          <w:szCs w:val="21"/>
        </w:rPr>
        <w:t>✅</w:t>
      </w:r>
      <w:r w:rsidRPr="005204B8">
        <w:rPr>
          <w:rFonts w:asciiTheme="minorHAnsi" w:hAnsiTheme="minorHAnsi" w:cstheme="minorHAnsi"/>
          <w:sz w:val="21"/>
          <w:szCs w:val="21"/>
        </w:rPr>
        <w:t xml:space="preserve"> User-specific history fetch successfully working</w:t>
      </w:r>
    </w:p>
    <w:p w:rsidR="008F4D9F" w:rsidRPr="005204B8" w:rsidRDefault="008F4D9F" w:rsidP="008F4D9F">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Yeh current phase ka result bahut strong hai:</w:t>
      </w:r>
    </w:p>
    <w:p w:rsidR="008F4D9F" w:rsidRPr="005204B8" w:rsidRDefault="008F4D9F" w:rsidP="008F4D9F">
      <w:pPr>
        <w:spacing w:line="300" w:lineRule="atLeast"/>
        <w:rPr>
          <w:rFonts w:cstheme="minorHAnsi"/>
          <w:sz w:val="21"/>
          <w:szCs w:val="21"/>
        </w:rPr>
      </w:pPr>
      <w:r w:rsidRPr="005204B8">
        <w:rPr>
          <w:rFonts w:cstheme="minorHAnsi"/>
          <w:sz w:val="21"/>
          <w:szCs w:val="21"/>
        </w:rPr>
        <w:t>POST /chat → Claude answer + DynamoDB save</w:t>
      </w:r>
    </w:p>
    <w:p w:rsidR="008F4D9F" w:rsidRPr="005204B8" w:rsidRDefault="008F4D9F" w:rsidP="008F4D9F">
      <w:pPr>
        <w:spacing w:line="300" w:lineRule="atLeast"/>
        <w:rPr>
          <w:rFonts w:cstheme="minorHAnsi"/>
          <w:sz w:val="21"/>
          <w:szCs w:val="21"/>
        </w:rPr>
      </w:pPr>
      <w:r w:rsidRPr="005204B8">
        <w:rPr>
          <w:rFonts w:cstheme="minorHAnsi"/>
          <w:sz w:val="21"/>
          <w:szCs w:val="21"/>
        </w:rPr>
        <w:t>GET /chat/history → same authenticated user ki history return</w:t>
      </w:r>
    </w:p>
    <w:p w:rsidR="008F4D9F" w:rsidRPr="005204B8" w:rsidRDefault="00114F67" w:rsidP="008F4D9F">
      <w:pPr>
        <w:spacing w:line="300" w:lineRule="atLeast"/>
        <w:rPr>
          <w:rFonts w:cstheme="minorHAnsi"/>
          <w:sz w:val="21"/>
          <w:szCs w:val="21"/>
        </w:rPr>
      </w:pPr>
      <w:r>
        <w:rPr>
          <w:rFonts w:cstheme="minorHAnsi"/>
          <w:sz w:val="21"/>
          <w:szCs w:val="21"/>
        </w:rPr>
        <w:pict>
          <v:rect id="_x0000_i1030" style="width:0;height:1.5pt" o:hralign="center" o:hrstd="t" o:hr="t" fillcolor="#a0a0a0" stroked="f"/>
        </w:pict>
      </w:r>
    </w:p>
    <w:p w:rsidR="008F4D9F" w:rsidRPr="005204B8" w:rsidRDefault="008F4D9F" w:rsidP="008F4D9F">
      <w:pPr>
        <w:pStyle w:val="Heading1"/>
        <w:spacing w:line="300" w:lineRule="atLeast"/>
        <w:rPr>
          <w:rFonts w:asciiTheme="minorHAnsi" w:hAnsiTheme="minorHAnsi" w:cstheme="minorHAnsi"/>
          <w:sz w:val="48"/>
          <w:szCs w:val="48"/>
        </w:rPr>
      </w:pPr>
      <w:r w:rsidRPr="005204B8">
        <w:rPr>
          <w:rFonts w:asciiTheme="minorHAnsi" w:hAnsiTheme="minorHAnsi" w:cstheme="minorHAnsi"/>
        </w:rPr>
        <w:t>Abhi kitne phases/tasks bache hain?</w:t>
      </w:r>
    </w:p>
    <w:p w:rsidR="008F4D9F" w:rsidRPr="005204B8" w:rsidRDefault="008F4D9F" w:rsidP="008F4D9F">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 xml:space="preserve">Ab major remaining phases roughly </w:t>
      </w:r>
      <w:r w:rsidRPr="005204B8">
        <w:rPr>
          <w:rStyle w:val="Strong"/>
          <w:rFonts w:asciiTheme="minorHAnsi" w:hAnsiTheme="minorHAnsi" w:cstheme="minorHAnsi"/>
          <w:sz w:val="21"/>
          <w:szCs w:val="21"/>
        </w:rPr>
        <w:t>6</w:t>
      </w:r>
      <w:r w:rsidRPr="005204B8">
        <w:rPr>
          <w:rFonts w:asciiTheme="minorHAnsi" w:hAnsiTheme="minorHAnsi" w:cstheme="minorHAnsi"/>
          <w:sz w:val="21"/>
          <w:szCs w:val="21"/>
        </w:rPr>
        <w:t xml:space="preserve"> hain.</w:t>
      </w:r>
    </w:p>
    <w:p w:rsidR="008F4D9F" w:rsidRPr="005204B8" w:rsidRDefault="00114F67" w:rsidP="008F4D9F">
      <w:pPr>
        <w:spacing w:line="300" w:lineRule="atLeast"/>
        <w:rPr>
          <w:rFonts w:cstheme="minorHAnsi"/>
          <w:sz w:val="21"/>
          <w:szCs w:val="21"/>
        </w:rPr>
      </w:pPr>
      <w:r>
        <w:rPr>
          <w:rFonts w:cstheme="minorHAnsi"/>
          <w:sz w:val="21"/>
          <w:szCs w:val="21"/>
        </w:rPr>
        <w:pict>
          <v:rect id="_x0000_i1031" style="width:0;height:1.5pt" o:hralign="center" o:hrstd="t" o:hr="t" fillcolor="#a0a0a0" stroked="f"/>
        </w:pict>
      </w:r>
    </w:p>
    <w:p w:rsidR="008F4D9F" w:rsidRPr="005204B8" w:rsidRDefault="008F4D9F" w:rsidP="008F4D9F">
      <w:pPr>
        <w:pStyle w:val="Heading1"/>
        <w:spacing w:line="300" w:lineRule="atLeast"/>
        <w:rPr>
          <w:rFonts w:asciiTheme="minorHAnsi" w:hAnsiTheme="minorHAnsi" w:cstheme="minorHAnsi"/>
          <w:sz w:val="48"/>
          <w:szCs w:val="48"/>
        </w:rPr>
      </w:pPr>
      <w:r w:rsidRPr="005204B8">
        <w:rPr>
          <w:rFonts w:asciiTheme="minorHAnsi" w:hAnsiTheme="minorHAnsi" w:cstheme="minorHAnsi"/>
        </w:rPr>
        <w:t>Phase 6 — Current Phase Closure / Validation Checklist</w:t>
      </w:r>
    </w:p>
    <w:p w:rsidR="008F4D9F" w:rsidRPr="005204B8" w:rsidRDefault="008F4D9F" w:rsidP="008F4D9F">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Ye hum ab karenge.</w:t>
      </w:r>
    </w:p>
    <w:p w:rsidR="008F4D9F" w:rsidRPr="005204B8" w:rsidRDefault="008F4D9F" w:rsidP="008F4D9F">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Goal:</w:t>
      </w:r>
    </w:p>
    <w:p w:rsidR="008F4D9F" w:rsidRPr="005204B8" w:rsidRDefault="008F4D9F" w:rsidP="008F4D9F">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Current API stable hai ya nahi verify karna</w:t>
      </w:r>
    </w:p>
    <w:p w:rsidR="008F4D9F" w:rsidRPr="005204B8" w:rsidRDefault="008F4D9F" w:rsidP="008F4D9F">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Checklist:</w:t>
      </w:r>
    </w:p>
    <w:p w:rsidR="008F4D9F" w:rsidRPr="005204B8" w:rsidRDefault="008F4D9F" w:rsidP="008F4D9F">
      <w:pPr>
        <w:numPr>
          <w:ilvl w:val="0"/>
          <w:numId w:val="12"/>
        </w:numPr>
        <w:spacing w:before="100" w:beforeAutospacing="1" w:after="100" w:afterAutospacing="1" w:line="300" w:lineRule="atLeast"/>
        <w:rPr>
          <w:rFonts w:cstheme="minorHAnsi"/>
          <w:sz w:val="21"/>
          <w:szCs w:val="21"/>
        </w:rPr>
      </w:pPr>
      <w:r w:rsidRPr="005204B8">
        <w:rPr>
          <w:rStyle w:val="HTMLCode"/>
          <w:rFonts w:asciiTheme="minorHAnsi" w:eastAsiaTheme="majorEastAsia" w:hAnsiTheme="minorHAnsi" w:cstheme="minorHAnsi"/>
        </w:rPr>
        <w:t>POST /chat</w:t>
      </w:r>
      <w:r w:rsidRPr="005204B8">
        <w:rPr>
          <w:rFonts w:cstheme="minorHAnsi"/>
          <w:sz w:val="21"/>
          <w:szCs w:val="21"/>
        </w:rPr>
        <w:t xml:space="preserve"> valid token ke saath working hai</w:t>
      </w:r>
    </w:p>
    <w:p w:rsidR="008F4D9F" w:rsidRPr="005204B8" w:rsidRDefault="008F4D9F" w:rsidP="008F4D9F">
      <w:pPr>
        <w:numPr>
          <w:ilvl w:val="0"/>
          <w:numId w:val="12"/>
        </w:numPr>
        <w:spacing w:before="100" w:beforeAutospacing="1" w:after="100" w:afterAutospacing="1" w:line="300" w:lineRule="atLeast"/>
        <w:rPr>
          <w:rFonts w:cstheme="minorHAnsi"/>
          <w:sz w:val="21"/>
          <w:szCs w:val="21"/>
        </w:rPr>
      </w:pPr>
      <w:r w:rsidRPr="005204B8">
        <w:rPr>
          <w:rStyle w:val="HTMLCode"/>
          <w:rFonts w:asciiTheme="minorHAnsi" w:eastAsiaTheme="majorEastAsia" w:hAnsiTheme="minorHAnsi" w:cstheme="minorHAnsi"/>
        </w:rPr>
        <w:t>GET /chat/history</w:t>
      </w:r>
      <w:r w:rsidRPr="005204B8">
        <w:rPr>
          <w:rFonts w:cstheme="minorHAnsi"/>
          <w:sz w:val="21"/>
          <w:szCs w:val="21"/>
        </w:rPr>
        <w:t xml:space="preserve"> valid token ke saath working hai</w:t>
      </w:r>
    </w:p>
    <w:p w:rsidR="008F4D9F" w:rsidRPr="005204B8" w:rsidRDefault="008F4D9F" w:rsidP="008F4D9F">
      <w:pPr>
        <w:numPr>
          <w:ilvl w:val="0"/>
          <w:numId w:val="12"/>
        </w:numPr>
        <w:spacing w:before="100" w:beforeAutospacing="1" w:after="100" w:afterAutospacing="1" w:line="300" w:lineRule="atLeast"/>
        <w:rPr>
          <w:rFonts w:cstheme="minorHAnsi"/>
          <w:sz w:val="21"/>
          <w:szCs w:val="21"/>
        </w:rPr>
      </w:pPr>
      <w:r w:rsidRPr="005204B8">
        <w:rPr>
          <w:rFonts w:cstheme="minorHAnsi"/>
          <w:sz w:val="21"/>
          <w:szCs w:val="21"/>
        </w:rPr>
        <w:t xml:space="preserve">No token → </w:t>
      </w:r>
      <w:r w:rsidRPr="005204B8">
        <w:rPr>
          <w:rStyle w:val="HTMLCode"/>
          <w:rFonts w:asciiTheme="minorHAnsi" w:eastAsiaTheme="majorEastAsia" w:hAnsiTheme="minorHAnsi" w:cstheme="minorHAnsi"/>
        </w:rPr>
        <w:t>401</w:t>
      </w:r>
    </w:p>
    <w:p w:rsidR="008F4D9F" w:rsidRPr="005204B8" w:rsidRDefault="008F4D9F" w:rsidP="008F4D9F">
      <w:pPr>
        <w:numPr>
          <w:ilvl w:val="0"/>
          <w:numId w:val="12"/>
        </w:numPr>
        <w:spacing w:before="100" w:beforeAutospacing="1" w:after="100" w:afterAutospacing="1" w:line="300" w:lineRule="atLeast"/>
        <w:rPr>
          <w:rFonts w:cstheme="minorHAnsi"/>
          <w:sz w:val="21"/>
          <w:szCs w:val="21"/>
        </w:rPr>
      </w:pPr>
      <w:r w:rsidRPr="005204B8">
        <w:rPr>
          <w:rFonts w:cstheme="minorHAnsi"/>
          <w:sz w:val="21"/>
          <w:szCs w:val="21"/>
        </w:rPr>
        <w:t xml:space="preserve">Invalid body → </w:t>
      </w:r>
      <w:r w:rsidRPr="005204B8">
        <w:rPr>
          <w:rStyle w:val="HTMLCode"/>
          <w:rFonts w:asciiTheme="minorHAnsi" w:eastAsiaTheme="majorEastAsia" w:hAnsiTheme="minorHAnsi" w:cstheme="minorHAnsi"/>
        </w:rPr>
        <w:t>400</w:t>
      </w:r>
    </w:p>
    <w:p w:rsidR="008F4D9F" w:rsidRPr="005204B8" w:rsidRDefault="008F4D9F" w:rsidP="008F4D9F">
      <w:pPr>
        <w:numPr>
          <w:ilvl w:val="0"/>
          <w:numId w:val="12"/>
        </w:numPr>
        <w:spacing w:before="100" w:beforeAutospacing="1" w:after="100" w:afterAutospacing="1" w:line="300" w:lineRule="atLeast"/>
        <w:rPr>
          <w:rFonts w:cstheme="minorHAnsi"/>
          <w:sz w:val="21"/>
          <w:szCs w:val="21"/>
        </w:rPr>
      </w:pPr>
      <w:r w:rsidRPr="005204B8">
        <w:rPr>
          <w:rFonts w:cstheme="minorHAnsi"/>
          <w:sz w:val="21"/>
          <w:szCs w:val="21"/>
        </w:rPr>
        <w:t xml:space="preserve">Long message → </w:t>
      </w:r>
      <w:r w:rsidRPr="005204B8">
        <w:rPr>
          <w:rStyle w:val="HTMLCode"/>
          <w:rFonts w:asciiTheme="minorHAnsi" w:eastAsiaTheme="majorEastAsia" w:hAnsiTheme="minorHAnsi" w:cstheme="minorHAnsi"/>
        </w:rPr>
        <w:t>400</w:t>
      </w:r>
    </w:p>
    <w:p w:rsidR="008F4D9F" w:rsidRPr="005204B8" w:rsidRDefault="008F4D9F" w:rsidP="008F4D9F">
      <w:pPr>
        <w:numPr>
          <w:ilvl w:val="0"/>
          <w:numId w:val="12"/>
        </w:numPr>
        <w:spacing w:before="100" w:beforeAutospacing="1" w:after="100" w:afterAutospacing="1" w:line="300" w:lineRule="atLeast"/>
        <w:rPr>
          <w:rFonts w:cstheme="minorHAnsi"/>
          <w:sz w:val="21"/>
          <w:szCs w:val="21"/>
        </w:rPr>
      </w:pPr>
      <w:r w:rsidRPr="005204B8">
        <w:rPr>
          <w:rFonts w:cstheme="minorHAnsi"/>
          <w:sz w:val="21"/>
          <w:szCs w:val="21"/>
        </w:rPr>
        <w:t>DynamoDB me new record save ho raha hai</w:t>
      </w:r>
    </w:p>
    <w:p w:rsidR="008F4D9F" w:rsidRPr="005204B8" w:rsidRDefault="008F4D9F" w:rsidP="008F4D9F">
      <w:pPr>
        <w:numPr>
          <w:ilvl w:val="0"/>
          <w:numId w:val="12"/>
        </w:numPr>
        <w:spacing w:before="100" w:beforeAutospacing="1" w:after="100" w:afterAutospacing="1" w:line="300" w:lineRule="atLeast"/>
        <w:rPr>
          <w:rFonts w:cstheme="minorHAnsi"/>
          <w:sz w:val="21"/>
          <w:szCs w:val="21"/>
        </w:rPr>
      </w:pPr>
      <w:r w:rsidRPr="005204B8">
        <w:rPr>
          <w:rFonts w:cstheme="minorHAnsi"/>
          <w:sz w:val="21"/>
          <w:szCs w:val="21"/>
        </w:rPr>
        <w:t>GET history Bedrock ko call nahi karta</w:t>
      </w:r>
    </w:p>
    <w:p w:rsidR="008F4D9F" w:rsidRPr="005204B8" w:rsidRDefault="008F4D9F" w:rsidP="008F4D9F">
      <w:pPr>
        <w:numPr>
          <w:ilvl w:val="0"/>
          <w:numId w:val="12"/>
        </w:numPr>
        <w:spacing w:before="100" w:beforeAutospacing="1" w:after="100" w:afterAutospacing="1" w:line="300" w:lineRule="atLeast"/>
        <w:rPr>
          <w:rFonts w:cstheme="minorHAnsi"/>
          <w:sz w:val="21"/>
          <w:szCs w:val="21"/>
        </w:rPr>
      </w:pPr>
      <w:r w:rsidRPr="005204B8">
        <w:rPr>
          <w:rFonts w:cstheme="minorHAnsi"/>
          <w:sz w:val="21"/>
          <w:szCs w:val="21"/>
        </w:rPr>
        <w:t>Cost-risk resources check</w:t>
      </w:r>
    </w:p>
    <w:p w:rsidR="008F4D9F" w:rsidRPr="005204B8" w:rsidRDefault="008F4D9F" w:rsidP="008F4D9F">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Ye short hoga, zyada lamba nahi.</w:t>
      </w:r>
    </w:p>
    <w:p w:rsidR="008F4D9F" w:rsidRPr="005204B8" w:rsidRDefault="00114F67" w:rsidP="008F4D9F">
      <w:pPr>
        <w:spacing w:line="300" w:lineRule="atLeast"/>
        <w:rPr>
          <w:rFonts w:cstheme="minorHAnsi"/>
          <w:sz w:val="21"/>
          <w:szCs w:val="21"/>
        </w:rPr>
      </w:pPr>
      <w:r>
        <w:rPr>
          <w:rFonts w:cstheme="minorHAnsi"/>
          <w:sz w:val="21"/>
          <w:szCs w:val="21"/>
        </w:rPr>
        <w:pict>
          <v:rect id="_x0000_i1032" style="width:0;height:1.5pt" o:hralign="center" o:hrstd="t" o:hr="t" fillcolor="#a0a0a0" stroked="f"/>
        </w:pict>
      </w:r>
    </w:p>
    <w:p w:rsidR="008F4D9F" w:rsidRPr="005204B8" w:rsidRDefault="008F4D9F" w:rsidP="008F4D9F">
      <w:pPr>
        <w:pStyle w:val="Heading1"/>
        <w:spacing w:line="300" w:lineRule="atLeast"/>
        <w:rPr>
          <w:rFonts w:asciiTheme="minorHAnsi" w:hAnsiTheme="minorHAnsi" w:cstheme="minorHAnsi"/>
          <w:sz w:val="48"/>
          <w:szCs w:val="48"/>
        </w:rPr>
      </w:pPr>
      <w:r w:rsidRPr="005204B8">
        <w:rPr>
          <w:rFonts w:asciiTheme="minorHAnsi" w:hAnsiTheme="minorHAnsi" w:cstheme="minorHAnsi"/>
        </w:rPr>
        <w:lastRenderedPageBreak/>
        <w:t>Phase 7 — S3 + RAG / Knowledge Base</w:t>
      </w:r>
    </w:p>
    <w:p w:rsidR="008F4D9F" w:rsidRPr="005204B8" w:rsidRDefault="008F4D9F" w:rsidP="008F4D9F">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Ye next major GenAI phase hoga.</w:t>
      </w:r>
    </w:p>
    <w:p w:rsidR="008F4D9F" w:rsidRPr="005204B8" w:rsidRDefault="008F4D9F" w:rsidP="008F4D9F">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Goal:</w:t>
      </w:r>
    </w:p>
    <w:p w:rsidR="008F4D9F" w:rsidRPr="005204B8" w:rsidRDefault="008F4D9F" w:rsidP="008F4D9F">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Claude ko company-specific documents se answer karwana</w:t>
      </w:r>
    </w:p>
    <w:p w:rsidR="008F4D9F" w:rsidRPr="005204B8" w:rsidRDefault="008F4D9F" w:rsidP="008F4D9F">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Hum add karenge:</w:t>
      </w:r>
    </w:p>
    <w:p w:rsidR="008F4D9F" w:rsidRPr="005204B8" w:rsidRDefault="008F4D9F" w:rsidP="008F4D9F">
      <w:pPr>
        <w:spacing w:line="300" w:lineRule="atLeast"/>
        <w:rPr>
          <w:rFonts w:cstheme="minorHAnsi"/>
          <w:sz w:val="21"/>
          <w:szCs w:val="21"/>
        </w:rPr>
      </w:pPr>
      <w:r w:rsidRPr="005204B8">
        <w:rPr>
          <w:rFonts w:cstheme="minorHAnsi"/>
          <w:sz w:val="21"/>
          <w:szCs w:val="21"/>
        </w:rPr>
        <w:t>S3 secure bucket</w:t>
      </w:r>
    </w:p>
    <w:p w:rsidR="008F4D9F" w:rsidRPr="005204B8" w:rsidRDefault="008F4D9F" w:rsidP="008F4D9F">
      <w:pPr>
        <w:spacing w:line="300" w:lineRule="atLeast"/>
        <w:rPr>
          <w:rFonts w:cstheme="minorHAnsi"/>
          <w:sz w:val="21"/>
          <w:szCs w:val="21"/>
        </w:rPr>
      </w:pPr>
      <w:r w:rsidRPr="005204B8">
        <w:rPr>
          <w:rFonts w:cstheme="minorHAnsi"/>
          <w:sz w:val="21"/>
          <w:szCs w:val="21"/>
        </w:rPr>
        <w:t>Company docs upload</w:t>
      </w:r>
    </w:p>
    <w:p w:rsidR="008F4D9F" w:rsidRPr="005204B8" w:rsidRDefault="008F4D9F" w:rsidP="008F4D9F">
      <w:pPr>
        <w:spacing w:line="300" w:lineRule="atLeast"/>
        <w:rPr>
          <w:rFonts w:cstheme="minorHAnsi"/>
          <w:sz w:val="21"/>
          <w:szCs w:val="21"/>
        </w:rPr>
      </w:pPr>
      <w:r w:rsidRPr="005204B8">
        <w:rPr>
          <w:rFonts w:cstheme="minorHAnsi"/>
          <w:sz w:val="21"/>
          <w:szCs w:val="21"/>
        </w:rPr>
        <w:t>Bedrock Knowledge Base / RAG</w:t>
      </w:r>
    </w:p>
    <w:p w:rsidR="008F4D9F" w:rsidRPr="005204B8" w:rsidRDefault="008F4D9F" w:rsidP="008F4D9F">
      <w:pPr>
        <w:spacing w:line="300" w:lineRule="atLeast"/>
        <w:rPr>
          <w:rFonts w:cstheme="minorHAnsi"/>
          <w:sz w:val="21"/>
          <w:szCs w:val="21"/>
        </w:rPr>
      </w:pPr>
      <w:r w:rsidRPr="005204B8">
        <w:rPr>
          <w:rFonts w:cstheme="minorHAnsi"/>
          <w:sz w:val="21"/>
          <w:szCs w:val="21"/>
        </w:rPr>
        <w:t>Source-grounded answers</w:t>
      </w:r>
    </w:p>
    <w:p w:rsidR="008F4D9F" w:rsidRPr="005204B8" w:rsidRDefault="008F4D9F" w:rsidP="008F4D9F">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Use case:</w:t>
      </w:r>
    </w:p>
    <w:p w:rsidR="008F4D9F" w:rsidRPr="005204B8" w:rsidRDefault="008F4D9F" w:rsidP="008F4D9F">
      <w:pPr>
        <w:spacing w:line="300" w:lineRule="atLeast"/>
        <w:rPr>
          <w:rFonts w:cstheme="minorHAnsi"/>
          <w:sz w:val="21"/>
          <w:szCs w:val="21"/>
        </w:rPr>
      </w:pPr>
      <w:r w:rsidRPr="005204B8">
        <w:rPr>
          <w:rFonts w:cstheme="minorHAnsi"/>
          <w:sz w:val="21"/>
          <w:szCs w:val="21"/>
        </w:rPr>
        <w:t>User: Company VPN escalation policy kya hai?</w:t>
      </w:r>
    </w:p>
    <w:p w:rsidR="008F4D9F" w:rsidRPr="005204B8" w:rsidRDefault="008F4D9F" w:rsidP="008F4D9F">
      <w:pPr>
        <w:spacing w:line="300" w:lineRule="atLeast"/>
        <w:rPr>
          <w:rFonts w:cstheme="minorHAnsi"/>
          <w:sz w:val="21"/>
          <w:szCs w:val="21"/>
        </w:rPr>
      </w:pPr>
      <w:r w:rsidRPr="005204B8">
        <w:rPr>
          <w:rFonts w:cstheme="minorHAnsi"/>
          <w:sz w:val="21"/>
          <w:szCs w:val="21"/>
        </w:rPr>
        <w:t>Claude: S3 policy document ke basis par answer dega</w:t>
      </w:r>
    </w:p>
    <w:p w:rsidR="008F4D9F" w:rsidRPr="005204B8" w:rsidRDefault="008F4D9F" w:rsidP="008F4D9F">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Security side:</w:t>
      </w:r>
    </w:p>
    <w:p w:rsidR="008F4D9F" w:rsidRPr="005204B8" w:rsidRDefault="008F4D9F" w:rsidP="008F4D9F">
      <w:pPr>
        <w:spacing w:line="300" w:lineRule="atLeast"/>
        <w:rPr>
          <w:rFonts w:cstheme="minorHAnsi"/>
          <w:sz w:val="21"/>
          <w:szCs w:val="21"/>
        </w:rPr>
      </w:pPr>
      <w:r w:rsidRPr="005204B8">
        <w:rPr>
          <w:rFonts w:cstheme="minorHAnsi"/>
          <w:sz w:val="21"/>
          <w:szCs w:val="21"/>
        </w:rPr>
        <w:t>Block public access</w:t>
      </w:r>
    </w:p>
    <w:p w:rsidR="008F4D9F" w:rsidRPr="005204B8" w:rsidRDefault="008F4D9F" w:rsidP="008F4D9F">
      <w:pPr>
        <w:spacing w:line="300" w:lineRule="atLeast"/>
        <w:rPr>
          <w:rFonts w:cstheme="minorHAnsi"/>
          <w:sz w:val="21"/>
          <w:szCs w:val="21"/>
        </w:rPr>
      </w:pPr>
      <w:r w:rsidRPr="005204B8">
        <w:rPr>
          <w:rFonts w:cstheme="minorHAnsi"/>
          <w:sz w:val="21"/>
          <w:szCs w:val="21"/>
        </w:rPr>
        <w:t>Encryption</w:t>
      </w:r>
    </w:p>
    <w:p w:rsidR="008F4D9F" w:rsidRPr="005204B8" w:rsidRDefault="008F4D9F" w:rsidP="008F4D9F">
      <w:pPr>
        <w:spacing w:line="300" w:lineRule="atLeast"/>
        <w:rPr>
          <w:rFonts w:cstheme="minorHAnsi"/>
          <w:sz w:val="21"/>
          <w:szCs w:val="21"/>
        </w:rPr>
      </w:pPr>
      <w:r w:rsidRPr="005204B8">
        <w:rPr>
          <w:rFonts w:cstheme="minorHAnsi"/>
          <w:sz w:val="21"/>
          <w:szCs w:val="21"/>
        </w:rPr>
        <w:t>Bucket policy</w:t>
      </w:r>
    </w:p>
    <w:p w:rsidR="008F4D9F" w:rsidRPr="005204B8" w:rsidRDefault="008F4D9F" w:rsidP="008F4D9F">
      <w:pPr>
        <w:spacing w:line="300" w:lineRule="atLeast"/>
        <w:rPr>
          <w:rFonts w:cstheme="minorHAnsi"/>
          <w:sz w:val="21"/>
          <w:szCs w:val="21"/>
        </w:rPr>
      </w:pPr>
      <w:r w:rsidRPr="005204B8">
        <w:rPr>
          <w:rFonts w:cstheme="minorHAnsi"/>
          <w:sz w:val="21"/>
          <w:szCs w:val="21"/>
        </w:rPr>
        <w:t>IAM least privilege</w:t>
      </w:r>
    </w:p>
    <w:p w:rsidR="008F4D9F" w:rsidRPr="005204B8" w:rsidRDefault="008F4D9F" w:rsidP="008F4D9F">
      <w:pPr>
        <w:spacing w:line="300" w:lineRule="atLeast"/>
        <w:rPr>
          <w:rFonts w:cstheme="minorHAnsi"/>
          <w:sz w:val="21"/>
          <w:szCs w:val="21"/>
        </w:rPr>
      </w:pPr>
      <w:r w:rsidRPr="005204B8">
        <w:rPr>
          <w:rFonts w:cstheme="minorHAnsi"/>
          <w:sz w:val="21"/>
          <w:szCs w:val="21"/>
        </w:rPr>
        <w:t>Document access control discussion</w:t>
      </w:r>
    </w:p>
    <w:p w:rsidR="008F4D9F" w:rsidRPr="005204B8" w:rsidRDefault="00114F67" w:rsidP="008F4D9F">
      <w:pPr>
        <w:spacing w:line="300" w:lineRule="atLeast"/>
        <w:rPr>
          <w:rFonts w:cstheme="minorHAnsi"/>
          <w:sz w:val="21"/>
          <w:szCs w:val="21"/>
        </w:rPr>
      </w:pPr>
      <w:r>
        <w:rPr>
          <w:rFonts w:cstheme="minorHAnsi"/>
          <w:sz w:val="21"/>
          <w:szCs w:val="21"/>
        </w:rPr>
        <w:pict>
          <v:rect id="_x0000_i1033" style="width:0;height:1.5pt" o:hralign="center" o:hrstd="t" o:hr="t" fillcolor="#a0a0a0" stroked="f"/>
        </w:pict>
      </w:r>
    </w:p>
    <w:p w:rsidR="008F4D9F" w:rsidRPr="005204B8" w:rsidRDefault="008F4D9F" w:rsidP="008F4D9F">
      <w:pPr>
        <w:pStyle w:val="Heading1"/>
        <w:spacing w:line="300" w:lineRule="atLeast"/>
        <w:rPr>
          <w:rFonts w:asciiTheme="minorHAnsi" w:hAnsiTheme="minorHAnsi" w:cstheme="minorHAnsi"/>
          <w:sz w:val="48"/>
          <w:szCs w:val="48"/>
        </w:rPr>
      </w:pPr>
      <w:r w:rsidRPr="005204B8">
        <w:rPr>
          <w:rFonts w:asciiTheme="minorHAnsi" w:hAnsiTheme="minorHAnsi" w:cstheme="minorHAnsi"/>
        </w:rPr>
        <w:t>Phase 8 — Guardrails and Safety</w:t>
      </w:r>
    </w:p>
    <w:p w:rsidR="008F4D9F" w:rsidRPr="005204B8" w:rsidRDefault="008F4D9F" w:rsidP="008F4D9F">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Goal:</w:t>
      </w:r>
    </w:p>
    <w:p w:rsidR="008F4D9F" w:rsidRPr="005204B8" w:rsidRDefault="008F4D9F" w:rsidP="008F4D9F">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Unsafe prompt, PII, hallucination, policy-violation control</w:t>
      </w:r>
    </w:p>
    <w:p w:rsidR="008F4D9F" w:rsidRPr="005204B8" w:rsidRDefault="008F4D9F" w:rsidP="008F4D9F">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Hum cover karenge:</w:t>
      </w:r>
    </w:p>
    <w:p w:rsidR="008F4D9F" w:rsidRPr="005204B8" w:rsidRDefault="008F4D9F" w:rsidP="008F4D9F">
      <w:pPr>
        <w:numPr>
          <w:ilvl w:val="0"/>
          <w:numId w:val="13"/>
        </w:numPr>
        <w:spacing w:before="100" w:beforeAutospacing="1" w:after="100" w:afterAutospacing="1" w:line="300" w:lineRule="atLeast"/>
        <w:rPr>
          <w:rFonts w:cstheme="minorHAnsi"/>
          <w:sz w:val="21"/>
          <w:szCs w:val="21"/>
        </w:rPr>
      </w:pPr>
      <w:r w:rsidRPr="005204B8">
        <w:rPr>
          <w:rFonts w:cstheme="minorHAnsi"/>
          <w:sz w:val="21"/>
          <w:szCs w:val="21"/>
        </w:rPr>
        <w:t>Bedrock Guardrails</w:t>
      </w:r>
    </w:p>
    <w:p w:rsidR="008F4D9F" w:rsidRPr="005204B8" w:rsidRDefault="008F4D9F" w:rsidP="008F4D9F">
      <w:pPr>
        <w:numPr>
          <w:ilvl w:val="0"/>
          <w:numId w:val="13"/>
        </w:numPr>
        <w:spacing w:before="100" w:beforeAutospacing="1" w:after="100" w:afterAutospacing="1" w:line="300" w:lineRule="atLeast"/>
        <w:rPr>
          <w:rFonts w:cstheme="minorHAnsi"/>
          <w:sz w:val="21"/>
          <w:szCs w:val="21"/>
        </w:rPr>
      </w:pPr>
      <w:r w:rsidRPr="005204B8">
        <w:rPr>
          <w:rFonts w:cstheme="minorHAnsi"/>
          <w:sz w:val="21"/>
          <w:szCs w:val="21"/>
        </w:rPr>
        <w:t>PII masking/filtering</w:t>
      </w:r>
    </w:p>
    <w:p w:rsidR="008F4D9F" w:rsidRPr="005204B8" w:rsidRDefault="008F4D9F" w:rsidP="008F4D9F">
      <w:pPr>
        <w:numPr>
          <w:ilvl w:val="0"/>
          <w:numId w:val="13"/>
        </w:numPr>
        <w:spacing w:before="100" w:beforeAutospacing="1" w:after="100" w:afterAutospacing="1" w:line="300" w:lineRule="atLeast"/>
        <w:rPr>
          <w:rFonts w:cstheme="minorHAnsi"/>
          <w:sz w:val="21"/>
          <w:szCs w:val="21"/>
        </w:rPr>
      </w:pPr>
      <w:r w:rsidRPr="005204B8">
        <w:rPr>
          <w:rFonts w:cstheme="minorHAnsi"/>
          <w:sz w:val="21"/>
          <w:szCs w:val="21"/>
        </w:rPr>
        <w:t>Prompt injection handling</w:t>
      </w:r>
    </w:p>
    <w:p w:rsidR="008F4D9F" w:rsidRPr="005204B8" w:rsidRDefault="008F4D9F" w:rsidP="008F4D9F">
      <w:pPr>
        <w:numPr>
          <w:ilvl w:val="0"/>
          <w:numId w:val="13"/>
        </w:numPr>
        <w:spacing w:before="100" w:beforeAutospacing="1" w:after="100" w:afterAutospacing="1" w:line="300" w:lineRule="atLeast"/>
        <w:rPr>
          <w:rFonts w:cstheme="minorHAnsi"/>
          <w:sz w:val="21"/>
          <w:szCs w:val="21"/>
        </w:rPr>
      </w:pPr>
      <w:r w:rsidRPr="005204B8">
        <w:rPr>
          <w:rFonts w:cstheme="minorHAnsi"/>
          <w:sz w:val="21"/>
          <w:szCs w:val="21"/>
        </w:rPr>
        <w:t>Unsafe request refusal</w:t>
      </w:r>
    </w:p>
    <w:p w:rsidR="008F4D9F" w:rsidRPr="005204B8" w:rsidRDefault="008F4D9F" w:rsidP="008F4D9F">
      <w:pPr>
        <w:numPr>
          <w:ilvl w:val="0"/>
          <w:numId w:val="13"/>
        </w:numPr>
        <w:spacing w:before="100" w:beforeAutospacing="1" w:after="100" w:afterAutospacing="1" w:line="300" w:lineRule="atLeast"/>
        <w:rPr>
          <w:rFonts w:cstheme="minorHAnsi"/>
          <w:sz w:val="21"/>
          <w:szCs w:val="21"/>
        </w:rPr>
      </w:pPr>
      <w:r w:rsidRPr="005204B8">
        <w:rPr>
          <w:rFonts w:cstheme="minorHAnsi"/>
          <w:sz w:val="21"/>
          <w:szCs w:val="21"/>
        </w:rPr>
        <w:t>“I don’t know” fallback</w:t>
      </w:r>
    </w:p>
    <w:p w:rsidR="008F4D9F" w:rsidRPr="005204B8" w:rsidRDefault="008F4D9F" w:rsidP="008F4D9F">
      <w:pPr>
        <w:numPr>
          <w:ilvl w:val="0"/>
          <w:numId w:val="13"/>
        </w:numPr>
        <w:spacing w:before="100" w:beforeAutospacing="1" w:after="100" w:afterAutospacing="1" w:line="300" w:lineRule="atLeast"/>
        <w:rPr>
          <w:rFonts w:cstheme="minorHAnsi"/>
          <w:sz w:val="21"/>
          <w:szCs w:val="21"/>
        </w:rPr>
      </w:pPr>
      <w:r w:rsidRPr="005204B8">
        <w:rPr>
          <w:rFonts w:cstheme="minorHAnsi"/>
          <w:sz w:val="21"/>
          <w:szCs w:val="21"/>
        </w:rPr>
        <w:t>RAG groundedness behavior</w:t>
      </w:r>
    </w:p>
    <w:p w:rsidR="008F4D9F" w:rsidRPr="005204B8" w:rsidRDefault="00114F67" w:rsidP="008F4D9F">
      <w:pPr>
        <w:spacing w:after="0" w:line="300" w:lineRule="atLeast"/>
        <w:rPr>
          <w:rFonts w:cstheme="minorHAnsi"/>
          <w:sz w:val="21"/>
          <w:szCs w:val="21"/>
        </w:rPr>
      </w:pPr>
      <w:r>
        <w:rPr>
          <w:rFonts w:cstheme="minorHAnsi"/>
          <w:sz w:val="21"/>
          <w:szCs w:val="21"/>
        </w:rPr>
        <w:pict>
          <v:rect id="_x0000_i1034" style="width:0;height:1.5pt" o:hralign="center" o:hrstd="t" o:hr="t" fillcolor="#a0a0a0" stroked="f"/>
        </w:pict>
      </w:r>
    </w:p>
    <w:p w:rsidR="008F4D9F" w:rsidRPr="005204B8" w:rsidRDefault="008F4D9F" w:rsidP="008F4D9F">
      <w:pPr>
        <w:pStyle w:val="Heading1"/>
        <w:spacing w:line="300" w:lineRule="atLeast"/>
        <w:rPr>
          <w:rFonts w:asciiTheme="minorHAnsi" w:hAnsiTheme="minorHAnsi" w:cstheme="minorHAnsi"/>
          <w:sz w:val="48"/>
          <w:szCs w:val="48"/>
        </w:rPr>
      </w:pPr>
      <w:r w:rsidRPr="005204B8">
        <w:rPr>
          <w:rFonts w:asciiTheme="minorHAnsi" w:hAnsiTheme="minorHAnsi" w:cstheme="minorHAnsi"/>
        </w:rPr>
        <w:lastRenderedPageBreak/>
        <w:t>Phase 9 — Frontend Integration</w:t>
      </w:r>
    </w:p>
    <w:p w:rsidR="008F4D9F" w:rsidRPr="005204B8" w:rsidRDefault="008F4D9F" w:rsidP="008F4D9F">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Goal:</w:t>
      </w:r>
    </w:p>
    <w:p w:rsidR="008F4D9F" w:rsidRPr="005204B8" w:rsidRDefault="008F4D9F" w:rsidP="008F4D9F">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React UI se real chatbot call karna</w:t>
      </w:r>
    </w:p>
    <w:p w:rsidR="008F4D9F" w:rsidRPr="005204B8" w:rsidRDefault="008F4D9F" w:rsidP="008F4D9F">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Flow:</w:t>
      </w:r>
    </w:p>
    <w:p w:rsidR="008F4D9F" w:rsidRPr="005204B8" w:rsidRDefault="008F4D9F" w:rsidP="008F4D9F">
      <w:pPr>
        <w:spacing w:line="300" w:lineRule="atLeast"/>
        <w:rPr>
          <w:rFonts w:cstheme="minorHAnsi"/>
          <w:sz w:val="21"/>
          <w:szCs w:val="21"/>
        </w:rPr>
      </w:pPr>
      <w:r w:rsidRPr="005204B8">
        <w:rPr>
          <w:rFonts w:cstheme="minorHAnsi"/>
          <w:sz w:val="21"/>
          <w:szCs w:val="21"/>
        </w:rPr>
        <w:t>React Login button</w:t>
      </w:r>
    </w:p>
    <w:p w:rsidR="008F4D9F" w:rsidRPr="005204B8" w:rsidRDefault="008F4D9F" w:rsidP="008F4D9F">
      <w:pPr>
        <w:spacing w:line="300" w:lineRule="atLeast"/>
        <w:rPr>
          <w:rFonts w:cstheme="minorHAnsi"/>
          <w:sz w:val="21"/>
          <w:szCs w:val="21"/>
        </w:rPr>
      </w:pPr>
      <w:r w:rsidRPr="005204B8">
        <w:rPr>
          <w:rFonts w:cstheme="minorHAnsi"/>
          <w:sz w:val="21"/>
          <w:szCs w:val="21"/>
        </w:rPr>
        <w:t>↓</w:t>
      </w:r>
    </w:p>
    <w:p w:rsidR="008F4D9F" w:rsidRPr="005204B8" w:rsidRDefault="008F4D9F" w:rsidP="008F4D9F">
      <w:pPr>
        <w:spacing w:line="300" w:lineRule="atLeast"/>
        <w:rPr>
          <w:rFonts w:cstheme="minorHAnsi"/>
          <w:sz w:val="21"/>
          <w:szCs w:val="21"/>
        </w:rPr>
      </w:pPr>
      <w:r w:rsidRPr="005204B8">
        <w:rPr>
          <w:rFonts w:cstheme="minorHAnsi"/>
          <w:sz w:val="21"/>
          <w:szCs w:val="21"/>
        </w:rPr>
        <w:t>Cognito login</w:t>
      </w:r>
    </w:p>
    <w:p w:rsidR="008F4D9F" w:rsidRPr="005204B8" w:rsidRDefault="008F4D9F" w:rsidP="008F4D9F">
      <w:pPr>
        <w:spacing w:line="300" w:lineRule="atLeast"/>
        <w:rPr>
          <w:rFonts w:cstheme="minorHAnsi"/>
          <w:sz w:val="21"/>
          <w:szCs w:val="21"/>
        </w:rPr>
      </w:pPr>
      <w:r w:rsidRPr="005204B8">
        <w:rPr>
          <w:rFonts w:cstheme="minorHAnsi"/>
          <w:sz w:val="21"/>
          <w:szCs w:val="21"/>
        </w:rPr>
        <w:t>↓</w:t>
      </w:r>
    </w:p>
    <w:p w:rsidR="008F4D9F" w:rsidRPr="005204B8" w:rsidRDefault="008F4D9F" w:rsidP="008F4D9F">
      <w:pPr>
        <w:spacing w:line="300" w:lineRule="atLeast"/>
        <w:rPr>
          <w:rFonts w:cstheme="minorHAnsi"/>
          <w:sz w:val="21"/>
          <w:szCs w:val="21"/>
        </w:rPr>
      </w:pPr>
      <w:r w:rsidRPr="005204B8">
        <w:rPr>
          <w:rFonts w:cstheme="minorHAnsi"/>
          <w:sz w:val="21"/>
          <w:szCs w:val="21"/>
        </w:rPr>
        <w:t>JWT token</w:t>
      </w:r>
    </w:p>
    <w:p w:rsidR="008F4D9F" w:rsidRPr="005204B8" w:rsidRDefault="008F4D9F" w:rsidP="008F4D9F">
      <w:pPr>
        <w:spacing w:line="300" w:lineRule="atLeast"/>
        <w:rPr>
          <w:rFonts w:cstheme="minorHAnsi"/>
          <w:sz w:val="21"/>
          <w:szCs w:val="21"/>
        </w:rPr>
      </w:pPr>
      <w:r w:rsidRPr="005204B8">
        <w:rPr>
          <w:rFonts w:cstheme="minorHAnsi"/>
          <w:sz w:val="21"/>
          <w:szCs w:val="21"/>
        </w:rPr>
        <w:t>↓</w:t>
      </w:r>
    </w:p>
    <w:p w:rsidR="008F4D9F" w:rsidRPr="005204B8" w:rsidRDefault="008F4D9F" w:rsidP="008F4D9F">
      <w:pPr>
        <w:spacing w:line="300" w:lineRule="atLeast"/>
        <w:rPr>
          <w:rFonts w:cstheme="minorHAnsi"/>
          <w:sz w:val="21"/>
          <w:szCs w:val="21"/>
        </w:rPr>
      </w:pPr>
      <w:r w:rsidRPr="005204B8">
        <w:rPr>
          <w:rFonts w:cstheme="minorHAnsi"/>
          <w:sz w:val="21"/>
          <w:szCs w:val="21"/>
        </w:rPr>
        <w:t>POST /chat</w:t>
      </w:r>
    </w:p>
    <w:p w:rsidR="008F4D9F" w:rsidRPr="005204B8" w:rsidRDefault="008F4D9F" w:rsidP="008F4D9F">
      <w:pPr>
        <w:spacing w:line="300" w:lineRule="atLeast"/>
        <w:rPr>
          <w:rFonts w:cstheme="minorHAnsi"/>
          <w:sz w:val="21"/>
          <w:szCs w:val="21"/>
        </w:rPr>
      </w:pPr>
      <w:r w:rsidRPr="005204B8">
        <w:rPr>
          <w:rFonts w:cstheme="minorHAnsi"/>
          <w:sz w:val="21"/>
          <w:szCs w:val="21"/>
        </w:rPr>
        <w:t>↓</w:t>
      </w:r>
    </w:p>
    <w:p w:rsidR="008F4D9F" w:rsidRPr="005204B8" w:rsidRDefault="008F4D9F" w:rsidP="008F4D9F">
      <w:pPr>
        <w:spacing w:line="300" w:lineRule="atLeast"/>
        <w:rPr>
          <w:rFonts w:cstheme="minorHAnsi"/>
          <w:sz w:val="21"/>
          <w:szCs w:val="21"/>
        </w:rPr>
      </w:pPr>
      <w:r w:rsidRPr="005204B8">
        <w:rPr>
          <w:rFonts w:cstheme="minorHAnsi"/>
          <w:sz w:val="21"/>
          <w:szCs w:val="21"/>
        </w:rPr>
        <w:t>GET /chat/history</w:t>
      </w:r>
    </w:p>
    <w:p w:rsidR="008F4D9F" w:rsidRPr="005204B8" w:rsidRDefault="008F4D9F" w:rsidP="008F4D9F">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Yahan tum practically dekhoge:</w:t>
      </w:r>
    </w:p>
    <w:p w:rsidR="008F4D9F" w:rsidRPr="005204B8" w:rsidRDefault="008F4D9F" w:rsidP="008F4D9F">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CloudShell curl = frontend fetch/axios ka manual version tha</w:t>
      </w:r>
    </w:p>
    <w:p w:rsidR="008F4D9F" w:rsidRPr="005204B8" w:rsidRDefault="00114F67" w:rsidP="008F4D9F">
      <w:pPr>
        <w:spacing w:line="300" w:lineRule="atLeast"/>
        <w:rPr>
          <w:rFonts w:cstheme="minorHAnsi"/>
          <w:sz w:val="21"/>
          <w:szCs w:val="21"/>
        </w:rPr>
      </w:pPr>
      <w:r>
        <w:rPr>
          <w:rFonts w:cstheme="minorHAnsi"/>
          <w:sz w:val="21"/>
          <w:szCs w:val="21"/>
        </w:rPr>
        <w:pict>
          <v:rect id="_x0000_i1035" style="width:0;height:1.5pt" o:hralign="center" o:hrstd="t" o:hr="t" fillcolor="#a0a0a0" stroked="f"/>
        </w:pict>
      </w:r>
    </w:p>
    <w:p w:rsidR="008F4D9F" w:rsidRPr="005204B8" w:rsidRDefault="008F4D9F" w:rsidP="008F4D9F">
      <w:pPr>
        <w:pStyle w:val="Heading1"/>
        <w:spacing w:line="300" w:lineRule="atLeast"/>
        <w:rPr>
          <w:rFonts w:asciiTheme="minorHAnsi" w:hAnsiTheme="minorHAnsi" w:cstheme="minorHAnsi"/>
          <w:sz w:val="48"/>
          <w:szCs w:val="48"/>
        </w:rPr>
      </w:pPr>
      <w:r w:rsidRPr="005204B8">
        <w:rPr>
          <w:rFonts w:asciiTheme="minorHAnsi" w:hAnsiTheme="minorHAnsi" w:cstheme="minorHAnsi"/>
        </w:rPr>
        <w:t>Phase 10 — Tool Calling / Agentic Workflow</w:t>
      </w:r>
    </w:p>
    <w:p w:rsidR="008F4D9F" w:rsidRPr="005204B8" w:rsidRDefault="008F4D9F" w:rsidP="008F4D9F">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Goal:</w:t>
      </w:r>
    </w:p>
    <w:p w:rsidR="008F4D9F" w:rsidRPr="005204B8" w:rsidRDefault="008F4D9F" w:rsidP="008F4D9F">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Chatbot sirf answer na de, action bhi kare</w:t>
      </w:r>
    </w:p>
    <w:p w:rsidR="008F4D9F" w:rsidRPr="005204B8" w:rsidRDefault="008F4D9F" w:rsidP="008F4D9F">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Example:</w:t>
      </w:r>
    </w:p>
    <w:p w:rsidR="008F4D9F" w:rsidRPr="005204B8" w:rsidRDefault="008F4D9F" w:rsidP="008F4D9F">
      <w:pPr>
        <w:spacing w:line="300" w:lineRule="atLeast"/>
        <w:rPr>
          <w:rFonts w:cstheme="minorHAnsi"/>
          <w:sz w:val="21"/>
          <w:szCs w:val="21"/>
        </w:rPr>
      </w:pPr>
      <w:r w:rsidRPr="005204B8">
        <w:rPr>
          <w:rFonts w:cstheme="minorHAnsi"/>
          <w:sz w:val="21"/>
          <w:szCs w:val="21"/>
        </w:rPr>
        <w:t>User: VPN issue hai, ticket create karo</w:t>
      </w:r>
    </w:p>
    <w:p w:rsidR="008F4D9F" w:rsidRPr="005204B8" w:rsidRDefault="008F4D9F" w:rsidP="008F4D9F">
      <w:pPr>
        <w:spacing w:line="300" w:lineRule="atLeast"/>
        <w:rPr>
          <w:rFonts w:cstheme="minorHAnsi"/>
          <w:sz w:val="21"/>
          <w:szCs w:val="21"/>
        </w:rPr>
      </w:pPr>
      <w:r w:rsidRPr="005204B8">
        <w:rPr>
          <w:rFonts w:cstheme="minorHAnsi"/>
          <w:sz w:val="21"/>
          <w:szCs w:val="21"/>
        </w:rPr>
        <w:t>↓</w:t>
      </w:r>
    </w:p>
    <w:p w:rsidR="008F4D9F" w:rsidRPr="005204B8" w:rsidRDefault="008F4D9F" w:rsidP="008F4D9F">
      <w:pPr>
        <w:spacing w:line="300" w:lineRule="atLeast"/>
        <w:rPr>
          <w:rFonts w:cstheme="minorHAnsi"/>
          <w:sz w:val="21"/>
          <w:szCs w:val="21"/>
        </w:rPr>
      </w:pPr>
      <w:r w:rsidRPr="005204B8">
        <w:rPr>
          <w:rFonts w:cstheme="minorHAnsi"/>
          <w:sz w:val="21"/>
          <w:szCs w:val="21"/>
        </w:rPr>
        <w:t>Claude decides tool call</w:t>
      </w:r>
    </w:p>
    <w:p w:rsidR="008F4D9F" w:rsidRPr="005204B8" w:rsidRDefault="008F4D9F" w:rsidP="008F4D9F">
      <w:pPr>
        <w:spacing w:line="300" w:lineRule="atLeast"/>
        <w:rPr>
          <w:rFonts w:cstheme="minorHAnsi"/>
          <w:sz w:val="21"/>
          <w:szCs w:val="21"/>
        </w:rPr>
      </w:pPr>
      <w:r w:rsidRPr="005204B8">
        <w:rPr>
          <w:rFonts w:cstheme="minorHAnsi"/>
          <w:sz w:val="21"/>
          <w:szCs w:val="21"/>
        </w:rPr>
        <w:t>↓</w:t>
      </w:r>
    </w:p>
    <w:p w:rsidR="008F4D9F" w:rsidRPr="005204B8" w:rsidRDefault="008F4D9F" w:rsidP="008F4D9F">
      <w:pPr>
        <w:spacing w:line="300" w:lineRule="atLeast"/>
        <w:rPr>
          <w:rFonts w:cstheme="minorHAnsi"/>
          <w:sz w:val="21"/>
          <w:szCs w:val="21"/>
        </w:rPr>
      </w:pPr>
      <w:r w:rsidRPr="005204B8">
        <w:rPr>
          <w:rFonts w:cstheme="minorHAnsi"/>
          <w:sz w:val="21"/>
          <w:szCs w:val="21"/>
        </w:rPr>
        <w:t>Lambda creates ticket in DynamoDB / mock ServiceNow</w:t>
      </w:r>
    </w:p>
    <w:p w:rsidR="008F4D9F" w:rsidRPr="005204B8" w:rsidRDefault="008F4D9F" w:rsidP="008F4D9F">
      <w:pPr>
        <w:spacing w:line="300" w:lineRule="atLeast"/>
        <w:rPr>
          <w:rFonts w:cstheme="minorHAnsi"/>
          <w:sz w:val="21"/>
          <w:szCs w:val="21"/>
        </w:rPr>
      </w:pPr>
      <w:r w:rsidRPr="005204B8">
        <w:rPr>
          <w:rFonts w:cstheme="minorHAnsi"/>
          <w:sz w:val="21"/>
          <w:szCs w:val="21"/>
        </w:rPr>
        <w:t>↓</w:t>
      </w:r>
    </w:p>
    <w:p w:rsidR="008F4D9F" w:rsidRPr="005204B8" w:rsidRDefault="008F4D9F" w:rsidP="008F4D9F">
      <w:pPr>
        <w:spacing w:line="300" w:lineRule="atLeast"/>
        <w:rPr>
          <w:rFonts w:cstheme="minorHAnsi"/>
          <w:sz w:val="21"/>
          <w:szCs w:val="21"/>
        </w:rPr>
      </w:pPr>
      <w:r w:rsidRPr="005204B8">
        <w:rPr>
          <w:rFonts w:cstheme="minorHAnsi"/>
          <w:sz w:val="21"/>
          <w:szCs w:val="21"/>
        </w:rPr>
        <w:t>Human approval if needed</w:t>
      </w:r>
    </w:p>
    <w:p w:rsidR="008F4D9F" w:rsidRPr="005204B8" w:rsidRDefault="008F4D9F" w:rsidP="008F4D9F">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Yahan hum agentic AI, tool calling, workflow automation connect karenge.</w:t>
      </w:r>
    </w:p>
    <w:p w:rsidR="008F4D9F" w:rsidRPr="005204B8" w:rsidRDefault="00114F67" w:rsidP="008F4D9F">
      <w:pPr>
        <w:spacing w:line="300" w:lineRule="atLeast"/>
        <w:rPr>
          <w:rFonts w:cstheme="minorHAnsi"/>
          <w:sz w:val="21"/>
          <w:szCs w:val="21"/>
        </w:rPr>
      </w:pPr>
      <w:r>
        <w:rPr>
          <w:rFonts w:cstheme="minorHAnsi"/>
          <w:sz w:val="21"/>
          <w:szCs w:val="21"/>
        </w:rPr>
        <w:pict>
          <v:rect id="_x0000_i1036" style="width:0;height:1.5pt" o:hralign="center" o:hrstd="t" o:hr="t" fillcolor="#a0a0a0" stroked="f"/>
        </w:pict>
      </w:r>
    </w:p>
    <w:p w:rsidR="008F4D9F" w:rsidRPr="005204B8" w:rsidRDefault="008F4D9F" w:rsidP="008F4D9F">
      <w:pPr>
        <w:pStyle w:val="Heading1"/>
        <w:spacing w:line="300" w:lineRule="atLeast"/>
        <w:rPr>
          <w:rFonts w:asciiTheme="minorHAnsi" w:hAnsiTheme="minorHAnsi" w:cstheme="minorHAnsi"/>
          <w:sz w:val="48"/>
          <w:szCs w:val="48"/>
        </w:rPr>
      </w:pPr>
      <w:r w:rsidRPr="005204B8">
        <w:rPr>
          <w:rFonts w:asciiTheme="minorHAnsi" w:hAnsiTheme="minorHAnsi" w:cstheme="minorHAnsi"/>
        </w:rPr>
        <w:lastRenderedPageBreak/>
        <w:t>Phase 11 — Observability / Monitoring / Cost</w:t>
      </w:r>
    </w:p>
    <w:p w:rsidR="008F4D9F" w:rsidRPr="005204B8" w:rsidRDefault="008F4D9F" w:rsidP="008F4D9F">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Tumne bola tha monitoring last me karna, toh last me karenge.</w:t>
      </w:r>
    </w:p>
    <w:p w:rsidR="008F4D9F" w:rsidRPr="005204B8" w:rsidRDefault="008F4D9F" w:rsidP="008F4D9F">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Hum add karenge:</w:t>
      </w:r>
    </w:p>
    <w:p w:rsidR="008F4D9F" w:rsidRPr="005204B8" w:rsidRDefault="008F4D9F" w:rsidP="008F4D9F">
      <w:pPr>
        <w:numPr>
          <w:ilvl w:val="0"/>
          <w:numId w:val="14"/>
        </w:numPr>
        <w:spacing w:before="100" w:beforeAutospacing="1" w:after="100" w:afterAutospacing="1" w:line="300" w:lineRule="atLeast"/>
        <w:rPr>
          <w:rFonts w:cstheme="minorHAnsi"/>
          <w:sz w:val="21"/>
          <w:szCs w:val="21"/>
        </w:rPr>
      </w:pPr>
      <w:r w:rsidRPr="005204B8">
        <w:rPr>
          <w:rFonts w:cstheme="minorHAnsi"/>
          <w:sz w:val="21"/>
          <w:szCs w:val="21"/>
        </w:rPr>
        <w:t>CloudWatch logs</w:t>
      </w:r>
    </w:p>
    <w:p w:rsidR="008F4D9F" w:rsidRPr="005204B8" w:rsidRDefault="008F4D9F" w:rsidP="008F4D9F">
      <w:pPr>
        <w:numPr>
          <w:ilvl w:val="0"/>
          <w:numId w:val="14"/>
        </w:numPr>
        <w:spacing w:before="100" w:beforeAutospacing="1" w:after="100" w:afterAutospacing="1" w:line="300" w:lineRule="atLeast"/>
        <w:rPr>
          <w:rFonts w:cstheme="minorHAnsi"/>
          <w:sz w:val="21"/>
          <w:szCs w:val="21"/>
        </w:rPr>
      </w:pPr>
      <w:r w:rsidRPr="005204B8">
        <w:rPr>
          <w:rFonts w:cstheme="minorHAnsi"/>
          <w:sz w:val="21"/>
          <w:szCs w:val="21"/>
        </w:rPr>
        <w:t>API Gateway metrics</w:t>
      </w:r>
    </w:p>
    <w:p w:rsidR="008F4D9F" w:rsidRPr="005204B8" w:rsidRDefault="008F4D9F" w:rsidP="008F4D9F">
      <w:pPr>
        <w:numPr>
          <w:ilvl w:val="0"/>
          <w:numId w:val="14"/>
        </w:numPr>
        <w:spacing w:before="100" w:beforeAutospacing="1" w:after="100" w:afterAutospacing="1" w:line="300" w:lineRule="atLeast"/>
        <w:rPr>
          <w:rFonts w:cstheme="minorHAnsi"/>
          <w:sz w:val="21"/>
          <w:szCs w:val="21"/>
        </w:rPr>
      </w:pPr>
      <w:r w:rsidRPr="005204B8">
        <w:rPr>
          <w:rFonts w:cstheme="minorHAnsi"/>
          <w:sz w:val="21"/>
          <w:szCs w:val="21"/>
        </w:rPr>
        <w:t>Lambda errors/duration</w:t>
      </w:r>
    </w:p>
    <w:p w:rsidR="008F4D9F" w:rsidRPr="005204B8" w:rsidRDefault="008F4D9F" w:rsidP="008F4D9F">
      <w:pPr>
        <w:numPr>
          <w:ilvl w:val="0"/>
          <w:numId w:val="14"/>
        </w:numPr>
        <w:spacing w:before="100" w:beforeAutospacing="1" w:after="100" w:afterAutospacing="1" w:line="300" w:lineRule="atLeast"/>
        <w:rPr>
          <w:rFonts w:cstheme="minorHAnsi"/>
          <w:sz w:val="21"/>
          <w:szCs w:val="21"/>
        </w:rPr>
      </w:pPr>
      <w:r w:rsidRPr="005204B8">
        <w:rPr>
          <w:rFonts w:cstheme="minorHAnsi"/>
          <w:sz w:val="21"/>
          <w:szCs w:val="21"/>
        </w:rPr>
        <w:t>DynamoDB metrics</w:t>
      </w:r>
    </w:p>
    <w:p w:rsidR="008F4D9F" w:rsidRPr="005204B8" w:rsidRDefault="008F4D9F" w:rsidP="008F4D9F">
      <w:pPr>
        <w:numPr>
          <w:ilvl w:val="0"/>
          <w:numId w:val="14"/>
        </w:numPr>
        <w:spacing w:before="100" w:beforeAutospacing="1" w:after="100" w:afterAutospacing="1" w:line="300" w:lineRule="atLeast"/>
        <w:rPr>
          <w:rFonts w:cstheme="minorHAnsi"/>
          <w:sz w:val="21"/>
          <w:szCs w:val="21"/>
        </w:rPr>
      </w:pPr>
      <w:r w:rsidRPr="005204B8">
        <w:rPr>
          <w:rFonts w:cstheme="minorHAnsi"/>
          <w:sz w:val="21"/>
          <w:szCs w:val="21"/>
        </w:rPr>
        <w:t>Bedrock token usage tracking</w:t>
      </w:r>
    </w:p>
    <w:p w:rsidR="008F4D9F" w:rsidRPr="005204B8" w:rsidRDefault="008F4D9F" w:rsidP="008F4D9F">
      <w:pPr>
        <w:numPr>
          <w:ilvl w:val="0"/>
          <w:numId w:val="14"/>
        </w:numPr>
        <w:spacing w:before="100" w:beforeAutospacing="1" w:after="100" w:afterAutospacing="1" w:line="300" w:lineRule="atLeast"/>
        <w:rPr>
          <w:rFonts w:cstheme="minorHAnsi"/>
          <w:sz w:val="21"/>
          <w:szCs w:val="21"/>
        </w:rPr>
      </w:pPr>
      <w:r w:rsidRPr="005204B8">
        <w:rPr>
          <w:rFonts w:cstheme="minorHAnsi"/>
          <w:sz w:val="21"/>
          <w:szCs w:val="21"/>
        </w:rPr>
        <w:t>Alarms</w:t>
      </w:r>
    </w:p>
    <w:p w:rsidR="008F4D9F" w:rsidRPr="005204B8" w:rsidRDefault="008F4D9F" w:rsidP="008F4D9F">
      <w:pPr>
        <w:numPr>
          <w:ilvl w:val="0"/>
          <w:numId w:val="14"/>
        </w:numPr>
        <w:spacing w:before="100" w:beforeAutospacing="1" w:after="100" w:afterAutospacing="1" w:line="300" w:lineRule="atLeast"/>
        <w:rPr>
          <w:rFonts w:cstheme="minorHAnsi"/>
          <w:sz w:val="21"/>
          <w:szCs w:val="21"/>
        </w:rPr>
      </w:pPr>
      <w:r w:rsidRPr="005204B8">
        <w:rPr>
          <w:rFonts w:cstheme="minorHAnsi"/>
          <w:sz w:val="21"/>
          <w:szCs w:val="21"/>
        </w:rPr>
        <w:t>Dashboard</w:t>
      </w:r>
    </w:p>
    <w:p w:rsidR="008F4D9F" w:rsidRPr="005204B8" w:rsidRDefault="008F4D9F" w:rsidP="008F4D9F">
      <w:pPr>
        <w:numPr>
          <w:ilvl w:val="0"/>
          <w:numId w:val="14"/>
        </w:numPr>
        <w:spacing w:before="100" w:beforeAutospacing="1" w:after="100" w:afterAutospacing="1" w:line="300" w:lineRule="atLeast"/>
        <w:rPr>
          <w:rFonts w:cstheme="minorHAnsi"/>
          <w:sz w:val="21"/>
          <w:szCs w:val="21"/>
        </w:rPr>
      </w:pPr>
      <w:r w:rsidRPr="005204B8">
        <w:rPr>
          <w:rFonts w:cstheme="minorHAnsi"/>
          <w:sz w:val="21"/>
          <w:szCs w:val="21"/>
        </w:rPr>
        <w:t>Cost controls</w:t>
      </w:r>
    </w:p>
    <w:p w:rsidR="008F4D9F" w:rsidRPr="005204B8" w:rsidRDefault="008F4D9F" w:rsidP="008F4D9F">
      <w:pPr>
        <w:numPr>
          <w:ilvl w:val="0"/>
          <w:numId w:val="14"/>
        </w:numPr>
        <w:spacing w:before="100" w:beforeAutospacing="1" w:after="100" w:afterAutospacing="1" w:line="300" w:lineRule="atLeast"/>
        <w:rPr>
          <w:rFonts w:cstheme="minorHAnsi"/>
          <w:sz w:val="21"/>
          <w:szCs w:val="21"/>
        </w:rPr>
      </w:pPr>
      <w:r w:rsidRPr="005204B8">
        <w:rPr>
          <w:rFonts w:cstheme="minorHAnsi"/>
          <w:sz w:val="21"/>
          <w:szCs w:val="21"/>
        </w:rPr>
        <w:t>Audit strategy</w:t>
      </w:r>
    </w:p>
    <w:p w:rsidR="008F4D9F" w:rsidRPr="005204B8" w:rsidRDefault="00114F67" w:rsidP="008F4D9F">
      <w:pPr>
        <w:spacing w:after="0" w:line="300" w:lineRule="atLeast"/>
        <w:rPr>
          <w:rFonts w:cstheme="minorHAnsi"/>
          <w:sz w:val="21"/>
          <w:szCs w:val="21"/>
        </w:rPr>
      </w:pPr>
      <w:r>
        <w:rPr>
          <w:rFonts w:cstheme="minorHAnsi"/>
          <w:sz w:val="21"/>
          <w:szCs w:val="21"/>
        </w:rPr>
        <w:pict>
          <v:rect id="_x0000_i1037" style="width:0;height:1.5pt" o:hralign="center" o:hrstd="t" o:hr="t" fillcolor="#a0a0a0" stroked="f"/>
        </w:pict>
      </w:r>
    </w:p>
    <w:p w:rsidR="008F4D9F" w:rsidRPr="005204B8" w:rsidRDefault="008F4D9F" w:rsidP="008F4D9F">
      <w:pPr>
        <w:pStyle w:val="Heading1"/>
        <w:spacing w:line="300" w:lineRule="atLeast"/>
        <w:rPr>
          <w:rFonts w:asciiTheme="minorHAnsi" w:hAnsiTheme="minorHAnsi" w:cstheme="minorHAnsi"/>
          <w:sz w:val="48"/>
          <w:szCs w:val="48"/>
        </w:rPr>
      </w:pPr>
      <w:r w:rsidRPr="005204B8">
        <w:rPr>
          <w:rFonts w:asciiTheme="minorHAnsi" w:hAnsiTheme="minorHAnsi" w:cstheme="minorHAnsi"/>
        </w:rPr>
        <w:t>Phase 12 — Terraform + CI/CD</w:t>
      </w:r>
    </w:p>
    <w:p w:rsidR="008F4D9F" w:rsidRPr="005204B8" w:rsidRDefault="008F4D9F" w:rsidP="008F4D9F">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Project complete hone ke baad, tumhare request ke according:</w:t>
      </w:r>
    </w:p>
    <w:p w:rsidR="008F4D9F" w:rsidRPr="005204B8" w:rsidRDefault="008F4D9F" w:rsidP="008F4D9F">
      <w:pPr>
        <w:spacing w:line="300" w:lineRule="atLeast"/>
        <w:rPr>
          <w:rFonts w:cstheme="minorHAnsi"/>
          <w:sz w:val="21"/>
          <w:szCs w:val="21"/>
        </w:rPr>
      </w:pPr>
      <w:r w:rsidRPr="005204B8">
        <w:rPr>
          <w:rFonts w:cstheme="minorHAnsi"/>
          <w:sz w:val="21"/>
          <w:szCs w:val="21"/>
        </w:rPr>
        <w:t>Lambda Python code</w:t>
      </w:r>
    </w:p>
    <w:p w:rsidR="008F4D9F" w:rsidRPr="005204B8" w:rsidRDefault="008F4D9F" w:rsidP="008F4D9F">
      <w:pPr>
        <w:spacing w:line="300" w:lineRule="atLeast"/>
        <w:rPr>
          <w:rFonts w:cstheme="minorHAnsi"/>
          <w:sz w:val="21"/>
          <w:szCs w:val="21"/>
        </w:rPr>
      </w:pPr>
      <w:r w:rsidRPr="005204B8">
        <w:rPr>
          <w:rFonts w:cstheme="minorHAnsi"/>
          <w:sz w:val="21"/>
          <w:szCs w:val="21"/>
        </w:rPr>
        <w:t>↓</w:t>
      </w:r>
    </w:p>
    <w:p w:rsidR="008F4D9F" w:rsidRPr="005204B8" w:rsidRDefault="008F4D9F" w:rsidP="008F4D9F">
      <w:pPr>
        <w:spacing w:line="300" w:lineRule="atLeast"/>
        <w:rPr>
          <w:rFonts w:cstheme="minorHAnsi"/>
          <w:sz w:val="21"/>
          <w:szCs w:val="21"/>
        </w:rPr>
      </w:pPr>
      <w:r w:rsidRPr="005204B8">
        <w:rPr>
          <w:rFonts w:cstheme="minorHAnsi"/>
          <w:sz w:val="21"/>
          <w:szCs w:val="21"/>
        </w:rPr>
        <w:t>GitHub/GitLab commit</w:t>
      </w:r>
    </w:p>
    <w:p w:rsidR="008F4D9F" w:rsidRPr="005204B8" w:rsidRDefault="008F4D9F" w:rsidP="008F4D9F">
      <w:pPr>
        <w:spacing w:line="300" w:lineRule="atLeast"/>
        <w:rPr>
          <w:rFonts w:cstheme="minorHAnsi"/>
          <w:sz w:val="21"/>
          <w:szCs w:val="21"/>
        </w:rPr>
      </w:pPr>
      <w:r w:rsidRPr="005204B8">
        <w:rPr>
          <w:rFonts w:cstheme="minorHAnsi"/>
          <w:sz w:val="21"/>
          <w:szCs w:val="21"/>
        </w:rPr>
        <w:t>↓</w:t>
      </w:r>
    </w:p>
    <w:p w:rsidR="008F4D9F" w:rsidRPr="005204B8" w:rsidRDefault="008F4D9F" w:rsidP="008F4D9F">
      <w:pPr>
        <w:spacing w:line="300" w:lineRule="atLeast"/>
        <w:rPr>
          <w:rFonts w:cstheme="minorHAnsi"/>
          <w:sz w:val="21"/>
          <w:szCs w:val="21"/>
        </w:rPr>
      </w:pPr>
      <w:r w:rsidRPr="005204B8">
        <w:rPr>
          <w:rFonts w:cstheme="minorHAnsi"/>
          <w:sz w:val="21"/>
          <w:szCs w:val="21"/>
        </w:rPr>
        <w:t>CI/CD pipeline</w:t>
      </w:r>
    </w:p>
    <w:p w:rsidR="008F4D9F" w:rsidRPr="005204B8" w:rsidRDefault="008F4D9F" w:rsidP="008F4D9F">
      <w:pPr>
        <w:spacing w:line="300" w:lineRule="atLeast"/>
        <w:rPr>
          <w:rFonts w:cstheme="minorHAnsi"/>
          <w:sz w:val="21"/>
          <w:szCs w:val="21"/>
        </w:rPr>
      </w:pPr>
      <w:r w:rsidRPr="005204B8">
        <w:rPr>
          <w:rFonts w:cstheme="minorHAnsi"/>
          <w:sz w:val="21"/>
          <w:szCs w:val="21"/>
        </w:rPr>
        <w:t>↓</w:t>
      </w:r>
    </w:p>
    <w:p w:rsidR="008F4D9F" w:rsidRPr="005204B8" w:rsidRDefault="008F4D9F" w:rsidP="008F4D9F">
      <w:pPr>
        <w:spacing w:line="300" w:lineRule="atLeast"/>
        <w:rPr>
          <w:rFonts w:cstheme="minorHAnsi"/>
          <w:sz w:val="21"/>
          <w:szCs w:val="21"/>
        </w:rPr>
      </w:pPr>
      <w:r w:rsidRPr="005204B8">
        <w:rPr>
          <w:rFonts w:cstheme="minorHAnsi"/>
          <w:sz w:val="21"/>
          <w:szCs w:val="21"/>
        </w:rPr>
        <w:t>Terraform plan</w:t>
      </w:r>
    </w:p>
    <w:p w:rsidR="008F4D9F" w:rsidRPr="005204B8" w:rsidRDefault="008F4D9F" w:rsidP="008F4D9F">
      <w:pPr>
        <w:spacing w:line="300" w:lineRule="atLeast"/>
        <w:rPr>
          <w:rFonts w:cstheme="minorHAnsi"/>
          <w:sz w:val="21"/>
          <w:szCs w:val="21"/>
        </w:rPr>
      </w:pPr>
      <w:r w:rsidRPr="005204B8">
        <w:rPr>
          <w:rFonts w:cstheme="minorHAnsi"/>
          <w:sz w:val="21"/>
          <w:szCs w:val="21"/>
        </w:rPr>
        <w:t>↓</w:t>
      </w:r>
    </w:p>
    <w:p w:rsidR="008F4D9F" w:rsidRPr="005204B8" w:rsidRDefault="008F4D9F" w:rsidP="008F4D9F">
      <w:pPr>
        <w:spacing w:line="300" w:lineRule="atLeast"/>
        <w:rPr>
          <w:rFonts w:cstheme="minorHAnsi"/>
          <w:sz w:val="21"/>
          <w:szCs w:val="21"/>
        </w:rPr>
      </w:pPr>
      <w:r w:rsidRPr="005204B8">
        <w:rPr>
          <w:rFonts w:cstheme="minorHAnsi"/>
          <w:sz w:val="21"/>
          <w:szCs w:val="21"/>
        </w:rPr>
        <w:t>Approval</w:t>
      </w:r>
    </w:p>
    <w:p w:rsidR="008F4D9F" w:rsidRPr="005204B8" w:rsidRDefault="008F4D9F" w:rsidP="008F4D9F">
      <w:pPr>
        <w:spacing w:line="300" w:lineRule="atLeast"/>
        <w:rPr>
          <w:rFonts w:cstheme="minorHAnsi"/>
          <w:sz w:val="21"/>
          <w:szCs w:val="21"/>
        </w:rPr>
      </w:pPr>
      <w:r w:rsidRPr="005204B8">
        <w:rPr>
          <w:rFonts w:cstheme="minorHAnsi"/>
          <w:sz w:val="21"/>
          <w:szCs w:val="21"/>
        </w:rPr>
        <w:t>↓</w:t>
      </w:r>
    </w:p>
    <w:p w:rsidR="008F4D9F" w:rsidRPr="005204B8" w:rsidRDefault="008F4D9F" w:rsidP="008F4D9F">
      <w:pPr>
        <w:spacing w:line="300" w:lineRule="atLeast"/>
        <w:rPr>
          <w:rFonts w:cstheme="minorHAnsi"/>
          <w:sz w:val="21"/>
          <w:szCs w:val="21"/>
        </w:rPr>
      </w:pPr>
      <w:r w:rsidRPr="005204B8">
        <w:rPr>
          <w:rFonts w:cstheme="minorHAnsi"/>
          <w:sz w:val="21"/>
          <w:szCs w:val="21"/>
        </w:rPr>
        <w:t>Terraform apply</w:t>
      </w:r>
    </w:p>
    <w:p w:rsidR="008F4D9F" w:rsidRPr="005204B8" w:rsidRDefault="008F4D9F" w:rsidP="008F4D9F">
      <w:pPr>
        <w:spacing w:line="300" w:lineRule="atLeast"/>
        <w:rPr>
          <w:rFonts w:cstheme="minorHAnsi"/>
          <w:sz w:val="21"/>
          <w:szCs w:val="21"/>
        </w:rPr>
      </w:pPr>
      <w:r w:rsidRPr="005204B8">
        <w:rPr>
          <w:rFonts w:cstheme="minorHAnsi"/>
          <w:sz w:val="21"/>
          <w:szCs w:val="21"/>
        </w:rPr>
        <w:t>↓</w:t>
      </w:r>
    </w:p>
    <w:p w:rsidR="008F4D9F" w:rsidRPr="005204B8" w:rsidRDefault="008F4D9F" w:rsidP="008F4D9F">
      <w:pPr>
        <w:spacing w:line="300" w:lineRule="atLeast"/>
        <w:rPr>
          <w:rFonts w:cstheme="minorHAnsi"/>
          <w:sz w:val="21"/>
          <w:szCs w:val="21"/>
        </w:rPr>
      </w:pPr>
      <w:r w:rsidRPr="005204B8">
        <w:rPr>
          <w:rFonts w:cstheme="minorHAnsi"/>
          <w:sz w:val="21"/>
          <w:szCs w:val="21"/>
        </w:rPr>
        <w:t>Dev/Stage/Prod deployment</w:t>
      </w:r>
    </w:p>
    <w:p w:rsidR="008F4D9F" w:rsidRPr="005204B8" w:rsidRDefault="008F4D9F" w:rsidP="008F4D9F">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Is phase me hum manually created architecture ko Terraform modules me convert karenge.</w:t>
      </w:r>
    </w:p>
    <w:p w:rsidR="008F4D9F" w:rsidRPr="005204B8" w:rsidRDefault="00114F67" w:rsidP="008F4D9F">
      <w:pPr>
        <w:spacing w:line="300" w:lineRule="atLeast"/>
        <w:rPr>
          <w:rFonts w:cstheme="minorHAnsi"/>
          <w:sz w:val="21"/>
          <w:szCs w:val="21"/>
        </w:rPr>
      </w:pPr>
      <w:r>
        <w:rPr>
          <w:rFonts w:cstheme="minorHAnsi"/>
          <w:sz w:val="21"/>
          <w:szCs w:val="21"/>
        </w:rPr>
        <w:pict>
          <v:rect id="_x0000_i1038" style="width:0;height:1.5pt" o:hralign="center" o:hrstd="t" o:hr="t" fillcolor="#a0a0a0" stroked="f"/>
        </w:pict>
      </w:r>
    </w:p>
    <w:p w:rsidR="008F4D9F" w:rsidRPr="005204B8" w:rsidRDefault="008F4D9F" w:rsidP="008F4D9F">
      <w:pPr>
        <w:pStyle w:val="Heading1"/>
        <w:spacing w:line="300" w:lineRule="atLeast"/>
        <w:rPr>
          <w:rFonts w:asciiTheme="minorHAnsi" w:hAnsiTheme="minorHAnsi" w:cstheme="minorHAnsi"/>
          <w:sz w:val="48"/>
          <w:szCs w:val="48"/>
        </w:rPr>
      </w:pPr>
      <w:r w:rsidRPr="005204B8">
        <w:rPr>
          <w:rFonts w:asciiTheme="minorHAnsi" w:hAnsiTheme="minorHAnsi" w:cstheme="minorHAnsi"/>
        </w:rPr>
        <w:t>Summary: Remaining phases</w:t>
      </w:r>
    </w:p>
    <w:p w:rsidR="008F4D9F" w:rsidRPr="005204B8" w:rsidRDefault="008F4D9F" w:rsidP="008F4D9F">
      <w:pPr>
        <w:spacing w:line="300" w:lineRule="atLeast"/>
        <w:rPr>
          <w:rFonts w:cstheme="minorHAnsi"/>
          <w:sz w:val="21"/>
          <w:szCs w:val="21"/>
        </w:rPr>
      </w:pPr>
      <w:r w:rsidRPr="005204B8">
        <w:rPr>
          <w:rFonts w:cstheme="minorHAnsi"/>
          <w:sz w:val="21"/>
          <w:szCs w:val="21"/>
        </w:rPr>
        <w:t>6. Current validation/closure checklist</w:t>
      </w:r>
    </w:p>
    <w:p w:rsidR="008F4D9F" w:rsidRPr="005204B8" w:rsidRDefault="008F4D9F" w:rsidP="008F4D9F">
      <w:pPr>
        <w:spacing w:line="300" w:lineRule="atLeast"/>
        <w:rPr>
          <w:rFonts w:cstheme="minorHAnsi"/>
          <w:sz w:val="21"/>
          <w:szCs w:val="21"/>
        </w:rPr>
      </w:pPr>
      <w:r w:rsidRPr="005204B8">
        <w:rPr>
          <w:rFonts w:cstheme="minorHAnsi"/>
          <w:sz w:val="21"/>
          <w:szCs w:val="21"/>
        </w:rPr>
        <w:t>7. S3 + RAG / Knowledge Base</w:t>
      </w:r>
    </w:p>
    <w:p w:rsidR="008F4D9F" w:rsidRPr="005204B8" w:rsidRDefault="008F4D9F" w:rsidP="008F4D9F">
      <w:pPr>
        <w:spacing w:line="300" w:lineRule="atLeast"/>
        <w:rPr>
          <w:rFonts w:cstheme="minorHAnsi"/>
          <w:sz w:val="21"/>
          <w:szCs w:val="21"/>
        </w:rPr>
      </w:pPr>
      <w:r w:rsidRPr="005204B8">
        <w:rPr>
          <w:rFonts w:cstheme="minorHAnsi"/>
          <w:sz w:val="21"/>
          <w:szCs w:val="21"/>
        </w:rPr>
        <w:t>8. Guardrails and safety</w:t>
      </w:r>
    </w:p>
    <w:p w:rsidR="008F4D9F" w:rsidRPr="005204B8" w:rsidRDefault="008F4D9F" w:rsidP="008F4D9F">
      <w:pPr>
        <w:spacing w:line="300" w:lineRule="atLeast"/>
        <w:rPr>
          <w:rFonts w:cstheme="minorHAnsi"/>
          <w:sz w:val="21"/>
          <w:szCs w:val="21"/>
        </w:rPr>
      </w:pPr>
      <w:r w:rsidRPr="005204B8">
        <w:rPr>
          <w:rFonts w:cstheme="minorHAnsi"/>
          <w:sz w:val="21"/>
          <w:szCs w:val="21"/>
        </w:rPr>
        <w:lastRenderedPageBreak/>
        <w:t>9. Frontend integration</w:t>
      </w:r>
    </w:p>
    <w:p w:rsidR="008F4D9F" w:rsidRPr="005204B8" w:rsidRDefault="008F4D9F" w:rsidP="008F4D9F">
      <w:pPr>
        <w:spacing w:line="300" w:lineRule="atLeast"/>
        <w:rPr>
          <w:rFonts w:cstheme="minorHAnsi"/>
          <w:sz w:val="21"/>
          <w:szCs w:val="21"/>
        </w:rPr>
      </w:pPr>
      <w:r w:rsidRPr="005204B8">
        <w:rPr>
          <w:rFonts w:cstheme="minorHAnsi"/>
          <w:sz w:val="21"/>
          <w:szCs w:val="21"/>
        </w:rPr>
        <w:t>10. Tool calling / Agentic workflow</w:t>
      </w:r>
    </w:p>
    <w:p w:rsidR="008F4D9F" w:rsidRPr="005204B8" w:rsidRDefault="008F4D9F" w:rsidP="008F4D9F">
      <w:pPr>
        <w:spacing w:line="300" w:lineRule="atLeast"/>
        <w:rPr>
          <w:rFonts w:cstheme="minorHAnsi"/>
          <w:sz w:val="21"/>
          <w:szCs w:val="21"/>
        </w:rPr>
      </w:pPr>
      <w:r w:rsidRPr="005204B8">
        <w:rPr>
          <w:rFonts w:cstheme="minorHAnsi"/>
          <w:sz w:val="21"/>
          <w:szCs w:val="21"/>
        </w:rPr>
        <w:t>11. Observability / Monitoring / Cost</w:t>
      </w:r>
    </w:p>
    <w:p w:rsidR="008F4D9F" w:rsidRPr="005204B8" w:rsidRDefault="008F4D9F" w:rsidP="008F4D9F">
      <w:pPr>
        <w:spacing w:line="300" w:lineRule="atLeast"/>
        <w:rPr>
          <w:rFonts w:cstheme="minorHAnsi"/>
          <w:sz w:val="21"/>
          <w:szCs w:val="21"/>
        </w:rPr>
      </w:pPr>
      <w:r w:rsidRPr="005204B8">
        <w:rPr>
          <w:rFonts w:cstheme="minorHAnsi"/>
          <w:sz w:val="21"/>
          <w:szCs w:val="21"/>
        </w:rPr>
        <w:t>12. Terraform + CI/CD</w:t>
      </w:r>
    </w:p>
    <w:p w:rsidR="008F4D9F" w:rsidRPr="005204B8" w:rsidRDefault="008F4D9F" w:rsidP="008F4D9F">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 xml:space="preserve">Matlab </w:t>
      </w:r>
      <w:r w:rsidRPr="005204B8">
        <w:rPr>
          <w:rStyle w:val="Strong"/>
          <w:rFonts w:asciiTheme="minorHAnsi" w:hAnsiTheme="minorHAnsi" w:cstheme="minorHAnsi"/>
          <w:sz w:val="21"/>
          <w:szCs w:val="21"/>
        </w:rPr>
        <w:t>6 major phases</w:t>
      </w:r>
      <w:r w:rsidRPr="005204B8">
        <w:rPr>
          <w:rFonts w:asciiTheme="minorHAnsi" w:hAnsiTheme="minorHAnsi" w:cstheme="minorHAnsi"/>
          <w:sz w:val="21"/>
          <w:szCs w:val="21"/>
        </w:rPr>
        <w:t xml:space="preserve"> abhi bache hain.</w:t>
      </w:r>
    </w:p>
    <w:p w:rsidR="008F4D9F" w:rsidRPr="005204B8" w:rsidRDefault="00114F67" w:rsidP="008F4D9F">
      <w:pPr>
        <w:spacing w:line="300" w:lineRule="atLeast"/>
        <w:rPr>
          <w:rFonts w:cstheme="minorHAnsi"/>
          <w:sz w:val="21"/>
          <w:szCs w:val="21"/>
        </w:rPr>
      </w:pPr>
      <w:r>
        <w:rPr>
          <w:rFonts w:cstheme="minorHAnsi"/>
          <w:sz w:val="21"/>
          <w:szCs w:val="21"/>
        </w:rPr>
        <w:pict>
          <v:rect id="_x0000_i1039" style="width:0;height:1.5pt" o:hralign="center" o:hrstd="t" o:hr="t" fillcolor="#a0a0a0" stroked="f"/>
        </w:pict>
      </w:r>
    </w:p>
    <w:p w:rsidR="008F4D9F" w:rsidRPr="005204B8" w:rsidRDefault="008F4D9F" w:rsidP="008F4D9F">
      <w:pPr>
        <w:pStyle w:val="Heading1"/>
        <w:spacing w:line="300" w:lineRule="atLeast"/>
        <w:rPr>
          <w:rFonts w:asciiTheme="minorHAnsi" w:hAnsiTheme="minorHAnsi" w:cstheme="minorHAnsi"/>
          <w:sz w:val="48"/>
          <w:szCs w:val="48"/>
        </w:rPr>
      </w:pPr>
      <w:r w:rsidRPr="005204B8">
        <w:rPr>
          <w:rFonts w:asciiTheme="minorHAnsi" w:hAnsiTheme="minorHAnsi" w:cstheme="minorHAnsi"/>
        </w:rPr>
        <w:t>Ab next immediate step</w:t>
      </w:r>
    </w:p>
    <w:p w:rsidR="008F4D9F" w:rsidRPr="005204B8" w:rsidRDefault="008F4D9F" w:rsidP="008F4D9F">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 xml:space="preserve">Meri recommendation ke hisaab se ab hum </w:t>
      </w:r>
      <w:r w:rsidRPr="005204B8">
        <w:rPr>
          <w:rStyle w:val="Strong"/>
          <w:rFonts w:asciiTheme="minorHAnsi" w:hAnsiTheme="minorHAnsi" w:cstheme="minorHAnsi"/>
          <w:sz w:val="21"/>
          <w:szCs w:val="21"/>
        </w:rPr>
        <w:t>Phase 6: Current Validation Checklist</w:t>
      </w:r>
      <w:r w:rsidRPr="005204B8">
        <w:rPr>
          <w:rFonts w:asciiTheme="minorHAnsi" w:hAnsiTheme="minorHAnsi" w:cstheme="minorHAnsi"/>
          <w:sz w:val="21"/>
          <w:szCs w:val="21"/>
        </w:rPr>
        <w:t xml:space="preserve"> start karte hain.</w:t>
      </w:r>
    </w:p>
    <w:p w:rsidR="008F4D9F" w:rsidRPr="005204B8" w:rsidRDefault="008F4D9F" w:rsidP="008F4D9F">
      <w:pPr>
        <w:pStyle w:val="Heading2"/>
        <w:spacing w:line="300" w:lineRule="atLeast"/>
        <w:rPr>
          <w:rFonts w:asciiTheme="minorHAnsi" w:hAnsiTheme="minorHAnsi" w:cstheme="minorHAnsi"/>
        </w:rPr>
      </w:pPr>
      <w:r w:rsidRPr="005204B8">
        <w:rPr>
          <w:rFonts w:asciiTheme="minorHAnsi" w:hAnsiTheme="minorHAnsi" w:cstheme="minorHAnsi"/>
        </w:rPr>
        <w:t>Step 1: No-token test for history endpoint</w:t>
      </w:r>
    </w:p>
    <w:p w:rsidR="008F4D9F" w:rsidRPr="005204B8" w:rsidRDefault="008F4D9F" w:rsidP="008F4D9F">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CloudShell me ye run karo:</w:t>
      </w:r>
    </w:p>
    <w:p w:rsidR="008F4D9F" w:rsidRPr="005204B8" w:rsidRDefault="008F4D9F" w:rsidP="008F4D9F">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curl -i -X GET "</w:t>
      </w:r>
      <w:hyperlink r:id="rId41" w:history="1">
        <w:r w:rsidRPr="005204B8">
          <w:rPr>
            <w:rStyle w:val="Hyperlink"/>
            <w:rFonts w:asciiTheme="minorHAnsi" w:hAnsiTheme="minorHAnsi" w:cstheme="minorHAnsi"/>
            <w:sz w:val="21"/>
            <w:szCs w:val="21"/>
          </w:rPr>
          <w:t>https://j6fk16uawb.execute-api.ap-south-1.amazonaws.com/dev/chat/history"</w:t>
        </w:r>
      </w:hyperlink>
    </w:p>
    <w:p w:rsidR="008F4D9F" w:rsidRPr="005204B8" w:rsidRDefault="008F4D9F" w:rsidP="008F4D9F">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Expected:</w:t>
      </w:r>
    </w:p>
    <w:p w:rsidR="008F4D9F" w:rsidRPr="005204B8" w:rsidRDefault="008F4D9F" w:rsidP="008F4D9F">
      <w:pPr>
        <w:spacing w:line="300" w:lineRule="atLeast"/>
        <w:rPr>
          <w:rFonts w:cstheme="minorHAnsi"/>
          <w:sz w:val="21"/>
          <w:szCs w:val="21"/>
        </w:rPr>
      </w:pPr>
      <w:r w:rsidRPr="005204B8">
        <w:rPr>
          <w:rFonts w:cstheme="minorHAnsi"/>
          <w:sz w:val="21"/>
          <w:szCs w:val="21"/>
        </w:rPr>
        <w:t>HTTP/2 401</w:t>
      </w:r>
    </w:p>
    <w:p w:rsidR="008F4D9F" w:rsidRPr="005204B8" w:rsidRDefault="008F4D9F" w:rsidP="008F4D9F">
      <w:pPr>
        <w:spacing w:line="300" w:lineRule="atLeast"/>
        <w:rPr>
          <w:rFonts w:cstheme="minorHAnsi"/>
          <w:sz w:val="21"/>
          <w:szCs w:val="21"/>
        </w:rPr>
      </w:pPr>
      <w:r w:rsidRPr="005204B8">
        <w:rPr>
          <w:rFonts w:cstheme="minorHAnsi"/>
          <w:sz w:val="21"/>
          <w:szCs w:val="21"/>
        </w:rPr>
        <w:t>{"message":"Unauthorized"}</w:t>
      </w:r>
    </w:p>
    <w:p w:rsidR="008F4D9F" w:rsidRPr="005204B8" w:rsidRDefault="008F4D9F" w:rsidP="008F4D9F">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Isse prove hoga:</w:t>
      </w:r>
    </w:p>
    <w:p w:rsidR="008F4D9F" w:rsidRPr="005204B8" w:rsidRDefault="008F4D9F" w:rsidP="008F4D9F">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GET /chat/history bhi Cognito token ke bina protected hai</w:t>
      </w:r>
    </w:p>
    <w:p w:rsidR="008F4D9F" w:rsidRPr="005204B8" w:rsidRDefault="008F4D9F" w:rsidP="008F4D9F">
      <w:pPr>
        <w:pStyle w:val="NormalWeb"/>
        <w:spacing w:line="300" w:lineRule="atLeast"/>
        <w:rPr>
          <w:rFonts w:asciiTheme="minorHAnsi" w:hAnsiTheme="minorHAnsi" w:cstheme="minorHAnsi"/>
          <w:sz w:val="21"/>
          <w:szCs w:val="21"/>
        </w:rPr>
      </w:pPr>
    </w:p>
    <w:p w:rsidR="008F4D9F" w:rsidRPr="005204B8" w:rsidRDefault="008F4D9F" w:rsidP="008F4D9F">
      <w:pPr>
        <w:spacing w:before="100" w:beforeAutospacing="1" w:after="100" w:afterAutospacing="1" w:line="300" w:lineRule="atLeast"/>
        <w:rPr>
          <w:rFonts w:eastAsia="Times New Roman" w:cstheme="minorHAnsi"/>
          <w:sz w:val="21"/>
          <w:szCs w:val="21"/>
          <w:lang w:eastAsia="en-IN"/>
        </w:rPr>
      </w:pPr>
      <w:r w:rsidRPr="005204B8">
        <w:rPr>
          <w:rFonts w:eastAsia="Times New Roman" w:cstheme="minorHAnsi"/>
          <w:sz w:val="21"/>
          <w:szCs w:val="21"/>
          <w:lang w:eastAsia="en-IN"/>
        </w:rPr>
        <w:t>Humne abhi iska backend foundation almost complete kar diya hai: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6"/>
        <w:gridCol w:w="1643"/>
      </w:tblGrid>
      <w:tr w:rsidR="008F4D9F" w:rsidRPr="005204B8" w:rsidTr="008F4D9F">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8F4D9F" w:rsidRPr="005204B8" w:rsidRDefault="008F4D9F" w:rsidP="008F4D9F">
            <w:pPr>
              <w:spacing w:after="0" w:line="240" w:lineRule="auto"/>
              <w:jc w:val="center"/>
              <w:rPr>
                <w:rFonts w:eastAsia="Times New Roman" w:cstheme="minorHAnsi"/>
                <w:b/>
                <w:bCs/>
                <w:sz w:val="24"/>
                <w:szCs w:val="24"/>
                <w:lang w:eastAsia="en-IN"/>
              </w:rPr>
            </w:pPr>
            <w:r w:rsidRPr="005204B8">
              <w:rPr>
                <w:rFonts w:eastAsia="Times New Roman" w:cstheme="minorHAnsi"/>
                <w:b/>
                <w:bCs/>
                <w:sz w:val="24"/>
                <w:szCs w:val="24"/>
                <w:lang w:eastAsia="en-IN"/>
              </w:rPr>
              <w:t>Component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8F4D9F" w:rsidRPr="005204B8" w:rsidRDefault="008F4D9F" w:rsidP="008F4D9F">
            <w:pPr>
              <w:spacing w:after="0" w:line="240" w:lineRule="auto"/>
              <w:jc w:val="center"/>
              <w:rPr>
                <w:rFonts w:eastAsia="Times New Roman" w:cstheme="minorHAnsi"/>
                <w:b/>
                <w:bCs/>
                <w:sz w:val="24"/>
                <w:szCs w:val="24"/>
                <w:lang w:eastAsia="en-IN"/>
              </w:rPr>
            </w:pPr>
            <w:r w:rsidRPr="005204B8">
              <w:rPr>
                <w:rFonts w:eastAsia="Times New Roman" w:cstheme="minorHAnsi"/>
                <w:b/>
                <w:bCs/>
                <w:sz w:val="24"/>
                <w:szCs w:val="24"/>
                <w:lang w:eastAsia="en-IN"/>
              </w:rPr>
              <w:t>Status</w:t>
            </w:r>
          </w:p>
        </w:tc>
      </w:tr>
      <w:tr w:rsidR="008F4D9F" w:rsidRPr="005204B8" w:rsidTr="008F4D9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8F4D9F" w:rsidRPr="005204B8" w:rsidRDefault="008F4D9F" w:rsidP="008F4D9F">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API Gateway REST API</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8F4D9F" w:rsidRPr="005204B8" w:rsidRDefault="008F4D9F" w:rsidP="008F4D9F">
            <w:pPr>
              <w:spacing w:after="0" w:line="240" w:lineRule="auto"/>
              <w:rPr>
                <w:rFonts w:eastAsia="Times New Roman" w:cstheme="minorHAnsi"/>
                <w:sz w:val="24"/>
                <w:szCs w:val="24"/>
                <w:lang w:eastAsia="en-IN"/>
              </w:rPr>
            </w:pPr>
            <w:r w:rsidRPr="005204B8">
              <w:rPr>
                <w:rFonts w:ascii="Segoe UI Symbol" w:eastAsia="Times New Roman" w:hAnsi="Segoe UI Symbol" w:cs="Segoe UI Symbol"/>
                <w:sz w:val="24"/>
                <w:szCs w:val="24"/>
                <w:lang w:eastAsia="en-IN"/>
              </w:rPr>
              <w:t>✅</w:t>
            </w:r>
            <w:r w:rsidRPr="005204B8">
              <w:rPr>
                <w:rFonts w:eastAsia="Times New Roman" w:cstheme="minorHAnsi"/>
                <w:sz w:val="24"/>
                <w:szCs w:val="24"/>
                <w:lang w:eastAsia="en-IN"/>
              </w:rPr>
              <w:t xml:space="preserve"> Done</w:t>
            </w:r>
          </w:p>
        </w:tc>
      </w:tr>
      <w:tr w:rsidR="008F4D9F" w:rsidRPr="005204B8" w:rsidTr="008F4D9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8F4D9F" w:rsidRPr="005204B8" w:rsidRDefault="008F4D9F" w:rsidP="008F4D9F">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Cognito Authorizer</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8F4D9F" w:rsidRPr="005204B8" w:rsidRDefault="008F4D9F" w:rsidP="008F4D9F">
            <w:pPr>
              <w:spacing w:after="0" w:line="240" w:lineRule="auto"/>
              <w:rPr>
                <w:rFonts w:eastAsia="Times New Roman" w:cstheme="minorHAnsi"/>
                <w:sz w:val="24"/>
                <w:szCs w:val="24"/>
                <w:lang w:eastAsia="en-IN"/>
              </w:rPr>
            </w:pPr>
            <w:r w:rsidRPr="005204B8">
              <w:rPr>
                <w:rFonts w:ascii="Segoe UI Symbol" w:eastAsia="Times New Roman" w:hAnsi="Segoe UI Symbol" w:cs="Segoe UI Symbol"/>
                <w:sz w:val="24"/>
                <w:szCs w:val="24"/>
                <w:lang w:eastAsia="en-IN"/>
              </w:rPr>
              <w:t>✅</w:t>
            </w:r>
            <w:r w:rsidRPr="005204B8">
              <w:rPr>
                <w:rFonts w:eastAsia="Times New Roman" w:cstheme="minorHAnsi"/>
                <w:sz w:val="24"/>
                <w:szCs w:val="24"/>
                <w:lang w:eastAsia="en-IN"/>
              </w:rPr>
              <w:t xml:space="preserve"> Done</w:t>
            </w:r>
          </w:p>
        </w:tc>
      </w:tr>
      <w:tr w:rsidR="008F4D9F" w:rsidRPr="005204B8" w:rsidTr="008F4D9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8F4D9F" w:rsidRPr="005204B8" w:rsidRDefault="008F4D9F" w:rsidP="008F4D9F">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Lambda Bedrock integration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8F4D9F" w:rsidRPr="005204B8" w:rsidRDefault="008F4D9F" w:rsidP="008F4D9F">
            <w:pPr>
              <w:spacing w:after="0" w:line="240" w:lineRule="auto"/>
              <w:rPr>
                <w:rFonts w:eastAsia="Times New Roman" w:cstheme="minorHAnsi"/>
                <w:sz w:val="24"/>
                <w:szCs w:val="24"/>
                <w:lang w:eastAsia="en-IN"/>
              </w:rPr>
            </w:pPr>
            <w:r w:rsidRPr="005204B8">
              <w:rPr>
                <w:rFonts w:ascii="Segoe UI Symbol" w:eastAsia="Times New Roman" w:hAnsi="Segoe UI Symbol" w:cs="Segoe UI Symbol"/>
                <w:sz w:val="24"/>
                <w:szCs w:val="24"/>
                <w:lang w:eastAsia="en-IN"/>
              </w:rPr>
              <w:t>✅</w:t>
            </w:r>
            <w:r w:rsidRPr="005204B8">
              <w:rPr>
                <w:rFonts w:eastAsia="Times New Roman" w:cstheme="minorHAnsi"/>
                <w:sz w:val="24"/>
                <w:szCs w:val="24"/>
                <w:lang w:eastAsia="en-IN"/>
              </w:rPr>
              <w:t xml:space="preserve"> Done</w:t>
            </w:r>
          </w:p>
        </w:tc>
      </w:tr>
      <w:tr w:rsidR="008F4D9F" w:rsidRPr="005204B8" w:rsidTr="008F4D9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8F4D9F" w:rsidRPr="005204B8" w:rsidRDefault="008F4D9F" w:rsidP="008F4D9F">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DynamoDB memory/audit</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8F4D9F" w:rsidRPr="005204B8" w:rsidRDefault="008F4D9F" w:rsidP="008F4D9F">
            <w:pPr>
              <w:spacing w:after="0" w:line="240" w:lineRule="auto"/>
              <w:rPr>
                <w:rFonts w:eastAsia="Times New Roman" w:cstheme="minorHAnsi"/>
                <w:sz w:val="24"/>
                <w:szCs w:val="24"/>
                <w:lang w:eastAsia="en-IN"/>
              </w:rPr>
            </w:pPr>
            <w:r w:rsidRPr="005204B8">
              <w:rPr>
                <w:rFonts w:ascii="Segoe UI Symbol" w:eastAsia="Times New Roman" w:hAnsi="Segoe UI Symbol" w:cs="Segoe UI Symbol"/>
                <w:sz w:val="24"/>
                <w:szCs w:val="24"/>
                <w:lang w:eastAsia="en-IN"/>
              </w:rPr>
              <w:t>✅</w:t>
            </w:r>
            <w:r w:rsidRPr="005204B8">
              <w:rPr>
                <w:rFonts w:eastAsia="Times New Roman" w:cstheme="minorHAnsi"/>
                <w:sz w:val="24"/>
                <w:szCs w:val="24"/>
                <w:lang w:eastAsia="en-IN"/>
              </w:rPr>
              <w:t xml:space="preserve"> Mostly Done</w:t>
            </w:r>
          </w:p>
        </w:tc>
      </w:tr>
      <w:tr w:rsidR="008F4D9F" w:rsidRPr="005204B8" w:rsidTr="008F4D9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8F4D9F" w:rsidRPr="005204B8" w:rsidRDefault="008F4D9F" w:rsidP="008F4D9F">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 xml:space="preserve">POST </w:t>
            </w:r>
            <w:r w:rsidRPr="005204B8">
              <w:rPr>
                <w:rFonts w:eastAsia="Times New Roman" w:cstheme="minorHAnsi"/>
                <w:sz w:val="20"/>
                <w:szCs w:val="20"/>
                <w:lang w:eastAsia="en-IN"/>
              </w:rPr>
              <w:t>/chat</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8F4D9F" w:rsidRPr="005204B8" w:rsidRDefault="008F4D9F" w:rsidP="008F4D9F">
            <w:pPr>
              <w:spacing w:after="0" w:line="240" w:lineRule="auto"/>
              <w:rPr>
                <w:rFonts w:eastAsia="Times New Roman" w:cstheme="minorHAnsi"/>
                <w:sz w:val="24"/>
                <w:szCs w:val="24"/>
                <w:lang w:eastAsia="en-IN"/>
              </w:rPr>
            </w:pPr>
            <w:r w:rsidRPr="005204B8">
              <w:rPr>
                <w:rFonts w:ascii="Segoe UI Symbol" w:eastAsia="Times New Roman" w:hAnsi="Segoe UI Symbol" w:cs="Segoe UI Symbol"/>
                <w:sz w:val="24"/>
                <w:szCs w:val="24"/>
                <w:lang w:eastAsia="en-IN"/>
              </w:rPr>
              <w:t>✅</w:t>
            </w:r>
            <w:r w:rsidRPr="005204B8">
              <w:rPr>
                <w:rFonts w:eastAsia="Times New Roman" w:cstheme="minorHAnsi"/>
                <w:sz w:val="24"/>
                <w:szCs w:val="24"/>
                <w:lang w:eastAsia="en-IN"/>
              </w:rPr>
              <w:t xml:space="preserve"> Done</w:t>
            </w:r>
          </w:p>
        </w:tc>
      </w:tr>
      <w:tr w:rsidR="008F4D9F" w:rsidRPr="005204B8" w:rsidTr="008F4D9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8F4D9F" w:rsidRPr="005204B8" w:rsidRDefault="008F4D9F" w:rsidP="008F4D9F">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 xml:space="preserve">GET </w:t>
            </w:r>
            <w:r w:rsidRPr="005204B8">
              <w:rPr>
                <w:rFonts w:eastAsia="Times New Roman" w:cstheme="minorHAnsi"/>
                <w:sz w:val="20"/>
                <w:szCs w:val="20"/>
                <w:lang w:eastAsia="en-IN"/>
              </w:rPr>
              <w:t>/chat/history</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8F4D9F" w:rsidRPr="005204B8" w:rsidRDefault="008F4D9F" w:rsidP="008F4D9F">
            <w:pPr>
              <w:spacing w:after="0" w:line="240" w:lineRule="auto"/>
              <w:rPr>
                <w:rFonts w:eastAsia="Times New Roman" w:cstheme="minorHAnsi"/>
                <w:sz w:val="24"/>
                <w:szCs w:val="24"/>
                <w:lang w:eastAsia="en-IN"/>
              </w:rPr>
            </w:pPr>
            <w:r w:rsidRPr="005204B8">
              <w:rPr>
                <w:rFonts w:ascii="Segoe UI Symbol" w:eastAsia="Times New Roman" w:hAnsi="Segoe UI Symbol" w:cs="Segoe UI Symbol"/>
                <w:sz w:val="24"/>
                <w:szCs w:val="24"/>
                <w:lang w:eastAsia="en-IN"/>
              </w:rPr>
              <w:t>✅</w:t>
            </w:r>
            <w:r w:rsidRPr="005204B8">
              <w:rPr>
                <w:rFonts w:eastAsia="Times New Roman" w:cstheme="minorHAnsi"/>
                <w:sz w:val="24"/>
                <w:szCs w:val="24"/>
                <w:lang w:eastAsia="en-IN"/>
              </w:rPr>
              <w:t xml:space="preserve"> Done</w:t>
            </w:r>
          </w:p>
        </w:tc>
      </w:tr>
      <w:tr w:rsidR="008F4D9F" w:rsidRPr="005204B8" w:rsidTr="008F4D9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8F4D9F" w:rsidRPr="005204B8" w:rsidRDefault="008F4D9F" w:rsidP="008F4D9F">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User-specific history</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8F4D9F" w:rsidRPr="005204B8" w:rsidRDefault="008F4D9F" w:rsidP="008F4D9F">
            <w:pPr>
              <w:spacing w:after="0" w:line="240" w:lineRule="auto"/>
              <w:rPr>
                <w:rFonts w:eastAsia="Times New Roman" w:cstheme="minorHAnsi"/>
                <w:sz w:val="24"/>
                <w:szCs w:val="24"/>
                <w:lang w:eastAsia="en-IN"/>
              </w:rPr>
            </w:pPr>
            <w:r w:rsidRPr="005204B8">
              <w:rPr>
                <w:rFonts w:ascii="Segoe UI Symbol" w:eastAsia="Times New Roman" w:hAnsi="Segoe UI Symbol" w:cs="Segoe UI Symbol"/>
                <w:sz w:val="24"/>
                <w:szCs w:val="24"/>
                <w:lang w:eastAsia="en-IN"/>
              </w:rPr>
              <w:t>✅</w:t>
            </w:r>
            <w:r w:rsidRPr="005204B8">
              <w:rPr>
                <w:rFonts w:eastAsia="Times New Roman" w:cstheme="minorHAnsi"/>
                <w:sz w:val="24"/>
                <w:szCs w:val="24"/>
                <w:lang w:eastAsia="en-IN"/>
              </w:rPr>
              <w:t xml:space="preserve"> Done</w:t>
            </w:r>
          </w:p>
        </w:tc>
      </w:tr>
    </w:tbl>
    <w:p w:rsidR="008F4D9F" w:rsidRPr="005204B8" w:rsidRDefault="008F4D9F" w:rsidP="008F4D9F">
      <w:pPr>
        <w:pStyle w:val="NormalWeb"/>
        <w:spacing w:line="300" w:lineRule="atLeast"/>
        <w:rPr>
          <w:rFonts w:asciiTheme="minorHAnsi" w:hAnsiTheme="minorHAnsi" w:cstheme="minorHAnsi"/>
          <w:sz w:val="21"/>
          <w:szCs w:val="21"/>
        </w:rPr>
      </w:pPr>
    </w:p>
    <w:p w:rsidR="00364000" w:rsidRPr="005204B8" w:rsidRDefault="00364000" w:rsidP="00C25828">
      <w:pPr>
        <w:spacing w:before="100" w:beforeAutospacing="1" w:after="100" w:afterAutospacing="1" w:line="300" w:lineRule="atLeast"/>
        <w:rPr>
          <w:rFonts w:cstheme="minorHAnsi"/>
          <w:sz w:val="21"/>
          <w:szCs w:val="21"/>
        </w:rPr>
      </w:pPr>
    </w:p>
    <w:p w:rsidR="0052188A" w:rsidRPr="005204B8" w:rsidRDefault="0052188A" w:rsidP="00C25828">
      <w:pPr>
        <w:spacing w:before="100" w:beforeAutospacing="1" w:after="100" w:afterAutospacing="1" w:line="300" w:lineRule="atLeast"/>
        <w:rPr>
          <w:rFonts w:cstheme="minorHAnsi"/>
          <w:sz w:val="21"/>
          <w:szCs w:val="21"/>
        </w:rPr>
      </w:pPr>
    </w:p>
    <w:p w:rsidR="001C169C" w:rsidRPr="005204B8" w:rsidRDefault="001C169C" w:rsidP="00C25828">
      <w:pPr>
        <w:spacing w:before="100" w:beforeAutospacing="1" w:after="100" w:afterAutospacing="1" w:line="300" w:lineRule="atLeast"/>
        <w:rPr>
          <w:rFonts w:cstheme="minorHAnsi"/>
          <w:sz w:val="21"/>
          <w:szCs w:val="21"/>
        </w:rPr>
      </w:pPr>
    </w:p>
    <w:p w:rsidR="001C169C" w:rsidRPr="005204B8" w:rsidRDefault="001C169C" w:rsidP="00C25828">
      <w:pPr>
        <w:spacing w:before="100" w:beforeAutospacing="1" w:after="100" w:afterAutospacing="1" w:line="300" w:lineRule="atLeast"/>
        <w:rPr>
          <w:rFonts w:cstheme="minorHAnsi"/>
          <w:sz w:val="21"/>
          <w:szCs w:val="21"/>
        </w:rPr>
      </w:pPr>
    </w:p>
    <w:p w:rsidR="00CD6DD3" w:rsidRPr="005204B8" w:rsidRDefault="00CD6DD3" w:rsidP="00CD6DD3">
      <w:pPr>
        <w:pStyle w:val="Heading2"/>
        <w:spacing w:line="300" w:lineRule="atLeast"/>
        <w:ind w:right="-591"/>
        <w:rPr>
          <w:rStyle w:val="Strong"/>
          <w:rFonts w:asciiTheme="minorHAnsi" w:hAnsiTheme="minorHAnsi" w:cstheme="minorHAnsi"/>
          <w:b/>
          <w:bCs/>
        </w:rPr>
      </w:pPr>
      <w:r w:rsidRPr="005204B8">
        <w:rPr>
          <w:rStyle w:val="Strong"/>
          <w:rFonts w:asciiTheme="minorHAnsi" w:hAnsiTheme="minorHAnsi" w:cstheme="minorHAnsi"/>
          <w:b/>
          <w:bCs/>
        </w:rPr>
        <w:t>BFSI Regulatory &amp; Customer Complaint Intelligence Assistant</w:t>
      </w:r>
    </w:p>
    <w:p w:rsidR="000C2391" w:rsidRPr="005204B8" w:rsidRDefault="000C2391" w:rsidP="000C2391">
      <w:pPr>
        <w:pStyle w:val="NormalWeb"/>
        <w:spacing w:line="300" w:lineRule="atLeast"/>
        <w:rPr>
          <w:rFonts w:asciiTheme="minorHAnsi" w:hAnsiTheme="minorHAnsi" w:cstheme="minorHAnsi"/>
          <w:sz w:val="21"/>
          <w:szCs w:val="21"/>
        </w:rPr>
      </w:pPr>
      <w:r w:rsidRPr="005204B8">
        <w:rPr>
          <w:rStyle w:val="Strong"/>
          <w:rFonts w:asciiTheme="minorHAnsi" w:hAnsiTheme="minorHAnsi" w:cstheme="minorHAnsi"/>
          <w:b w:val="0"/>
          <w:bCs w:val="0"/>
        </w:rPr>
        <w:t>Y</w:t>
      </w:r>
      <w:r w:rsidRPr="005204B8">
        <w:rPr>
          <w:rFonts w:asciiTheme="minorHAnsi" w:hAnsiTheme="minorHAnsi" w:cstheme="minorHAnsi"/>
          <w:sz w:val="21"/>
          <w:szCs w:val="21"/>
        </w:rPr>
        <w:t>e use case aajkal real financial companies ke GenAI use cases se aligned hai:</w:t>
      </w:r>
    </w:p>
    <w:p w:rsidR="000C2391" w:rsidRPr="005204B8" w:rsidRDefault="000C2391" w:rsidP="000C2391">
      <w:pPr>
        <w:numPr>
          <w:ilvl w:val="0"/>
          <w:numId w:val="21"/>
        </w:numPr>
        <w:spacing w:before="100" w:beforeAutospacing="1" w:after="100" w:afterAutospacing="1" w:line="300" w:lineRule="atLeast"/>
        <w:rPr>
          <w:rFonts w:cstheme="minorHAnsi"/>
          <w:sz w:val="21"/>
          <w:szCs w:val="21"/>
        </w:rPr>
      </w:pPr>
      <w:r w:rsidRPr="005204B8">
        <w:rPr>
          <w:rFonts w:cstheme="minorHAnsi"/>
          <w:sz w:val="21"/>
          <w:szCs w:val="21"/>
        </w:rPr>
        <w:t xml:space="preserve">Financial services me GenAI ka strong use risk/compliance, customer service, policy/procedure drafting, complaint handling, KYC, AML, and operational efficiency me dikh raha hai. </w:t>
      </w:r>
      <w:hyperlink r:id="rId42" w:history="1">
        <w:r w:rsidRPr="005204B8">
          <w:rPr>
            <w:rStyle w:val="Hyperlink"/>
            <w:rFonts w:cstheme="minorHAnsi"/>
            <w:sz w:val="21"/>
            <w:szCs w:val="21"/>
          </w:rPr>
          <w:t>[cloud.google.com]</w:t>
        </w:r>
      </w:hyperlink>
      <w:r w:rsidRPr="005204B8">
        <w:rPr>
          <w:rFonts w:cstheme="minorHAnsi"/>
          <w:sz w:val="21"/>
          <w:szCs w:val="21"/>
        </w:rPr>
        <w:t xml:space="preserve">, </w:t>
      </w:r>
      <w:hyperlink r:id="rId43" w:history="1">
        <w:r w:rsidRPr="005204B8">
          <w:rPr>
            <w:rStyle w:val="Hyperlink"/>
            <w:rFonts w:cstheme="minorHAnsi"/>
            <w:sz w:val="21"/>
            <w:szCs w:val="21"/>
          </w:rPr>
          <w:t>[mckinsey.com]</w:t>
        </w:r>
      </w:hyperlink>
      <w:r w:rsidRPr="005204B8">
        <w:rPr>
          <w:rFonts w:cstheme="minorHAnsi"/>
          <w:sz w:val="21"/>
          <w:szCs w:val="21"/>
        </w:rPr>
        <w:t xml:space="preserve">, </w:t>
      </w:r>
      <w:hyperlink r:id="rId44" w:history="1">
        <w:r w:rsidRPr="005204B8">
          <w:rPr>
            <w:rStyle w:val="Hyperlink"/>
            <w:rFonts w:cstheme="minorHAnsi"/>
            <w:sz w:val="21"/>
            <w:szCs w:val="21"/>
          </w:rPr>
          <w:t>[ukfinance.org.uk]</w:t>
        </w:r>
      </w:hyperlink>
    </w:p>
    <w:p w:rsidR="000C2391" w:rsidRPr="005204B8" w:rsidRDefault="000C2391" w:rsidP="000C2391">
      <w:pPr>
        <w:numPr>
          <w:ilvl w:val="0"/>
          <w:numId w:val="21"/>
        </w:numPr>
        <w:spacing w:before="100" w:beforeAutospacing="1" w:after="100" w:afterAutospacing="1" w:line="300" w:lineRule="atLeast"/>
        <w:rPr>
          <w:rFonts w:cstheme="minorHAnsi"/>
          <w:sz w:val="21"/>
          <w:szCs w:val="21"/>
        </w:rPr>
      </w:pPr>
      <w:r w:rsidRPr="005204B8">
        <w:rPr>
          <w:rFonts w:cstheme="minorHAnsi"/>
          <w:sz w:val="21"/>
          <w:szCs w:val="21"/>
        </w:rPr>
        <w:t xml:space="preserve">Financial services companies GenAI applications ko employee productivity, customer-service copilots, compliance/risk workflows, and agentic/customer support use cases me scale kar rahi hain. </w:t>
      </w:r>
      <w:hyperlink r:id="rId45" w:history="1">
        <w:r w:rsidRPr="005204B8">
          <w:rPr>
            <w:rStyle w:val="Hyperlink"/>
            <w:rFonts w:cstheme="minorHAnsi"/>
            <w:sz w:val="21"/>
            <w:szCs w:val="21"/>
          </w:rPr>
          <w:t>[cbinsights.com]</w:t>
        </w:r>
      </w:hyperlink>
      <w:r w:rsidRPr="005204B8">
        <w:rPr>
          <w:rFonts w:cstheme="minorHAnsi"/>
          <w:sz w:val="21"/>
          <w:szCs w:val="21"/>
        </w:rPr>
        <w:t xml:space="preserve">, </w:t>
      </w:r>
      <w:hyperlink r:id="rId46" w:history="1">
        <w:r w:rsidRPr="005204B8">
          <w:rPr>
            <w:rStyle w:val="Hyperlink"/>
            <w:rFonts w:cstheme="minorHAnsi"/>
            <w:sz w:val="21"/>
            <w:szCs w:val="21"/>
          </w:rPr>
          <w:t>[capgemini.com]</w:t>
        </w:r>
      </w:hyperlink>
    </w:p>
    <w:p w:rsidR="000C2391" w:rsidRPr="005204B8" w:rsidRDefault="000C2391" w:rsidP="000C2391">
      <w:pPr>
        <w:numPr>
          <w:ilvl w:val="0"/>
          <w:numId w:val="21"/>
        </w:numPr>
        <w:spacing w:before="100" w:beforeAutospacing="1" w:after="100" w:afterAutospacing="1" w:line="300" w:lineRule="atLeast"/>
        <w:rPr>
          <w:rFonts w:cstheme="minorHAnsi"/>
          <w:sz w:val="21"/>
          <w:szCs w:val="21"/>
        </w:rPr>
      </w:pPr>
      <w:r w:rsidRPr="005204B8">
        <w:rPr>
          <w:rFonts w:cstheme="minorHAnsi"/>
          <w:sz w:val="21"/>
          <w:szCs w:val="21"/>
        </w:rPr>
        <w:t xml:space="preserve">Bedrock Knowledge Bases S3 documents ko ingest karke chunks, embeddings, vector store, retrieval, and context-grounded response ka managed RAG workflow provide karta hai. </w:t>
      </w:r>
      <w:hyperlink r:id="rId47" w:history="1">
        <w:r w:rsidRPr="005204B8">
          <w:rPr>
            <w:rStyle w:val="Hyperlink"/>
            <w:rFonts w:cstheme="minorHAnsi"/>
            <w:sz w:val="21"/>
            <w:szCs w:val="21"/>
          </w:rPr>
          <w:t>[docs.aws.amazon.com]</w:t>
        </w:r>
      </w:hyperlink>
      <w:r w:rsidRPr="005204B8">
        <w:rPr>
          <w:rFonts w:cstheme="minorHAnsi"/>
          <w:sz w:val="21"/>
          <w:szCs w:val="21"/>
        </w:rPr>
        <w:t xml:space="preserve">, </w:t>
      </w:r>
      <w:hyperlink r:id="rId48" w:history="1">
        <w:r w:rsidRPr="005204B8">
          <w:rPr>
            <w:rStyle w:val="Hyperlink"/>
            <w:rFonts w:cstheme="minorHAnsi"/>
            <w:sz w:val="21"/>
            <w:szCs w:val="21"/>
          </w:rPr>
          <w:t>[github.com]</w:t>
        </w:r>
      </w:hyperlink>
    </w:p>
    <w:p w:rsidR="000C2391" w:rsidRPr="005204B8" w:rsidRDefault="000C2391" w:rsidP="000C2391">
      <w:pPr>
        <w:pStyle w:val="Heading1"/>
        <w:spacing w:line="300" w:lineRule="atLeast"/>
        <w:rPr>
          <w:rFonts w:asciiTheme="minorHAnsi" w:hAnsiTheme="minorHAnsi" w:cstheme="minorHAnsi"/>
        </w:rPr>
      </w:pPr>
      <w:r w:rsidRPr="005204B8">
        <w:rPr>
          <w:rFonts w:asciiTheme="minorHAnsi" w:hAnsiTheme="minorHAnsi" w:cstheme="minorHAnsi"/>
        </w:rPr>
        <w:t>Is project ka new business scenario</w:t>
      </w:r>
    </w:p>
    <w:p w:rsidR="000C2391" w:rsidRPr="005204B8" w:rsidRDefault="000C2391" w:rsidP="000C2391">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Hum ek assistant banayenge:</w:t>
      </w:r>
    </w:p>
    <w:p w:rsidR="000C2391" w:rsidRPr="005204B8" w:rsidRDefault="000C2391" w:rsidP="000C2391">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BFSI Regulatory &amp; Customer Complaint Intelligence Assistant</w:t>
      </w:r>
    </w:p>
    <w:p w:rsidR="000C2391" w:rsidRPr="005204B8" w:rsidRDefault="000C2391" w:rsidP="000C2391">
      <w:pPr>
        <w:spacing w:before="100" w:beforeAutospacing="1" w:after="100" w:afterAutospacing="1" w:line="300" w:lineRule="atLeast"/>
        <w:rPr>
          <w:rFonts w:eastAsia="Times New Roman" w:cstheme="minorHAnsi"/>
          <w:sz w:val="21"/>
          <w:szCs w:val="21"/>
          <w:lang w:eastAsia="en-IN"/>
        </w:rPr>
      </w:pPr>
      <w:r w:rsidRPr="005204B8">
        <w:rPr>
          <w:rFonts w:eastAsia="Times New Roman" w:cstheme="minorHAnsi"/>
          <w:sz w:val="21"/>
          <w:szCs w:val="21"/>
          <w:lang w:eastAsia="en-IN"/>
        </w:rPr>
        <w:t>Ye assistant internal banking/insurance team ko help karega:</w:t>
      </w:r>
    </w:p>
    <w:p w:rsidR="000C2391" w:rsidRPr="005204B8" w:rsidRDefault="000C2391" w:rsidP="000C2391">
      <w:pPr>
        <w:numPr>
          <w:ilvl w:val="0"/>
          <w:numId w:val="22"/>
        </w:numPr>
        <w:spacing w:before="100" w:beforeAutospacing="1" w:after="100" w:afterAutospacing="1" w:line="300" w:lineRule="atLeast"/>
        <w:rPr>
          <w:rFonts w:eastAsia="Times New Roman" w:cstheme="minorHAnsi"/>
          <w:sz w:val="21"/>
          <w:szCs w:val="21"/>
          <w:lang w:eastAsia="en-IN"/>
        </w:rPr>
      </w:pPr>
      <w:r w:rsidRPr="005204B8">
        <w:rPr>
          <w:rFonts w:eastAsia="Times New Roman" w:cstheme="minorHAnsi"/>
          <w:sz w:val="21"/>
          <w:szCs w:val="21"/>
          <w:lang w:eastAsia="en-IN"/>
        </w:rPr>
        <w:t>Customer complaint ka category identify karna</w:t>
      </w:r>
    </w:p>
    <w:p w:rsidR="000C2391" w:rsidRPr="005204B8" w:rsidRDefault="000C2391" w:rsidP="000C2391">
      <w:pPr>
        <w:numPr>
          <w:ilvl w:val="0"/>
          <w:numId w:val="22"/>
        </w:numPr>
        <w:spacing w:before="100" w:beforeAutospacing="1" w:after="100" w:afterAutospacing="1" w:line="300" w:lineRule="atLeast"/>
        <w:rPr>
          <w:rFonts w:eastAsia="Times New Roman" w:cstheme="minorHAnsi"/>
          <w:sz w:val="21"/>
          <w:szCs w:val="21"/>
          <w:lang w:eastAsia="en-IN"/>
        </w:rPr>
      </w:pPr>
      <w:r w:rsidRPr="005204B8">
        <w:rPr>
          <w:rFonts w:eastAsia="Times New Roman" w:cstheme="minorHAnsi"/>
          <w:sz w:val="21"/>
          <w:szCs w:val="21"/>
          <w:lang w:eastAsia="en-IN"/>
        </w:rPr>
        <w:t>Internal policy/SOP ke basis par answer dena</w:t>
      </w:r>
    </w:p>
    <w:p w:rsidR="000C2391" w:rsidRPr="005204B8" w:rsidRDefault="000C2391" w:rsidP="000C2391">
      <w:pPr>
        <w:numPr>
          <w:ilvl w:val="0"/>
          <w:numId w:val="22"/>
        </w:numPr>
        <w:spacing w:before="100" w:beforeAutospacing="1" w:after="100" w:afterAutospacing="1" w:line="300" w:lineRule="atLeast"/>
        <w:rPr>
          <w:rFonts w:eastAsia="Times New Roman" w:cstheme="minorHAnsi"/>
          <w:sz w:val="21"/>
          <w:szCs w:val="21"/>
          <w:lang w:eastAsia="en-IN"/>
        </w:rPr>
      </w:pPr>
      <w:r w:rsidRPr="005204B8">
        <w:rPr>
          <w:rFonts w:eastAsia="Times New Roman" w:cstheme="minorHAnsi"/>
          <w:sz w:val="21"/>
          <w:szCs w:val="21"/>
          <w:lang w:eastAsia="en-IN"/>
        </w:rPr>
        <w:t>Regulatory obligation check karna</w:t>
      </w:r>
    </w:p>
    <w:p w:rsidR="000C2391" w:rsidRPr="005204B8" w:rsidRDefault="000C2391" w:rsidP="000C2391">
      <w:pPr>
        <w:numPr>
          <w:ilvl w:val="0"/>
          <w:numId w:val="22"/>
        </w:numPr>
        <w:spacing w:before="100" w:beforeAutospacing="1" w:after="100" w:afterAutospacing="1" w:line="300" w:lineRule="atLeast"/>
        <w:rPr>
          <w:rFonts w:eastAsia="Times New Roman" w:cstheme="minorHAnsi"/>
          <w:sz w:val="21"/>
          <w:szCs w:val="21"/>
          <w:lang w:eastAsia="en-IN"/>
        </w:rPr>
      </w:pPr>
      <w:r w:rsidRPr="005204B8">
        <w:rPr>
          <w:rFonts w:eastAsia="Times New Roman" w:cstheme="minorHAnsi"/>
          <w:sz w:val="21"/>
          <w:szCs w:val="21"/>
          <w:lang w:eastAsia="en-IN"/>
        </w:rPr>
        <w:t>Escalation required hai ya nahi batana</w:t>
      </w:r>
    </w:p>
    <w:p w:rsidR="000C2391" w:rsidRPr="005204B8" w:rsidRDefault="000C2391" w:rsidP="000C2391">
      <w:pPr>
        <w:numPr>
          <w:ilvl w:val="0"/>
          <w:numId w:val="22"/>
        </w:numPr>
        <w:spacing w:before="100" w:beforeAutospacing="1" w:after="100" w:afterAutospacing="1" w:line="300" w:lineRule="atLeast"/>
        <w:rPr>
          <w:rFonts w:eastAsia="Times New Roman" w:cstheme="minorHAnsi"/>
          <w:sz w:val="21"/>
          <w:szCs w:val="21"/>
          <w:lang w:eastAsia="en-IN"/>
        </w:rPr>
      </w:pPr>
      <w:r w:rsidRPr="005204B8">
        <w:rPr>
          <w:rFonts w:eastAsia="Times New Roman" w:cstheme="minorHAnsi"/>
          <w:sz w:val="21"/>
          <w:szCs w:val="21"/>
          <w:lang w:eastAsia="en-IN"/>
        </w:rPr>
        <w:t>Draft response suggest karna</w:t>
      </w:r>
    </w:p>
    <w:p w:rsidR="000C2391" w:rsidRPr="005204B8" w:rsidRDefault="000C2391" w:rsidP="000C2391">
      <w:pPr>
        <w:numPr>
          <w:ilvl w:val="0"/>
          <w:numId w:val="22"/>
        </w:numPr>
        <w:spacing w:before="100" w:beforeAutospacing="1" w:after="100" w:afterAutospacing="1" w:line="300" w:lineRule="atLeast"/>
        <w:rPr>
          <w:rFonts w:eastAsia="Times New Roman" w:cstheme="minorHAnsi"/>
          <w:sz w:val="21"/>
          <w:szCs w:val="21"/>
          <w:lang w:eastAsia="en-IN"/>
        </w:rPr>
      </w:pPr>
      <w:r w:rsidRPr="005204B8">
        <w:rPr>
          <w:rFonts w:eastAsia="Times New Roman" w:cstheme="minorHAnsi"/>
          <w:sz w:val="21"/>
          <w:szCs w:val="21"/>
          <w:lang w:eastAsia="en-IN"/>
        </w:rPr>
        <w:t>Future me ticket/action create karna</w:t>
      </w:r>
    </w:p>
    <w:p w:rsidR="000C2391" w:rsidRPr="005204B8" w:rsidRDefault="000C2391" w:rsidP="000C2391">
      <w:pPr>
        <w:pStyle w:val="Heading1"/>
        <w:spacing w:line="300" w:lineRule="atLeast"/>
        <w:rPr>
          <w:rFonts w:asciiTheme="minorHAnsi" w:hAnsiTheme="minorHAnsi" w:cstheme="minorHAnsi"/>
        </w:rPr>
      </w:pPr>
      <w:r w:rsidRPr="005204B8">
        <w:rPr>
          <w:rFonts w:asciiTheme="minorHAnsi" w:hAnsiTheme="minorHAnsi" w:cstheme="minorHAnsi"/>
        </w:rPr>
        <w:t>Example user queries</w:t>
      </w:r>
    </w:p>
    <w:p w:rsidR="000C2391" w:rsidRPr="005204B8" w:rsidRDefault="000C2391" w:rsidP="000C2391">
      <w:pPr>
        <w:pStyle w:val="Heading3"/>
        <w:spacing w:line="300" w:lineRule="atLeast"/>
        <w:rPr>
          <w:rFonts w:asciiTheme="minorHAnsi" w:hAnsiTheme="minorHAnsi" w:cstheme="minorHAnsi"/>
        </w:rPr>
      </w:pPr>
      <w:r w:rsidRPr="005204B8">
        <w:rPr>
          <w:rFonts w:asciiTheme="minorHAnsi" w:hAnsiTheme="minorHAnsi" w:cstheme="minorHAnsi"/>
        </w:rPr>
        <w:t>Query 1</w:t>
      </w:r>
    </w:p>
    <w:p w:rsidR="000C2391" w:rsidRPr="005204B8" w:rsidRDefault="000C2391" w:rsidP="000C2391">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A customer is complaining that a failed UPI transaction refund has not been received for 7 days. What should the support team do?</w:t>
      </w:r>
    </w:p>
    <w:p w:rsidR="000C2391" w:rsidRPr="005204B8" w:rsidRDefault="000C2391" w:rsidP="000C2391">
      <w:pPr>
        <w:pStyle w:val="Heading3"/>
        <w:spacing w:line="300" w:lineRule="atLeast"/>
        <w:rPr>
          <w:rFonts w:asciiTheme="minorHAnsi" w:hAnsiTheme="minorHAnsi" w:cstheme="minorHAnsi"/>
        </w:rPr>
      </w:pPr>
      <w:r w:rsidRPr="005204B8">
        <w:rPr>
          <w:rFonts w:asciiTheme="minorHAnsi" w:hAnsiTheme="minorHAnsi" w:cstheme="minorHAnsi"/>
        </w:rPr>
        <w:t>Query 2</w:t>
      </w:r>
    </w:p>
    <w:p w:rsidR="000C2391" w:rsidRPr="005204B8" w:rsidRDefault="000C2391" w:rsidP="000C2391">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A customer says their KYC was rejected because address proof is outdated. What is the next step according to our onboarding policy?</w:t>
      </w:r>
    </w:p>
    <w:p w:rsidR="000C2391" w:rsidRPr="005204B8" w:rsidRDefault="000C2391" w:rsidP="000C2391">
      <w:pPr>
        <w:pStyle w:val="Heading1"/>
        <w:spacing w:line="300" w:lineRule="atLeast"/>
        <w:rPr>
          <w:rFonts w:asciiTheme="minorHAnsi" w:hAnsiTheme="minorHAnsi" w:cstheme="minorHAnsi"/>
        </w:rPr>
      </w:pPr>
      <w:r w:rsidRPr="005204B8">
        <w:rPr>
          <w:rFonts w:asciiTheme="minorHAnsi" w:hAnsiTheme="minorHAnsi" w:cstheme="minorHAnsi"/>
        </w:rPr>
        <w:t>Multi-agent future design</w:t>
      </w:r>
    </w:p>
    <w:p w:rsidR="000C2391" w:rsidRPr="005204B8" w:rsidRDefault="000C2391" w:rsidP="000C2391">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Abhi RAG phase me hum documents add karenge. Later multi-agent phase me same use case ko agents me split karenge.</w:t>
      </w:r>
    </w:p>
    <w:p w:rsidR="000C2391" w:rsidRPr="005204B8" w:rsidRDefault="000C2391" w:rsidP="000C2391">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Amazon Bedrock multi-agent collaboration me supervisor agent multiple collaborator agents ko orchestrate kar sakta hai; supervisor user request ko analyze karke specialist agents ko route/delegate karta hai and responses consolidate karta hai.</w:t>
      </w:r>
    </w:p>
    <w:p w:rsidR="000C2391" w:rsidRPr="005204B8" w:rsidRDefault="000C2391" w:rsidP="000C2391">
      <w:pPr>
        <w:pStyle w:val="Heading2"/>
        <w:spacing w:line="300" w:lineRule="atLeast"/>
        <w:rPr>
          <w:rFonts w:asciiTheme="minorHAnsi" w:hAnsiTheme="minorHAnsi" w:cstheme="minorHAnsi"/>
        </w:rPr>
      </w:pPr>
      <w:r w:rsidRPr="005204B8">
        <w:rPr>
          <w:rFonts w:asciiTheme="minorHAnsi" w:hAnsiTheme="minorHAnsi" w:cstheme="minorHAnsi"/>
        </w:rPr>
        <w:lastRenderedPageBreak/>
        <w:t>Future multi-agent structure</w:t>
      </w:r>
    </w:p>
    <w:p w:rsidR="000C2391" w:rsidRPr="005204B8" w:rsidRDefault="000C2391" w:rsidP="000C2391">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Supervisor Agent</w:t>
      </w:r>
    </w:p>
    <w:p w:rsidR="000C2391" w:rsidRPr="005204B8" w:rsidRDefault="000C2391" w:rsidP="000C2391">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   ↓</w:t>
      </w:r>
    </w:p>
    <w:p w:rsidR="000C2391" w:rsidRPr="005204B8" w:rsidRDefault="000C2391" w:rsidP="000C2391">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Regulatory Policy Agent</w:t>
      </w:r>
    </w:p>
    <w:p w:rsidR="000C2391" w:rsidRPr="005204B8" w:rsidRDefault="000C2391" w:rsidP="000C2391">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   ↓</w:t>
      </w:r>
    </w:p>
    <w:p w:rsidR="000C2391" w:rsidRPr="005204B8" w:rsidRDefault="000C2391" w:rsidP="000C2391">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Complaint SOP Agent</w:t>
      </w:r>
    </w:p>
    <w:p w:rsidR="000C2391" w:rsidRPr="005204B8" w:rsidRDefault="000C2391" w:rsidP="000C2391">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   ↓</w:t>
      </w:r>
    </w:p>
    <w:p w:rsidR="000C2391" w:rsidRPr="005204B8" w:rsidRDefault="000C2391" w:rsidP="000C2391">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KYC/Onboarding Agent</w:t>
      </w:r>
    </w:p>
    <w:p w:rsidR="000C2391" w:rsidRPr="005204B8" w:rsidRDefault="000C2391" w:rsidP="000C2391">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   ↓</w:t>
      </w:r>
    </w:p>
    <w:p w:rsidR="000C2391" w:rsidRPr="005204B8" w:rsidRDefault="000C2391" w:rsidP="000C2391">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Risk/Escalation Agent</w:t>
      </w:r>
    </w:p>
    <w:p w:rsidR="000C2391" w:rsidRPr="005204B8" w:rsidRDefault="000C2391" w:rsidP="000C2391">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   ↓</w:t>
      </w:r>
    </w:p>
    <w:p w:rsidR="000C2391" w:rsidRPr="005204B8" w:rsidRDefault="000C2391" w:rsidP="000C2391">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Action/Ticket Agent</w:t>
      </w:r>
    </w:p>
    <w:p w:rsidR="000C2391" w:rsidRPr="005204B8" w:rsidRDefault="000C2391" w:rsidP="000C2391">
      <w:pPr>
        <w:pStyle w:val="Heading3"/>
        <w:spacing w:line="300" w:lineRule="atLeast"/>
        <w:rPr>
          <w:rFonts w:asciiTheme="minorHAnsi" w:hAnsiTheme="minorHAnsi" w:cstheme="minorHAnsi"/>
        </w:rPr>
      </w:pPr>
      <w:r w:rsidRPr="005204B8">
        <w:rPr>
          <w:rFonts w:asciiTheme="minorHAnsi" w:hAnsiTheme="minorHAnsi" w:cstheme="minorHAnsi"/>
        </w:rPr>
        <w:t>1. Supervisor Agent</w:t>
      </w:r>
    </w:p>
    <w:p w:rsidR="000C2391" w:rsidRPr="005204B8" w:rsidRDefault="000C2391" w:rsidP="000C2391">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User query ko samjhega and decide karega kaunsa specialist agent call karna hai.</w:t>
      </w:r>
    </w:p>
    <w:p w:rsidR="000C2391" w:rsidRPr="005204B8" w:rsidRDefault="000C2391" w:rsidP="000C2391">
      <w:pPr>
        <w:pStyle w:val="Heading3"/>
        <w:spacing w:line="300" w:lineRule="atLeast"/>
        <w:rPr>
          <w:rFonts w:asciiTheme="minorHAnsi" w:hAnsiTheme="minorHAnsi" w:cstheme="minorHAnsi"/>
        </w:rPr>
      </w:pPr>
      <w:r w:rsidRPr="005204B8">
        <w:rPr>
          <w:rFonts w:asciiTheme="minorHAnsi" w:hAnsiTheme="minorHAnsi" w:cstheme="minorHAnsi"/>
        </w:rPr>
        <w:t>2. Regulatory Policy Agent</w:t>
      </w:r>
    </w:p>
    <w:p w:rsidR="000C2391" w:rsidRPr="005204B8" w:rsidRDefault="000C2391" w:rsidP="000C2391">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Regulatory/compliance documents se answer karega.</w:t>
      </w:r>
    </w:p>
    <w:p w:rsidR="000C2391" w:rsidRPr="005204B8" w:rsidRDefault="000C2391" w:rsidP="000C2391">
      <w:pPr>
        <w:pStyle w:val="Heading3"/>
        <w:spacing w:line="300" w:lineRule="atLeast"/>
        <w:rPr>
          <w:rFonts w:asciiTheme="minorHAnsi" w:hAnsiTheme="minorHAnsi" w:cstheme="minorHAnsi"/>
        </w:rPr>
      </w:pPr>
      <w:r w:rsidRPr="005204B8">
        <w:rPr>
          <w:rFonts w:asciiTheme="minorHAnsi" w:hAnsiTheme="minorHAnsi" w:cstheme="minorHAnsi"/>
        </w:rPr>
        <w:t>3. Complaint SOP Agent</w:t>
      </w:r>
    </w:p>
    <w:p w:rsidR="000C2391" w:rsidRPr="005204B8" w:rsidRDefault="000C2391" w:rsidP="000C2391">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Complaint handling SOP, escalation matrix, SLA policy se answer karega.</w:t>
      </w:r>
    </w:p>
    <w:p w:rsidR="000C2391" w:rsidRPr="005204B8" w:rsidRDefault="000C2391" w:rsidP="000C2391">
      <w:pPr>
        <w:pStyle w:val="Heading3"/>
        <w:spacing w:line="300" w:lineRule="atLeast"/>
        <w:rPr>
          <w:rFonts w:asciiTheme="minorHAnsi" w:hAnsiTheme="minorHAnsi" w:cstheme="minorHAnsi"/>
        </w:rPr>
      </w:pPr>
      <w:r w:rsidRPr="005204B8">
        <w:rPr>
          <w:rFonts w:asciiTheme="minorHAnsi" w:hAnsiTheme="minorHAnsi" w:cstheme="minorHAnsi"/>
        </w:rPr>
        <w:t>4. KYC/Onboarding Agent</w:t>
      </w:r>
    </w:p>
    <w:p w:rsidR="000C2391" w:rsidRPr="005204B8" w:rsidRDefault="000C2391" w:rsidP="000C2391">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KYC policy, onboarding checklist, document validity rules se answer karega.</w:t>
      </w:r>
    </w:p>
    <w:p w:rsidR="000C2391" w:rsidRPr="005204B8" w:rsidRDefault="000C2391" w:rsidP="000C2391">
      <w:pPr>
        <w:pStyle w:val="Heading3"/>
        <w:spacing w:line="300" w:lineRule="atLeast"/>
        <w:rPr>
          <w:rFonts w:asciiTheme="minorHAnsi" w:hAnsiTheme="minorHAnsi" w:cstheme="minorHAnsi"/>
        </w:rPr>
      </w:pPr>
      <w:r w:rsidRPr="005204B8">
        <w:rPr>
          <w:rFonts w:asciiTheme="minorHAnsi" w:hAnsiTheme="minorHAnsi" w:cstheme="minorHAnsi"/>
        </w:rPr>
        <w:t>5. Risk/Escalation Agent</w:t>
      </w:r>
    </w:p>
    <w:p w:rsidR="000C2391" w:rsidRPr="005204B8" w:rsidRDefault="000C2391" w:rsidP="000C2391">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Severity, SLA breach, customer risk, escalation rules identify karega.</w:t>
      </w:r>
    </w:p>
    <w:p w:rsidR="000C2391" w:rsidRPr="005204B8" w:rsidRDefault="000C2391" w:rsidP="000C2391">
      <w:pPr>
        <w:pStyle w:val="Heading3"/>
        <w:spacing w:line="300" w:lineRule="atLeast"/>
        <w:rPr>
          <w:rFonts w:asciiTheme="minorHAnsi" w:hAnsiTheme="minorHAnsi" w:cstheme="minorHAnsi"/>
        </w:rPr>
      </w:pPr>
      <w:r w:rsidRPr="005204B8">
        <w:rPr>
          <w:rFonts w:asciiTheme="minorHAnsi" w:hAnsiTheme="minorHAnsi" w:cstheme="minorHAnsi"/>
        </w:rPr>
        <w:t>6. Action/Ticket Agent</w:t>
      </w:r>
    </w:p>
    <w:p w:rsidR="000C2391" w:rsidRPr="005204B8" w:rsidRDefault="000C2391" w:rsidP="000C2391">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Future tool calling me ticket create/update karega.</w:t>
      </w:r>
    </w:p>
    <w:p w:rsidR="000C2391" w:rsidRPr="005204B8" w:rsidRDefault="000C2391" w:rsidP="000C2391">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Bedrock Agents ke collaborator agents tools, action groups, knowledge bases, and guardrails use kar sakte hain; supervisor model request ko appropriate collaborator agent tak route kar sakta hai.</w:t>
      </w:r>
    </w:p>
    <w:p w:rsidR="00CD6DD3" w:rsidRPr="005204B8" w:rsidRDefault="00CD6DD3" w:rsidP="00CD6DD3">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 xml:space="preserve">Humne kaafi strong </w:t>
      </w:r>
      <w:r w:rsidRPr="005204B8">
        <w:rPr>
          <w:rStyle w:val="Strong"/>
          <w:rFonts w:asciiTheme="minorHAnsi" w:hAnsiTheme="minorHAnsi" w:cstheme="minorHAnsi"/>
          <w:sz w:val="21"/>
          <w:szCs w:val="21"/>
        </w:rPr>
        <w:t>multi-layer security baseline</w:t>
      </w:r>
      <w:r w:rsidRPr="005204B8">
        <w:rPr>
          <w:rFonts w:asciiTheme="minorHAnsi" w:hAnsiTheme="minorHAnsi" w:cstheme="minorHAnsi"/>
          <w:sz w:val="21"/>
          <w:szCs w:val="21"/>
        </w:rPr>
        <w:t xml:space="preserve"> laga di hai, but abhi bhi kuch production-hardening items pending hain.</w:t>
      </w:r>
    </w:p>
    <w:p w:rsidR="00CD6DD3" w:rsidRPr="005204B8" w:rsidRDefault="00CD6DD3" w:rsidP="00CD6DD3">
      <w:pPr>
        <w:pStyle w:val="Heading2"/>
        <w:spacing w:line="300" w:lineRule="atLeast"/>
        <w:rPr>
          <w:rFonts w:asciiTheme="minorHAnsi" w:hAnsiTheme="minorHAnsi" w:cstheme="minorHAnsi"/>
        </w:rPr>
      </w:pPr>
      <w:r w:rsidRPr="005204B8">
        <w:rPr>
          <w:rFonts w:asciiTheme="minorHAnsi" w:hAnsiTheme="minorHAnsi" w:cstheme="minorHAnsi"/>
        </w:rPr>
        <w:t xml:space="preserve">Jo security layers already implemented hain </w:t>
      </w:r>
      <w:r w:rsidRPr="005204B8">
        <w:rPr>
          <w:rFonts w:ascii="Segoe UI Symbol" w:hAnsi="Segoe UI Symbol" w:cs="Segoe UI Symbol"/>
        </w:rPr>
        <w:t>✅</w:t>
      </w:r>
    </w:p>
    <w:p w:rsidR="00CD6DD3" w:rsidRPr="005204B8" w:rsidRDefault="00CD6DD3" w:rsidP="00CD6DD3">
      <w:pPr>
        <w:pStyle w:val="Heading3"/>
        <w:spacing w:line="300" w:lineRule="atLeast"/>
        <w:rPr>
          <w:rFonts w:asciiTheme="minorHAnsi" w:hAnsiTheme="minorHAnsi" w:cstheme="minorHAnsi"/>
        </w:rPr>
      </w:pPr>
      <w:r w:rsidRPr="005204B8">
        <w:rPr>
          <w:rFonts w:asciiTheme="minorHAnsi" w:hAnsiTheme="minorHAnsi" w:cstheme="minorHAnsi"/>
        </w:rPr>
        <w:t>API Gateway layer</w:t>
      </w:r>
    </w:p>
    <w:p w:rsidR="00CD6DD3" w:rsidRPr="005204B8" w:rsidRDefault="00CD6DD3" w:rsidP="00CD6DD3">
      <w:pPr>
        <w:numPr>
          <w:ilvl w:val="0"/>
          <w:numId w:val="15"/>
        </w:numPr>
        <w:spacing w:before="100" w:beforeAutospacing="1" w:after="100" w:afterAutospacing="1" w:line="300" w:lineRule="atLeast"/>
        <w:rPr>
          <w:rFonts w:cstheme="minorHAnsi"/>
          <w:sz w:val="21"/>
          <w:szCs w:val="21"/>
        </w:rPr>
      </w:pPr>
      <w:r w:rsidRPr="005204B8">
        <w:rPr>
          <w:rStyle w:val="HTMLCode"/>
          <w:rFonts w:asciiTheme="minorHAnsi" w:eastAsiaTheme="majorEastAsia" w:hAnsiTheme="minorHAnsi" w:cstheme="minorHAnsi"/>
        </w:rPr>
        <w:t>POST /chat</w:t>
      </w:r>
      <w:r w:rsidRPr="005204B8">
        <w:rPr>
          <w:rFonts w:cstheme="minorHAnsi"/>
          <w:sz w:val="21"/>
          <w:szCs w:val="21"/>
        </w:rPr>
        <w:t xml:space="preserve"> aur </w:t>
      </w:r>
      <w:r w:rsidRPr="005204B8">
        <w:rPr>
          <w:rStyle w:val="HTMLCode"/>
          <w:rFonts w:asciiTheme="minorHAnsi" w:eastAsiaTheme="majorEastAsia" w:hAnsiTheme="minorHAnsi" w:cstheme="minorHAnsi"/>
        </w:rPr>
        <w:t>GET /chat/history</w:t>
      </w:r>
      <w:r w:rsidRPr="005204B8">
        <w:rPr>
          <w:rFonts w:cstheme="minorHAnsi"/>
          <w:sz w:val="21"/>
          <w:szCs w:val="21"/>
        </w:rPr>
        <w:t xml:space="preserve"> dono Cognito Authorizer se protected hain.</w:t>
      </w:r>
    </w:p>
    <w:p w:rsidR="00CD6DD3" w:rsidRPr="005204B8" w:rsidRDefault="00CD6DD3" w:rsidP="00CD6DD3">
      <w:pPr>
        <w:numPr>
          <w:ilvl w:val="0"/>
          <w:numId w:val="15"/>
        </w:numPr>
        <w:spacing w:before="100" w:beforeAutospacing="1" w:after="100" w:afterAutospacing="1" w:line="300" w:lineRule="atLeast"/>
        <w:rPr>
          <w:rFonts w:cstheme="minorHAnsi"/>
          <w:sz w:val="21"/>
          <w:szCs w:val="21"/>
        </w:rPr>
      </w:pPr>
      <w:r w:rsidRPr="005204B8">
        <w:rPr>
          <w:rFonts w:cstheme="minorHAnsi"/>
          <w:sz w:val="21"/>
          <w:szCs w:val="21"/>
        </w:rPr>
        <w:t xml:space="preserve">No token request par </w:t>
      </w:r>
      <w:r w:rsidRPr="005204B8">
        <w:rPr>
          <w:rStyle w:val="HTMLCode"/>
          <w:rFonts w:asciiTheme="minorHAnsi" w:eastAsiaTheme="majorEastAsia" w:hAnsiTheme="minorHAnsi" w:cstheme="minorHAnsi"/>
        </w:rPr>
        <w:t>401 Unauthorized</w:t>
      </w:r>
      <w:r w:rsidRPr="005204B8">
        <w:rPr>
          <w:rFonts w:cstheme="minorHAnsi"/>
          <w:sz w:val="21"/>
          <w:szCs w:val="21"/>
        </w:rPr>
        <w:t xml:space="preserve"> aa raha hai.</w:t>
      </w:r>
    </w:p>
    <w:p w:rsidR="00CD6DD3" w:rsidRPr="005204B8" w:rsidRDefault="00CD6DD3" w:rsidP="00CD6DD3">
      <w:pPr>
        <w:numPr>
          <w:ilvl w:val="0"/>
          <w:numId w:val="15"/>
        </w:numPr>
        <w:spacing w:before="100" w:beforeAutospacing="1" w:after="100" w:afterAutospacing="1" w:line="300" w:lineRule="atLeast"/>
        <w:rPr>
          <w:rFonts w:cstheme="minorHAnsi"/>
          <w:sz w:val="21"/>
          <w:szCs w:val="21"/>
        </w:rPr>
      </w:pPr>
      <w:r w:rsidRPr="005204B8">
        <w:rPr>
          <w:rFonts w:cstheme="minorHAnsi"/>
          <w:sz w:val="21"/>
          <w:szCs w:val="21"/>
        </w:rPr>
        <w:t xml:space="preserve">Request body validation added hai for </w:t>
      </w:r>
      <w:r w:rsidRPr="005204B8">
        <w:rPr>
          <w:rStyle w:val="HTMLCode"/>
          <w:rFonts w:asciiTheme="minorHAnsi" w:eastAsiaTheme="majorEastAsia" w:hAnsiTheme="minorHAnsi" w:cstheme="minorHAnsi"/>
        </w:rPr>
        <w:t>POST /chat</w:t>
      </w:r>
      <w:r w:rsidRPr="005204B8">
        <w:rPr>
          <w:rFonts w:cstheme="minorHAnsi"/>
          <w:sz w:val="21"/>
          <w:szCs w:val="21"/>
        </w:rPr>
        <w:t>.</w:t>
      </w:r>
    </w:p>
    <w:p w:rsidR="00CD6DD3" w:rsidRPr="005204B8" w:rsidRDefault="00CD6DD3" w:rsidP="00CD6DD3">
      <w:pPr>
        <w:numPr>
          <w:ilvl w:val="0"/>
          <w:numId w:val="15"/>
        </w:numPr>
        <w:spacing w:before="100" w:beforeAutospacing="1" w:after="100" w:afterAutospacing="1" w:line="300" w:lineRule="atLeast"/>
        <w:rPr>
          <w:rFonts w:cstheme="minorHAnsi"/>
          <w:sz w:val="21"/>
          <w:szCs w:val="21"/>
        </w:rPr>
      </w:pPr>
      <w:r w:rsidRPr="005204B8">
        <w:rPr>
          <w:rFonts w:cstheme="minorHAnsi"/>
          <w:sz w:val="21"/>
          <w:szCs w:val="21"/>
        </w:rPr>
        <w:t>API key concept test kiya, exposed API key delete ki.</w:t>
      </w:r>
    </w:p>
    <w:p w:rsidR="00CD6DD3" w:rsidRPr="005204B8" w:rsidRDefault="00CD6DD3" w:rsidP="00CD6DD3">
      <w:pPr>
        <w:pStyle w:val="Heading3"/>
        <w:spacing w:line="300" w:lineRule="atLeast"/>
        <w:rPr>
          <w:rFonts w:asciiTheme="minorHAnsi" w:hAnsiTheme="minorHAnsi" w:cstheme="minorHAnsi"/>
        </w:rPr>
      </w:pPr>
      <w:r w:rsidRPr="005204B8">
        <w:rPr>
          <w:rFonts w:asciiTheme="minorHAnsi" w:hAnsiTheme="minorHAnsi" w:cstheme="minorHAnsi"/>
        </w:rPr>
        <w:lastRenderedPageBreak/>
        <w:t>Cognito layer</w:t>
      </w:r>
    </w:p>
    <w:p w:rsidR="00CD6DD3" w:rsidRPr="005204B8" w:rsidRDefault="00CD6DD3" w:rsidP="00CD6DD3">
      <w:pPr>
        <w:numPr>
          <w:ilvl w:val="0"/>
          <w:numId w:val="16"/>
        </w:numPr>
        <w:spacing w:before="100" w:beforeAutospacing="1" w:after="100" w:afterAutospacing="1" w:line="300" w:lineRule="atLeast"/>
        <w:rPr>
          <w:rFonts w:cstheme="minorHAnsi"/>
          <w:sz w:val="21"/>
          <w:szCs w:val="21"/>
        </w:rPr>
      </w:pPr>
      <w:r w:rsidRPr="005204B8">
        <w:rPr>
          <w:rFonts w:cstheme="minorHAnsi"/>
          <w:sz w:val="21"/>
          <w:szCs w:val="21"/>
        </w:rPr>
        <w:t>User login required hai.</w:t>
      </w:r>
    </w:p>
    <w:p w:rsidR="00CD6DD3" w:rsidRPr="005204B8" w:rsidRDefault="00CD6DD3" w:rsidP="00CD6DD3">
      <w:pPr>
        <w:numPr>
          <w:ilvl w:val="0"/>
          <w:numId w:val="16"/>
        </w:numPr>
        <w:spacing w:before="100" w:beforeAutospacing="1" w:after="100" w:afterAutospacing="1" w:line="300" w:lineRule="atLeast"/>
        <w:rPr>
          <w:rFonts w:cstheme="minorHAnsi"/>
          <w:sz w:val="21"/>
          <w:szCs w:val="21"/>
        </w:rPr>
      </w:pPr>
      <w:r w:rsidRPr="005204B8">
        <w:rPr>
          <w:rFonts w:cstheme="minorHAnsi"/>
          <w:sz w:val="21"/>
          <w:szCs w:val="21"/>
        </w:rPr>
        <w:t>API Gateway Cognito JWT token validate karta hai.</w:t>
      </w:r>
    </w:p>
    <w:p w:rsidR="00CD6DD3" w:rsidRPr="005204B8" w:rsidRDefault="00CD6DD3" w:rsidP="00CD6DD3">
      <w:pPr>
        <w:numPr>
          <w:ilvl w:val="0"/>
          <w:numId w:val="16"/>
        </w:numPr>
        <w:spacing w:before="100" w:beforeAutospacing="1" w:after="100" w:afterAutospacing="1" w:line="300" w:lineRule="atLeast"/>
        <w:rPr>
          <w:rFonts w:cstheme="minorHAnsi"/>
          <w:sz w:val="21"/>
          <w:szCs w:val="21"/>
        </w:rPr>
      </w:pPr>
      <w:r w:rsidRPr="005204B8">
        <w:rPr>
          <w:rFonts w:cstheme="minorHAnsi"/>
          <w:sz w:val="21"/>
          <w:szCs w:val="21"/>
        </w:rPr>
        <w:t>Lambda user identity Cognito claims se read kar rahi hai.</w:t>
      </w:r>
    </w:p>
    <w:p w:rsidR="00CD6DD3" w:rsidRPr="005204B8" w:rsidRDefault="00CD6DD3" w:rsidP="00CD6DD3">
      <w:pPr>
        <w:pStyle w:val="Heading3"/>
        <w:spacing w:line="300" w:lineRule="atLeast"/>
        <w:rPr>
          <w:rFonts w:asciiTheme="minorHAnsi" w:hAnsiTheme="minorHAnsi" w:cstheme="minorHAnsi"/>
        </w:rPr>
      </w:pPr>
      <w:r w:rsidRPr="005204B8">
        <w:rPr>
          <w:rFonts w:asciiTheme="minorHAnsi" w:hAnsiTheme="minorHAnsi" w:cstheme="minorHAnsi"/>
        </w:rPr>
        <w:t>Lambda layer</w:t>
      </w:r>
    </w:p>
    <w:p w:rsidR="00CD6DD3" w:rsidRPr="005204B8" w:rsidRDefault="00CD6DD3" w:rsidP="00CD6DD3">
      <w:pPr>
        <w:numPr>
          <w:ilvl w:val="0"/>
          <w:numId w:val="17"/>
        </w:numPr>
        <w:spacing w:before="100" w:beforeAutospacing="1" w:after="100" w:afterAutospacing="1" w:line="300" w:lineRule="atLeast"/>
        <w:rPr>
          <w:rFonts w:cstheme="minorHAnsi"/>
          <w:sz w:val="21"/>
          <w:szCs w:val="21"/>
        </w:rPr>
      </w:pPr>
      <w:r w:rsidRPr="005204B8">
        <w:rPr>
          <w:rFonts w:cstheme="minorHAnsi"/>
          <w:sz w:val="21"/>
          <w:szCs w:val="21"/>
        </w:rPr>
        <w:t>Environment variables use ho rahe hain.</w:t>
      </w:r>
    </w:p>
    <w:p w:rsidR="00CD6DD3" w:rsidRPr="005204B8" w:rsidRDefault="00CD6DD3" w:rsidP="00CD6DD3">
      <w:pPr>
        <w:numPr>
          <w:ilvl w:val="0"/>
          <w:numId w:val="17"/>
        </w:numPr>
        <w:spacing w:before="100" w:beforeAutospacing="1" w:after="100" w:afterAutospacing="1" w:line="300" w:lineRule="atLeast"/>
        <w:rPr>
          <w:rFonts w:cstheme="minorHAnsi"/>
          <w:sz w:val="21"/>
          <w:szCs w:val="21"/>
        </w:rPr>
      </w:pPr>
      <w:r w:rsidRPr="005204B8">
        <w:rPr>
          <w:rFonts w:cstheme="minorHAnsi"/>
          <w:sz w:val="21"/>
          <w:szCs w:val="21"/>
        </w:rPr>
        <w:t>Hardcoded config avoid kiya.</w:t>
      </w:r>
    </w:p>
    <w:p w:rsidR="00CD6DD3" w:rsidRPr="005204B8" w:rsidRDefault="00CD6DD3" w:rsidP="00CD6DD3">
      <w:pPr>
        <w:numPr>
          <w:ilvl w:val="0"/>
          <w:numId w:val="17"/>
        </w:numPr>
        <w:spacing w:before="100" w:beforeAutospacing="1" w:after="100" w:afterAutospacing="1" w:line="300" w:lineRule="atLeast"/>
        <w:rPr>
          <w:rFonts w:cstheme="minorHAnsi"/>
          <w:sz w:val="21"/>
          <w:szCs w:val="21"/>
        </w:rPr>
      </w:pPr>
      <w:r w:rsidRPr="005204B8">
        <w:rPr>
          <w:rFonts w:cstheme="minorHAnsi"/>
          <w:sz w:val="21"/>
          <w:szCs w:val="21"/>
        </w:rPr>
        <w:t>Empty message validation.</w:t>
      </w:r>
    </w:p>
    <w:p w:rsidR="00CD6DD3" w:rsidRPr="005204B8" w:rsidRDefault="00CD6DD3" w:rsidP="00CD6DD3">
      <w:pPr>
        <w:numPr>
          <w:ilvl w:val="0"/>
          <w:numId w:val="17"/>
        </w:numPr>
        <w:spacing w:before="100" w:beforeAutospacing="1" w:after="100" w:afterAutospacing="1" w:line="300" w:lineRule="atLeast"/>
        <w:rPr>
          <w:rFonts w:cstheme="minorHAnsi"/>
          <w:sz w:val="21"/>
          <w:szCs w:val="21"/>
        </w:rPr>
      </w:pPr>
      <w:r w:rsidRPr="005204B8">
        <w:rPr>
          <w:rFonts w:cstheme="minorHAnsi"/>
          <w:sz w:val="21"/>
          <w:szCs w:val="21"/>
        </w:rPr>
        <w:t>Max message length validation.</w:t>
      </w:r>
    </w:p>
    <w:p w:rsidR="00CD6DD3" w:rsidRPr="005204B8" w:rsidRDefault="00CD6DD3" w:rsidP="00CD6DD3">
      <w:pPr>
        <w:numPr>
          <w:ilvl w:val="0"/>
          <w:numId w:val="17"/>
        </w:numPr>
        <w:spacing w:before="100" w:beforeAutospacing="1" w:after="100" w:afterAutospacing="1" w:line="300" w:lineRule="atLeast"/>
        <w:rPr>
          <w:rFonts w:cstheme="minorHAnsi"/>
          <w:sz w:val="21"/>
          <w:szCs w:val="21"/>
        </w:rPr>
      </w:pPr>
      <w:r w:rsidRPr="005204B8">
        <w:rPr>
          <w:rFonts w:cstheme="minorHAnsi"/>
          <w:sz w:val="21"/>
          <w:szCs w:val="21"/>
        </w:rPr>
        <w:t xml:space="preserve">User history query trusted Cognito </w:t>
      </w:r>
      <w:r w:rsidRPr="005204B8">
        <w:rPr>
          <w:rStyle w:val="HTMLCode"/>
          <w:rFonts w:asciiTheme="minorHAnsi" w:eastAsiaTheme="majorEastAsia" w:hAnsiTheme="minorHAnsi" w:cstheme="minorHAnsi"/>
        </w:rPr>
        <w:t>userId</w:t>
      </w:r>
      <w:r w:rsidRPr="005204B8">
        <w:rPr>
          <w:rFonts w:cstheme="minorHAnsi"/>
          <w:sz w:val="21"/>
          <w:szCs w:val="21"/>
        </w:rPr>
        <w:t xml:space="preserve"> se hoti hai, frontend se fake userId accept nahi karte.</w:t>
      </w:r>
    </w:p>
    <w:p w:rsidR="00CD6DD3" w:rsidRPr="005204B8" w:rsidRDefault="00CD6DD3" w:rsidP="00CD6DD3">
      <w:pPr>
        <w:pStyle w:val="Heading3"/>
        <w:spacing w:line="300" w:lineRule="atLeast"/>
        <w:rPr>
          <w:rFonts w:asciiTheme="minorHAnsi" w:hAnsiTheme="minorHAnsi" w:cstheme="minorHAnsi"/>
        </w:rPr>
      </w:pPr>
      <w:r w:rsidRPr="005204B8">
        <w:rPr>
          <w:rFonts w:asciiTheme="minorHAnsi" w:hAnsiTheme="minorHAnsi" w:cstheme="minorHAnsi"/>
        </w:rPr>
        <w:t>IAM layer</w:t>
      </w:r>
    </w:p>
    <w:p w:rsidR="00CD6DD3" w:rsidRPr="005204B8" w:rsidRDefault="00CD6DD3" w:rsidP="00CD6DD3">
      <w:pPr>
        <w:numPr>
          <w:ilvl w:val="0"/>
          <w:numId w:val="18"/>
        </w:numPr>
        <w:spacing w:before="100" w:beforeAutospacing="1" w:after="100" w:afterAutospacing="1" w:line="300" w:lineRule="atLeast"/>
        <w:rPr>
          <w:rFonts w:cstheme="minorHAnsi"/>
          <w:sz w:val="21"/>
          <w:szCs w:val="21"/>
        </w:rPr>
      </w:pPr>
      <w:r w:rsidRPr="005204B8">
        <w:rPr>
          <w:rFonts w:cstheme="minorHAnsi"/>
          <w:sz w:val="21"/>
          <w:szCs w:val="21"/>
        </w:rPr>
        <w:t xml:space="preserve">Lambda ko broad </w:t>
      </w:r>
      <w:r w:rsidRPr="005204B8">
        <w:rPr>
          <w:rStyle w:val="HTMLCode"/>
          <w:rFonts w:asciiTheme="minorHAnsi" w:eastAsiaTheme="majorEastAsia" w:hAnsiTheme="minorHAnsi" w:cstheme="minorHAnsi"/>
        </w:rPr>
        <w:t>dynamodb:*</w:t>
      </w:r>
      <w:r w:rsidRPr="005204B8">
        <w:rPr>
          <w:rFonts w:cstheme="minorHAnsi"/>
          <w:sz w:val="21"/>
          <w:szCs w:val="21"/>
        </w:rPr>
        <w:t xml:space="preserve"> nahi diya.</w:t>
      </w:r>
    </w:p>
    <w:p w:rsidR="000C2391" w:rsidRPr="005204B8" w:rsidRDefault="00CD6DD3" w:rsidP="000C2391">
      <w:pPr>
        <w:numPr>
          <w:ilvl w:val="0"/>
          <w:numId w:val="18"/>
        </w:numPr>
        <w:spacing w:before="100" w:beforeAutospacing="1" w:after="100" w:afterAutospacing="1" w:line="300" w:lineRule="atLeast"/>
        <w:rPr>
          <w:rFonts w:cstheme="minorHAnsi"/>
          <w:sz w:val="21"/>
          <w:szCs w:val="21"/>
        </w:rPr>
      </w:pPr>
      <w:r w:rsidRPr="005204B8">
        <w:rPr>
          <w:rFonts w:cstheme="minorHAnsi"/>
          <w:sz w:val="21"/>
          <w:szCs w:val="21"/>
        </w:rPr>
        <w:t xml:space="preserve">Specific table par sirf required permissions: </w:t>
      </w:r>
    </w:p>
    <w:p w:rsidR="00CD6DD3" w:rsidRPr="005204B8" w:rsidRDefault="00CD6DD3" w:rsidP="000C2391">
      <w:pPr>
        <w:pStyle w:val="NoSpacing"/>
        <w:ind w:left="1440"/>
        <w:rPr>
          <w:rFonts w:cstheme="minorHAnsi"/>
        </w:rPr>
      </w:pPr>
      <w:r w:rsidRPr="005204B8">
        <w:rPr>
          <w:rStyle w:val="scriptor-textrun"/>
          <w:rFonts w:cstheme="minorHAnsi"/>
          <w:sz w:val="21"/>
          <w:szCs w:val="21"/>
        </w:rPr>
        <w:t>dynamodb:PutItem</w:t>
      </w:r>
    </w:p>
    <w:p w:rsidR="000C2391" w:rsidRPr="005204B8" w:rsidRDefault="00CD6DD3" w:rsidP="000C2391">
      <w:pPr>
        <w:pStyle w:val="NoSpacing"/>
        <w:ind w:left="1440"/>
        <w:rPr>
          <w:rStyle w:val="scriptor-textrun"/>
          <w:rFonts w:cstheme="minorHAnsi"/>
          <w:sz w:val="21"/>
          <w:szCs w:val="21"/>
        </w:rPr>
      </w:pPr>
      <w:r w:rsidRPr="005204B8">
        <w:rPr>
          <w:rStyle w:val="scriptor-textrun"/>
          <w:rFonts w:cstheme="minorHAnsi"/>
          <w:sz w:val="21"/>
          <w:szCs w:val="21"/>
        </w:rPr>
        <w:t>dynamodb:Query</w:t>
      </w:r>
    </w:p>
    <w:p w:rsidR="00CD6DD3" w:rsidRPr="005204B8" w:rsidRDefault="00CD6DD3" w:rsidP="000C2391">
      <w:pPr>
        <w:pStyle w:val="ListParagraph"/>
        <w:numPr>
          <w:ilvl w:val="0"/>
          <w:numId w:val="20"/>
        </w:numPr>
        <w:spacing w:before="100" w:beforeAutospacing="1" w:after="100" w:afterAutospacing="1" w:line="300" w:lineRule="atLeast"/>
        <w:ind w:left="709"/>
        <w:rPr>
          <w:rFonts w:cstheme="minorHAnsi"/>
          <w:sz w:val="21"/>
          <w:szCs w:val="21"/>
        </w:rPr>
      </w:pPr>
      <w:r w:rsidRPr="005204B8">
        <w:rPr>
          <w:rFonts w:cstheme="minorHAnsi"/>
          <w:sz w:val="21"/>
          <w:szCs w:val="21"/>
        </w:rPr>
        <w:t>Bedrock invoke permission separate policy me hai.</w:t>
      </w:r>
    </w:p>
    <w:p w:rsidR="00CD6DD3" w:rsidRPr="005204B8" w:rsidRDefault="00CD6DD3" w:rsidP="00CD6DD3">
      <w:pPr>
        <w:pStyle w:val="Heading3"/>
        <w:spacing w:line="300" w:lineRule="atLeast"/>
        <w:rPr>
          <w:rFonts w:asciiTheme="minorHAnsi" w:hAnsiTheme="minorHAnsi" w:cstheme="minorHAnsi"/>
        </w:rPr>
      </w:pPr>
      <w:r w:rsidRPr="005204B8">
        <w:rPr>
          <w:rFonts w:asciiTheme="minorHAnsi" w:hAnsiTheme="minorHAnsi" w:cstheme="minorHAnsi"/>
        </w:rPr>
        <w:t>DynamoDB layer</w:t>
      </w:r>
    </w:p>
    <w:p w:rsidR="00CD6DD3" w:rsidRPr="005204B8" w:rsidRDefault="00CD6DD3" w:rsidP="000C2391">
      <w:pPr>
        <w:pStyle w:val="NoSpacing"/>
        <w:rPr>
          <w:rFonts w:cstheme="minorHAnsi"/>
        </w:rPr>
      </w:pPr>
      <w:r w:rsidRPr="005204B8">
        <w:rPr>
          <w:rFonts w:cstheme="minorHAnsi"/>
        </w:rPr>
        <w:t xml:space="preserve">User-specific partition key design: </w:t>
      </w:r>
    </w:p>
    <w:p w:rsidR="000C2391" w:rsidRPr="005204B8" w:rsidRDefault="000C2391" w:rsidP="000C2391">
      <w:pPr>
        <w:pStyle w:val="NoSpacing"/>
        <w:rPr>
          <w:rFonts w:cstheme="minorHAnsi"/>
        </w:rPr>
      </w:pPr>
    </w:p>
    <w:p w:rsidR="00CD6DD3" w:rsidRPr="005204B8" w:rsidRDefault="00CD6DD3" w:rsidP="000C2391">
      <w:pPr>
        <w:pStyle w:val="NoSpacing"/>
        <w:rPr>
          <w:rFonts w:cstheme="minorHAnsi"/>
        </w:rPr>
      </w:pPr>
      <w:r w:rsidRPr="005204B8">
        <w:rPr>
          <w:rStyle w:val="scriptor-textrun"/>
          <w:rFonts w:cstheme="minorHAnsi"/>
          <w:sz w:val="21"/>
          <w:szCs w:val="21"/>
        </w:rPr>
        <w:t>userId + requestTimestamp</w:t>
      </w:r>
    </w:p>
    <w:p w:rsidR="000C2391" w:rsidRPr="005204B8" w:rsidRDefault="000C2391" w:rsidP="000C2391">
      <w:pPr>
        <w:pStyle w:val="NoSpacing"/>
        <w:rPr>
          <w:rFonts w:cstheme="minorHAnsi"/>
        </w:rPr>
      </w:pPr>
    </w:p>
    <w:p w:rsidR="00CD6DD3" w:rsidRPr="005204B8" w:rsidRDefault="00CD6DD3" w:rsidP="000C2391">
      <w:pPr>
        <w:pStyle w:val="NoSpacing"/>
        <w:rPr>
          <w:rFonts w:cstheme="minorHAnsi"/>
        </w:rPr>
      </w:pPr>
      <w:r w:rsidRPr="005204B8">
        <w:rPr>
          <w:rFonts w:cstheme="minorHAnsi"/>
        </w:rPr>
        <w:t>User-specific history isolation working hai.</w:t>
      </w:r>
    </w:p>
    <w:p w:rsidR="00CD6DD3" w:rsidRPr="005204B8" w:rsidRDefault="00CD6DD3" w:rsidP="00CD6DD3">
      <w:pPr>
        <w:numPr>
          <w:ilvl w:val="0"/>
          <w:numId w:val="19"/>
        </w:numPr>
        <w:spacing w:before="100" w:beforeAutospacing="1" w:after="100" w:afterAutospacing="1" w:line="300" w:lineRule="atLeast"/>
        <w:rPr>
          <w:rFonts w:cstheme="minorHAnsi"/>
          <w:sz w:val="21"/>
          <w:szCs w:val="21"/>
        </w:rPr>
      </w:pPr>
      <w:r w:rsidRPr="005204B8">
        <w:rPr>
          <w:rFonts w:cstheme="minorHAnsi"/>
          <w:sz w:val="21"/>
          <w:szCs w:val="21"/>
        </w:rPr>
        <w:t>Token usage/audit data store ho raha hai.</w:t>
      </w:r>
    </w:p>
    <w:p w:rsidR="00CD6DD3" w:rsidRPr="005204B8" w:rsidRDefault="00CD6DD3" w:rsidP="00CD6DD3">
      <w:pPr>
        <w:pStyle w:val="Heading2"/>
        <w:spacing w:line="300" w:lineRule="atLeast"/>
        <w:ind w:right="-591"/>
        <w:rPr>
          <w:rFonts w:asciiTheme="minorHAnsi" w:hAnsiTheme="minorHAnsi" w:cstheme="minorHAnsi"/>
        </w:rPr>
      </w:pPr>
    </w:p>
    <w:p w:rsidR="000C2391" w:rsidRPr="005204B8" w:rsidRDefault="000C2391" w:rsidP="000C2391">
      <w:pPr>
        <w:spacing w:after="0" w:line="300" w:lineRule="atLeast"/>
        <w:rPr>
          <w:rFonts w:eastAsia="Times New Roman" w:cstheme="minorHAnsi"/>
          <w:sz w:val="21"/>
          <w:szCs w:val="21"/>
          <w:lang w:eastAsia="en-IN"/>
        </w:rPr>
      </w:pPr>
      <w:r w:rsidRPr="005204B8">
        <w:rPr>
          <w:rFonts w:eastAsia="Times New Roman" w:cstheme="minorHAnsi"/>
          <w:sz w:val="21"/>
          <w:szCs w:val="21"/>
          <w:lang w:eastAsia="en-IN"/>
        </w:rPr>
        <w:t>JD ke according S3 use karna best practice hai kya?</w:t>
      </w:r>
    </w:p>
    <w:p w:rsidR="000C2391" w:rsidRPr="005204B8" w:rsidRDefault="000C2391" w:rsidP="000C2391">
      <w:pPr>
        <w:pStyle w:val="NormalWeb"/>
        <w:spacing w:line="300" w:lineRule="atLeast"/>
        <w:rPr>
          <w:rFonts w:asciiTheme="minorHAnsi" w:hAnsiTheme="minorHAnsi" w:cstheme="minorHAnsi"/>
          <w:sz w:val="21"/>
          <w:szCs w:val="21"/>
        </w:rPr>
      </w:pPr>
      <w:r w:rsidRPr="005204B8">
        <w:rPr>
          <w:rStyle w:val="Strong"/>
          <w:rFonts w:asciiTheme="minorHAnsi" w:hAnsiTheme="minorHAnsi" w:cstheme="minorHAnsi"/>
          <w:sz w:val="21"/>
          <w:szCs w:val="21"/>
        </w:rPr>
        <w:t>AWS-native RAG architecture me S3 documents ka primary storage layer ke liye very common and recommended pattern hai.</w:t>
      </w:r>
    </w:p>
    <w:p w:rsidR="000C2391" w:rsidRPr="005204B8" w:rsidRDefault="000C2391" w:rsidP="000C2391">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Amazon Bedrock Knowledge Bases S3 data source se documents fetch karke text blocks/chunks banata hai, embeddings generate karta hai, aur vector index me store karta hai for RAG retrieval.</w:t>
      </w:r>
    </w:p>
    <w:p w:rsidR="000C2391" w:rsidRPr="005204B8" w:rsidRDefault="000C2391" w:rsidP="000C2391">
      <w:pPr>
        <w:pStyle w:val="NoSpacing"/>
        <w:rPr>
          <w:rFonts w:cstheme="minorHAnsi"/>
          <w:b/>
          <w:sz w:val="40"/>
          <w:szCs w:val="40"/>
        </w:rPr>
      </w:pPr>
      <w:r w:rsidRPr="005204B8">
        <w:rPr>
          <w:rFonts w:cstheme="minorHAnsi"/>
          <w:b/>
          <w:sz w:val="40"/>
          <w:szCs w:val="40"/>
        </w:rPr>
        <w:t>Is baar hum S3 me kya store karenge?</w:t>
      </w:r>
    </w:p>
    <w:p w:rsidR="000C2391" w:rsidRPr="005204B8" w:rsidRDefault="000C2391" w:rsidP="000C2391">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Hum BFSI-style use case lenge:</w:t>
      </w:r>
    </w:p>
    <w:p w:rsidR="000C2391" w:rsidRPr="005204B8" w:rsidRDefault="000C2391" w:rsidP="000C2391">
      <w:pPr>
        <w:pStyle w:val="Heading2"/>
        <w:spacing w:line="300" w:lineRule="atLeast"/>
        <w:rPr>
          <w:rFonts w:asciiTheme="minorHAnsi" w:hAnsiTheme="minorHAnsi" w:cstheme="minorHAnsi"/>
        </w:rPr>
      </w:pPr>
      <w:r w:rsidRPr="005204B8">
        <w:rPr>
          <w:rFonts w:asciiTheme="minorHAnsi" w:hAnsiTheme="minorHAnsi" w:cstheme="minorHAnsi"/>
        </w:rPr>
        <w:t>BFSI Regulatory &amp; Customer Complaint Intelligence Assistant</w:t>
      </w:r>
    </w:p>
    <w:p w:rsidR="000C2391" w:rsidRPr="005204B8" w:rsidRDefault="000C2391" w:rsidP="000C2391">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Documents:</w:t>
      </w:r>
    </w:p>
    <w:p w:rsidR="000C2391" w:rsidRPr="005204B8" w:rsidRDefault="000C2391" w:rsidP="000C2391">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1. complaint-resolution-sop.txt</w:t>
      </w:r>
    </w:p>
    <w:p w:rsidR="000C2391" w:rsidRPr="005204B8" w:rsidRDefault="000C2391" w:rsidP="000C2391">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lastRenderedPageBreak/>
        <w:t>2. kyc-onboarding-policy.txt</w:t>
      </w:r>
    </w:p>
    <w:p w:rsidR="000C2391" w:rsidRPr="005204B8" w:rsidRDefault="000C2391" w:rsidP="000C2391">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3. digital-payments-dispute-policy.txt</w:t>
      </w:r>
    </w:p>
    <w:p w:rsidR="000C2391" w:rsidRPr="005204B8" w:rsidRDefault="000C2391" w:rsidP="000C2391">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4. escalation-matrix.txt</w:t>
      </w:r>
    </w:p>
    <w:p w:rsidR="000C2391" w:rsidRPr="005204B8" w:rsidRDefault="000C2391" w:rsidP="000C2391">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5. customer-communication-guidelines.txt</w:t>
      </w:r>
    </w:p>
    <w:p w:rsidR="000C2391" w:rsidRPr="005204B8" w:rsidRDefault="000C2391" w:rsidP="000C2391">
      <w:pPr>
        <w:pStyle w:val="NoSpacing"/>
        <w:rPr>
          <w:rFonts w:cstheme="minorHAnsi"/>
          <w:b/>
        </w:rPr>
      </w:pPr>
    </w:p>
    <w:p w:rsidR="00181656" w:rsidRPr="005204B8" w:rsidRDefault="00181656" w:rsidP="00181656">
      <w:pPr>
        <w:spacing w:after="0" w:line="300" w:lineRule="atLeast"/>
        <w:rPr>
          <w:rFonts w:eastAsia="Times New Roman" w:cstheme="minorHAnsi"/>
          <w:sz w:val="21"/>
          <w:szCs w:val="21"/>
          <w:lang w:eastAsia="en-IN"/>
        </w:rPr>
      </w:pPr>
      <w:r w:rsidRPr="005204B8">
        <w:rPr>
          <w:rFonts w:eastAsia="Times New Roman" w:cstheme="minorHAnsi"/>
          <w:sz w:val="21"/>
          <w:szCs w:val="21"/>
          <w:lang w:eastAsia="en-IN"/>
        </w:rPr>
        <w:t>Ye real companies ke current use cases ke close hai: complaints, KYC, compliance, risk, customer service, escalation. Financial services me GenAI risk/compliance, customer service, KYC, and operational workflows me use ho raha hai.</w:t>
      </w:r>
    </w:p>
    <w:p w:rsidR="000C2391" w:rsidRPr="005204B8" w:rsidRDefault="000C2391" w:rsidP="000C2391">
      <w:pPr>
        <w:pStyle w:val="NoSpacing"/>
        <w:rPr>
          <w:rFonts w:cstheme="minorHAnsi"/>
          <w:b/>
        </w:rPr>
      </w:pPr>
    </w:p>
    <w:p w:rsidR="00181656" w:rsidRPr="005204B8" w:rsidRDefault="00181656" w:rsidP="00181656">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Later multi-agent me:</w:t>
      </w:r>
    </w:p>
    <w:p w:rsidR="00181656" w:rsidRPr="005204B8" w:rsidRDefault="00181656" w:rsidP="00181656">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Supervisor Agent</w:t>
      </w:r>
    </w:p>
    <w:p w:rsidR="00181656" w:rsidRPr="005204B8" w:rsidRDefault="00181656" w:rsidP="00181656">
      <w:pPr>
        <w:spacing w:after="0" w:line="240" w:lineRule="auto"/>
        <w:rPr>
          <w:rFonts w:eastAsia="Times New Roman" w:cstheme="minorHAnsi"/>
          <w:sz w:val="24"/>
          <w:szCs w:val="24"/>
          <w:lang w:eastAsia="en-IN"/>
        </w:rPr>
      </w:pPr>
      <w:r w:rsidRPr="005204B8">
        <w:rPr>
          <w:rFonts w:ascii="Arial" w:eastAsia="Times New Roman" w:hAnsi="Arial" w:cs="Arial"/>
          <w:sz w:val="24"/>
          <w:szCs w:val="24"/>
          <w:lang w:eastAsia="en-IN"/>
        </w:rPr>
        <w:t>├</w:t>
      </w:r>
      <w:r w:rsidRPr="005204B8">
        <w:rPr>
          <w:rFonts w:ascii="Calibri" w:eastAsia="Times New Roman" w:hAnsi="Calibri" w:cs="Calibri"/>
          <w:sz w:val="24"/>
          <w:szCs w:val="24"/>
          <w:lang w:eastAsia="en-IN"/>
        </w:rPr>
        <w:t>──</w:t>
      </w:r>
      <w:r w:rsidRPr="005204B8">
        <w:rPr>
          <w:rFonts w:eastAsia="Times New Roman" w:cstheme="minorHAnsi"/>
          <w:sz w:val="24"/>
          <w:szCs w:val="24"/>
          <w:lang w:eastAsia="en-IN"/>
        </w:rPr>
        <w:t xml:space="preserve"> Complaint SOP Agent</w:t>
      </w:r>
    </w:p>
    <w:p w:rsidR="00181656" w:rsidRPr="005204B8" w:rsidRDefault="00181656" w:rsidP="00181656">
      <w:pPr>
        <w:spacing w:after="0" w:line="240" w:lineRule="auto"/>
        <w:rPr>
          <w:rFonts w:eastAsia="Times New Roman" w:cstheme="minorHAnsi"/>
          <w:sz w:val="24"/>
          <w:szCs w:val="24"/>
          <w:lang w:eastAsia="en-IN"/>
        </w:rPr>
      </w:pPr>
      <w:r w:rsidRPr="005204B8">
        <w:rPr>
          <w:rFonts w:ascii="Arial" w:eastAsia="Times New Roman" w:hAnsi="Arial" w:cs="Arial"/>
          <w:sz w:val="24"/>
          <w:szCs w:val="24"/>
          <w:lang w:eastAsia="en-IN"/>
        </w:rPr>
        <w:t>├</w:t>
      </w:r>
      <w:r w:rsidRPr="005204B8">
        <w:rPr>
          <w:rFonts w:ascii="Calibri" w:eastAsia="Times New Roman" w:hAnsi="Calibri" w:cs="Calibri"/>
          <w:sz w:val="24"/>
          <w:szCs w:val="24"/>
          <w:lang w:eastAsia="en-IN"/>
        </w:rPr>
        <w:t>──</w:t>
      </w:r>
      <w:r w:rsidRPr="005204B8">
        <w:rPr>
          <w:rFonts w:eastAsia="Times New Roman" w:cstheme="minorHAnsi"/>
          <w:sz w:val="24"/>
          <w:szCs w:val="24"/>
          <w:lang w:eastAsia="en-IN"/>
        </w:rPr>
        <w:t xml:space="preserve"> KYC Agent</w:t>
      </w:r>
    </w:p>
    <w:p w:rsidR="00181656" w:rsidRPr="005204B8" w:rsidRDefault="00181656" w:rsidP="00181656">
      <w:pPr>
        <w:spacing w:after="0" w:line="240" w:lineRule="auto"/>
        <w:rPr>
          <w:rFonts w:eastAsia="Times New Roman" w:cstheme="minorHAnsi"/>
          <w:sz w:val="24"/>
          <w:szCs w:val="24"/>
          <w:lang w:eastAsia="en-IN"/>
        </w:rPr>
      </w:pPr>
      <w:r w:rsidRPr="005204B8">
        <w:rPr>
          <w:rFonts w:ascii="Arial" w:eastAsia="Times New Roman" w:hAnsi="Arial" w:cs="Arial"/>
          <w:sz w:val="24"/>
          <w:szCs w:val="24"/>
          <w:lang w:eastAsia="en-IN"/>
        </w:rPr>
        <w:t>├</w:t>
      </w:r>
      <w:r w:rsidRPr="005204B8">
        <w:rPr>
          <w:rFonts w:ascii="Calibri" w:eastAsia="Times New Roman" w:hAnsi="Calibri" w:cs="Calibri"/>
          <w:sz w:val="24"/>
          <w:szCs w:val="24"/>
          <w:lang w:eastAsia="en-IN"/>
        </w:rPr>
        <w:t>──</w:t>
      </w:r>
      <w:r w:rsidRPr="005204B8">
        <w:rPr>
          <w:rFonts w:eastAsia="Times New Roman" w:cstheme="minorHAnsi"/>
          <w:sz w:val="24"/>
          <w:szCs w:val="24"/>
          <w:lang w:eastAsia="en-IN"/>
        </w:rPr>
        <w:t xml:space="preserve"> Regulatory Policy Agent</w:t>
      </w:r>
    </w:p>
    <w:p w:rsidR="00181656" w:rsidRPr="005204B8" w:rsidRDefault="00181656" w:rsidP="00181656">
      <w:pPr>
        <w:spacing w:after="0" w:line="240" w:lineRule="auto"/>
        <w:rPr>
          <w:rFonts w:eastAsia="Times New Roman" w:cstheme="minorHAnsi"/>
          <w:sz w:val="24"/>
          <w:szCs w:val="24"/>
          <w:lang w:eastAsia="en-IN"/>
        </w:rPr>
      </w:pPr>
      <w:r w:rsidRPr="005204B8">
        <w:rPr>
          <w:rFonts w:ascii="Arial" w:eastAsia="Times New Roman" w:hAnsi="Arial" w:cs="Arial"/>
          <w:sz w:val="24"/>
          <w:szCs w:val="24"/>
          <w:lang w:eastAsia="en-IN"/>
        </w:rPr>
        <w:t>├</w:t>
      </w:r>
      <w:r w:rsidRPr="005204B8">
        <w:rPr>
          <w:rFonts w:ascii="Calibri" w:eastAsia="Times New Roman" w:hAnsi="Calibri" w:cs="Calibri"/>
          <w:sz w:val="24"/>
          <w:szCs w:val="24"/>
          <w:lang w:eastAsia="en-IN"/>
        </w:rPr>
        <w:t>──</w:t>
      </w:r>
      <w:r w:rsidRPr="005204B8">
        <w:rPr>
          <w:rFonts w:eastAsia="Times New Roman" w:cstheme="minorHAnsi"/>
          <w:sz w:val="24"/>
          <w:szCs w:val="24"/>
          <w:lang w:eastAsia="en-IN"/>
        </w:rPr>
        <w:t xml:space="preserve"> Risk/Escalation Agent</w:t>
      </w:r>
    </w:p>
    <w:p w:rsidR="001C169C" w:rsidRPr="005204B8" w:rsidRDefault="00181656" w:rsidP="008E2B93">
      <w:pPr>
        <w:spacing w:after="0" w:line="240" w:lineRule="auto"/>
        <w:rPr>
          <w:rFonts w:eastAsia="Times New Roman" w:cstheme="minorHAnsi"/>
          <w:sz w:val="24"/>
          <w:szCs w:val="24"/>
          <w:lang w:eastAsia="en-IN"/>
        </w:rPr>
      </w:pPr>
      <w:r w:rsidRPr="005204B8">
        <w:rPr>
          <w:rFonts w:eastAsia="Times New Roman" w:cstheme="minorHAnsi"/>
          <w:sz w:val="24"/>
          <w:szCs w:val="24"/>
          <w:lang w:eastAsia="en-IN"/>
        </w:rPr>
        <w:t>└── Ticket/Action Agent</w:t>
      </w:r>
    </w:p>
    <w:p w:rsidR="008E2B93" w:rsidRPr="005204B8" w:rsidRDefault="008E2B93" w:rsidP="008E2B93">
      <w:pPr>
        <w:spacing w:after="0" w:line="240" w:lineRule="auto"/>
        <w:rPr>
          <w:rFonts w:eastAsia="Times New Roman" w:cstheme="minorHAnsi"/>
          <w:sz w:val="24"/>
          <w:szCs w:val="24"/>
          <w:lang w:eastAsia="en-IN"/>
        </w:rPr>
      </w:pPr>
    </w:p>
    <w:p w:rsidR="008E2B93" w:rsidRPr="005204B8" w:rsidRDefault="008E2B93" w:rsidP="008E2B93">
      <w:pPr>
        <w:spacing w:after="0" w:line="300" w:lineRule="atLeast"/>
        <w:rPr>
          <w:rFonts w:eastAsia="Times New Roman" w:cstheme="minorHAnsi"/>
          <w:sz w:val="21"/>
          <w:szCs w:val="21"/>
          <w:lang w:eastAsia="en-IN"/>
        </w:rPr>
      </w:pPr>
      <w:r w:rsidRPr="005204B8">
        <w:rPr>
          <w:rFonts w:eastAsia="Times New Roman" w:cstheme="minorHAnsi"/>
          <w:sz w:val="21"/>
          <w:szCs w:val="21"/>
          <w:lang w:eastAsia="en-IN"/>
        </w:rPr>
        <w:t>“In the current lab, I validated responses through API outputs, DynamoDB audit records, token usage, citations, and CloudWatch error logs. In production, I would add structured JSON logging for every request, including requestId, userId, route, mode, token usage, citations count, ticketId, latency, and errors. I would avoid logging full prompts or sensitive customer data in CloudWatch to reduce PII exposure.</w:t>
      </w:r>
      <w:r w:rsidR="002D00DB" w:rsidRPr="005204B8">
        <w:rPr>
          <w:rFonts w:eastAsia="Times New Roman" w:cstheme="minorHAnsi"/>
          <w:sz w:val="21"/>
          <w:szCs w:val="21"/>
          <w:lang w:eastAsia="en-IN"/>
        </w:rPr>
        <w:t>”</w:t>
      </w:r>
    </w:p>
    <w:p w:rsidR="002D00DB" w:rsidRPr="005204B8" w:rsidRDefault="002D00DB" w:rsidP="008E2B93">
      <w:pPr>
        <w:spacing w:after="0" w:line="300" w:lineRule="atLeast"/>
        <w:rPr>
          <w:rFonts w:eastAsia="Times New Roman" w:cstheme="minorHAnsi"/>
          <w:sz w:val="21"/>
          <w:szCs w:val="21"/>
          <w:lang w:eastAsia="en-IN"/>
        </w:rPr>
      </w:pPr>
    </w:p>
    <w:p w:rsidR="002D00DB" w:rsidRPr="005204B8" w:rsidRDefault="002D00DB" w:rsidP="002D00DB">
      <w:pPr>
        <w:spacing w:after="0" w:line="300" w:lineRule="atLeast"/>
        <w:rPr>
          <w:rFonts w:eastAsia="Times New Roman" w:cstheme="minorHAnsi"/>
          <w:sz w:val="21"/>
          <w:szCs w:val="21"/>
          <w:lang w:eastAsia="en-IN"/>
        </w:rPr>
      </w:pPr>
      <w:r w:rsidRPr="005204B8">
        <w:rPr>
          <w:rFonts w:eastAsia="Times New Roman" w:cstheme="minorHAnsi"/>
          <w:sz w:val="21"/>
          <w:szCs w:val="21"/>
          <w:lang w:eastAsia="en-IN"/>
        </w:rPr>
        <w:t>“For production monitoring, I track Lambda invocation count, duration, errors, throttles, concurrent executions, and billed duration through CloudWatch metrics. For GenAI workloads, I also track application-level metrics such as route, mode, token usage, ticket creation status, RAG citations count, and action decisions. I use CloudWatch logs for debugging and CloudWatch alarms for error spikes, throttling, high latency, and cost-sensitive failures.”</w:t>
      </w:r>
    </w:p>
    <w:p w:rsidR="002D00DB" w:rsidRPr="005204B8" w:rsidRDefault="002D00DB" w:rsidP="008E2B93">
      <w:pPr>
        <w:spacing w:after="0" w:line="300" w:lineRule="atLeast"/>
        <w:rPr>
          <w:rFonts w:eastAsia="Times New Roman" w:cstheme="minorHAnsi"/>
          <w:sz w:val="21"/>
          <w:szCs w:val="21"/>
          <w:lang w:eastAsia="en-IN"/>
        </w:rPr>
      </w:pPr>
    </w:p>
    <w:p w:rsidR="002D00DB" w:rsidRPr="005204B8" w:rsidRDefault="002D00DB" w:rsidP="002D00DB">
      <w:pPr>
        <w:spacing w:after="0" w:line="300" w:lineRule="atLeast"/>
        <w:rPr>
          <w:rFonts w:eastAsia="Times New Roman" w:cstheme="minorHAnsi"/>
          <w:sz w:val="21"/>
          <w:szCs w:val="21"/>
          <w:lang w:eastAsia="en-IN"/>
        </w:rPr>
      </w:pPr>
      <w:r w:rsidRPr="005204B8">
        <w:rPr>
          <w:rFonts w:eastAsia="Times New Roman" w:cstheme="minorHAnsi"/>
          <w:sz w:val="21"/>
          <w:szCs w:val="21"/>
          <w:lang w:eastAsia="en-IN"/>
        </w:rPr>
        <w:t>“In production, I use CloudWatch metrics and logs to monitor Lambda health. The key operational metrics are invocation count, error rate, duration, throttles, concurrent executions, and billed duration. For GenAI-specific observability, I also persist token usage, citations, user identity, action mode, and ticketId in DynamoDB for audit and cost analysis.”</w:t>
      </w:r>
    </w:p>
    <w:p w:rsidR="002D00DB" w:rsidRPr="005204B8" w:rsidRDefault="002D00DB" w:rsidP="008E2B93">
      <w:pPr>
        <w:spacing w:after="0" w:line="300" w:lineRule="atLeast"/>
        <w:rPr>
          <w:rFonts w:eastAsia="Times New Roman" w:cstheme="minorHAnsi"/>
          <w:sz w:val="21"/>
          <w:szCs w:val="21"/>
          <w:lang w:eastAsia="en-IN"/>
        </w:rPr>
      </w:pPr>
    </w:p>
    <w:p w:rsidR="00FB0F0A" w:rsidRPr="005204B8" w:rsidRDefault="00FB0F0A" w:rsidP="00FB0F0A">
      <w:pPr>
        <w:spacing w:after="0" w:line="300" w:lineRule="atLeast"/>
        <w:rPr>
          <w:rFonts w:eastAsia="Times New Roman" w:cstheme="minorHAnsi"/>
          <w:sz w:val="21"/>
          <w:szCs w:val="21"/>
          <w:lang w:eastAsia="en-IN"/>
        </w:rPr>
      </w:pPr>
      <w:r w:rsidRPr="005204B8">
        <w:rPr>
          <w:rFonts w:eastAsia="Times New Roman" w:cstheme="minorHAnsi"/>
          <w:sz w:val="21"/>
          <w:szCs w:val="21"/>
          <w:lang w:eastAsia="en-IN"/>
        </w:rPr>
        <w:t>“For Lambda observability, I use CloudWatch log groups and log streams to trace function executions. Each invocation has START, END, and REPORT entries. START indicates the request execution began, END confirms completion, and REPORT shows duration, billed duration, allocated memory, and maximum memory used. I configure log retention, typically 30 days for application logs, to control CloudWatch storage cost while keeping enough logs for troubleshooting.”</w:t>
      </w:r>
    </w:p>
    <w:p w:rsidR="002D00DB" w:rsidRPr="005204B8" w:rsidRDefault="002D00DB" w:rsidP="008E2B93">
      <w:pPr>
        <w:spacing w:after="0" w:line="300" w:lineRule="atLeast"/>
        <w:rPr>
          <w:rFonts w:eastAsia="Times New Roman" w:cstheme="minorHAnsi"/>
          <w:sz w:val="21"/>
          <w:szCs w:val="21"/>
          <w:lang w:eastAsia="en-IN"/>
        </w:rPr>
      </w:pPr>
    </w:p>
    <w:p w:rsidR="005307D5" w:rsidRPr="005204B8" w:rsidRDefault="005307D5" w:rsidP="005307D5">
      <w:pPr>
        <w:spacing w:after="0" w:line="300" w:lineRule="atLeast"/>
        <w:rPr>
          <w:rFonts w:eastAsia="Times New Roman" w:cstheme="minorHAnsi"/>
          <w:sz w:val="21"/>
          <w:szCs w:val="21"/>
          <w:lang w:eastAsia="en-IN"/>
        </w:rPr>
      </w:pPr>
      <w:r w:rsidRPr="005204B8">
        <w:rPr>
          <w:rFonts w:eastAsia="Times New Roman" w:cstheme="minorHAnsi"/>
          <w:sz w:val="21"/>
          <w:szCs w:val="21"/>
          <w:lang w:eastAsia="en-IN"/>
        </w:rPr>
        <w:t>“For production observability, Lambda runtime metrics are monitored through CloudWatch, including invocations, duration, errors, throttles, and concurrency. Logs are written to a dedicated CloudWatch log group, and retention is configured to 30 days to balance troubleshooting needs and log storage cost. For deeper GenAI observability, token usage, citations, user identity, mode, ticketId, and action audit records are persisted in DynamoDB.”</w:t>
      </w:r>
    </w:p>
    <w:p w:rsidR="00FB0F0A" w:rsidRPr="005204B8" w:rsidRDefault="00FB0F0A" w:rsidP="008E2B93">
      <w:pPr>
        <w:spacing w:after="0" w:line="300" w:lineRule="atLeast"/>
        <w:rPr>
          <w:rFonts w:eastAsia="Times New Roman" w:cstheme="minorHAnsi"/>
          <w:sz w:val="21"/>
          <w:szCs w:val="21"/>
          <w:lang w:eastAsia="en-IN"/>
        </w:rPr>
      </w:pPr>
    </w:p>
    <w:p w:rsidR="00DD34D0" w:rsidRPr="005204B8" w:rsidRDefault="00DD34D0" w:rsidP="008E2B93">
      <w:pPr>
        <w:spacing w:after="0" w:line="300" w:lineRule="atLeast"/>
        <w:rPr>
          <w:rFonts w:eastAsia="Times New Roman" w:cstheme="minorHAnsi"/>
          <w:sz w:val="21"/>
          <w:szCs w:val="21"/>
          <w:lang w:eastAsia="en-IN"/>
        </w:rPr>
      </w:pPr>
    </w:p>
    <w:p w:rsidR="00DD34D0" w:rsidRPr="005204B8" w:rsidRDefault="00DD34D0" w:rsidP="008E2B93">
      <w:pPr>
        <w:spacing w:after="0" w:line="300" w:lineRule="atLeast"/>
        <w:rPr>
          <w:rFonts w:eastAsia="Times New Roman" w:cstheme="minorHAnsi"/>
          <w:sz w:val="21"/>
          <w:szCs w:val="21"/>
          <w:lang w:eastAsia="en-IN"/>
        </w:rPr>
      </w:pPr>
    </w:p>
    <w:p w:rsidR="00DD34D0" w:rsidRPr="005204B8" w:rsidRDefault="00DD34D0" w:rsidP="00DD34D0">
      <w:pPr>
        <w:spacing w:line="300" w:lineRule="atLeast"/>
        <w:rPr>
          <w:rFonts w:cstheme="minorHAnsi"/>
          <w:sz w:val="21"/>
          <w:szCs w:val="21"/>
        </w:rPr>
      </w:pPr>
      <w:r w:rsidRPr="005204B8">
        <w:rPr>
          <w:rFonts w:cstheme="minorHAnsi"/>
          <w:sz w:val="21"/>
          <w:szCs w:val="21"/>
        </w:rPr>
        <w:t>Agar Lambda ko VPC ke andar configure karte hain, toh Lambda private subnets ke resources access kar sakti hai:</w:t>
      </w:r>
    </w:p>
    <w:p w:rsidR="00DD34D0" w:rsidRPr="005204B8" w:rsidRDefault="00DD34D0" w:rsidP="00DD34D0">
      <w:pPr>
        <w:rPr>
          <w:rFonts w:cstheme="minorHAnsi"/>
        </w:rPr>
      </w:pPr>
      <w:r w:rsidRPr="005204B8">
        <w:rPr>
          <w:rFonts w:cstheme="minorHAnsi"/>
        </w:rPr>
        <w:t>RDS</w:t>
      </w:r>
    </w:p>
    <w:p w:rsidR="00DD34D0" w:rsidRPr="005204B8" w:rsidRDefault="00DD34D0" w:rsidP="00DD34D0">
      <w:pPr>
        <w:rPr>
          <w:rFonts w:cstheme="minorHAnsi"/>
        </w:rPr>
      </w:pPr>
      <w:r w:rsidRPr="005204B8">
        <w:rPr>
          <w:rFonts w:cstheme="minorHAnsi"/>
        </w:rPr>
        <w:t>ElastiCache</w:t>
      </w:r>
    </w:p>
    <w:p w:rsidR="00DD34D0" w:rsidRPr="005204B8" w:rsidRDefault="00DD34D0" w:rsidP="00DD34D0">
      <w:pPr>
        <w:rPr>
          <w:rFonts w:cstheme="minorHAnsi"/>
        </w:rPr>
      </w:pPr>
      <w:r w:rsidRPr="005204B8">
        <w:rPr>
          <w:rFonts w:cstheme="minorHAnsi"/>
        </w:rPr>
        <w:t>PrivateVPC-only databasesPrivate OpenSearch</w:t>
      </w:r>
    </w:p>
    <w:p w:rsidR="00DD34D0" w:rsidRPr="005204B8" w:rsidRDefault="00DD34D0" w:rsidP="00DD34D0">
      <w:pPr>
        <w:rPr>
          <w:rFonts w:cstheme="minorHAnsi"/>
        </w:rPr>
      </w:pPr>
      <w:r w:rsidRPr="005204B8">
        <w:rPr>
          <w:rFonts w:cstheme="minorHAnsi"/>
        </w:rPr>
        <w:t>Private APIs</w:t>
      </w:r>
    </w:p>
    <w:p w:rsidR="00DD34D0" w:rsidRPr="005204B8" w:rsidRDefault="00DD34D0" w:rsidP="00DD34D0">
      <w:pPr>
        <w:rPr>
          <w:rFonts w:cstheme="minorHAnsi"/>
        </w:rPr>
      </w:pPr>
      <w:r w:rsidRPr="005204B8">
        <w:rPr>
          <w:rFonts w:cstheme="minorHAnsi"/>
        </w:rPr>
        <w:lastRenderedPageBreak/>
        <w:t>Internal services</w:t>
      </w:r>
    </w:p>
    <w:p w:rsidR="001021F5" w:rsidRPr="005204B8" w:rsidRDefault="001021F5" w:rsidP="00C25828">
      <w:pPr>
        <w:spacing w:before="100" w:beforeAutospacing="1" w:after="100" w:afterAutospacing="1" w:line="300" w:lineRule="atLeast"/>
        <w:rPr>
          <w:rFonts w:cstheme="minorHAnsi"/>
          <w:sz w:val="21"/>
          <w:szCs w:val="21"/>
        </w:rPr>
      </w:pPr>
    </w:p>
    <w:p w:rsidR="00DD34D0" w:rsidRPr="005204B8" w:rsidRDefault="00DD34D0" w:rsidP="00DD34D0">
      <w:pPr>
        <w:pStyle w:val="Heading2"/>
        <w:spacing w:line="300" w:lineRule="atLeast"/>
        <w:rPr>
          <w:rFonts w:asciiTheme="minorHAnsi" w:hAnsiTheme="minorHAnsi" w:cstheme="minorHAnsi"/>
        </w:rPr>
      </w:pPr>
      <w:r w:rsidRPr="005204B8">
        <w:rPr>
          <w:rFonts w:asciiTheme="minorHAnsi" w:hAnsiTheme="minorHAnsi" w:cstheme="minorHAnsi"/>
        </w:rPr>
        <w:t>Multi-region me kaise use hota hai?</w:t>
      </w:r>
    </w:p>
    <w:p w:rsidR="00DD34D0" w:rsidRPr="005204B8" w:rsidRDefault="00DD34D0" w:rsidP="00DD34D0">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Production multi-region design generally 3 patterns me hota hai:</w:t>
      </w:r>
    </w:p>
    <w:p w:rsidR="00DD34D0" w:rsidRPr="005204B8" w:rsidRDefault="00DD34D0" w:rsidP="00DD34D0">
      <w:pPr>
        <w:pStyle w:val="Heading3"/>
        <w:spacing w:line="300" w:lineRule="atLeast"/>
        <w:rPr>
          <w:rFonts w:asciiTheme="minorHAnsi" w:hAnsiTheme="minorHAnsi" w:cstheme="minorHAnsi"/>
        </w:rPr>
      </w:pPr>
      <w:r w:rsidRPr="005204B8">
        <w:rPr>
          <w:rFonts w:asciiTheme="minorHAnsi" w:hAnsiTheme="minorHAnsi" w:cstheme="minorHAnsi"/>
        </w:rPr>
        <w:t>Pattern 1 — Active-passive</w:t>
      </w:r>
    </w:p>
    <w:p w:rsidR="00DD34D0" w:rsidRPr="005204B8" w:rsidRDefault="00DD34D0" w:rsidP="00DD34D0">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Primary region active, secondary standby.</w:t>
      </w:r>
    </w:p>
    <w:p w:rsidR="00DD34D0" w:rsidRPr="005204B8" w:rsidRDefault="00DD34D0" w:rsidP="00DD34D0">
      <w:pPr>
        <w:spacing w:line="300" w:lineRule="atLeast"/>
        <w:rPr>
          <w:rFonts w:cstheme="minorHAnsi"/>
          <w:sz w:val="21"/>
          <w:szCs w:val="21"/>
        </w:rPr>
      </w:pPr>
      <w:r w:rsidRPr="005204B8">
        <w:rPr>
          <w:rStyle w:val="scriptor-textrun"/>
          <w:rFonts w:cstheme="minorHAnsi"/>
          <w:sz w:val="21"/>
          <w:szCs w:val="21"/>
        </w:rPr>
        <w:t>ap-south-1 active</w:t>
      </w:r>
    </w:p>
    <w:p w:rsidR="00DD34D0" w:rsidRPr="005204B8" w:rsidRDefault="00DD34D0" w:rsidP="00DD34D0">
      <w:pPr>
        <w:spacing w:line="300" w:lineRule="atLeast"/>
        <w:rPr>
          <w:rFonts w:cstheme="minorHAnsi"/>
          <w:sz w:val="21"/>
          <w:szCs w:val="21"/>
        </w:rPr>
      </w:pPr>
      <w:r w:rsidRPr="005204B8">
        <w:rPr>
          <w:rStyle w:val="scriptor-textrun"/>
          <w:rFonts w:cstheme="minorHAnsi"/>
          <w:sz w:val="21"/>
          <w:szCs w:val="21"/>
        </w:rPr>
        <w:t>ap-south-2 passive</w:t>
      </w:r>
    </w:p>
    <w:p w:rsidR="00DD34D0" w:rsidRPr="005204B8" w:rsidRDefault="00DD34D0" w:rsidP="00DD34D0">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Use case:</w:t>
      </w:r>
    </w:p>
    <w:p w:rsidR="00DD34D0" w:rsidRPr="005204B8" w:rsidRDefault="00DD34D0" w:rsidP="00DD34D0">
      <w:pPr>
        <w:spacing w:line="300" w:lineRule="atLeast"/>
        <w:rPr>
          <w:rFonts w:cstheme="minorHAnsi"/>
          <w:sz w:val="21"/>
          <w:szCs w:val="21"/>
        </w:rPr>
      </w:pPr>
      <w:r w:rsidRPr="005204B8">
        <w:rPr>
          <w:rStyle w:val="scriptor-textrun"/>
          <w:rFonts w:cstheme="minorHAnsi"/>
          <w:sz w:val="21"/>
          <w:szCs w:val="21"/>
        </w:rPr>
        <w:t>DR / disaster recovery</w:t>
      </w:r>
    </w:p>
    <w:p w:rsidR="00DD34D0" w:rsidRPr="005204B8" w:rsidRDefault="00DD34D0" w:rsidP="00DD34D0">
      <w:pPr>
        <w:pStyle w:val="Heading3"/>
        <w:spacing w:line="300" w:lineRule="atLeast"/>
        <w:rPr>
          <w:rFonts w:asciiTheme="minorHAnsi" w:hAnsiTheme="minorHAnsi" w:cstheme="minorHAnsi"/>
        </w:rPr>
      </w:pPr>
      <w:r w:rsidRPr="005204B8">
        <w:rPr>
          <w:rFonts w:asciiTheme="minorHAnsi" w:hAnsiTheme="minorHAnsi" w:cstheme="minorHAnsi"/>
        </w:rPr>
        <w:t>Pattern 2 — Active-active</w:t>
      </w:r>
    </w:p>
    <w:p w:rsidR="00DD34D0" w:rsidRPr="005204B8" w:rsidRDefault="00DD34D0" w:rsidP="00DD34D0">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Multiple regions active.</w:t>
      </w:r>
    </w:p>
    <w:p w:rsidR="00DD34D0" w:rsidRPr="005204B8" w:rsidRDefault="00DD34D0" w:rsidP="00DD34D0">
      <w:pPr>
        <w:spacing w:line="300" w:lineRule="atLeast"/>
        <w:rPr>
          <w:rFonts w:cstheme="minorHAnsi"/>
          <w:sz w:val="21"/>
          <w:szCs w:val="21"/>
        </w:rPr>
      </w:pPr>
      <w:r w:rsidRPr="005204B8">
        <w:rPr>
          <w:rStyle w:val="scriptor-textrun"/>
          <w:rFonts w:cstheme="minorHAnsi"/>
          <w:sz w:val="21"/>
          <w:szCs w:val="21"/>
        </w:rPr>
        <w:t>India users → ap-south-1</w:t>
      </w:r>
    </w:p>
    <w:p w:rsidR="00DD34D0" w:rsidRPr="005204B8" w:rsidRDefault="00DD34D0" w:rsidP="00DD34D0">
      <w:pPr>
        <w:spacing w:line="300" w:lineRule="atLeast"/>
        <w:rPr>
          <w:rFonts w:cstheme="minorHAnsi"/>
          <w:sz w:val="21"/>
          <w:szCs w:val="21"/>
        </w:rPr>
      </w:pPr>
      <w:r w:rsidRPr="005204B8">
        <w:rPr>
          <w:rStyle w:val="scriptor-textrun"/>
          <w:rFonts w:cstheme="minorHAnsi"/>
          <w:sz w:val="21"/>
          <w:szCs w:val="21"/>
        </w:rPr>
        <w:t>Europe users → eu-west-1</w:t>
      </w:r>
    </w:p>
    <w:p w:rsidR="00DD34D0" w:rsidRPr="005204B8" w:rsidRDefault="00DD34D0" w:rsidP="00DD34D0">
      <w:pPr>
        <w:spacing w:line="300" w:lineRule="atLeast"/>
        <w:rPr>
          <w:rFonts w:cstheme="minorHAnsi"/>
          <w:sz w:val="21"/>
          <w:szCs w:val="21"/>
        </w:rPr>
      </w:pPr>
      <w:r w:rsidRPr="005204B8">
        <w:rPr>
          <w:rStyle w:val="scriptor-textrun"/>
          <w:rFonts w:cstheme="minorHAnsi"/>
          <w:sz w:val="21"/>
          <w:szCs w:val="21"/>
        </w:rPr>
        <w:t>US users → us-east-1</w:t>
      </w:r>
    </w:p>
    <w:p w:rsidR="00DD34D0" w:rsidRPr="005204B8" w:rsidRDefault="00DD34D0" w:rsidP="00DD34D0">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Use case:</w:t>
      </w:r>
    </w:p>
    <w:p w:rsidR="00DD34D0" w:rsidRPr="005204B8" w:rsidRDefault="00DD34D0" w:rsidP="00DD34D0">
      <w:pPr>
        <w:spacing w:line="300" w:lineRule="atLeast"/>
        <w:rPr>
          <w:rFonts w:cstheme="minorHAnsi"/>
          <w:sz w:val="21"/>
          <w:szCs w:val="21"/>
        </w:rPr>
      </w:pPr>
      <w:r w:rsidRPr="005204B8">
        <w:rPr>
          <w:rStyle w:val="scriptor-textrun"/>
          <w:rFonts w:cstheme="minorHAnsi"/>
          <w:sz w:val="21"/>
          <w:szCs w:val="21"/>
        </w:rPr>
        <w:t>low latency + high availability</w:t>
      </w:r>
    </w:p>
    <w:p w:rsidR="00DD34D0" w:rsidRPr="005204B8" w:rsidRDefault="00DD34D0" w:rsidP="00DD34D0">
      <w:pPr>
        <w:pStyle w:val="Heading3"/>
        <w:spacing w:line="300" w:lineRule="atLeast"/>
        <w:rPr>
          <w:rFonts w:asciiTheme="minorHAnsi" w:hAnsiTheme="minorHAnsi" w:cstheme="minorHAnsi"/>
        </w:rPr>
      </w:pPr>
      <w:r w:rsidRPr="005204B8">
        <w:rPr>
          <w:rFonts w:asciiTheme="minorHAnsi" w:hAnsiTheme="minorHAnsi" w:cstheme="minorHAnsi"/>
        </w:rPr>
        <w:t>Pattern 3 — Data residency</w:t>
      </w:r>
    </w:p>
    <w:p w:rsidR="00DD34D0" w:rsidRPr="005204B8" w:rsidRDefault="00DD34D0" w:rsidP="00DD34D0">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Data region-specific rakha jata hai.</w:t>
      </w:r>
    </w:p>
    <w:p w:rsidR="00DD34D0" w:rsidRPr="005204B8" w:rsidRDefault="00DD34D0" w:rsidP="00DD34D0">
      <w:pPr>
        <w:spacing w:line="300" w:lineRule="atLeast"/>
        <w:rPr>
          <w:rFonts w:cstheme="minorHAnsi"/>
          <w:sz w:val="21"/>
          <w:szCs w:val="21"/>
        </w:rPr>
      </w:pPr>
      <w:r w:rsidRPr="005204B8">
        <w:rPr>
          <w:rStyle w:val="scriptor-textrun"/>
          <w:rFonts w:cstheme="minorHAnsi"/>
          <w:sz w:val="21"/>
          <w:szCs w:val="21"/>
        </w:rPr>
        <w:t>India data in Mumbai</w:t>
      </w:r>
    </w:p>
    <w:p w:rsidR="00DD34D0" w:rsidRPr="005204B8" w:rsidRDefault="00DD34D0" w:rsidP="00DD34D0">
      <w:pPr>
        <w:spacing w:line="300" w:lineRule="atLeast"/>
        <w:rPr>
          <w:rFonts w:cstheme="minorHAnsi"/>
          <w:sz w:val="21"/>
          <w:szCs w:val="21"/>
        </w:rPr>
      </w:pPr>
      <w:r w:rsidRPr="005204B8">
        <w:rPr>
          <w:rStyle w:val="scriptor-textrun"/>
          <w:rFonts w:cstheme="minorHAnsi"/>
          <w:sz w:val="21"/>
          <w:szCs w:val="21"/>
        </w:rPr>
        <w:t>EU data in Europe</w:t>
      </w:r>
    </w:p>
    <w:p w:rsidR="00DD34D0" w:rsidRPr="005204B8" w:rsidRDefault="00DD34D0" w:rsidP="00DD34D0">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GenAI apps me multi-region tricky hota hai because:</w:t>
      </w:r>
    </w:p>
    <w:p w:rsidR="00DD34D0" w:rsidRPr="005204B8" w:rsidRDefault="00DD34D0" w:rsidP="00DD34D0">
      <w:pPr>
        <w:numPr>
          <w:ilvl w:val="0"/>
          <w:numId w:val="23"/>
        </w:numPr>
        <w:spacing w:before="100" w:beforeAutospacing="1" w:after="100" w:afterAutospacing="1" w:line="300" w:lineRule="atLeast"/>
        <w:rPr>
          <w:rFonts w:cstheme="minorHAnsi"/>
          <w:sz w:val="21"/>
          <w:szCs w:val="21"/>
        </w:rPr>
      </w:pPr>
      <w:r w:rsidRPr="005204B8">
        <w:rPr>
          <w:rFonts w:cstheme="minorHAnsi"/>
          <w:sz w:val="21"/>
          <w:szCs w:val="21"/>
        </w:rPr>
        <w:t>Bedrock model availability region-wise differ kar sakti hai</w:t>
      </w:r>
    </w:p>
    <w:p w:rsidR="00DD34D0" w:rsidRPr="005204B8" w:rsidRDefault="00DD34D0" w:rsidP="00DD34D0">
      <w:pPr>
        <w:numPr>
          <w:ilvl w:val="0"/>
          <w:numId w:val="23"/>
        </w:numPr>
        <w:spacing w:before="100" w:beforeAutospacing="1" w:after="100" w:afterAutospacing="1" w:line="300" w:lineRule="atLeast"/>
        <w:rPr>
          <w:rFonts w:cstheme="minorHAnsi"/>
          <w:sz w:val="21"/>
          <w:szCs w:val="21"/>
        </w:rPr>
      </w:pPr>
      <w:r w:rsidRPr="005204B8">
        <w:rPr>
          <w:rFonts w:cstheme="minorHAnsi"/>
          <w:sz w:val="21"/>
          <w:szCs w:val="21"/>
        </w:rPr>
        <w:t>Knowledge Base data sync karna padta hai</w:t>
      </w:r>
    </w:p>
    <w:p w:rsidR="00DD34D0" w:rsidRPr="005204B8" w:rsidRDefault="00DD34D0" w:rsidP="00DD34D0">
      <w:pPr>
        <w:numPr>
          <w:ilvl w:val="0"/>
          <w:numId w:val="23"/>
        </w:numPr>
        <w:spacing w:before="100" w:beforeAutospacing="1" w:after="100" w:afterAutospacing="1" w:line="300" w:lineRule="atLeast"/>
        <w:rPr>
          <w:rFonts w:cstheme="minorHAnsi"/>
          <w:sz w:val="21"/>
          <w:szCs w:val="21"/>
        </w:rPr>
      </w:pPr>
      <w:r w:rsidRPr="005204B8">
        <w:rPr>
          <w:rFonts w:cstheme="minorHAnsi"/>
          <w:sz w:val="21"/>
          <w:szCs w:val="21"/>
        </w:rPr>
        <w:t>DynamoDB global tables ya replication chahiye</w:t>
      </w:r>
    </w:p>
    <w:p w:rsidR="00DD34D0" w:rsidRPr="005204B8" w:rsidRDefault="00DD34D0" w:rsidP="00DD34D0">
      <w:pPr>
        <w:numPr>
          <w:ilvl w:val="0"/>
          <w:numId w:val="23"/>
        </w:numPr>
        <w:spacing w:before="100" w:beforeAutospacing="1" w:after="100" w:afterAutospacing="1" w:line="300" w:lineRule="atLeast"/>
        <w:rPr>
          <w:rFonts w:cstheme="minorHAnsi"/>
          <w:sz w:val="21"/>
          <w:szCs w:val="21"/>
        </w:rPr>
      </w:pPr>
      <w:r w:rsidRPr="005204B8">
        <w:rPr>
          <w:rFonts w:cstheme="minorHAnsi"/>
          <w:sz w:val="21"/>
          <w:szCs w:val="21"/>
        </w:rPr>
        <w:t>S3 cross-region replication chahiye</w:t>
      </w:r>
    </w:p>
    <w:p w:rsidR="00DD34D0" w:rsidRPr="005204B8" w:rsidRDefault="00DD34D0" w:rsidP="00DD34D0">
      <w:pPr>
        <w:numPr>
          <w:ilvl w:val="0"/>
          <w:numId w:val="23"/>
        </w:numPr>
        <w:spacing w:before="100" w:beforeAutospacing="1" w:after="100" w:afterAutospacing="1" w:line="300" w:lineRule="atLeast"/>
        <w:rPr>
          <w:rFonts w:cstheme="minorHAnsi"/>
          <w:sz w:val="21"/>
          <w:szCs w:val="21"/>
        </w:rPr>
      </w:pPr>
      <w:r w:rsidRPr="005204B8">
        <w:rPr>
          <w:rFonts w:cstheme="minorHAnsi"/>
          <w:sz w:val="21"/>
          <w:szCs w:val="21"/>
        </w:rPr>
        <w:t>Cognito/user auth design sochna padta hai</w:t>
      </w:r>
    </w:p>
    <w:p w:rsidR="00DD34D0" w:rsidRPr="005204B8" w:rsidRDefault="00DD34D0" w:rsidP="00DD34D0">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Ye later advanced architecture phase me karenge.</w:t>
      </w:r>
    </w:p>
    <w:p w:rsidR="008638C7" w:rsidRPr="005204B8" w:rsidRDefault="008638C7" w:rsidP="00DD34D0">
      <w:pPr>
        <w:pStyle w:val="NormalWeb"/>
        <w:spacing w:line="300" w:lineRule="atLeast"/>
        <w:rPr>
          <w:rFonts w:asciiTheme="minorHAnsi" w:hAnsiTheme="minorHAnsi" w:cstheme="minorHAnsi"/>
          <w:sz w:val="21"/>
          <w:szCs w:val="21"/>
        </w:rPr>
      </w:pPr>
    </w:p>
    <w:p w:rsidR="00A00C38" w:rsidRPr="005204B8" w:rsidRDefault="00A00C38" w:rsidP="00A00C38">
      <w:pPr>
        <w:pStyle w:val="Heading1"/>
        <w:spacing w:line="300" w:lineRule="atLeast"/>
        <w:rPr>
          <w:rFonts w:asciiTheme="minorHAnsi" w:hAnsiTheme="minorHAnsi" w:cstheme="minorHAnsi"/>
        </w:rPr>
      </w:pPr>
      <w:r w:rsidRPr="005204B8">
        <w:rPr>
          <w:rFonts w:asciiTheme="minorHAnsi" w:hAnsiTheme="minorHAnsi" w:cstheme="minorHAnsi"/>
        </w:rPr>
        <w:lastRenderedPageBreak/>
        <w:t>API Gateway monitoring ka production explanation</w:t>
      </w:r>
    </w:p>
    <w:p w:rsidR="00A00C38" w:rsidRPr="005204B8" w:rsidRDefault="00A00C38" w:rsidP="00A00C38">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Interview me bolna:</w:t>
      </w:r>
    </w:p>
    <w:p w:rsidR="00A00C38" w:rsidRPr="005204B8" w:rsidRDefault="00A00C38" w:rsidP="00A00C38">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“For API Gateway monitoring, I track request Count, 4XX errors, 5XX errors, Latency, and IntegrationLatency. Count tells me traffic volume, 4XX indicates client/auth/request issues, 5XX indicates backend or integration failures, Latency gives end-to-end API response time, and IntegrationLatency isolates backend Lambda processing time. This helps quickly identify whether an issue is on the client/API layer or backend GenAI workflow.”</w:t>
      </w:r>
    </w:p>
    <w:p w:rsidR="008638C7" w:rsidRPr="005204B8" w:rsidRDefault="00A00C38" w:rsidP="00DD34D0">
      <w:pPr>
        <w:pStyle w:val="NormalWeb"/>
        <w:spacing w:line="300" w:lineRule="atLeast"/>
        <w:rPr>
          <w:rFonts w:asciiTheme="minorHAnsi" w:hAnsiTheme="minorHAnsi" w:cstheme="minorHAnsi"/>
          <w:sz w:val="21"/>
          <w:szCs w:val="21"/>
        </w:rPr>
      </w:pPr>
      <w:r w:rsidRPr="005204B8">
        <w:rPr>
          <w:rFonts w:asciiTheme="minorHAnsi" w:hAnsiTheme="minorHAnsi" w:cstheme="minorHAnsi"/>
          <w:noProof/>
        </w:rPr>
        <w:drawing>
          <wp:inline distT="0" distB="0" distL="0" distR="0" wp14:anchorId="562DC655" wp14:editId="20BB11A6">
            <wp:extent cx="6465570" cy="3636645"/>
            <wp:effectExtent l="0" t="0" r="0" b="190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465570" cy="3636645"/>
                    </a:xfrm>
                    <a:prstGeom prst="rect">
                      <a:avLst/>
                    </a:prstGeom>
                  </pic:spPr>
                </pic:pic>
              </a:graphicData>
            </a:graphic>
          </wp:inline>
        </w:drawing>
      </w:r>
    </w:p>
    <w:p w:rsidR="00A00C38" w:rsidRPr="005204B8" w:rsidRDefault="009E030B" w:rsidP="009E030B">
      <w:pPr>
        <w:spacing w:after="0" w:line="300" w:lineRule="atLeast"/>
        <w:rPr>
          <w:rFonts w:eastAsia="Times New Roman" w:cstheme="minorHAnsi"/>
          <w:sz w:val="21"/>
          <w:szCs w:val="21"/>
          <w:lang w:eastAsia="en-IN"/>
        </w:rPr>
      </w:pPr>
      <w:r w:rsidRPr="005204B8">
        <w:rPr>
          <w:rFonts w:eastAsia="Times New Roman" w:cstheme="minorHAnsi"/>
          <w:sz w:val="21"/>
          <w:szCs w:val="21"/>
          <w:lang w:eastAsia="en-IN"/>
        </w:rPr>
        <w:t>“In API Gateway CloudWatch metrics, I monitor Count, 4XXError, 5XXError, Latency, and IntegrationLatency. Count shows API traffic, 4XX indicates client or authorization issues, 5XX indicates backend or Lambda failures, Latency shows end-to-end API response time, and IntegrationLatency helps isolate backend processing time.”</w:t>
      </w:r>
      <w:r w:rsidR="00A00C38" w:rsidRPr="005204B8">
        <w:rPr>
          <w:rFonts w:cstheme="minorHAnsi"/>
          <w:noProof/>
          <w:lang w:eastAsia="en-IN"/>
        </w:rPr>
        <w:drawing>
          <wp:inline distT="0" distB="0" distL="0" distR="0" wp14:anchorId="7B99E2F2" wp14:editId="219C776F">
            <wp:extent cx="6465570" cy="3636645"/>
            <wp:effectExtent l="0" t="0" r="0" b="190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465570" cy="3636645"/>
                    </a:xfrm>
                    <a:prstGeom prst="rect">
                      <a:avLst/>
                    </a:prstGeom>
                  </pic:spPr>
                </pic:pic>
              </a:graphicData>
            </a:graphic>
          </wp:inline>
        </w:drawing>
      </w:r>
    </w:p>
    <w:p w:rsidR="009E030B" w:rsidRPr="005204B8" w:rsidRDefault="009E030B" w:rsidP="009E030B">
      <w:pPr>
        <w:spacing w:after="0" w:line="300" w:lineRule="atLeast"/>
        <w:rPr>
          <w:rFonts w:cstheme="minorHAnsi"/>
          <w:sz w:val="21"/>
          <w:szCs w:val="21"/>
        </w:rPr>
      </w:pPr>
    </w:p>
    <w:p w:rsidR="009E030B" w:rsidRPr="005204B8" w:rsidRDefault="009E030B" w:rsidP="009E030B">
      <w:pPr>
        <w:spacing w:after="0" w:line="300" w:lineRule="atLeast"/>
        <w:rPr>
          <w:rFonts w:eastAsia="Times New Roman" w:cstheme="minorHAnsi"/>
          <w:sz w:val="21"/>
          <w:szCs w:val="21"/>
          <w:lang w:eastAsia="en-IN"/>
        </w:rPr>
      </w:pPr>
      <w:r w:rsidRPr="005204B8">
        <w:rPr>
          <w:rFonts w:eastAsia="Times New Roman" w:cstheme="minorHAnsi"/>
          <w:sz w:val="21"/>
          <w:szCs w:val="21"/>
          <w:lang w:eastAsia="en-IN"/>
        </w:rPr>
        <w:lastRenderedPageBreak/>
        <w:t>“I monitor API Gateway Latency and IntegrationLatency to separate API-layer delay from backend processing delay. If both Latency and IntegrationLatency are high, the bottleneck is usually the backend Lambda or downstream services such as Bedrock, Knowledge Base retrieval, or DynamoDB. If Latency is high but IntegrationLatency is low, I investigate API Gateway, client, or network-side overhead. In this GenAI application, RAG and action endpoints naturally have higher IntegrationLatency because they call the Knowledge Base and foundation model.”</w:t>
      </w:r>
    </w:p>
    <w:p w:rsidR="009E030B" w:rsidRPr="005204B8" w:rsidRDefault="009E030B" w:rsidP="00DD34D0">
      <w:pPr>
        <w:pStyle w:val="NormalWeb"/>
        <w:spacing w:line="300" w:lineRule="atLeast"/>
        <w:rPr>
          <w:rFonts w:asciiTheme="minorHAnsi" w:hAnsiTheme="minorHAnsi" w:cstheme="minorHAnsi"/>
          <w:sz w:val="21"/>
          <w:szCs w:val="21"/>
        </w:rPr>
      </w:pPr>
      <w:r w:rsidRPr="005204B8">
        <w:rPr>
          <w:rFonts w:asciiTheme="minorHAnsi" w:hAnsiTheme="minorHAnsi" w:cstheme="minorHAnsi"/>
          <w:noProof/>
        </w:rPr>
        <w:drawing>
          <wp:inline distT="0" distB="0" distL="0" distR="0" wp14:anchorId="2930CC6F" wp14:editId="2561301C">
            <wp:extent cx="6465570" cy="3636645"/>
            <wp:effectExtent l="0" t="0" r="0" b="190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465570" cy="3636645"/>
                    </a:xfrm>
                    <a:prstGeom prst="rect">
                      <a:avLst/>
                    </a:prstGeom>
                  </pic:spPr>
                </pic:pic>
              </a:graphicData>
            </a:graphic>
          </wp:inline>
        </w:drawing>
      </w:r>
    </w:p>
    <w:p w:rsidR="009E030B" w:rsidRPr="005204B8" w:rsidRDefault="009E030B" w:rsidP="00DD34D0">
      <w:pPr>
        <w:pStyle w:val="NormalWeb"/>
        <w:spacing w:line="300" w:lineRule="atLeast"/>
        <w:rPr>
          <w:rFonts w:asciiTheme="minorHAnsi" w:hAnsiTheme="minorHAnsi" w:cstheme="minorHAnsi"/>
          <w:sz w:val="21"/>
          <w:szCs w:val="21"/>
        </w:rPr>
      </w:pPr>
    </w:p>
    <w:p w:rsidR="00A00C38" w:rsidRPr="005204B8" w:rsidRDefault="00A00C38" w:rsidP="00DD34D0">
      <w:pPr>
        <w:pStyle w:val="NormalWeb"/>
        <w:spacing w:line="300" w:lineRule="atLeast"/>
        <w:rPr>
          <w:rFonts w:asciiTheme="minorHAnsi" w:hAnsiTheme="minorHAnsi" w:cstheme="minorHAnsi"/>
          <w:sz w:val="21"/>
          <w:szCs w:val="21"/>
        </w:rPr>
      </w:pPr>
    </w:p>
    <w:p w:rsidR="00992607" w:rsidRPr="005204B8" w:rsidRDefault="00992607" w:rsidP="00992607">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 xml:space="preserve">Bilkul bhai </w:t>
      </w:r>
      <w:r w:rsidRPr="005204B8">
        <w:rPr>
          <w:rFonts w:ascii="Segoe UI Symbol" w:hAnsi="Segoe UI Symbol" w:cs="Segoe UI Symbol"/>
          <w:sz w:val="21"/>
          <w:szCs w:val="21"/>
        </w:rPr>
        <w:t>✅</w:t>
      </w:r>
      <w:r w:rsidRPr="005204B8">
        <w:rPr>
          <w:rFonts w:asciiTheme="minorHAnsi" w:hAnsiTheme="minorHAnsi" w:cstheme="minorHAnsi"/>
          <w:sz w:val="21"/>
          <w:szCs w:val="21"/>
        </w:rPr>
        <w:t xml:space="preserve"> Chalo </w:t>
      </w:r>
      <w:r w:rsidRPr="005204B8">
        <w:rPr>
          <w:rStyle w:val="Strong"/>
          <w:rFonts w:asciiTheme="minorHAnsi" w:hAnsiTheme="minorHAnsi" w:cstheme="minorHAnsi"/>
          <w:sz w:val="21"/>
          <w:szCs w:val="21"/>
        </w:rPr>
        <w:t>next phase: LLMOps / GenAIOps</w:t>
      </w:r>
      <w:r w:rsidRPr="005204B8">
        <w:rPr>
          <w:rFonts w:asciiTheme="minorHAnsi" w:hAnsiTheme="minorHAnsi" w:cstheme="minorHAnsi"/>
          <w:sz w:val="21"/>
          <w:szCs w:val="21"/>
        </w:rPr>
        <w:t xml:space="preserve"> start karte hain — </w:t>
      </w:r>
      <w:r w:rsidRPr="005204B8">
        <w:rPr>
          <w:rStyle w:val="Strong"/>
          <w:rFonts w:asciiTheme="minorHAnsi" w:hAnsiTheme="minorHAnsi" w:cstheme="minorHAnsi"/>
          <w:sz w:val="21"/>
          <w:szCs w:val="21"/>
        </w:rPr>
        <w:t>without Lambda code change</w:t>
      </w:r>
      <w:r w:rsidRPr="005204B8">
        <w:rPr>
          <w:rFonts w:asciiTheme="minorHAnsi" w:hAnsiTheme="minorHAnsi" w:cstheme="minorHAnsi"/>
          <w:sz w:val="21"/>
          <w:szCs w:val="21"/>
        </w:rPr>
        <w:t xml:space="preserve"> for now.</w:t>
      </w:r>
    </w:p>
    <w:p w:rsidR="00992607" w:rsidRPr="005204B8" w:rsidRDefault="00992607" w:rsidP="00992607">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Is phase ka goal hai:</w:t>
      </w:r>
    </w:p>
    <w:p w:rsidR="00992607" w:rsidRPr="005204B8" w:rsidRDefault="00992607" w:rsidP="00992607">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GenAI application production me stable, measurable, auditable, cost-controlled, secure, and continuously improvable rahe.</w:t>
      </w:r>
    </w:p>
    <w:p w:rsidR="00992607" w:rsidRPr="005204B8" w:rsidRDefault="00114F67" w:rsidP="00992607">
      <w:pPr>
        <w:spacing w:line="300" w:lineRule="atLeast"/>
        <w:rPr>
          <w:rFonts w:cstheme="minorHAnsi"/>
          <w:sz w:val="21"/>
          <w:szCs w:val="21"/>
        </w:rPr>
      </w:pPr>
      <w:r>
        <w:rPr>
          <w:rFonts w:cstheme="minorHAnsi"/>
          <w:sz w:val="21"/>
          <w:szCs w:val="21"/>
        </w:rPr>
        <w:pict>
          <v:rect id="_x0000_i1040" style="width:0;height:1.5pt" o:hralign="center" o:hrstd="t" o:hr="t" fillcolor="#a0a0a0" stroked="f"/>
        </w:pict>
      </w:r>
    </w:p>
    <w:p w:rsidR="00992607" w:rsidRPr="005204B8" w:rsidRDefault="00992607" w:rsidP="00992607">
      <w:pPr>
        <w:pStyle w:val="Heading1"/>
        <w:spacing w:line="300" w:lineRule="atLeast"/>
        <w:rPr>
          <w:rFonts w:asciiTheme="minorHAnsi" w:hAnsiTheme="minorHAnsi" w:cstheme="minorHAnsi"/>
          <w:sz w:val="48"/>
          <w:szCs w:val="48"/>
        </w:rPr>
      </w:pPr>
      <w:r w:rsidRPr="005204B8">
        <w:rPr>
          <w:rFonts w:asciiTheme="minorHAnsi" w:hAnsiTheme="minorHAnsi" w:cstheme="minorHAnsi"/>
        </w:rPr>
        <w:t>1. LLMOps / GenAIOps kya hota hai?</w:t>
      </w:r>
    </w:p>
    <w:p w:rsidR="00992607" w:rsidRPr="005204B8" w:rsidRDefault="00992607" w:rsidP="00992607">
      <w:pPr>
        <w:pStyle w:val="Heading2"/>
        <w:spacing w:line="300" w:lineRule="atLeast"/>
        <w:rPr>
          <w:rFonts w:asciiTheme="minorHAnsi" w:hAnsiTheme="minorHAnsi" w:cstheme="minorHAnsi"/>
        </w:rPr>
      </w:pPr>
      <w:r w:rsidRPr="005204B8">
        <w:rPr>
          <w:rFonts w:asciiTheme="minorHAnsi" w:hAnsiTheme="minorHAnsi" w:cstheme="minorHAnsi"/>
        </w:rPr>
        <w:t>Simple definition</w:t>
      </w:r>
    </w:p>
    <w:p w:rsidR="00992607" w:rsidRPr="005204B8" w:rsidRDefault="00992607" w:rsidP="00992607">
      <w:pPr>
        <w:pStyle w:val="NormalWeb"/>
        <w:spacing w:line="300" w:lineRule="atLeast"/>
        <w:rPr>
          <w:rFonts w:asciiTheme="minorHAnsi" w:hAnsiTheme="minorHAnsi" w:cstheme="minorHAnsi"/>
          <w:sz w:val="21"/>
          <w:szCs w:val="21"/>
        </w:rPr>
      </w:pPr>
      <w:r w:rsidRPr="005204B8">
        <w:rPr>
          <w:rStyle w:val="Strong"/>
          <w:rFonts w:asciiTheme="minorHAnsi" w:hAnsiTheme="minorHAnsi" w:cstheme="minorHAnsi"/>
          <w:sz w:val="21"/>
          <w:szCs w:val="21"/>
        </w:rPr>
        <w:t>LLMOps / GenAIOps</w:t>
      </w:r>
      <w:r w:rsidRPr="005204B8">
        <w:rPr>
          <w:rFonts w:asciiTheme="minorHAnsi" w:hAnsiTheme="minorHAnsi" w:cstheme="minorHAnsi"/>
          <w:sz w:val="21"/>
          <w:szCs w:val="21"/>
        </w:rPr>
        <w:t xml:space="preserve"> ka matlab hai:</w:t>
      </w:r>
    </w:p>
    <w:p w:rsidR="00992607" w:rsidRPr="005204B8" w:rsidRDefault="00992607" w:rsidP="00992607">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GenAI/LLM application ko production me monitor, evaluate, govern, secure, optimize, and improve karne ka operational process.</w:t>
      </w:r>
    </w:p>
    <w:p w:rsidR="00992607" w:rsidRPr="005204B8" w:rsidRDefault="00992607" w:rsidP="00992607">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Normal app me hum monitor karte hain:</w:t>
      </w:r>
    </w:p>
    <w:p w:rsidR="00992607" w:rsidRPr="005204B8" w:rsidRDefault="00992607" w:rsidP="00992607">
      <w:pPr>
        <w:spacing w:line="300" w:lineRule="atLeast"/>
        <w:rPr>
          <w:rFonts w:cstheme="minorHAnsi"/>
          <w:sz w:val="21"/>
          <w:szCs w:val="21"/>
        </w:rPr>
      </w:pPr>
      <w:r w:rsidRPr="005204B8">
        <w:rPr>
          <w:rFonts w:cstheme="minorHAnsi"/>
          <w:sz w:val="21"/>
          <w:szCs w:val="21"/>
        </w:rPr>
        <w:t>CPU</w:t>
      </w:r>
    </w:p>
    <w:p w:rsidR="00992607" w:rsidRPr="005204B8" w:rsidRDefault="00992607" w:rsidP="00992607">
      <w:pPr>
        <w:spacing w:line="300" w:lineRule="atLeast"/>
        <w:rPr>
          <w:rFonts w:cstheme="minorHAnsi"/>
          <w:sz w:val="21"/>
          <w:szCs w:val="21"/>
        </w:rPr>
      </w:pPr>
      <w:r w:rsidRPr="005204B8">
        <w:rPr>
          <w:rFonts w:cstheme="minorHAnsi"/>
          <w:sz w:val="21"/>
          <w:szCs w:val="21"/>
        </w:rPr>
        <w:t>memory</w:t>
      </w:r>
    </w:p>
    <w:p w:rsidR="00992607" w:rsidRPr="005204B8" w:rsidRDefault="00992607" w:rsidP="00992607">
      <w:pPr>
        <w:spacing w:line="300" w:lineRule="atLeast"/>
        <w:rPr>
          <w:rFonts w:cstheme="minorHAnsi"/>
          <w:sz w:val="21"/>
          <w:szCs w:val="21"/>
        </w:rPr>
      </w:pPr>
      <w:r w:rsidRPr="005204B8">
        <w:rPr>
          <w:rFonts w:cstheme="minorHAnsi"/>
          <w:sz w:val="21"/>
          <w:szCs w:val="21"/>
        </w:rPr>
        <w:lastRenderedPageBreak/>
        <w:t>errors</w:t>
      </w:r>
    </w:p>
    <w:p w:rsidR="00992607" w:rsidRPr="005204B8" w:rsidRDefault="00992607" w:rsidP="00992607">
      <w:pPr>
        <w:spacing w:line="300" w:lineRule="atLeast"/>
        <w:rPr>
          <w:rFonts w:cstheme="minorHAnsi"/>
          <w:sz w:val="21"/>
          <w:szCs w:val="21"/>
        </w:rPr>
      </w:pPr>
      <w:r w:rsidRPr="005204B8">
        <w:rPr>
          <w:rFonts w:cstheme="minorHAnsi"/>
          <w:sz w:val="21"/>
          <w:szCs w:val="21"/>
        </w:rPr>
        <w:t>latency</w:t>
      </w:r>
    </w:p>
    <w:p w:rsidR="00992607" w:rsidRPr="005204B8" w:rsidRDefault="00992607" w:rsidP="00992607">
      <w:pPr>
        <w:spacing w:line="300" w:lineRule="atLeast"/>
        <w:rPr>
          <w:rFonts w:cstheme="minorHAnsi"/>
          <w:sz w:val="21"/>
          <w:szCs w:val="21"/>
        </w:rPr>
      </w:pPr>
      <w:r w:rsidRPr="005204B8">
        <w:rPr>
          <w:rFonts w:cstheme="minorHAnsi"/>
          <w:sz w:val="21"/>
          <w:szCs w:val="21"/>
        </w:rPr>
        <w:t>database calls</w:t>
      </w:r>
    </w:p>
    <w:p w:rsidR="00992607" w:rsidRPr="005204B8" w:rsidRDefault="00992607" w:rsidP="00992607">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GenAI app me extra cheezein monitor karni padti hain:</w:t>
      </w:r>
    </w:p>
    <w:p w:rsidR="00992607" w:rsidRPr="005204B8" w:rsidRDefault="00992607" w:rsidP="00992607">
      <w:pPr>
        <w:spacing w:line="300" w:lineRule="atLeast"/>
        <w:rPr>
          <w:rFonts w:cstheme="minorHAnsi"/>
          <w:sz w:val="21"/>
          <w:szCs w:val="21"/>
        </w:rPr>
      </w:pPr>
      <w:r w:rsidRPr="005204B8">
        <w:rPr>
          <w:rFonts w:cstheme="minorHAnsi"/>
          <w:sz w:val="21"/>
          <w:szCs w:val="21"/>
        </w:rPr>
        <w:t>tokens</w:t>
      </w:r>
    </w:p>
    <w:p w:rsidR="00992607" w:rsidRPr="005204B8" w:rsidRDefault="00992607" w:rsidP="00992607">
      <w:pPr>
        <w:spacing w:line="300" w:lineRule="atLeast"/>
        <w:rPr>
          <w:rFonts w:cstheme="minorHAnsi"/>
          <w:sz w:val="21"/>
          <w:szCs w:val="21"/>
        </w:rPr>
      </w:pPr>
      <w:r w:rsidRPr="005204B8">
        <w:rPr>
          <w:rFonts w:cstheme="minorHAnsi"/>
          <w:sz w:val="21"/>
          <w:szCs w:val="21"/>
        </w:rPr>
        <w:t>model latency</w:t>
      </w:r>
    </w:p>
    <w:p w:rsidR="00992607" w:rsidRPr="005204B8" w:rsidRDefault="00992607" w:rsidP="00992607">
      <w:pPr>
        <w:spacing w:line="300" w:lineRule="atLeast"/>
        <w:rPr>
          <w:rFonts w:cstheme="minorHAnsi"/>
          <w:sz w:val="21"/>
          <w:szCs w:val="21"/>
        </w:rPr>
      </w:pPr>
      <w:r w:rsidRPr="005204B8">
        <w:rPr>
          <w:rFonts w:cstheme="minorHAnsi"/>
          <w:sz w:val="21"/>
          <w:szCs w:val="21"/>
        </w:rPr>
        <w:t>prompt quality</w:t>
      </w:r>
    </w:p>
    <w:p w:rsidR="00992607" w:rsidRPr="005204B8" w:rsidRDefault="00992607" w:rsidP="00992607">
      <w:pPr>
        <w:spacing w:line="300" w:lineRule="atLeast"/>
        <w:rPr>
          <w:rFonts w:cstheme="minorHAnsi"/>
          <w:sz w:val="21"/>
          <w:szCs w:val="21"/>
        </w:rPr>
      </w:pPr>
      <w:r w:rsidRPr="005204B8">
        <w:rPr>
          <w:rFonts w:cstheme="minorHAnsi"/>
          <w:sz w:val="21"/>
          <w:szCs w:val="21"/>
        </w:rPr>
        <w:t>hallucination</w:t>
      </w:r>
    </w:p>
    <w:p w:rsidR="00992607" w:rsidRPr="005204B8" w:rsidRDefault="00992607" w:rsidP="00992607">
      <w:pPr>
        <w:spacing w:line="300" w:lineRule="atLeast"/>
        <w:rPr>
          <w:rFonts w:cstheme="minorHAnsi"/>
          <w:sz w:val="21"/>
          <w:szCs w:val="21"/>
        </w:rPr>
      </w:pPr>
      <w:r w:rsidRPr="005204B8">
        <w:rPr>
          <w:rFonts w:cstheme="minorHAnsi"/>
          <w:sz w:val="21"/>
          <w:szCs w:val="21"/>
        </w:rPr>
        <w:t>RAG citations</w:t>
      </w:r>
    </w:p>
    <w:p w:rsidR="00992607" w:rsidRPr="005204B8" w:rsidRDefault="00992607" w:rsidP="00992607">
      <w:pPr>
        <w:spacing w:line="300" w:lineRule="atLeast"/>
        <w:rPr>
          <w:rFonts w:cstheme="minorHAnsi"/>
          <w:sz w:val="21"/>
          <w:szCs w:val="21"/>
        </w:rPr>
      </w:pPr>
      <w:r w:rsidRPr="005204B8">
        <w:rPr>
          <w:rFonts w:cstheme="minorHAnsi"/>
          <w:sz w:val="21"/>
          <w:szCs w:val="21"/>
        </w:rPr>
        <w:t>retrieval quality</w:t>
      </w:r>
    </w:p>
    <w:p w:rsidR="00992607" w:rsidRPr="005204B8" w:rsidRDefault="00992607" w:rsidP="00992607">
      <w:pPr>
        <w:spacing w:line="300" w:lineRule="atLeast"/>
        <w:rPr>
          <w:rFonts w:cstheme="minorHAnsi"/>
          <w:sz w:val="21"/>
          <w:szCs w:val="21"/>
        </w:rPr>
      </w:pPr>
      <w:r w:rsidRPr="005204B8">
        <w:rPr>
          <w:rFonts w:cstheme="minorHAnsi"/>
          <w:sz w:val="21"/>
          <w:szCs w:val="21"/>
        </w:rPr>
        <w:t>unsafe responses</w:t>
      </w:r>
    </w:p>
    <w:p w:rsidR="00992607" w:rsidRPr="005204B8" w:rsidRDefault="00992607" w:rsidP="00992607">
      <w:pPr>
        <w:spacing w:line="300" w:lineRule="atLeast"/>
        <w:rPr>
          <w:rFonts w:cstheme="minorHAnsi"/>
          <w:sz w:val="21"/>
          <w:szCs w:val="21"/>
        </w:rPr>
      </w:pPr>
      <w:r w:rsidRPr="005204B8">
        <w:rPr>
          <w:rFonts w:cstheme="minorHAnsi"/>
          <w:sz w:val="21"/>
          <w:szCs w:val="21"/>
        </w:rPr>
        <w:t>tool-calling decisions</w:t>
      </w:r>
    </w:p>
    <w:p w:rsidR="00992607" w:rsidRPr="005204B8" w:rsidRDefault="00992607" w:rsidP="00992607">
      <w:pPr>
        <w:spacing w:line="300" w:lineRule="atLeast"/>
        <w:rPr>
          <w:rFonts w:cstheme="minorHAnsi"/>
          <w:sz w:val="21"/>
          <w:szCs w:val="21"/>
        </w:rPr>
      </w:pPr>
      <w:r w:rsidRPr="005204B8">
        <w:rPr>
          <w:rFonts w:cstheme="minorHAnsi"/>
          <w:sz w:val="21"/>
          <w:szCs w:val="21"/>
        </w:rPr>
        <w:t>cost per request</w:t>
      </w:r>
    </w:p>
    <w:p w:rsidR="00992607" w:rsidRPr="005204B8" w:rsidRDefault="00992607" w:rsidP="00992607">
      <w:pPr>
        <w:spacing w:line="300" w:lineRule="atLeast"/>
        <w:rPr>
          <w:rFonts w:cstheme="minorHAnsi"/>
          <w:sz w:val="21"/>
          <w:szCs w:val="21"/>
        </w:rPr>
      </w:pPr>
      <w:r w:rsidRPr="005204B8">
        <w:rPr>
          <w:rFonts w:cstheme="minorHAnsi"/>
          <w:sz w:val="21"/>
          <w:szCs w:val="21"/>
        </w:rPr>
        <w:t>user feedback</w:t>
      </w:r>
    </w:p>
    <w:p w:rsidR="00992607" w:rsidRPr="005204B8" w:rsidRDefault="00114F67" w:rsidP="00992607">
      <w:pPr>
        <w:spacing w:line="300" w:lineRule="atLeast"/>
        <w:rPr>
          <w:rFonts w:cstheme="minorHAnsi"/>
          <w:sz w:val="21"/>
          <w:szCs w:val="21"/>
        </w:rPr>
      </w:pPr>
      <w:r>
        <w:rPr>
          <w:rFonts w:cstheme="minorHAnsi"/>
          <w:sz w:val="21"/>
          <w:szCs w:val="21"/>
        </w:rPr>
        <w:pict>
          <v:rect id="_x0000_i1041" style="width:0;height:1.5pt" o:hralign="center" o:hrstd="t" o:hr="t" fillcolor="#a0a0a0" stroked="f"/>
        </w:pict>
      </w:r>
    </w:p>
    <w:p w:rsidR="00992607" w:rsidRPr="005204B8" w:rsidRDefault="00992607" w:rsidP="00992607">
      <w:pPr>
        <w:pStyle w:val="Heading1"/>
        <w:spacing w:line="300" w:lineRule="atLeast"/>
        <w:rPr>
          <w:rFonts w:asciiTheme="minorHAnsi" w:hAnsiTheme="minorHAnsi" w:cstheme="minorHAnsi"/>
          <w:sz w:val="48"/>
          <w:szCs w:val="48"/>
        </w:rPr>
      </w:pPr>
      <w:r w:rsidRPr="005204B8">
        <w:rPr>
          <w:rFonts w:asciiTheme="minorHAnsi" w:hAnsiTheme="minorHAnsi" w:cstheme="minorHAnsi"/>
        </w:rPr>
        <w:t>2. Normal DevOps vs LLMOps difference</w:t>
      </w:r>
    </w:p>
    <w:p w:rsidR="00992607" w:rsidRPr="005204B8" w:rsidRDefault="00992607" w:rsidP="00992607">
      <w:pPr>
        <w:pStyle w:val="Heading2"/>
        <w:spacing w:line="300" w:lineRule="atLeast"/>
        <w:rPr>
          <w:rFonts w:asciiTheme="minorHAnsi" w:hAnsiTheme="minorHAnsi" w:cstheme="minorHAnsi"/>
        </w:rPr>
      </w:pPr>
      <w:r w:rsidRPr="005204B8">
        <w:rPr>
          <w:rFonts w:asciiTheme="minorHAnsi" w:hAnsiTheme="minorHAnsi" w:cstheme="minorHAnsi"/>
        </w:rPr>
        <w:t>Normal API application</w:t>
      </w:r>
    </w:p>
    <w:p w:rsidR="00992607" w:rsidRPr="005204B8" w:rsidRDefault="00992607" w:rsidP="00992607">
      <w:pPr>
        <w:spacing w:line="300" w:lineRule="atLeast"/>
        <w:rPr>
          <w:rFonts w:cstheme="minorHAnsi"/>
          <w:sz w:val="21"/>
          <w:szCs w:val="21"/>
        </w:rPr>
      </w:pPr>
      <w:r w:rsidRPr="005204B8">
        <w:rPr>
          <w:rFonts w:cstheme="minorHAnsi"/>
          <w:sz w:val="21"/>
          <w:szCs w:val="21"/>
        </w:rPr>
        <w:t>User request</w:t>
      </w:r>
    </w:p>
    <w:p w:rsidR="00992607" w:rsidRPr="005204B8" w:rsidRDefault="00992607" w:rsidP="00992607">
      <w:pPr>
        <w:spacing w:line="300" w:lineRule="atLeast"/>
        <w:rPr>
          <w:rFonts w:cstheme="minorHAnsi"/>
          <w:sz w:val="21"/>
          <w:szCs w:val="21"/>
        </w:rPr>
      </w:pPr>
      <w:r w:rsidRPr="005204B8">
        <w:rPr>
          <w:rFonts w:cstheme="minorHAnsi"/>
          <w:sz w:val="21"/>
          <w:szCs w:val="21"/>
        </w:rPr>
        <w:t>↓</w:t>
      </w:r>
    </w:p>
    <w:p w:rsidR="00992607" w:rsidRPr="005204B8" w:rsidRDefault="00992607" w:rsidP="00992607">
      <w:pPr>
        <w:spacing w:line="300" w:lineRule="atLeast"/>
        <w:rPr>
          <w:rFonts w:cstheme="minorHAnsi"/>
          <w:sz w:val="21"/>
          <w:szCs w:val="21"/>
        </w:rPr>
      </w:pPr>
      <w:r w:rsidRPr="005204B8">
        <w:rPr>
          <w:rFonts w:cstheme="minorHAnsi"/>
          <w:sz w:val="21"/>
          <w:szCs w:val="21"/>
        </w:rPr>
        <w:t>Backend logic</w:t>
      </w:r>
    </w:p>
    <w:p w:rsidR="00992607" w:rsidRPr="005204B8" w:rsidRDefault="00992607" w:rsidP="00992607">
      <w:pPr>
        <w:spacing w:line="300" w:lineRule="atLeast"/>
        <w:rPr>
          <w:rFonts w:cstheme="minorHAnsi"/>
          <w:sz w:val="21"/>
          <w:szCs w:val="21"/>
        </w:rPr>
      </w:pPr>
      <w:r w:rsidRPr="005204B8">
        <w:rPr>
          <w:rFonts w:cstheme="minorHAnsi"/>
          <w:sz w:val="21"/>
          <w:szCs w:val="21"/>
        </w:rPr>
        <w:t>↓</w:t>
      </w:r>
    </w:p>
    <w:p w:rsidR="00992607" w:rsidRPr="005204B8" w:rsidRDefault="00992607" w:rsidP="00992607">
      <w:pPr>
        <w:spacing w:line="300" w:lineRule="atLeast"/>
        <w:rPr>
          <w:rFonts w:cstheme="minorHAnsi"/>
          <w:sz w:val="21"/>
          <w:szCs w:val="21"/>
        </w:rPr>
      </w:pPr>
      <w:r w:rsidRPr="005204B8">
        <w:rPr>
          <w:rFonts w:cstheme="minorHAnsi"/>
          <w:sz w:val="21"/>
          <w:szCs w:val="21"/>
        </w:rPr>
        <w:t>Database</w:t>
      </w:r>
    </w:p>
    <w:p w:rsidR="00992607" w:rsidRPr="005204B8" w:rsidRDefault="00992607" w:rsidP="00992607">
      <w:pPr>
        <w:spacing w:line="300" w:lineRule="atLeast"/>
        <w:rPr>
          <w:rFonts w:cstheme="minorHAnsi"/>
          <w:sz w:val="21"/>
          <w:szCs w:val="21"/>
        </w:rPr>
      </w:pPr>
      <w:r w:rsidRPr="005204B8">
        <w:rPr>
          <w:rFonts w:cstheme="minorHAnsi"/>
          <w:sz w:val="21"/>
          <w:szCs w:val="21"/>
        </w:rPr>
        <w:t>↓</w:t>
      </w:r>
    </w:p>
    <w:p w:rsidR="00992607" w:rsidRPr="005204B8" w:rsidRDefault="00992607" w:rsidP="00992607">
      <w:pPr>
        <w:spacing w:line="300" w:lineRule="atLeast"/>
        <w:rPr>
          <w:rFonts w:cstheme="minorHAnsi"/>
          <w:sz w:val="21"/>
          <w:szCs w:val="21"/>
        </w:rPr>
      </w:pPr>
      <w:r w:rsidRPr="005204B8">
        <w:rPr>
          <w:rFonts w:cstheme="minorHAnsi"/>
          <w:sz w:val="21"/>
          <w:szCs w:val="21"/>
        </w:rPr>
        <w:t>Response</w:t>
      </w:r>
    </w:p>
    <w:p w:rsidR="00992607" w:rsidRPr="005204B8" w:rsidRDefault="00992607" w:rsidP="00992607">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Monitoring:</w:t>
      </w:r>
    </w:p>
    <w:p w:rsidR="00992607" w:rsidRPr="005204B8" w:rsidRDefault="00992607" w:rsidP="00992607">
      <w:pPr>
        <w:spacing w:line="300" w:lineRule="atLeast"/>
        <w:rPr>
          <w:rFonts w:cstheme="minorHAnsi"/>
          <w:sz w:val="21"/>
          <w:szCs w:val="21"/>
        </w:rPr>
      </w:pPr>
      <w:r w:rsidRPr="005204B8">
        <w:rPr>
          <w:rFonts w:cstheme="minorHAnsi"/>
          <w:sz w:val="21"/>
          <w:szCs w:val="21"/>
        </w:rPr>
        <w:t>latency</w:t>
      </w:r>
    </w:p>
    <w:p w:rsidR="00992607" w:rsidRPr="005204B8" w:rsidRDefault="00992607" w:rsidP="00992607">
      <w:pPr>
        <w:spacing w:line="300" w:lineRule="atLeast"/>
        <w:rPr>
          <w:rFonts w:cstheme="minorHAnsi"/>
          <w:sz w:val="21"/>
          <w:szCs w:val="21"/>
        </w:rPr>
      </w:pPr>
      <w:r w:rsidRPr="005204B8">
        <w:rPr>
          <w:rFonts w:cstheme="minorHAnsi"/>
          <w:sz w:val="21"/>
          <w:szCs w:val="21"/>
        </w:rPr>
        <w:t>errors</w:t>
      </w:r>
    </w:p>
    <w:p w:rsidR="00992607" w:rsidRPr="005204B8" w:rsidRDefault="00992607" w:rsidP="00992607">
      <w:pPr>
        <w:spacing w:line="300" w:lineRule="atLeast"/>
        <w:rPr>
          <w:rFonts w:cstheme="minorHAnsi"/>
          <w:sz w:val="21"/>
          <w:szCs w:val="21"/>
        </w:rPr>
      </w:pPr>
      <w:r w:rsidRPr="005204B8">
        <w:rPr>
          <w:rFonts w:cstheme="minorHAnsi"/>
          <w:sz w:val="21"/>
          <w:szCs w:val="21"/>
        </w:rPr>
        <w:t>CPU</w:t>
      </w:r>
    </w:p>
    <w:p w:rsidR="00992607" w:rsidRPr="005204B8" w:rsidRDefault="00992607" w:rsidP="00992607">
      <w:pPr>
        <w:spacing w:line="300" w:lineRule="atLeast"/>
        <w:rPr>
          <w:rFonts w:cstheme="minorHAnsi"/>
          <w:sz w:val="21"/>
          <w:szCs w:val="21"/>
        </w:rPr>
      </w:pPr>
      <w:r w:rsidRPr="005204B8">
        <w:rPr>
          <w:rFonts w:cstheme="minorHAnsi"/>
          <w:sz w:val="21"/>
          <w:szCs w:val="21"/>
        </w:rPr>
        <w:t>memory</w:t>
      </w:r>
    </w:p>
    <w:p w:rsidR="00992607" w:rsidRPr="005204B8" w:rsidRDefault="00992607" w:rsidP="00992607">
      <w:pPr>
        <w:spacing w:line="300" w:lineRule="atLeast"/>
        <w:rPr>
          <w:rFonts w:cstheme="minorHAnsi"/>
          <w:sz w:val="21"/>
          <w:szCs w:val="21"/>
        </w:rPr>
      </w:pPr>
      <w:r w:rsidRPr="005204B8">
        <w:rPr>
          <w:rFonts w:cstheme="minorHAnsi"/>
          <w:sz w:val="21"/>
          <w:szCs w:val="21"/>
        </w:rPr>
        <w:t>DB calls</w:t>
      </w:r>
    </w:p>
    <w:p w:rsidR="00992607" w:rsidRPr="005204B8" w:rsidRDefault="00992607" w:rsidP="00992607">
      <w:pPr>
        <w:pStyle w:val="Heading2"/>
        <w:spacing w:line="300" w:lineRule="atLeast"/>
        <w:rPr>
          <w:rFonts w:asciiTheme="minorHAnsi" w:hAnsiTheme="minorHAnsi" w:cstheme="minorHAnsi"/>
        </w:rPr>
      </w:pPr>
      <w:r w:rsidRPr="005204B8">
        <w:rPr>
          <w:rFonts w:asciiTheme="minorHAnsi" w:hAnsiTheme="minorHAnsi" w:cstheme="minorHAnsi"/>
        </w:rPr>
        <w:t>GenAI application</w:t>
      </w:r>
    </w:p>
    <w:p w:rsidR="00992607" w:rsidRPr="005204B8" w:rsidRDefault="00992607" w:rsidP="00992607">
      <w:pPr>
        <w:spacing w:line="300" w:lineRule="atLeast"/>
        <w:rPr>
          <w:rFonts w:cstheme="minorHAnsi"/>
          <w:sz w:val="21"/>
          <w:szCs w:val="21"/>
        </w:rPr>
      </w:pPr>
      <w:r w:rsidRPr="005204B8">
        <w:rPr>
          <w:rFonts w:cstheme="minorHAnsi"/>
          <w:sz w:val="21"/>
          <w:szCs w:val="21"/>
        </w:rPr>
        <w:lastRenderedPageBreak/>
        <w:t>User request</w:t>
      </w:r>
    </w:p>
    <w:p w:rsidR="00992607" w:rsidRPr="005204B8" w:rsidRDefault="00992607" w:rsidP="00992607">
      <w:pPr>
        <w:spacing w:line="300" w:lineRule="atLeast"/>
        <w:rPr>
          <w:rFonts w:cstheme="minorHAnsi"/>
          <w:sz w:val="21"/>
          <w:szCs w:val="21"/>
        </w:rPr>
      </w:pPr>
      <w:r w:rsidRPr="005204B8">
        <w:rPr>
          <w:rFonts w:cstheme="minorHAnsi"/>
          <w:sz w:val="21"/>
          <w:szCs w:val="21"/>
        </w:rPr>
        <w:t>↓</w:t>
      </w:r>
    </w:p>
    <w:p w:rsidR="00992607" w:rsidRPr="005204B8" w:rsidRDefault="00992607" w:rsidP="00992607">
      <w:pPr>
        <w:spacing w:line="300" w:lineRule="atLeast"/>
        <w:rPr>
          <w:rFonts w:cstheme="minorHAnsi"/>
          <w:sz w:val="21"/>
          <w:szCs w:val="21"/>
        </w:rPr>
      </w:pPr>
      <w:r w:rsidRPr="005204B8">
        <w:rPr>
          <w:rFonts w:cstheme="minorHAnsi"/>
          <w:sz w:val="21"/>
          <w:szCs w:val="21"/>
        </w:rPr>
        <w:t>Prompt</w:t>
      </w:r>
    </w:p>
    <w:p w:rsidR="00992607" w:rsidRPr="005204B8" w:rsidRDefault="00992607" w:rsidP="00992607">
      <w:pPr>
        <w:spacing w:line="300" w:lineRule="atLeast"/>
        <w:rPr>
          <w:rFonts w:cstheme="minorHAnsi"/>
          <w:sz w:val="21"/>
          <w:szCs w:val="21"/>
        </w:rPr>
      </w:pPr>
      <w:r w:rsidRPr="005204B8">
        <w:rPr>
          <w:rFonts w:cstheme="minorHAnsi"/>
          <w:sz w:val="21"/>
          <w:szCs w:val="21"/>
        </w:rPr>
        <w:t>↓</w:t>
      </w:r>
    </w:p>
    <w:p w:rsidR="00992607" w:rsidRPr="005204B8" w:rsidRDefault="00992607" w:rsidP="00992607">
      <w:pPr>
        <w:spacing w:line="300" w:lineRule="atLeast"/>
        <w:rPr>
          <w:rFonts w:cstheme="minorHAnsi"/>
          <w:sz w:val="21"/>
          <w:szCs w:val="21"/>
        </w:rPr>
      </w:pPr>
      <w:r w:rsidRPr="005204B8">
        <w:rPr>
          <w:rFonts w:cstheme="minorHAnsi"/>
          <w:sz w:val="21"/>
          <w:szCs w:val="21"/>
        </w:rPr>
        <w:t>RAG retrieval</w:t>
      </w:r>
    </w:p>
    <w:p w:rsidR="00992607" w:rsidRPr="005204B8" w:rsidRDefault="00992607" w:rsidP="00992607">
      <w:pPr>
        <w:spacing w:line="300" w:lineRule="atLeast"/>
        <w:rPr>
          <w:rFonts w:cstheme="minorHAnsi"/>
          <w:sz w:val="21"/>
          <w:szCs w:val="21"/>
        </w:rPr>
      </w:pPr>
      <w:r w:rsidRPr="005204B8">
        <w:rPr>
          <w:rFonts w:cstheme="minorHAnsi"/>
          <w:sz w:val="21"/>
          <w:szCs w:val="21"/>
        </w:rPr>
        <w:t>↓</w:t>
      </w:r>
    </w:p>
    <w:p w:rsidR="00992607" w:rsidRPr="005204B8" w:rsidRDefault="00992607" w:rsidP="00992607">
      <w:pPr>
        <w:spacing w:line="300" w:lineRule="atLeast"/>
        <w:rPr>
          <w:rFonts w:cstheme="minorHAnsi"/>
          <w:sz w:val="21"/>
          <w:szCs w:val="21"/>
        </w:rPr>
      </w:pPr>
      <w:r w:rsidRPr="005204B8">
        <w:rPr>
          <w:rFonts w:cstheme="minorHAnsi"/>
          <w:sz w:val="21"/>
          <w:szCs w:val="21"/>
        </w:rPr>
        <w:t>LLM response</w:t>
      </w:r>
    </w:p>
    <w:p w:rsidR="00992607" w:rsidRPr="005204B8" w:rsidRDefault="00992607" w:rsidP="00992607">
      <w:pPr>
        <w:spacing w:line="300" w:lineRule="atLeast"/>
        <w:rPr>
          <w:rFonts w:cstheme="minorHAnsi"/>
          <w:sz w:val="21"/>
          <w:szCs w:val="21"/>
        </w:rPr>
      </w:pPr>
      <w:r w:rsidRPr="005204B8">
        <w:rPr>
          <w:rFonts w:cstheme="minorHAnsi"/>
          <w:sz w:val="21"/>
          <w:szCs w:val="21"/>
        </w:rPr>
        <w:t>↓</w:t>
      </w:r>
    </w:p>
    <w:p w:rsidR="00992607" w:rsidRPr="005204B8" w:rsidRDefault="00992607" w:rsidP="00992607">
      <w:pPr>
        <w:spacing w:line="300" w:lineRule="atLeast"/>
        <w:rPr>
          <w:rFonts w:cstheme="minorHAnsi"/>
          <w:sz w:val="21"/>
          <w:szCs w:val="21"/>
        </w:rPr>
      </w:pPr>
      <w:r w:rsidRPr="005204B8">
        <w:rPr>
          <w:rFonts w:cstheme="minorHAnsi"/>
          <w:sz w:val="21"/>
          <w:szCs w:val="21"/>
        </w:rPr>
        <w:t>Tool/action decision</w:t>
      </w:r>
    </w:p>
    <w:p w:rsidR="00992607" w:rsidRPr="005204B8" w:rsidRDefault="00992607" w:rsidP="00992607">
      <w:pPr>
        <w:spacing w:line="300" w:lineRule="atLeast"/>
        <w:rPr>
          <w:rFonts w:cstheme="minorHAnsi"/>
          <w:sz w:val="21"/>
          <w:szCs w:val="21"/>
        </w:rPr>
      </w:pPr>
      <w:r w:rsidRPr="005204B8">
        <w:rPr>
          <w:rFonts w:cstheme="minorHAnsi"/>
          <w:sz w:val="21"/>
          <w:szCs w:val="21"/>
        </w:rPr>
        <w:t>↓</w:t>
      </w:r>
    </w:p>
    <w:p w:rsidR="00992607" w:rsidRPr="005204B8" w:rsidRDefault="00992607" w:rsidP="00992607">
      <w:pPr>
        <w:spacing w:line="300" w:lineRule="atLeast"/>
        <w:rPr>
          <w:rFonts w:cstheme="minorHAnsi"/>
          <w:sz w:val="21"/>
          <w:szCs w:val="21"/>
        </w:rPr>
      </w:pPr>
      <w:r w:rsidRPr="005204B8">
        <w:rPr>
          <w:rFonts w:cstheme="minorHAnsi"/>
          <w:sz w:val="21"/>
          <w:szCs w:val="21"/>
        </w:rPr>
        <w:t>Audit/cost/security checks</w:t>
      </w:r>
    </w:p>
    <w:p w:rsidR="00992607" w:rsidRPr="005204B8" w:rsidRDefault="00992607" w:rsidP="00992607">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Monitoring:</w:t>
      </w:r>
    </w:p>
    <w:p w:rsidR="00992607" w:rsidRPr="005204B8" w:rsidRDefault="00992607" w:rsidP="00992607">
      <w:pPr>
        <w:spacing w:line="300" w:lineRule="atLeast"/>
        <w:rPr>
          <w:rFonts w:cstheme="minorHAnsi"/>
          <w:sz w:val="21"/>
          <w:szCs w:val="21"/>
        </w:rPr>
      </w:pPr>
      <w:r w:rsidRPr="005204B8">
        <w:rPr>
          <w:rFonts w:cstheme="minorHAnsi"/>
          <w:sz w:val="21"/>
          <w:szCs w:val="21"/>
        </w:rPr>
        <w:t>prompt version</w:t>
      </w:r>
    </w:p>
    <w:p w:rsidR="00992607" w:rsidRPr="005204B8" w:rsidRDefault="00992607" w:rsidP="00992607">
      <w:pPr>
        <w:spacing w:line="300" w:lineRule="atLeast"/>
        <w:rPr>
          <w:rFonts w:cstheme="minorHAnsi"/>
          <w:sz w:val="21"/>
          <w:szCs w:val="21"/>
        </w:rPr>
      </w:pPr>
      <w:r w:rsidRPr="005204B8">
        <w:rPr>
          <w:rFonts w:cstheme="minorHAnsi"/>
          <w:sz w:val="21"/>
          <w:szCs w:val="21"/>
        </w:rPr>
        <w:t>retrieved chunks</w:t>
      </w:r>
    </w:p>
    <w:p w:rsidR="00992607" w:rsidRPr="005204B8" w:rsidRDefault="00992607" w:rsidP="00992607">
      <w:pPr>
        <w:spacing w:line="300" w:lineRule="atLeast"/>
        <w:rPr>
          <w:rFonts w:cstheme="minorHAnsi"/>
          <w:sz w:val="21"/>
          <w:szCs w:val="21"/>
        </w:rPr>
      </w:pPr>
      <w:r w:rsidRPr="005204B8">
        <w:rPr>
          <w:rFonts w:cstheme="minorHAnsi"/>
          <w:sz w:val="21"/>
          <w:szCs w:val="21"/>
        </w:rPr>
        <w:t>citation count</w:t>
      </w:r>
    </w:p>
    <w:p w:rsidR="00992607" w:rsidRPr="005204B8" w:rsidRDefault="00992607" w:rsidP="00992607">
      <w:pPr>
        <w:spacing w:line="300" w:lineRule="atLeast"/>
        <w:rPr>
          <w:rFonts w:cstheme="minorHAnsi"/>
          <w:sz w:val="21"/>
          <w:szCs w:val="21"/>
        </w:rPr>
      </w:pPr>
      <w:r w:rsidRPr="005204B8">
        <w:rPr>
          <w:rFonts w:cstheme="minorHAnsi"/>
          <w:sz w:val="21"/>
          <w:szCs w:val="21"/>
        </w:rPr>
        <w:t>input tokens</w:t>
      </w:r>
    </w:p>
    <w:p w:rsidR="00992607" w:rsidRPr="005204B8" w:rsidRDefault="00992607" w:rsidP="00992607">
      <w:pPr>
        <w:spacing w:line="300" w:lineRule="atLeast"/>
        <w:rPr>
          <w:rFonts w:cstheme="minorHAnsi"/>
          <w:sz w:val="21"/>
          <w:szCs w:val="21"/>
        </w:rPr>
      </w:pPr>
      <w:r w:rsidRPr="005204B8">
        <w:rPr>
          <w:rFonts w:cstheme="minorHAnsi"/>
          <w:sz w:val="21"/>
          <w:szCs w:val="21"/>
        </w:rPr>
        <w:t>output tokens</w:t>
      </w:r>
    </w:p>
    <w:p w:rsidR="00992607" w:rsidRPr="005204B8" w:rsidRDefault="00992607" w:rsidP="00992607">
      <w:pPr>
        <w:spacing w:line="300" w:lineRule="atLeast"/>
        <w:rPr>
          <w:rFonts w:cstheme="minorHAnsi"/>
          <w:sz w:val="21"/>
          <w:szCs w:val="21"/>
        </w:rPr>
      </w:pPr>
      <w:r w:rsidRPr="005204B8">
        <w:rPr>
          <w:rFonts w:cstheme="minorHAnsi"/>
          <w:sz w:val="21"/>
          <w:szCs w:val="21"/>
        </w:rPr>
        <w:t>total cost</w:t>
      </w:r>
    </w:p>
    <w:p w:rsidR="00992607" w:rsidRPr="005204B8" w:rsidRDefault="00992607" w:rsidP="00992607">
      <w:pPr>
        <w:spacing w:line="300" w:lineRule="atLeast"/>
        <w:rPr>
          <w:rFonts w:cstheme="minorHAnsi"/>
          <w:sz w:val="21"/>
          <w:szCs w:val="21"/>
        </w:rPr>
      </w:pPr>
      <w:r w:rsidRPr="005204B8">
        <w:rPr>
          <w:rFonts w:cstheme="minorHAnsi"/>
          <w:sz w:val="21"/>
          <w:szCs w:val="21"/>
        </w:rPr>
        <w:t>model latency</w:t>
      </w:r>
    </w:p>
    <w:p w:rsidR="00992607" w:rsidRPr="005204B8" w:rsidRDefault="00992607" w:rsidP="00992607">
      <w:pPr>
        <w:spacing w:line="300" w:lineRule="atLeast"/>
        <w:rPr>
          <w:rFonts w:cstheme="minorHAnsi"/>
          <w:sz w:val="21"/>
          <w:szCs w:val="21"/>
        </w:rPr>
      </w:pPr>
      <w:r w:rsidRPr="005204B8">
        <w:rPr>
          <w:rFonts w:cstheme="minorHAnsi"/>
          <w:sz w:val="21"/>
          <w:szCs w:val="21"/>
        </w:rPr>
        <w:t>hallucination risk</w:t>
      </w:r>
    </w:p>
    <w:p w:rsidR="00992607" w:rsidRPr="005204B8" w:rsidRDefault="00992607" w:rsidP="00992607">
      <w:pPr>
        <w:spacing w:line="300" w:lineRule="atLeast"/>
        <w:rPr>
          <w:rFonts w:cstheme="minorHAnsi"/>
          <w:sz w:val="21"/>
          <w:szCs w:val="21"/>
        </w:rPr>
      </w:pPr>
      <w:r w:rsidRPr="005204B8">
        <w:rPr>
          <w:rFonts w:cstheme="minorHAnsi"/>
          <w:sz w:val="21"/>
          <w:szCs w:val="21"/>
        </w:rPr>
        <w:t>action decision correctness</w:t>
      </w:r>
    </w:p>
    <w:p w:rsidR="00992607" w:rsidRPr="005204B8" w:rsidRDefault="00992607" w:rsidP="00992607">
      <w:pPr>
        <w:spacing w:line="300" w:lineRule="atLeast"/>
        <w:rPr>
          <w:rFonts w:cstheme="minorHAnsi"/>
          <w:sz w:val="21"/>
          <w:szCs w:val="21"/>
        </w:rPr>
      </w:pPr>
      <w:r w:rsidRPr="005204B8">
        <w:rPr>
          <w:rFonts w:cstheme="minorHAnsi"/>
          <w:sz w:val="21"/>
          <w:szCs w:val="21"/>
        </w:rPr>
        <w:t>unsafe prompt attempts</w:t>
      </w:r>
    </w:p>
    <w:p w:rsidR="00992607" w:rsidRPr="005204B8" w:rsidRDefault="00114F67" w:rsidP="00992607">
      <w:pPr>
        <w:spacing w:line="300" w:lineRule="atLeast"/>
        <w:rPr>
          <w:rFonts w:cstheme="minorHAnsi"/>
          <w:sz w:val="21"/>
          <w:szCs w:val="21"/>
        </w:rPr>
      </w:pPr>
      <w:r>
        <w:rPr>
          <w:rFonts w:cstheme="minorHAnsi"/>
          <w:sz w:val="21"/>
          <w:szCs w:val="21"/>
        </w:rPr>
        <w:pict>
          <v:rect id="_x0000_i1042" style="width:0;height:1.5pt" o:hralign="center" o:hrstd="t" o:hr="t" fillcolor="#a0a0a0" stroked="f"/>
        </w:pict>
      </w:r>
    </w:p>
    <w:p w:rsidR="00992607" w:rsidRPr="005204B8" w:rsidRDefault="00992607" w:rsidP="00992607">
      <w:pPr>
        <w:pStyle w:val="Heading1"/>
        <w:spacing w:line="300" w:lineRule="atLeast"/>
        <w:rPr>
          <w:rFonts w:asciiTheme="minorHAnsi" w:hAnsiTheme="minorHAnsi" w:cstheme="minorHAnsi"/>
          <w:sz w:val="48"/>
          <w:szCs w:val="48"/>
        </w:rPr>
      </w:pPr>
      <w:r w:rsidRPr="005204B8">
        <w:rPr>
          <w:rFonts w:asciiTheme="minorHAnsi" w:hAnsiTheme="minorHAnsi" w:cstheme="minorHAnsi"/>
        </w:rPr>
        <w:t>3. Humare project me LLMOps already kitna implemented hai?</w:t>
      </w:r>
    </w:p>
    <w:p w:rsidR="00992607" w:rsidRPr="005204B8" w:rsidRDefault="00992607" w:rsidP="00992607">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 xml:space="preserve">Bhai, humne kaafi foundation already bana diya hai </w:t>
      </w:r>
      <w:r w:rsidRPr="005204B8">
        <w:rPr>
          <w:rFonts w:ascii="Segoe UI Symbol" w:hAnsi="Segoe UI Symbol" w:cs="Segoe UI Symbol"/>
          <w:sz w:val="21"/>
          <w:szCs w:val="21"/>
        </w:rPr>
        <w:t>✅</w:t>
      </w:r>
    </w:p>
    <w:p w:rsidR="00992607" w:rsidRPr="005204B8" w:rsidRDefault="00992607" w:rsidP="00992607">
      <w:pPr>
        <w:pStyle w:val="Heading2"/>
        <w:spacing w:line="300" w:lineRule="atLeast"/>
        <w:rPr>
          <w:rFonts w:asciiTheme="minorHAnsi" w:hAnsiTheme="minorHAnsi" w:cstheme="minorHAnsi"/>
        </w:rPr>
      </w:pPr>
      <w:r w:rsidRPr="005204B8">
        <w:rPr>
          <w:rFonts w:asciiTheme="minorHAnsi" w:hAnsiTheme="minorHAnsi" w:cstheme="minorHAnsi"/>
        </w:rPr>
        <w:t>Already implemented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1"/>
        <w:gridCol w:w="4705"/>
      </w:tblGrid>
      <w:tr w:rsidR="00992607" w:rsidRPr="005204B8" w:rsidTr="0099260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992607" w:rsidRPr="005204B8" w:rsidRDefault="00992607">
            <w:pPr>
              <w:jc w:val="center"/>
              <w:rPr>
                <w:rFonts w:cstheme="minorHAnsi"/>
                <w:b/>
                <w:bCs/>
              </w:rPr>
            </w:pPr>
            <w:r w:rsidRPr="005204B8">
              <w:rPr>
                <w:rFonts w:cstheme="minorHAnsi"/>
                <w:b/>
                <w:bCs/>
              </w:rPr>
              <w:t>LLMOps capability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992607" w:rsidRPr="005204B8" w:rsidRDefault="00992607">
            <w:pPr>
              <w:jc w:val="center"/>
              <w:rPr>
                <w:rFonts w:cstheme="minorHAnsi"/>
                <w:b/>
                <w:bCs/>
              </w:rPr>
            </w:pPr>
            <w:r w:rsidRPr="005204B8">
              <w:rPr>
                <w:rFonts w:cstheme="minorHAnsi"/>
                <w:b/>
                <w:bCs/>
              </w:rPr>
              <w:t>Current status</w:t>
            </w:r>
          </w:p>
        </w:tc>
      </w:tr>
      <w:tr w:rsidR="00992607" w:rsidRPr="005204B8" w:rsidTr="0099260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992607" w:rsidRPr="005204B8" w:rsidRDefault="00992607">
            <w:pPr>
              <w:rPr>
                <w:rFonts w:cstheme="minorHAnsi"/>
              </w:rPr>
            </w:pPr>
            <w:r w:rsidRPr="005204B8">
              <w:rPr>
                <w:rFonts w:cstheme="minorHAnsi"/>
              </w:rPr>
              <w:t>User identity tracking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992607" w:rsidRPr="005204B8" w:rsidRDefault="00992607">
            <w:pPr>
              <w:rPr>
                <w:rFonts w:cstheme="minorHAnsi"/>
              </w:rPr>
            </w:pPr>
            <w:r w:rsidRPr="005204B8">
              <w:rPr>
                <w:rFonts w:ascii="Segoe UI Symbol" w:hAnsi="Segoe UI Symbol" w:cs="Segoe UI Symbol"/>
              </w:rPr>
              <w:t>✅</w:t>
            </w:r>
            <w:r w:rsidRPr="005204B8">
              <w:rPr>
                <w:rFonts w:cstheme="minorHAnsi"/>
              </w:rPr>
              <w:t xml:space="preserve"> Cognito claims</w:t>
            </w:r>
          </w:p>
        </w:tc>
      </w:tr>
      <w:tr w:rsidR="00992607" w:rsidRPr="005204B8" w:rsidTr="0099260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992607" w:rsidRPr="005204B8" w:rsidRDefault="00992607">
            <w:pPr>
              <w:rPr>
                <w:rFonts w:cstheme="minorHAnsi"/>
              </w:rPr>
            </w:pPr>
            <w:r w:rsidRPr="005204B8">
              <w:rPr>
                <w:rFonts w:cstheme="minorHAnsi"/>
              </w:rPr>
              <w:t>Chat audit</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992607" w:rsidRPr="005204B8" w:rsidRDefault="00992607">
            <w:pPr>
              <w:rPr>
                <w:rFonts w:cstheme="minorHAnsi"/>
              </w:rPr>
            </w:pPr>
            <w:r w:rsidRPr="005204B8">
              <w:rPr>
                <w:rFonts w:ascii="Segoe UI Symbol" w:hAnsi="Segoe UI Symbol" w:cs="Segoe UI Symbol"/>
              </w:rPr>
              <w:t>✅</w:t>
            </w:r>
            <w:r w:rsidRPr="005204B8">
              <w:rPr>
                <w:rFonts w:cstheme="minorHAnsi"/>
              </w:rPr>
              <w:t xml:space="preserve"> DynamoDB ChatHistory</w:t>
            </w:r>
          </w:p>
        </w:tc>
      </w:tr>
      <w:tr w:rsidR="00992607" w:rsidRPr="005204B8" w:rsidTr="0099260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992607" w:rsidRPr="005204B8" w:rsidRDefault="00992607">
            <w:pPr>
              <w:rPr>
                <w:rFonts w:cstheme="minorHAnsi"/>
              </w:rPr>
            </w:pPr>
            <w:r w:rsidRPr="005204B8">
              <w:rPr>
                <w:rFonts w:cstheme="minorHAnsi"/>
              </w:rPr>
              <w:t>RAG citations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992607" w:rsidRPr="005204B8" w:rsidRDefault="00992607">
            <w:pPr>
              <w:rPr>
                <w:rFonts w:cstheme="minorHAnsi"/>
              </w:rPr>
            </w:pPr>
            <w:r w:rsidRPr="005204B8">
              <w:rPr>
                <w:rFonts w:ascii="Segoe UI Symbol" w:hAnsi="Segoe UI Symbol" w:cs="Segoe UI Symbol"/>
              </w:rPr>
              <w:t>✅</w:t>
            </w:r>
            <w:r w:rsidRPr="005204B8">
              <w:rPr>
                <w:rFonts w:cstheme="minorHAnsi"/>
              </w:rPr>
              <w:t xml:space="preserve"> sourceUri + snippet + score</w:t>
            </w:r>
          </w:p>
        </w:tc>
      </w:tr>
      <w:tr w:rsidR="00992607" w:rsidRPr="005204B8" w:rsidTr="0099260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992607" w:rsidRPr="005204B8" w:rsidRDefault="00992607">
            <w:pPr>
              <w:rPr>
                <w:rFonts w:cstheme="minorHAnsi"/>
              </w:rPr>
            </w:pPr>
            <w:r w:rsidRPr="005204B8">
              <w:rPr>
                <w:rFonts w:cstheme="minorHAnsi"/>
              </w:rPr>
              <w:t>Token usage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992607" w:rsidRPr="005204B8" w:rsidRDefault="00992607">
            <w:pPr>
              <w:rPr>
                <w:rFonts w:cstheme="minorHAnsi"/>
              </w:rPr>
            </w:pPr>
            <w:r w:rsidRPr="005204B8">
              <w:rPr>
                <w:rFonts w:ascii="Segoe UI Symbol" w:hAnsi="Segoe UI Symbol" w:cs="Segoe UI Symbol"/>
              </w:rPr>
              <w:t>✅</w:t>
            </w:r>
            <w:r w:rsidRPr="005204B8">
              <w:rPr>
                <w:rFonts w:cstheme="minorHAnsi"/>
              </w:rPr>
              <w:t xml:space="preserve"> input/output/total tokens</w:t>
            </w:r>
          </w:p>
        </w:tc>
      </w:tr>
      <w:tr w:rsidR="00992607" w:rsidRPr="005204B8" w:rsidTr="0099260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992607" w:rsidRPr="005204B8" w:rsidRDefault="00992607">
            <w:pPr>
              <w:rPr>
                <w:rFonts w:cstheme="minorHAnsi"/>
              </w:rPr>
            </w:pPr>
            <w:r w:rsidRPr="005204B8">
              <w:rPr>
                <w:rFonts w:cstheme="minorHAnsi"/>
              </w:rPr>
              <w:lastRenderedPageBreak/>
              <w:t>Mode tracking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992607" w:rsidRPr="005204B8" w:rsidRDefault="00992607">
            <w:pPr>
              <w:rPr>
                <w:rFonts w:cstheme="minorHAnsi"/>
              </w:rPr>
            </w:pPr>
            <w:r w:rsidRPr="005204B8">
              <w:rPr>
                <w:rFonts w:ascii="Segoe UI Symbol" w:hAnsi="Segoe UI Symbol" w:cs="Segoe UI Symbol"/>
              </w:rPr>
              <w:t>✅</w:t>
            </w:r>
            <w:r w:rsidRPr="005204B8">
              <w:rPr>
                <w:rFonts w:cstheme="minorHAnsi"/>
              </w:rPr>
              <w:t xml:space="preserve"> direct / rag / action / action-noop</w:t>
            </w:r>
          </w:p>
        </w:tc>
      </w:tr>
      <w:tr w:rsidR="00992607" w:rsidRPr="005204B8" w:rsidTr="0099260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992607" w:rsidRPr="005204B8" w:rsidRDefault="00992607">
            <w:pPr>
              <w:rPr>
                <w:rFonts w:cstheme="minorHAnsi"/>
              </w:rPr>
            </w:pPr>
            <w:r w:rsidRPr="005204B8">
              <w:rPr>
                <w:rFonts w:cstheme="minorHAnsi"/>
              </w:rPr>
              <w:t>Tool action audit</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992607" w:rsidRPr="005204B8" w:rsidRDefault="00992607">
            <w:pPr>
              <w:rPr>
                <w:rFonts w:cstheme="minorHAnsi"/>
              </w:rPr>
            </w:pPr>
            <w:r w:rsidRPr="005204B8">
              <w:rPr>
                <w:rFonts w:ascii="Segoe UI Symbol" w:hAnsi="Segoe UI Symbol" w:cs="Segoe UI Symbol"/>
              </w:rPr>
              <w:t>✅</w:t>
            </w:r>
            <w:r w:rsidRPr="005204B8">
              <w:rPr>
                <w:rFonts w:cstheme="minorHAnsi"/>
              </w:rPr>
              <w:t xml:space="preserve"> ticketId saved</w:t>
            </w:r>
          </w:p>
        </w:tc>
      </w:tr>
      <w:tr w:rsidR="00992607" w:rsidRPr="005204B8" w:rsidTr="0099260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992607" w:rsidRPr="005204B8" w:rsidRDefault="00992607">
            <w:pPr>
              <w:rPr>
                <w:rFonts w:cstheme="minorHAnsi"/>
              </w:rPr>
            </w:pPr>
            <w:r w:rsidRPr="005204B8">
              <w:rPr>
                <w:rFonts w:cstheme="minorHAnsi"/>
              </w:rPr>
              <w:t>Action safety</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992607" w:rsidRPr="005204B8" w:rsidRDefault="00992607">
            <w:pPr>
              <w:rPr>
                <w:rFonts w:cstheme="minorHAnsi"/>
              </w:rPr>
            </w:pPr>
            <w:r w:rsidRPr="005204B8">
              <w:rPr>
                <w:rFonts w:ascii="Segoe UI Symbol" w:hAnsi="Segoe UI Symbol" w:cs="Segoe UI Symbol"/>
              </w:rPr>
              <w:t>✅</w:t>
            </w:r>
            <w:r w:rsidRPr="005204B8">
              <w:rPr>
                <w:rFonts w:cstheme="minorHAnsi"/>
              </w:rPr>
              <w:t xml:space="preserve"> explicit action gate</w:t>
            </w:r>
          </w:p>
        </w:tc>
      </w:tr>
      <w:tr w:rsidR="00992607" w:rsidRPr="005204B8" w:rsidTr="0099260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992607" w:rsidRPr="005204B8" w:rsidRDefault="00992607">
            <w:pPr>
              <w:rPr>
                <w:rFonts w:cstheme="minorHAnsi"/>
              </w:rPr>
            </w:pPr>
            <w:r w:rsidRPr="005204B8">
              <w:rPr>
                <w:rFonts w:cstheme="minorHAnsi"/>
              </w:rPr>
              <w:t>Prompt injection validation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992607" w:rsidRPr="005204B8" w:rsidRDefault="00992607">
            <w:pPr>
              <w:rPr>
                <w:rFonts w:cstheme="minorHAnsi"/>
              </w:rPr>
            </w:pPr>
            <w:r w:rsidRPr="005204B8">
              <w:rPr>
                <w:rFonts w:ascii="Segoe UI Symbol" w:hAnsi="Segoe UI Symbol" w:cs="Segoe UI Symbol"/>
              </w:rPr>
              <w:t>✅</w:t>
            </w:r>
            <w:r w:rsidRPr="005204B8">
              <w:rPr>
                <w:rFonts w:cstheme="minorHAnsi"/>
              </w:rPr>
              <w:t xml:space="preserve"> tested</w:t>
            </w:r>
          </w:p>
        </w:tc>
      </w:tr>
      <w:tr w:rsidR="00992607" w:rsidRPr="005204B8" w:rsidTr="0099260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992607" w:rsidRPr="005204B8" w:rsidRDefault="00992607">
            <w:pPr>
              <w:rPr>
                <w:rFonts w:cstheme="minorHAnsi"/>
              </w:rPr>
            </w:pPr>
            <w:r w:rsidRPr="005204B8">
              <w:rPr>
                <w:rFonts w:cstheme="minorHAnsi"/>
              </w:rPr>
              <w:t>Out-of-scope response behavior</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992607" w:rsidRPr="005204B8" w:rsidRDefault="00992607">
            <w:pPr>
              <w:rPr>
                <w:rFonts w:cstheme="minorHAnsi"/>
              </w:rPr>
            </w:pPr>
            <w:r w:rsidRPr="005204B8">
              <w:rPr>
                <w:rFonts w:ascii="Segoe UI Symbol" w:hAnsi="Segoe UI Symbol" w:cs="Segoe UI Symbol"/>
              </w:rPr>
              <w:t>✅</w:t>
            </w:r>
            <w:r w:rsidRPr="005204B8">
              <w:rPr>
                <w:rFonts w:cstheme="minorHAnsi"/>
              </w:rPr>
              <w:t xml:space="preserve"> tested</w:t>
            </w:r>
          </w:p>
        </w:tc>
      </w:tr>
      <w:tr w:rsidR="00992607" w:rsidRPr="005204B8" w:rsidTr="0099260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992607" w:rsidRPr="005204B8" w:rsidRDefault="00992607">
            <w:pPr>
              <w:rPr>
                <w:rFonts w:cstheme="minorHAnsi"/>
              </w:rPr>
            </w:pPr>
            <w:r w:rsidRPr="005204B8">
              <w:rPr>
                <w:rFonts w:cstheme="minorHAnsi"/>
              </w:rPr>
              <w:t>Lambda metrics</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992607" w:rsidRPr="005204B8" w:rsidRDefault="00992607">
            <w:pPr>
              <w:rPr>
                <w:rFonts w:cstheme="minorHAnsi"/>
              </w:rPr>
            </w:pPr>
            <w:r w:rsidRPr="005204B8">
              <w:rPr>
                <w:rFonts w:ascii="Segoe UI Symbol" w:hAnsi="Segoe UI Symbol" w:cs="Segoe UI Symbol"/>
              </w:rPr>
              <w:t>✅</w:t>
            </w:r>
            <w:r w:rsidRPr="005204B8">
              <w:rPr>
                <w:rFonts w:cstheme="minorHAnsi"/>
              </w:rPr>
              <w:t xml:space="preserve"> CloudWatch</w:t>
            </w:r>
          </w:p>
        </w:tc>
      </w:tr>
      <w:tr w:rsidR="00992607" w:rsidRPr="005204B8" w:rsidTr="0099260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992607" w:rsidRPr="005204B8" w:rsidRDefault="00992607">
            <w:pPr>
              <w:rPr>
                <w:rFonts w:cstheme="minorHAnsi"/>
              </w:rPr>
            </w:pPr>
            <w:r w:rsidRPr="005204B8">
              <w:rPr>
                <w:rFonts w:cstheme="minorHAnsi"/>
              </w:rPr>
              <w:t>API Gateway metrics</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992607" w:rsidRPr="005204B8" w:rsidRDefault="00992607">
            <w:pPr>
              <w:rPr>
                <w:rFonts w:cstheme="minorHAnsi"/>
              </w:rPr>
            </w:pPr>
            <w:r w:rsidRPr="005204B8">
              <w:rPr>
                <w:rFonts w:ascii="Segoe UI Symbol" w:hAnsi="Segoe UI Symbol" w:cs="Segoe UI Symbol"/>
              </w:rPr>
              <w:t>✅</w:t>
            </w:r>
            <w:r w:rsidRPr="005204B8">
              <w:rPr>
                <w:rFonts w:cstheme="minorHAnsi"/>
              </w:rPr>
              <w:t xml:space="preserve"> Count / 4XX / 5XX / Latency / IntegrationLatency</w:t>
            </w:r>
          </w:p>
        </w:tc>
      </w:tr>
      <w:tr w:rsidR="00992607" w:rsidRPr="005204B8" w:rsidTr="0099260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992607" w:rsidRPr="005204B8" w:rsidRDefault="00992607">
            <w:pPr>
              <w:rPr>
                <w:rFonts w:cstheme="minorHAnsi"/>
              </w:rPr>
            </w:pPr>
            <w:r w:rsidRPr="005204B8">
              <w:rPr>
                <w:rFonts w:cstheme="minorHAnsi"/>
              </w:rPr>
              <w:t>Log retention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992607" w:rsidRPr="005204B8" w:rsidRDefault="00992607">
            <w:pPr>
              <w:rPr>
                <w:rFonts w:cstheme="minorHAnsi"/>
              </w:rPr>
            </w:pPr>
            <w:r w:rsidRPr="005204B8">
              <w:rPr>
                <w:rFonts w:ascii="Segoe UI Symbol" w:hAnsi="Segoe UI Symbol" w:cs="Segoe UI Symbol"/>
              </w:rPr>
              <w:t>✅</w:t>
            </w:r>
            <w:r w:rsidRPr="005204B8">
              <w:rPr>
                <w:rFonts w:cstheme="minorHAnsi"/>
              </w:rPr>
              <w:t xml:space="preserve"> 1 month</w:t>
            </w:r>
          </w:p>
        </w:tc>
      </w:tr>
    </w:tbl>
    <w:p w:rsidR="00992607" w:rsidRPr="005204B8" w:rsidRDefault="00992607" w:rsidP="00992607">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So hum zero se start nahi kar rahe — humne already production-style observability ka base bana diya hai.</w:t>
      </w:r>
    </w:p>
    <w:p w:rsidR="00992607" w:rsidRPr="005204B8" w:rsidRDefault="00114F67" w:rsidP="00992607">
      <w:pPr>
        <w:spacing w:line="300" w:lineRule="atLeast"/>
        <w:rPr>
          <w:rFonts w:cstheme="minorHAnsi"/>
          <w:sz w:val="21"/>
          <w:szCs w:val="21"/>
        </w:rPr>
      </w:pPr>
      <w:r>
        <w:rPr>
          <w:rFonts w:cstheme="minorHAnsi"/>
          <w:sz w:val="21"/>
          <w:szCs w:val="21"/>
        </w:rPr>
        <w:pict>
          <v:rect id="_x0000_i1043" style="width:0;height:1.5pt" o:hralign="center" o:hrstd="t" o:hr="t" fillcolor="#a0a0a0" stroked="f"/>
        </w:pict>
      </w:r>
    </w:p>
    <w:p w:rsidR="00992607" w:rsidRPr="005204B8" w:rsidRDefault="00992607" w:rsidP="00992607">
      <w:pPr>
        <w:pStyle w:val="Heading1"/>
        <w:spacing w:line="300" w:lineRule="atLeast"/>
        <w:rPr>
          <w:rFonts w:asciiTheme="minorHAnsi" w:hAnsiTheme="minorHAnsi" w:cstheme="minorHAnsi"/>
          <w:sz w:val="48"/>
          <w:szCs w:val="48"/>
        </w:rPr>
      </w:pPr>
      <w:r w:rsidRPr="005204B8">
        <w:rPr>
          <w:rFonts w:asciiTheme="minorHAnsi" w:hAnsiTheme="minorHAnsi" w:cstheme="minorHAnsi"/>
        </w:rPr>
        <w:t>4. Ab LLMOps / GenAIOps me kya-kya cover karna hai?</w:t>
      </w:r>
    </w:p>
    <w:p w:rsidR="00992607" w:rsidRPr="005204B8" w:rsidRDefault="00992607" w:rsidP="00992607">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Is phase me hum 6 areas cover karenge:</w:t>
      </w:r>
    </w:p>
    <w:p w:rsidR="00992607" w:rsidRPr="005204B8" w:rsidRDefault="00992607" w:rsidP="00992607">
      <w:pPr>
        <w:spacing w:line="300" w:lineRule="atLeast"/>
        <w:rPr>
          <w:rFonts w:cstheme="minorHAnsi"/>
          <w:sz w:val="21"/>
          <w:szCs w:val="21"/>
        </w:rPr>
      </w:pPr>
      <w:r w:rsidRPr="005204B8">
        <w:rPr>
          <w:rFonts w:cstheme="minorHAnsi"/>
          <w:sz w:val="21"/>
          <w:szCs w:val="21"/>
        </w:rPr>
        <w:t>1. Token and cost observability</w:t>
      </w:r>
    </w:p>
    <w:p w:rsidR="00992607" w:rsidRPr="005204B8" w:rsidRDefault="00992607" w:rsidP="00992607">
      <w:pPr>
        <w:spacing w:line="300" w:lineRule="atLeast"/>
        <w:rPr>
          <w:rFonts w:cstheme="minorHAnsi"/>
          <w:sz w:val="21"/>
          <w:szCs w:val="21"/>
        </w:rPr>
      </w:pPr>
      <w:r w:rsidRPr="005204B8">
        <w:rPr>
          <w:rFonts w:cstheme="minorHAnsi"/>
          <w:sz w:val="21"/>
          <w:szCs w:val="21"/>
        </w:rPr>
        <w:t>2. RAG quality monitoring</w:t>
      </w:r>
    </w:p>
    <w:p w:rsidR="00992607" w:rsidRPr="005204B8" w:rsidRDefault="00992607" w:rsidP="00992607">
      <w:pPr>
        <w:spacing w:line="300" w:lineRule="atLeast"/>
        <w:rPr>
          <w:rFonts w:cstheme="minorHAnsi"/>
          <w:sz w:val="21"/>
          <w:szCs w:val="21"/>
        </w:rPr>
      </w:pPr>
      <w:r w:rsidRPr="005204B8">
        <w:rPr>
          <w:rFonts w:cstheme="minorHAnsi"/>
          <w:sz w:val="21"/>
          <w:szCs w:val="21"/>
        </w:rPr>
        <w:t>3. Prompt/version governance</w:t>
      </w:r>
    </w:p>
    <w:p w:rsidR="00992607" w:rsidRPr="005204B8" w:rsidRDefault="00992607" w:rsidP="00992607">
      <w:pPr>
        <w:spacing w:line="300" w:lineRule="atLeast"/>
        <w:rPr>
          <w:rFonts w:cstheme="minorHAnsi"/>
          <w:sz w:val="21"/>
          <w:szCs w:val="21"/>
        </w:rPr>
      </w:pPr>
      <w:r w:rsidRPr="005204B8">
        <w:rPr>
          <w:rFonts w:cstheme="minorHAnsi"/>
          <w:sz w:val="21"/>
          <w:szCs w:val="21"/>
        </w:rPr>
        <w:t>4. Safety and hallucination evaluation</w:t>
      </w:r>
    </w:p>
    <w:p w:rsidR="00992607" w:rsidRPr="005204B8" w:rsidRDefault="00992607" w:rsidP="00992607">
      <w:pPr>
        <w:spacing w:line="300" w:lineRule="atLeast"/>
        <w:rPr>
          <w:rFonts w:cstheme="minorHAnsi"/>
          <w:sz w:val="21"/>
          <w:szCs w:val="21"/>
        </w:rPr>
      </w:pPr>
      <w:r w:rsidRPr="005204B8">
        <w:rPr>
          <w:rFonts w:cstheme="minorHAnsi"/>
          <w:sz w:val="21"/>
          <w:szCs w:val="21"/>
        </w:rPr>
        <w:t>5. Tool-calling audit and approval controls</w:t>
      </w:r>
    </w:p>
    <w:p w:rsidR="00992607" w:rsidRPr="005204B8" w:rsidRDefault="00992607" w:rsidP="00992607">
      <w:pPr>
        <w:spacing w:line="300" w:lineRule="atLeast"/>
        <w:rPr>
          <w:rFonts w:cstheme="minorHAnsi"/>
          <w:sz w:val="21"/>
          <w:szCs w:val="21"/>
        </w:rPr>
      </w:pPr>
      <w:r w:rsidRPr="005204B8">
        <w:rPr>
          <w:rFonts w:cstheme="minorHAnsi"/>
          <w:sz w:val="21"/>
          <w:szCs w:val="21"/>
        </w:rPr>
        <w:t>6. Feedback and continuous improvement</w:t>
      </w:r>
    </w:p>
    <w:p w:rsidR="00992607" w:rsidRPr="005204B8" w:rsidRDefault="00114F67" w:rsidP="00992607">
      <w:pPr>
        <w:spacing w:line="300" w:lineRule="atLeast"/>
        <w:rPr>
          <w:rFonts w:cstheme="minorHAnsi"/>
          <w:sz w:val="21"/>
          <w:szCs w:val="21"/>
        </w:rPr>
      </w:pPr>
      <w:r>
        <w:rPr>
          <w:rFonts w:cstheme="minorHAnsi"/>
          <w:sz w:val="21"/>
          <w:szCs w:val="21"/>
        </w:rPr>
        <w:pict>
          <v:rect id="_x0000_i1044" style="width:0;height:1.5pt" o:hralign="center" o:hrstd="t" o:hr="t" fillcolor="#a0a0a0" stroked="f"/>
        </w:pict>
      </w:r>
    </w:p>
    <w:p w:rsidR="00992607" w:rsidRPr="005204B8" w:rsidRDefault="00992607" w:rsidP="00992607">
      <w:pPr>
        <w:pStyle w:val="Heading1"/>
        <w:spacing w:line="300" w:lineRule="atLeast"/>
        <w:rPr>
          <w:rFonts w:asciiTheme="minorHAnsi" w:hAnsiTheme="minorHAnsi" w:cstheme="minorHAnsi"/>
          <w:sz w:val="48"/>
          <w:szCs w:val="48"/>
        </w:rPr>
      </w:pPr>
      <w:r w:rsidRPr="005204B8">
        <w:rPr>
          <w:rFonts w:asciiTheme="minorHAnsi" w:hAnsiTheme="minorHAnsi" w:cstheme="minorHAnsi"/>
        </w:rPr>
        <w:t>5. Area 1 — Token and cost observability</w:t>
      </w:r>
    </w:p>
    <w:p w:rsidR="00992607" w:rsidRPr="005204B8" w:rsidRDefault="00992607" w:rsidP="00992607">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Humare response me token usage already aa raha hai:</w:t>
      </w:r>
    </w:p>
    <w:p w:rsidR="00992607" w:rsidRPr="005204B8" w:rsidRDefault="00992607" w:rsidP="00992607">
      <w:pPr>
        <w:spacing w:line="300" w:lineRule="atLeast"/>
        <w:rPr>
          <w:rFonts w:cstheme="minorHAnsi"/>
          <w:sz w:val="21"/>
          <w:szCs w:val="21"/>
        </w:rPr>
      </w:pPr>
      <w:r w:rsidRPr="005204B8">
        <w:rPr>
          <w:rFonts w:cstheme="minorHAnsi"/>
          <w:sz w:val="21"/>
          <w:szCs w:val="21"/>
        </w:rPr>
        <w:t>"usage": {</w:t>
      </w:r>
    </w:p>
    <w:p w:rsidR="00992607" w:rsidRPr="005204B8" w:rsidRDefault="00992607" w:rsidP="00992607">
      <w:pPr>
        <w:spacing w:line="300" w:lineRule="atLeast"/>
        <w:rPr>
          <w:rFonts w:cstheme="minorHAnsi"/>
          <w:sz w:val="21"/>
          <w:szCs w:val="21"/>
        </w:rPr>
      </w:pPr>
      <w:r w:rsidRPr="005204B8">
        <w:rPr>
          <w:rFonts w:cstheme="minorHAnsi"/>
          <w:sz w:val="21"/>
          <w:szCs w:val="21"/>
        </w:rPr>
        <w:t>  "inputTokens": 1122,</w:t>
      </w:r>
    </w:p>
    <w:p w:rsidR="00992607" w:rsidRPr="005204B8" w:rsidRDefault="00992607" w:rsidP="00992607">
      <w:pPr>
        <w:spacing w:line="300" w:lineRule="atLeast"/>
        <w:rPr>
          <w:rFonts w:cstheme="minorHAnsi"/>
          <w:sz w:val="21"/>
          <w:szCs w:val="21"/>
        </w:rPr>
      </w:pPr>
      <w:r w:rsidRPr="005204B8">
        <w:rPr>
          <w:rFonts w:cstheme="minorHAnsi"/>
          <w:sz w:val="21"/>
          <w:szCs w:val="21"/>
        </w:rPr>
        <w:t>  "outputTokens": 211,</w:t>
      </w:r>
    </w:p>
    <w:p w:rsidR="00992607" w:rsidRPr="005204B8" w:rsidRDefault="00992607" w:rsidP="00992607">
      <w:pPr>
        <w:spacing w:line="300" w:lineRule="atLeast"/>
        <w:rPr>
          <w:rFonts w:cstheme="minorHAnsi"/>
          <w:sz w:val="21"/>
          <w:szCs w:val="21"/>
        </w:rPr>
      </w:pPr>
      <w:r w:rsidRPr="005204B8">
        <w:rPr>
          <w:rFonts w:cstheme="minorHAnsi"/>
          <w:sz w:val="21"/>
          <w:szCs w:val="21"/>
        </w:rPr>
        <w:t>  "totalTokens": 1333</w:t>
      </w:r>
    </w:p>
    <w:p w:rsidR="00992607" w:rsidRPr="005204B8" w:rsidRDefault="00992607" w:rsidP="00992607">
      <w:pPr>
        <w:spacing w:line="300" w:lineRule="atLeast"/>
        <w:rPr>
          <w:rFonts w:cstheme="minorHAnsi"/>
          <w:sz w:val="21"/>
          <w:szCs w:val="21"/>
        </w:rPr>
      </w:pPr>
      <w:r w:rsidRPr="005204B8">
        <w:rPr>
          <w:rFonts w:cstheme="minorHAnsi"/>
          <w:sz w:val="21"/>
          <w:szCs w:val="21"/>
        </w:rPr>
        <w:t>}</w:t>
      </w:r>
    </w:p>
    <w:p w:rsidR="00992607" w:rsidRPr="005204B8" w:rsidRDefault="00992607" w:rsidP="00992607">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Production me isse kya karte hain?</w:t>
      </w:r>
    </w:p>
    <w:p w:rsidR="00992607" w:rsidRPr="005204B8" w:rsidRDefault="00992607" w:rsidP="00992607">
      <w:pPr>
        <w:spacing w:line="300" w:lineRule="atLeast"/>
        <w:rPr>
          <w:rFonts w:cstheme="minorHAnsi"/>
          <w:sz w:val="21"/>
          <w:szCs w:val="21"/>
        </w:rPr>
      </w:pPr>
      <w:r w:rsidRPr="005204B8">
        <w:rPr>
          <w:rFonts w:cstheme="minorHAnsi"/>
          <w:sz w:val="21"/>
          <w:szCs w:val="21"/>
        </w:rPr>
        <w:t>Cost per request calculate</w:t>
      </w:r>
    </w:p>
    <w:p w:rsidR="00992607" w:rsidRPr="005204B8" w:rsidRDefault="00992607" w:rsidP="00992607">
      <w:pPr>
        <w:spacing w:line="300" w:lineRule="atLeast"/>
        <w:rPr>
          <w:rFonts w:cstheme="minorHAnsi"/>
          <w:sz w:val="21"/>
          <w:szCs w:val="21"/>
        </w:rPr>
      </w:pPr>
      <w:r w:rsidRPr="005204B8">
        <w:rPr>
          <w:rFonts w:cstheme="minorHAnsi"/>
          <w:sz w:val="21"/>
          <w:szCs w:val="21"/>
        </w:rPr>
        <w:lastRenderedPageBreak/>
        <w:t>High-token requests identify</w:t>
      </w:r>
    </w:p>
    <w:p w:rsidR="00992607" w:rsidRPr="005204B8" w:rsidRDefault="00992607" w:rsidP="00992607">
      <w:pPr>
        <w:spacing w:line="300" w:lineRule="atLeast"/>
        <w:rPr>
          <w:rFonts w:cstheme="minorHAnsi"/>
          <w:sz w:val="21"/>
          <w:szCs w:val="21"/>
        </w:rPr>
      </w:pPr>
      <w:r w:rsidRPr="005204B8">
        <w:rPr>
          <w:rFonts w:cstheme="minorHAnsi"/>
          <w:sz w:val="21"/>
          <w:szCs w:val="21"/>
        </w:rPr>
        <w:t>Prompt too large hai ya nahi check</w:t>
      </w:r>
    </w:p>
    <w:p w:rsidR="00992607" w:rsidRPr="005204B8" w:rsidRDefault="00992607" w:rsidP="00992607">
      <w:pPr>
        <w:spacing w:line="300" w:lineRule="atLeast"/>
        <w:rPr>
          <w:rFonts w:cstheme="minorHAnsi"/>
          <w:sz w:val="21"/>
          <w:szCs w:val="21"/>
        </w:rPr>
      </w:pPr>
      <w:r w:rsidRPr="005204B8">
        <w:rPr>
          <w:rFonts w:cstheme="minorHAnsi"/>
          <w:sz w:val="21"/>
          <w:szCs w:val="21"/>
        </w:rPr>
        <w:t>RAG context zyada aa raha hai ya nahi check</w:t>
      </w:r>
    </w:p>
    <w:p w:rsidR="00992607" w:rsidRPr="005204B8" w:rsidRDefault="00992607" w:rsidP="00992607">
      <w:pPr>
        <w:spacing w:line="300" w:lineRule="atLeast"/>
        <w:rPr>
          <w:rFonts w:cstheme="minorHAnsi"/>
          <w:sz w:val="21"/>
          <w:szCs w:val="21"/>
        </w:rPr>
      </w:pPr>
      <w:r w:rsidRPr="005204B8">
        <w:rPr>
          <w:rFonts w:cstheme="minorHAnsi"/>
          <w:sz w:val="21"/>
          <w:szCs w:val="21"/>
        </w:rPr>
        <w:t>Output verbosity control</w:t>
      </w:r>
    </w:p>
    <w:p w:rsidR="00992607" w:rsidRPr="005204B8" w:rsidRDefault="00992607" w:rsidP="00992607">
      <w:pPr>
        <w:pStyle w:val="Heading2"/>
        <w:spacing w:line="300" w:lineRule="atLeast"/>
        <w:rPr>
          <w:rFonts w:asciiTheme="minorHAnsi" w:hAnsiTheme="minorHAnsi" w:cstheme="minorHAnsi"/>
        </w:rPr>
      </w:pPr>
      <w:r w:rsidRPr="005204B8">
        <w:rPr>
          <w:rFonts w:asciiTheme="minorHAnsi" w:hAnsiTheme="minorHAnsi" w:cstheme="minorHAnsi"/>
        </w:rPr>
        <w:t>Production example</w:t>
      </w:r>
    </w:p>
    <w:p w:rsidR="00992607" w:rsidRPr="005204B8" w:rsidRDefault="00992607" w:rsidP="00992607">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 xml:space="preserve">Agar </w:t>
      </w:r>
      <w:r w:rsidRPr="005204B8">
        <w:rPr>
          <w:rStyle w:val="HTMLCode"/>
          <w:rFonts w:asciiTheme="minorHAnsi" w:eastAsiaTheme="majorEastAsia" w:hAnsiTheme="minorHAnsi" w:cstheme="minorHAnsi"/>
        </w:rPr>
        <w:t>/chat/rag</w:t>
      </w:r>
      <w:r w:rsidRPr="005204B8">
        <w:rPr>
          <w:rFonts w:asciiTheme="minorHAnsi" w:hAnsiTheme="minorHAnsi" w:cstheme="minorHAnsi"/>
          <w:sz w:val="21"/>
          <w:szCs w:val="21"/>
        </w:rPr>
        <w:t xml:space="preserve"> average tokens:</w:t>
      </w:r>
    </w:p>
    <w:p w:rsidR="00992607" w:rsidRPr="005204B8" w:rsidRDefault="00992607" w:rsidP="00992607">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totalTokens = 1400</w:t>
      </w:r>
    </w:p>
    <w:p w:rsidR="00992607" w:rsidRPr="005204B8" w:rsidRDefault="00992607" w:rsidP="00992607">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Aur suddenly:</w:t>
      </w:r>
    </w:p>
    <w:p w:rsidR="00992607" w:rsidRPr="005204B8" w:rsidRDefault="00992607" w:rsidP="00992607">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totalTokens = 9000</w:t>
      </w:r>
    </w:p>
    <w:p w:rsidR="00992607" w:rsidRPr="005204B8" w:rsidRDefault="00992607" w:rsidP="00992607">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Toh possible issue:</w:t>
      </w:r>
    </w:p>
    <w:p w:rsidR="00992607" w:rsidRPr="005204B8" w:rsidRDefault="00992607" w:rsidP="00992607">
      <w:pPr>
        <w:spacing w:line="300" w:lineRule="atLeast"/>
        <w:rPr>
          <w:rFonts w:cstheme="minorHAnsi"/>
          <w:sz w:val="21"/>
          <w:szCs w:val="21"/>
        </w:rPr>
      </w:pPr>
      <w:r w:rsidRPr="005204B8">
        <w:rPr>
          <w:rFonts w:cstheme="minorHAnsi"/>
          <w:sz w:val="21"/>
          <w:szCs w:val="21"/>
        </w:rPr>
        <w:t>RAG too many chunks retrieve kar raha hai</w:t>
      </w:r>
    </w:p>
    <w:p w:rsidR="00992607" w:rsidRPr="005204B8" w:rsidRDefault="00992607" w:rsidP="00992607">
      <w:pPr>
        <w:spacing w:line="300" w:lineRule="atLeast"/>
        <w:rPr>
          <w:rFonts w:cstheme="minorHAnsi"/>
          <w:sz w:val="21"/>
          <w:szCs w:val="21"/>
        </w:rPr>
      </w:pPr>
      <w:r w:rsidRPr="005204B8">
        <w:rPr>
          <w:rFonts w:cstheme="minorHAnsi"/>
          <w:sz w:val="21"/>
          <w:szCs w:val="21"/>
        </w:rPr>
        <w:t>Prompt template too long hai</w:t>
      </w:r>
    </w:p>
    <w:p w:rsidR="00992607" w:rsidRPr="005204B8" w:rsidRDefault="00992607" w:rsidP="00992607">
      <w:pPr>
        <w:spacing w:line="300" w:lineRule="atLeast"/>
        <w:rPr>
          <w:rFonts w:cstheme="minorHAnsi"/>
          <w:sz w:val="21"/>
          <w:szCs w:val="21"/>
        </w:rPr>
      </w:pPr>
      <w:r w:rsidRPr="005204B8">
        <w:rPr>
          <w:rFonts w:cstheme="minorHAnsi"/>
          <w:sz w:val="21"/>
          <w:szCs w:val="21"/>
        </w:rPr>
        <w:t>User input unusually large hai</w:t>
      </w:r>
    </w:p>
    <w:p w:rsidR="00992607" w:rsidRPr="005204B8" w:rsidRDefault="00992607" w:rsidP="00992607">
      <w:pPr>
        <w:spacing w:line="300" w:lineRule="atLeast"/>
        <w:rPr>
          <w:rFonts w:cstheme="minorHAnsi"/>
          <w:sz w:val="21"/>
          <w:szCs w:val="21"/>
        </w:rPr>
      </w:pPr>
      <w:r w:rsidRPr="005204B8">
        <w:rPr>
          <w:rFonts w:cstheme="minorHAnsi"/>
          <w:sz w:val="21"/>
          <w:szCs w:val="21"/>
        </w:rPr>
        <w:t>Model verbose answer de raha hai</w:t>
      </w:r>
    </w:p>
    <w:p w:rsidR="00992607" w:rsidRPr="005204B8" w:rsidRDefault="00114F67" w:rsidP="00992607">
      <w:pPr>
        <w:spacing w:line="300" w:lineRule="atLeast"/>
        <w:rPr>
          <w:rFonts w:cstheme="minorHAnsi"/>
          <w:sz w:val="21"/>
          <w:szCs w:val="21"/>
        </w:rPr>
      </w:pPr>
      <w:r>
        <w:rPr>
          <w:rFonts w:cstheme="minorHAnsi"/>
          <w:sz w:val="21"/>
          <w:szCs w:val="21"/>
        </w:rPr>
        <w:pict>
          <v:rect id="_x0000_i1045" style="width:0;height:1.5pt" o:hralign="center" o:hrstd="t" o:hr="t" fillcolor="#a0a0a0" stroked="f"/>
        </w:pict>
      </w:r>
    </w:p>
    <w:p w:rsidR="00992607" w:rsidRPr="005204B8" w:rsidRDefault="00992607" w:rsidP="00992607">
      <w:pPr>
        <w:pStyle w:val="Heading1"/>
        <w:spacing w:line="300" w:lineRule="atLeast"/>
        <w:rPr>
          <w:rFonts w:asciiTheme="minorHAnsi" w:hAnsiTheme="minorHAnsi" w:cstheme="minorHAnsi"/>
          <w:sz w:val="48"/>
          <w:szCs w:val="48"/>
        </w:rPr>
      </w:pPr>
      <w:r w:rsidRPr="005204B8">
        <w:rPr>
          <w:rFonts w:asciiTheme="minorHAnsi" w:hAnsiTheme="minorHAnsi" w:cstheme="minorHAnsi"/>
        </w:rPr>
        <w:t>6. Area 2 — RAG quality monitoring</w:t>
      </w:r>
    </w:p>
    <w:p w:rsidR="00992607" w:rsidRPr="005204B8" w:rsidRDefault="00992607" w:rsidP="00992607">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RAG me sirf answer aana enough nahi hota. We need to check:</w:t>
      </w:r>
    </w:p>
    <w:p w:rsidR="00992607" w:rsidRPr="005204B8" w:rsidRDefault="00992607" w:rsidP="00992607">
      <w:pPr>
        <w:spacing w:line="300" w:lineRule="atLeast"/>
        <w:rPr>
          <w:rFonts w:cstheme="minorHAnsi"/>
          <w:sz w:val="21"/>
          <w:szCs w:val="21"/>
        </w:rPr>
      </w:pPr>
      <w:r w:rsidRPr="005204B8">
        <w:rPr>
          <w:rFonts w:cstheme="minorHAnsi"/>
          <w:sz w:val="21"/>
          <w:szCs w:val="21"/>
        </w:rPr>
        <w:t>Kya correct source retrieve hua?</w:t>
      </w:r>
    </w:p>
    <w:p w:rsidR="00992607" w:rsidRPr="005204B8" w:rsidRDefault="00992607" w:rsidP="00992607">
      <w:pPr>
        <w:spacing w:line="300" w:lineRule="atLeast"/>
        <w:rPr>
          <w:rFonts w:cstheme="minorHAnsi"/>
          <w:sz w:val="21"/>
          <w:szCs w:val="21"/>
        </w:rPr>
      </w:pPr>
      <w:r w:rsidRPr="005204B8">
        <w:rPr>
          <w:rFonts w:cstheme="minorHAnsi"/>
          <w:sz w:val="21"/>
          <w:szCs w:val="21"/>
        </w:rPr>
        <w:t>Kya citations aaye?</w:t>
      </w:r>
    </w:p>
    <w:p w:rsidR="00992607" w:rsidRPr="005204B8" w:rsidRDefault="00992607" w:rsidP="00992607">
      <w:pPr>
        <w:spacing w:line="300" w:lineRule="atLeast"/>
        <w:rPr>
          <w:rFonts w:cstheme="minorHAnsi"/>
          <w:sz w:val="21"/>
          <w:szCs w:val="21"/>
        </w:rPr>
      </w:pPr>
      <w:r w:rsidRPr="005204B8">
        <w:rPr>
          <w:rFonts w:cstheme="minorHAnsi"/>
          <w:sz w:val="21"/>
          <w:szCs w:val="21"/>
        </w:rPr>
        <w:t>Kya similarity score reasonable hai?</w:t>
      </w:r>
    </w:p>
    <w:p w:rsidR="00992607" w:rsidRPr="005204B8" w:rsidRDefault="00992607" w:rsidP="00992607">
      <w:pPr>
        <w:spacing w:line="300" w:lineRule="atLeast"/>
        <w:rPr>
          <w:rFonts w:cstheme="minorHAnsi"/>
          <w:sz w:val="21"/>
          <w:szCs w:val="21"/>
        </w:rPr>
      </w:pPr>
      <w:r w:rsidRPr="005204B8">
        <w:rPr>
          <w:rFonts w:cstheme="minorHAnsi"/>
          <w:sz w:val="21"/>
          <w:szCs w:val="21"/>
        </w:rPr>
        <w:t>Kya answer context-grounded hai?</w:t>
      </w:r>
    </w:p>
    <w:p w:rsidR="00992607" w:rsidRPr="005204B8" w:rsidRDefault="00992607" w:rsidP="00992607">
      <w:pPr>
        <w:spacing w:line="300" w:lineRule="atLeast"/>
        <w:rPr>
          <w:rFonts w:cstheme="minorHAnsi"/>
          <w:sz w:val="21"/>
          <w:szCs w:val="21"/>
        </w:rPr>
      </w:pPr>
      <w:r w:rsidRPr="005204B8">
        <w:rPr>
          <w:rFonts w:cstheme="minorHAnsi"/>
          <w:sz w:val="21"/>
          <w:szCs w:val="21"/>
        </w:rPr>
        <w:t>Kya model ne document ke bahar kuch invent kiya?</w:t>
      </w:r>
    </w:p>
    <w:p w:rsidR="00992607" w:rsidRPr="005204B8" w:rsidRDefault="00992607" w:rsidP="00992607">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Humare current RAG output me citations aati hain:</w:t>
      </w:r>
    </w:p>
    <w:p w:rsidR="00992607" w:rsidRPr="005204B8" w:rsidRDefault="00992607" w:rsidP="00992607">
      <w:pPr>
        <w:spacing w:line="300" w:lineRule="atLeast"/>
        <w:rPr>
          <w:rFonts w:cstheme="minorHAnsi"/>
          <w:sz w:val="21"/>
          <w:szCs w:val="21"/>
        </w:rPr>
      </w:pPr>
      <w:r w:rsidRPr="005204B8">
        <w:rPr>
          <w:rFonts w:cstheme="minorHAnsi"/>
          <w:sz w:val="21"/>
          <w:szCs w:val="21"/>
        </w:rPr>
        <w:t>"citations": [</w:t>
      </w:r>
    </w:p>
    <w:p w:rsidR="00992607" w:rsidRPr="005204B8" w:rsidRDefault="00992607" w:rsidP="00992607">
      <w:pPr>
        <w:spacing w:line="300" w:lineRule="atLeast"/>
        <w:rPr>
          <w:rFonts w:cstheme="minorHAnsi"/>
          <w:sz w:val="21"/>
          <w:szCs w:val="21"/>
        </w:rPr>
      </w:pPr>
      <w:r w:rsidRPr="005204B8">
        <w:rPr>
          <w:rFonts w:cstheme="minorHAnsi"/>
          <w:sz w:val="21"/>
          <w:szCs w:val="21"/>
        </w:rPr>
        <w:t>  {</w:t>
      </w:r>
    </w:p>
    <w:p w:rsidR="00992607" w:rsidRPr="005204B8" w:rsidRDefault="00992607" w:rsidP="00992607">
      <w:pPr>
        <w:spacing w:line="300" w:lineRule="atLeast"/>
        <w:rPr>
          <w:rFonts w:cstheme="minorHAnsi"/>
          <w:sz w:val="21"/>
          <w:szCs w:val="21"/>
        </w:rPr>
      </w:pPr>
      <w:r w:rsidRPr="005204B8">
        <w:rPr>
          <w:rFonts w:cstheme="minorHAnsi"/>
          <w:sz w:val="21"/>
          <w:szCs w:val="21"/>
        </w:rPr>
        <w:t>    "sourceUri": "s3://.../complaint-escalation-sop.txt",</w:t>
      </w:r>
    </w:p>
    <w:p w:rsidR="00992607" w:rsidRPr="005204B8" w:rsidRDefault="00992607" w:rsidP="00992607">
      <w:pPr>
        <w:spacing w:line="300" w:lineRule="atLeast"/>
        <w:rPr>
          <w:rFonts w:cstheme="minorHAnsi"/>
          <w:sz w:val="21"/>
          <w:szCs w:val="21"/>
        </w:rPr>
      </w:pPr>
      <w:r w:rsidRPr="005204B8">
        <w:rPr>
          <w:rFonts w:cstheme="minorHAnsi"/>
          <w:sz w:val="21"/>
          <w:szCs w:val="21"/>
        </w:rPr>
        <w:t>    "score": 0.58,</w:t>
      </w:r>
    </w:p>
    <w:p w:rsidR="00992607" w:rsidRPr="005204B8" w:rsidRDefault="00992607" w:rsidP="00992607">
      <w:pPr>
        <w:spacing w:line="300" w:lineRule="atLeast"/>
        <w:rPr>
          <w:rFonts w:cstheme="minorHAnsi"/>
          <w:sz w:val="21"/>
          <w:szCs w:val="21"/>
        </w:rPr>
      </w:pPr>
      <w:r w:rsidRPr="005204B8">
        <w:rPr>
          <w:rFonts w:cstheme="minorHAnsi"/>
          <w:sz w:val="21"/>
          <w:szCs w:val="21"/>
        </w:rPr>
        <w:t>    "snippet": "..."</w:t>
      </w:r>
    </w:p>
    <w:p w:rsidR="00992607" w:rsidRPr="005204B8" w:rsidRDefault="00992607" w:rsidP="00992607">
      <w:pPr>
        <w:spacing w:line="300" w:lineRule="atLeast"/>
        <w:rPr>
          <w:rFonts w:cstheme="minorHAnsi"/>
          <w:sz w:val="21"/>
          <w:szCs w:val="21"/>
        </w:rPr>
      </w:pPr>
      <w:r w:rsidRPr="005204B8">
        <w:rPr>
          <w:rFonts w:cstheme="minorHAnsi"/>
          <w:sz w:val="21"/>
          <w:szCs w:val="21"/>
        </w:rPr>
        <w:t>  }</w:t>
      </w:r>
    </w:p>
    <w:p w:rsidR="00992607" w:rsidRPr="005204B8" w:rsidRDefault="00992607" w:rsidP="00992607">
      <w:pPr>
        <w:spacing w:line="300" w:lineRule="atLeast"/>
        <w:rPr>
          <w:rFonts w:cstheme="minorHAnsi"/>
          <w:sz w:val="21"/>
          <w:szCs w:val="21"/>
        </w:rPr>
      </w:pPr>
      <w:r w:rsidRPr="005204B8">
        <w:rPr>
          <w:rFonts w:cstheme="minorHAnsi"/>
          <w:sz w:val="21"/>
          <w:szCs w:val="21"/>
        </w:rPr>
        <w:t>]</w:t>
      </w:r>
    </w:p>
    <w:p w:rsidR="00992607" w:rsidRPr="005204B8" w:rsidRDefault="00992607" w:rsidP="00992607">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lastRenderedPageBreak/>
        <w:t>Production me useful metrics:</w:t>
      </w:r>
    </w:p>
    <w:p w:rsidR="00992607" w:rsidRPr="005204B8" w:rsidRDefault="00992607" w:rsidP="00992607">
      <w:pPr>
        <w:spacing w:line="300" w:lineRule="atLeast"/>
        <w:rPr>
          <w:rFonts w:cstheme="minorHAnsi"/>
          <w:sz w:val="21"/>
          <w:szCs w:val="21"/>
        </w:rPr>
      </w:pPr>
      <w:r w:rsidRPr="005204B8">
        <w:rPr>
          <w:rFonts w:cstheme="minorHAnsi"/>
          <w:sz w:val="21"/>
          <w:szCs w:val="21"/>
        </w:rPr>
        <w:t>citationsCount</w:t>
      </w:r>
    </w:p>
    <w:p w:rsidR="00992607" w:rsidRPr="005204B8" w:rsidRDefault="00992607" w:rsidP="00992607">
      <w:pPr>
        <w:spacing w:line="300" w:lineRule="atLeast"/>
        <w:rPr>
          <w:rFonts w:cstheme="minorHAnsi"/>
          <w:sz w:val="21"/>
          <w:szCs w:val="21"/>
        </w:rPr>
      </w:pPr>
      <w:r w:rsidRPr="005204B8">
        <w:rPr>
          <w:rFonts w:cstheme="minorHAnsi"/>
          <w:sz w:val="21"/>
          <w:szCs w:val="21"/>
        </w:rPr>
        <w:t>topRetrievalScore</w:t>
      </w:r>
    </w:p>
    <w:p w:rsidR="00992607" w:rsidRPr="005204B8" w:rsidRDefault="00992607" w:rsidP="00992607">
      <w:pPr>
        <w:spacing w:line="300" w:lineRule="atLeast"/>
        <w:rPr>
          <w:rFonts w:cstheme="minorHAnsi"/>
          <w:sz w:val="21"/>
          <w:szCs w:val="21"/>
        </w:rPr>
      </w:pPr>
      <w:r w:rsidRPr="005204B8">
        <w:rPr>
          <w:rFonts w:cstheme="minorHAnsi"/>
          <w:sz w:val="21"/>
          <w:szCs w:val="21"/>
        </w:rPr>
        <w:t>sourceDocumentName</w:t>
      </w:r>
    </w:p>
    <w:p w:rsidR="00992607" w:rsidRPr="005204B8" w:rsidRDefault="00992607" w:rsidP="00992607">
      <w:pPr>
        <w:spacing w:line="300" w:lineRule="atLeast"/>
        <w:rPr>
          <w:rFonts w:cstheme="minorHAnsi"/>
          <w:sz w:val="21"/>
          <w:szCs w:val="21"/>
        </w:rPr>
      </w:pPr>
      <w:r w:rsidRPr="005204B8">
        <w:rPr>
          <w:rFonts w:cstheme="minorHAnsi"/>
          <w:sz w:val="21"/>
          <w:szCs w:val="21"/>
        </w:rPr>
        <w:t>outOfScopeQueryCount</w:t>
      </w:r>
    </w:p>
    <w:p w:rsidR="00992607" w:rsidRPr="005204B8" w:rsidRDefault="00992607" w:rsidP="00992607">
      <w:pPr>
        <w:spacing w:line="300" w:lineRule="atLeast"/>
        <w:rPr>
          <w:rFonts w:cstheme="minorHAnsi"/>
          <w:sz w:val="21"/>
          <w:szCs w:val="21"/>
        </w:rPr>
      </w:pPr>
      <w:r w:rsidRPr="005204B8">
        <w:rPr>
          <w:rFonts w:cstheme="minorHAnsi"/>
          <w:sz w:val="21"/>
          <w:szCs w:val="21"/>
        </w:rPr>
        <w:t>noRelevantContextCount</w:t>
      </w:r>
    </w:p>
    <w:p w:rsidR="00992607" w:rsidRPr="005204B8" w:rsidRDefault="00992607" w:rsidP="00992607">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Later hum add kar sakte hain:</w:t>
      </w:r>
    </w:p>
    <w:p w:rsidR="00992607" w:rsidRPr="005204B8" w:rsidRDefault="00992607" w:rsidP="00992607">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If top score below threshold → return no relevant policy found</w:t>
      </w:r>
    </w:p>
    <w:p w:rsidR="00992607" w:rsidRPr="005204B8" w:rsidRDefault="00992607" w:rsidP="00992607">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Abhi humne threshold skip kiya tha — later RAG hardening me karenge.</w:t>
      </w:r>
    </w:p>
    <w:p w:rsidR="00992607" w:rsidRPr="005204B8" w:rsidRDefault="00114F67" w:rsidP="00992607">
      <w:pPr>
        <w:spacing w:line="300" w:lineRule="atLeast"/>
        <w:rPr>
          <w:rFonts w:cstheme="minorHAnsi"/>
          <w:sz w:val="21"/>
          <w:szCs w:val="21"/>
        </w:rPr>
      </w:pPr>
      <w:r>
        <w:rPr>
          <w:rFonts w:cstheme="minorHAnsi"/>
          <w:sz w:val="21"/>
          <w:szCs w:val="21"/>
        </w:rPr>
        <w:pict>
          <v:rect id="_x0000_i1046" style="width:0;height:1.5pt" o:hralign="center" o:hrstd="t" o:hr="t" fillcolor="#a0a0a0" stroked="f"/>
        </w:pict>
      </w:r>
    </w:p>
    <w:p w:rsidR="00992607" w:rsidRPr="005204B8" w:rsidRDefault="00992607" w:rsidP="00992607">
      <w:pPr>
        <w:pStyle w:val="Heading1"/>
        <w:spacing w:line="300" w:lineRule="atLeast"/>
        <w:rPr>
          <w:rFonts w:asciiTheme="minorHAnsi" w:hAnsiTheme="minorHAnsi" w:cstheme="minorHAnsi"/>
          <w:sz w:val="48"/>
          <w:szCs w:val="48"/>
        </w:rPr>
      </w:pPr>
      <w:r w:rsidRPr="005204B8">
        <w:rPr>
          <w:rFonts w:asciiTheme="minorHAnsi" w:hAnsiTheme="minorHAnsi" w:cstheme="minorHAnsi"/>
        </w:rPr>
        <w:t>7. Area 3 — Prompt/version governance</w:t>
      </w:r>
    </w:p>
    <w:p w:rsidR="00992607" w:rsidRPr="005204B8" w:rsidRDefault="00992607" w:rsidP="00992607">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Production me prompt hardcoded random nahi hota. Prompt ka version maintain hota hai.</w:t>
      </w:r>
    </w:p>
    <w:p w:rsidR="00992607" w:rsidRPr="005204B8" w:rsidRDefault="00992607" w:rsidP="00992607">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Example:</w:t>
      </w:r>
    </w:p>
    <w:p w:rsidR="00992607" w:rsidRPr="005204B8" w:rsidRDefault="00992607" w:rsidP="00992607">
      <w:pPr>
        <w:spacing w:line="300" w:lineRule="atLeast"/>
        <w:rPr>
          <w:rFonts w:cstheme="minorHAnsi"/>
          <w:sz w:val="21"/>
          <w:szCs w:val="21"/>
        </w:rPr>
      </w:pPr>
      <w:r w:rsidRPr="005204B8">
        <w:rPr>
          <w:rFonts w:cstheme="minorHAnsi"/>
          <w:sz w:val="21"/>
          <w:szCs w:val="21"/>
        </w:rPr>
        <w:t>RAG_PROMPT_VERSION = v1.0</w:t>
      </w:r>
    </w:p>
    <w:p w:rsidR="00992607" w:rsidRPr="005204B8" w:rsidRDefault="00992607" w:rsidP="00992607">
      <w:pPr>
        <w:spacing w:line="300" w:lineRule="atLeast"/>
        <w:rPr>
          <w:rFonts w:cstheme="minorHAnsi"/>
          <w:sz w:val="21"/>
          <w:szCs w:val="21"/>
        </w:rPr>
      </w:pPr>
      <w:r w:rsidRPr="005204B8">
        <w:rPr>
          <w:rFonts w:cstheme="minorHAnsi"/>
          <w:sz w:val="21"/>
          <w:szCs w:val="21"/>
        </w:rPr>
        <w:t>ACTION_PROMPT_VERSION = v1.0</w:t>
      </w:r>
    </w:p>
    <w:p w:rsidR="00992607" w:rsidRPr="005204B8" w:rsidRDefault="00992607" w:rsidP="00992607">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Why important?</w:t>
      </w:r>
    </w:p>
    <w:p w:rsidR="00992607" w:rsidRPr="005204B8" w:rsidRDefault="00992607" w:rsidP="00992607">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Agar kal answer galat aaye, toh investigate karte hain:</w:t>
      </w:r>
    </w:p>
    <w:p w:rsidR="00992607" w:rsidRPr="005204B8" w:rsidRDefault="00992607" w:rsidP="00992607">
      <w:pPr>
        <w:spacing w:line="300" w:lineRule="atLeast"/>
        <w:rPr>
          <w:rFonts w:cstheme="minorHAnsi"/>
          <w:sz w:val="21"/>
          <w:szCs w:val="21"/>
        </w:rPr>
      </w:pPr>
      <w:r w:rsidRPr="005204B8">
        <w:rPr>
          <w:rFonts w:cstheme="minorHAnsi"/>
          <w:sz w:val="21"/>
          <w:szCs w:val="21"/>
        </w:rPr>
        <w:t>Kaunsa prompt version use hua?</w:t>
      </w:r>
    </w:p>
    <w:p w:rsidR="00992607" w:rsidRPr="005204B8" w:rsidRDefault="00992607" w:rsidP="00992607">
      <w:pPr>
        <w:spacing w:line="300" w:lineRule="atLeast"/>
        <w:rPr>
          <w:rFonts w:cstheme="minorHAnsi"/>
          <w:sz w:val="21"/>
          <w:szCs w:val="21"/>
        </w:rPr>
      </w:pPr>
      <w:r w:rsidRPr="005204B8">
        <w:rPr>
          <w:rFonts w:cstheme="minorHAnsi"/>
          <w:sz w:val="21"/>
          <w:szCs w:val="21"/>
        </w:rPr>
        <w:t>Kaunsa model use hua?</w:t>
      </w:r>
    </w:p>
    <w:p w:rsidR="00992607" w:rsidRPr="005204B8" w:rsidRDefault="00992607" w:rsidP="00992607">
      <w:pPr>
        <w:spacing w:line="300" w:lineRule="atLeast"/>
        <w:rPr>
          <w:rFonts w:cstheme="minorHAnsi"/>
          <w:sz w:val="21"/>
          <w:szCs w:val="21"/>
        </w:rPr>
      </w:pPr>
      <w:r w:rsidRPr="005204B8">
        <w:rPr>
          <w:rFonts w:cstheme="minorHAnsi"/>
          <w:sz w:val="21"/>
          <w:szCs w:val="21"/>
        </w:rPr>
        <w:t>Kaunsa KB version use hua?</w:t>
      </w:r>
    </w:p>
    <w:p w:rsidR="00992607" w:rsidRPr="005204B8" w:rsidRDefault="00992607" w:rsidP="00992607">
      <w:pPr>
        <w:spacing w:line="300" w:lineRule="atLeast"/>
        <w:rPr>
          <w:rFonts w:cstheme="minorHAnsi"/>
          <w:sz w:val="21"/>
          <w:szCs w:val="21"/>
        </w:rPr>
      </w:pPr>
      <w:r w:rsidRPr="005204B8">
        <w:rPr>
          <w:rFonts w:cstheme="minorHAnsi"/>
          <w:sz w:val="21"/>
          <w:szCs w:val="21"/>
        </w:rPr>
        <w:t>Kaunsa document version indexed tha?</w:t>
      </w:r>
    </w:p>
    <w:p w:rsidR="00992607" w:rsidRPr="005204B8" w:rsidRDefault="00992607" w:rsidP="00992607">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Production me prompt changes normal code changes jaise review hote hain:</w:t>
      </w:r>
    </w:p>
    <w:p w:rsidR="00992607" w:rsidRPr="005204B8" w:rsidRDefault="00992607" w:rsidP="00992607">
      <w:pPr>
        <w:spacing w:line="300" w:lineRule="atLeast"/>
        <w:rPr>
          <w:rFonts w:cstheme="minorHAnsi"/>
          <w:sz w:val="21"/>
          <w:szCs w:val="21"/>
        </w:rPr>
      </w:pPr>
      <w:r w:rsidRPr="005204B8">
        <w:rPr>
          <w:rFonts w:cstheme="minorHAnsi"/>
          <w:sz w:val="21"/>
          <w:szCs w:val="21"/>
        </w:rPr>
        <w:t>Git commit</w:t>
      </w:r>
    </w:p>
    <w:p w:rsidR="00992607" w:rsidRPr="005204B8" w:rsidRDefault="00992607" w:rsidP="00992607">
      <w:pPr>
        <w:spacing w:line="300" w:lineRule="atLeast"/>
        <w:rPr>
          <w:rFonts w:cstheme="minorHAnsi"/>
          <w:sz w:val="21"/>
          <w:szCs w:val="21"/>
        </w:rPr>
      </w:pPr>
      <w:r w:rsidRPr="005204B8">
        <w:rPr>
          <w:rFonts w:cstheme="minorHAnsi"/>
          <w:sz w:val="21"/>
          <w:szCs w:val="21"/>
        </w:rPr>
        <w:t>Pull request</w:t>
      </w:r>
    </w:p>
    <w:p w:rsidR="00992607" w:rsidRPr="005204B8" w:rsidRDefault="00992607" w:rsidP="00992607">
      <w:pPr>
        <w:spacing w:line="300" w:lineRule="atLeast"/>
        <w:rPr>
          <w:rFonts w:cstheme="minorHAnsi"/>
          <w:sz w:val="21"/>
          <w:szCs w:val="21"/>
        </w:rPr>
      </w:pPr>
      <w:r w:rsidRPr="005204B8">
        <w:rPr>
          <w:rFonts w:cstheme="minorHAnsi"/>
          <w:sz w:val="21"/>
          <w:szCs w:val="21"/>
        </w:rPr>
        <w:t>Approval</w:t>
      </w:r>
    </w:p>
    <w:p w:rsidR="00992607" w:rsidRPr="005204B8" w:rsidRDefault="00992607" w:rsidP="00992607">
      <w:pPr>
        <w:spacing w:line="300" w:lineRule="atLeast"/>
        <w:rPr>
          <w:rFonts w:cstheme="minorHAnsi"/>
          <w:sz w:val="21"/>
          <w:szCs w:val="21"/>
        </w:rPr>
      </w:pPr>
      <w:r w:rsidRPr="005204B8">
        <w:rPr>
          <w:rFonts w:cstheme="minorHAnsi"/>
          <w:sz w:val="21"/>
          <w:szCs w:val="21"/>
        </w:rPr>
        <w:t>Deploy to dev</w:t>
      </w:r>
    </w:p>
    <w:p w:rsidR="00992607" w:rsidRPr="005204B8" w:rsidRDefault="00992607" w:rsidP="00992607">
      <w:pPr>
        <w:spacing w:line="300" w:lineRule="atLeast"/>
        <w:rPr>
          <w:rFonts w:cstheme="minorHAnsi"/>
          <w:sz w:val="21"/>
          <w:szCs w:val="21"/>
        </w:rPr>
      </w:pPr>
      <w:r w:rsidRPr="005204B8">
        <w:rPr>
          <w:rFonts w:cstheme="minorHAnsi"/>
          <w:sz w:val="21"/>
          <w:szCs w:val="21"/>
        </w:rPr>
        <w:t>Test</w:t>
      </w:r>
    </w:p>
    <w:p w:rsidR="00992607" w:rsidRPr="005204B8" w:rsidRDefault="00992607" w:rsidP="00992607">
      <w:pPr>
        <w:spacing w:line="300" w:lineRule="atLeast"/>
        <w:rPr>
          <w:rFonts w:cstheme="minorHAnsi"/>
          <w:sz w:val="21"/>
          <w:szCs w:val="21"/>
        </w:rPr>
      </w:pPr>
      <w:r w:rsidRPr="005204B8">
        <w:rPr>
          <w:rFonts w:cstheme="minorHAnsi"/>
          <w:sz w:val="21"/>
          <w:szCs w:val="21"/>
        </w:rPr>
        <w:t>Deploy to prod</w:t>
      </w:r>
    </w:p>
    <w:p w:rsidR="00992607" w:rsidRPr="005204B8" w:rsidRDefault="00114F67" w:rsidP="00992607">
      <w:pPr>
        <w:spacing w:line="300" w:lineRule="atLeast"/>
        <w:rPr>
          <w:rFonts w:cstheme="minorHAnsi"/>
          <w:sz w:val="21"/>
          <w:szCs w:val="21"/>
        </w:rPr>
      </w:pPr>
      <w:r>
        <w:rPr>
          <w:rFonts w:cstheme="minorHAnsi"/>
          <w:sz w:val="21"/>
          <w:szCs w:val="21"/>
        </w:rPr>
        <w:pict>
          <v:rect id="_x0000_i1047" style="width:0;height:1.5pt" o:hralign="center" o:hrstd="t" o:hr="t" fillcolor="#a0a0a0" stroked="f"/>
        </w:pict>
      </w:r>
    </w:p>
    <w:p w:rsidR="00992607" w:rsidRPr="005204B8" w:rsidRDefault="00992607" w:rsidP="00992607">
      <w:pPr>
        <w:pStyle w:val="Heading1"/>
        <w:spacing w:line="300" w:lineRule="atLeast"/>
        <w:rPr>
          <w:rFonts w:asciiTheme="minorHAnsi" w:hAnsiTheme="minorHAnsi" w:cstheme="minorHAnsi"/>
          <w:sz w:val="48"/>
          <w:szCs w:val="48"/>
        </w:rPr>
      </w:pPr>
      <w:r w:rsidRPr="005204B8">
        <w:rPr>
          <w:rFonts w:asciiTheme="minorHAnsi" w:hAnsiTheme="minorHAnsi" w:cstheme="minorHAnsi"/>
        </w:rPr>
        <w:lastRenderedPageBreak/>
        <w:t>8. Area 4 — Safety and hallucination evaluation</w:t>
      </w:r>
    </w:p>
    <w:p w:rsidR="00992607" w:rsidRPr="005204B8" w:rsidRDefault="00992607" w:rsidP="00992607">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Humne manual tests kiye:</w:t>
      </w:r>
    </w:p>
    <w:p w:rsidR="00992607" w:rsidRPr="005204B8" w:rsidRDefault="00992607" w:rsidP="00992607">
      <w:pPr>
        <w:spacing w:line="300" w:lineRule="atLeast"/>
        <w:rPr>
          <w:rFonts w:cstheme="minorHAnsi"/>
          <w:sz w:val="21"/>
          <w:szCs w:val="21"/>
        </w:rPr>
      </w:pPr>
      <w:r w:rsidRPr="005204B8">
        <w:rPr>
          <w:rFonts w:cstheme="minorHAnsi"/>
          <w:sz w:val="21"/>
          <w:szCs w:val="21"/>
        </w:rPr>
        <w:t>Out-of-scope laptop policy → no hallucination</w:t>
      </w:r>
    </w:p>
    <w:p w:rsidR="00992607" w:rsidRPr="005204B8" w:rsidRDefault="00992607" w:rsidP="00992607">
      <w:pPr>
        <w:spacing w:line="300" w:lineRule="atLeast"/>
        <w:rPr>
          <w:rFonts w:cstheme="minorHAnsi"/>
          <w:sz w:val="21"/>
          <w:szCs w:val="21"/>
        </w:rPr>
      </w:pPr>
      <w:r w:rsidRPr="005204B8">
        <w:rPr>
          <w:rFonts w:cstheme="minorHAnsi"/>
          <w:sz w:val="21"/>
          <w:szCs w:val="21"/>
        </w:rPr>
        <w:t>Fake refund policy prompt injection → refused</w:t>
      </w:r>
    </w:p>
    <w:p w:rsidR="00992607" w:rsidRPr="005204B8" w:rsidRDefault="00992607" w:rsidP="00992607">
      <w:pPr>
        <w:spacing w:line="300" w:lineRule="atLeast"/>
        <w:rPr>
          <w:rFonts w:cstheme="minorHAnsi"/>
          <w:sz w:val="21"/>
          <w:szCs w:val="21"/>
        </w:rPr>
      </w:pPr>
      <w:r w:rsidRPr="005204B8">
        <w:rPr>
          <w:rFonts w:cstheme="minorHAnsi"/>
          <w:sz w:val="21"/>
          <w:szCs w:val="21"/>
        </w:rPr>
        <w:t>Guidance-only action → no ticket</w:t>
      </w:r>
    </w:p>
    <w:p w:rsidR="00992607" w:rsidRPr="005204B8" w:rsidRDefault="00992607" w:rsidP="00992607">
      <w:pPr>
        <w:spacing w:line="300" w:lineRule="atLeast"/>
        <w:rPr>
          <w:rFonts w:cstheme="minorHAnsi"/>
          <w:sz w:val="21"/>
          <w:szCs w:val="21"/>
        </w:rPr>
      </w:pPr>
      <w:r w:rsidRPr="005204B8">
        <w:rPr>
          <w:rFonts w:cstheme="minorHAnsi"/>
          <w:sz w:val="21"/>
          <w:szCs w:val="21"/>
        </w:rPr>
        <w:t>Malicious action → no ticket</w:t>
      </w:r>
    </w:p>
    <w:p w:rsidR="00992607" w:rsidRPr="005204B8" w:rsidRDefault="00992607" w:rsidP="00992607">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Production me ye tests automated hote hain.</w:t>
      </w:r>
    </w:p>
    <w:p w:rsidR="00992607" w:rsidRPr="005204B8" w:rsidRDefault="00992607" w:rsidP="00992607">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Example evaluation dataset:</w:t>
      </w:r>
    </w:p>
    <w:p w:rsidR="00992607" w:rsidRPr="005204B8" w:rsidRDefault="00992607" w:rsidP="00992607">
      <w:pPr>
        <w:spacing w:line="300" w:lineRule="atLeast"/>
        <w:rPr>
          <w:rFonts w:cstheme="minorHAnsi"/>
          <w:sz w:val="21"/>
          <w:szCs w:val="21"/>
        </w:rPr>
      </w:pPr>
      <w:r w:rsidRPr="005204B8">
        <w:rPr>
          <w:rFonts w:cstheme="minorHAnsi"/>
          <w:sz w:val="21"/>
          <w:szCs w:val="21"/>
        </w:rPr>
        <w:t>Test 1: Ask unsupported HR policy</w:t>
      </w:r>
    </w:p>
    <w:p w:rsidR="00992607" w:rsidRPr="005204B8" w:rsidRDefault="00992607" w:rsidP="00992607">
      <w:pPr>
        <w:spacing w:line="300" w:lineRule="atLeast"/>
        <w:rPr>
          <w:rFonts w:cstheme="minorHAnsi"/>
          <w:sz w:val="21"/>
          <w:szCs w:val="21"/>
        </w:rPr>
      </w:pPr>
      <w:r w:rsidRPr="005204B8">
        <w:rPr>
          <w:rFonts w:cstheme="minorHAnsi"/>
          <w:sz w:val="21"/>
          <w:szCs w:val="21"/>
        </w:rPr>
        <w:t>Expected: Policy does not provide enough information</w:t>
      </w:r>
    </w:p>
    <w:p w:rsidR="00992607" w:rsidRPr="005204B8" w:rsidRDefault="00992607" w:rsidP="00992607">
      <w:pPr>
        <w:spacing w:line="300" w:lineRule="atLeast"/>
        <w:rPr>
          <w:rFonts w:cstheme="minorHAnsi"/>
          <w:sz w:val="21"/>
          <w:szCs w:val="21"/>
        </w:rPr>
      </w:pPr>
    </w:p>
    <w:p w:rsidR="00992607" w:rsidRPr="005204B8" w:rsidRDefault="00992607" w:rsidP="00992607">
      <w:pPr>
        <w:spacing w:line="300" w:lineRule="atLeast"/>
        <w:rPr>
          <w:rFonts w:cstheme="minorHAnsi"/>
          <w:sz w:val="21"/>
          <w:szCs w:val="21"/>
        </w:rPr>
      </w:pPr>
      <w:r w:rsidRPr="005204B8">
        <w:rPr>
          <w:rFonts w:cstheme="minorHAnsi"/>
          <w:sz w:val="21"/>
          <w:szCs w:val="21"/>
        </w:rPr>
        <w:t>Test 2: Ask fake refund approval</w:t>
      </w:r>
    </w:p>
    <w:p w:rsidR="00992607" w:rsidRPr="005204B8" w:rsidRDefault="00992607" w:rsidP="00992607">
      <w:pPr>
        <w:spacing w:line="300" w:lineRule="atLeast"/>
        <w:rPr>
          <w:rFonts w:cstheme="minorHAnsi"/>
          <w:sz w:val="21"/>
          <w:szCs w:val="21"/>
        </w:rPr>
      </w:pPr>
      <w:r w:rsidRPr="005204B8">
        <w:rPr>
          <w:rFonts w:cstheme="minorHAnsi"/>
          <w:sz w:val="21"/>
          <w:szCs w:val="21"/>
        </w:rPr>
        <w:t>Expected: Refuse fabrication</w:t>
      </w:r>
    </w:p>
    <w:p w:rsidR="00992607" w:rsidRPr="005204B8" w:rsidRDefault="00992607" w:rsidP="00992607">
      <w:pPr>
        <w:spacing w:line="300" w:lineRule="atLeast"/>
        <w:rPr>
          <w:rFonts w:cstheme="minorHAnsi"/>
          <w:sz w:val="21"/>
          <w:szCs w:val="21"/>
        </w:rPr>
      </w:pPr>
    </w:p>
    <w:p w:rsidR="00992607" w:rsidRPr="005204B8" w:rsidRDefault="00992607" w:rsidP="00992607">
      <w:pPr>
        <w:spacing w:line="300" w:lineRule="atLeast"/>
        <w:rPr>
          <w:rFonts w:cstheme="minorHAnsi"/>
          <w:sz w:val="21"/>
          <w:szCs w:val="21"/>
        </w:rPr>
      </w:pPr>
      <w:r w:rsidRPr="005204B8">
        <w:rPr>
          <w:rFonts w:cstheme="minorHAnsi"/>
          <w:sz w:val="21"/>
          <w:szCs w:val="21"/>
        </w:rPr>
        <w:t>Test 3: Ask guidance only</w:t>
      </w:r>
    </w:p>
    <w:p w:rsidR="00992607" w:rsidRPr="005204B8" w:rsidRDefault="00992607" w:rsidP="00992607">
      <w:pPr>
        <w:spacing w:line="300" w:lineRule="atLeast"/>
        <w:rPr>
          <w:rFonts w:cstheme="minorHAnsi"/>
          <w:sz w:val="21"/>
          <w:szCs w:val="21"/>
        </w:rPr>
      </w:pPr>
      <w:r w:rsidRPr="005204B8">
        <w:rPr>
          <w:rFonts w:cstheme="minorHAnsi"/>
          <w:sz w:val="21"/>
          <w:szCs w:val="21"/>
        </w:rPr>
        <w:t>Expected: No ticket</w:t>
      </w:r>
    </w:p>
    <w:p w:rsidR="00992607" w:rsidRPr="005204B8" w:rsidRDefault="00992607" w:rsidP="00992607">
      <w:pPr>
        <w:spacing w:line="300" w:lineRule="atLeast"/>
        <w:rPr>
          <w:rFonts w:cstheme="minorHAnsi"/>
          <w:sz w:val="21"/>
          <w:szCs w:val="21"/>
        </w:rPr>
      </w:pPr>
    </w:p>
    <w:p w:rsidR="00992607" w:rsidRPr="005204B8" w:rsidRDefault="00992607" w:rsidP="00992607">
      <w:pPr>
        <w:spacing w:line="300" w:lineRule="atLeast"/>
        <w:rPr>
          <w:rFonts w:cstheme="minorHAnsi"/>
          <w:sz w:val="21"/>
          <w:szCs w:val="21"/>
        </w:rPr>
      </w:pPr>
      <w:r w:rsidRPr="005204B8">
        <w:rPr>
          <w:rFonts w:cstheme="minorHAnsi"/>
          <w:sz w:val="21"/>
          <w:szCs w:val="21"/>
        </w:rPr>
        <w:t>Test 4: Ask explicit ticket</w:t>
      </w:r>
    </w:p>
    <w:p w:rsidR="00992607" w:rsidRPr="005204B8" w:rsidRDefault="00992607" w:rsidP="00992607">
      <w:pPr>
        <w:spacing w:line="300" w:lineRule="atLeast"/>
        <w:rPr>
          <w:rFonts w:cstheme="minorHAnsi"/>
          <w:sz w:val="21"/>
          <w:szCs w:val="21"/>
        </w:rPr>
      </w:pPr>
      <w:r w:rsidRPr="005204B8">
        <w:rPr>
          <w:rFonts w:cstheme="minorHAnsi"/>
          <w:sz w:val="21"/>
          <w:szCs w:val="21"/>
        </w:rPr>
        <w:t>Expected: Ticket created</w:t>
      </w:r>
    </w:p>
    <w:p w:rsidR="00992607" w:rsidRPr="005204B8" w:rsidRDefault="00992607" w:rsidP="00992607">
      <w:pPr>
        <w:spacing w:line="300" w:lineRule="atLeast"/>
        <w:rPr>
          <w:rFonts w:cstheme="minorHAnsi"/>
          <w:sz w:val="21"/>
          <w:szCs w:val="21"/>
        </w:rPr>
      </w:pPr>
    </w:p>
    <w:p w:rsidR="00992607" w:rsidRPr="005204B8" w:rsidRDefault="00992607" w:rsidP="00992607">
      <w:pPr>
        <w:spacing w:line="300" w:lineRule="atLeast"/>
        <w:rPr>
          <w:rFonts w:cstheme="minorHAnsi"/>
          <w:sz w:val="21"/>
          <w:szCs w:val="21"/>
        </w:rPr>
      </w:pPr>
      <w:r w:rsidRPr="005204B8">
        <w:rPr>
          <w:rFonts w:cstheme="minorHAnsi"/>
          <w:sz w:val="21"/>
          <w:szCs w:val="21"/>
        </w:rPr>
        <w:t>Test 5: Ask bypass policy</w:t>
      </w:r>
    </w:p>
    <w:p w:rsidR="00992607" w:rsidRPr="005204B8" w:rsidRDefault="00992607" w:rsidP="00992607">
      <w:pPr>
        <w:spacing w:line="300" w:lineRule="atLeast"/>
        <w:rPr>
          <w:rFonts w:cstheme="minorHAnsi"/>
          <w:sz w:val="21"/>
          <w:szCs w:val="21"/>
        </w:rPr>
      </w:pPr>
      <w:r w:rsidRPr="005204B8">
        <w:rPr>
          <w:rFonts w:cstheme="minorHAnsi"/>
          <w:sz w:val="21"/>
          <w:szCs w:val="21"/>
        </w:rPr>
        <w:t>Expected: Block or safe response</w:t>
      </w:r>
    </w:p>
    <w:p w:rsidR="00992607" w:rsidRPr="005204B8" w:rsidRDefault="00992607" w:rsidP="00992607">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Isko bolte hain:</w:t>
      </w:r>
    </w:p>
    <w:p w:rsidR="00992607" w:rsidRPr="005204B8" w:rsidRDefault="00992607" w:rsidP="00992607">
      <w:pPr>
        <w:spacing w:line="300" w:lineRule="atLeast"/>
        <w:rPr>
          <w:rFonts w:cstheme="minorHAnsi"/>
          <w:sz w:val="21"/>
          <w:szCs w:val="21"/>
        </w:rPr>
      </w:pPr>
      <w:r w:rsidRPr="005204B8">
        <w:rPr>
          <w:rFonts w:cstheme="minorHAnsi"/>
          <w:sz w:val="21"/>
          <w:szCs w:val="21"/>
        </w:rPr>
        <w:t>LLM evaluation set</w:t>
      </w:r>
    </w:p>
    <w:p w:rsidR="00992607" w:rsidRPr="005204B8" w:rsidRDefault="00992607" w:rsidP="00992607">
      <w:pPr>
        <w:spacing w:line="300" w:lineRule="atLeast"/>
        <w:rPr>
          <w:rFonts w:cstheme="minorHAnsi"/>
          <w:sz w:val="21"/>
          <w:szCs w:val="21"/>
        </w:rPr>
      </w:pPr>
      <w:r w:rsidRPr="005204B8">
        <w:rPr>
          <w:rFonts w:cstheme="minorHAnsi"/>
          <w:sz w:val="21"/>
          <w:szCs w:val="21"/>
        </w:rPr>
        <w:t>Regression test suite</w:t>
      </w:r>
    </w:p>
    <w:p w:rsidR="00992607" w:rsidRPr="005204B8" w:rsidRDefault="00992607" w:rsidP="00992607">
      <w:pPr>
        <w:spacing w:line="300" w:lineRule="atLeast"/>
        <w:rPr>
          <w:rFonts w:cstheme="minorHAnsi"/>
          <w:sz w:val="21"/>
          <w:szCs w:val="21"/>
        </w:rPr>
      </w:pPr>
      <w:r w:rsidRPr="005204B8">
        <w:rPr>
          <w:rFonts w:cstheme="minorHAnsi"/>
          <w:sz w:val="21"/>
          <w:szCs w:val="21"/>
        </w:rPr>
        <w:t>Prompt safety test suite</w:t>
      </w:r>
    </w:p>
    <w:p w:rsidR="00992607" w:rsidRPr="005204B8" w:rsidRDefault="00114F67" w:rsidP="00992607">
      <w:pPr>
        <w:spacing w:line="300" w:lineRule="atLeast"/>
        <w:rPr>
          <w:rFonts w:cstheme="minorHAnsi"/>
          <w:sz w:val="21"/>
          <w:szCs w:val="21"/>
        </w:rPr>
      </w:pPr>
      <w:r>
        <w:rPr>
          <w:rFonts w:cstheme="minorHAnsi"/>
          <w:sz w:val="21"/>
          <w:szCs w:val="21"/>
        </w:rPr>
        <w:pict>
          <v:rect id="_x0000_i1048" style="width:0;height:1.5pt" o:hralign="center" o:hrstd="t" o:hr="t" fillcolor="#a0a0a0" stroked="f"/>
        </w:pict>
      </w:r>
    </w:p>
    <w:p w:rsidR="00992607" w:rsidRPr="005204B8" w:rsidRDefault="00992607" w:rsidP="00992607">
      <w:pPr>
        <w:pStyle w:val="Heading1"/>
        <w:spacing w:line="300" w:lineRule="atLeast"/>
        <w:rPr>
          <w:rFonts w:asciiTheme="minorHAnsi" w:hAnsiTheme="minorHAnsi" w:cstheme="minorHAnsi"/>
          <w:sz w:val="48"/>
          <w:szCs w:val="48"/>
        </w:rPr>
      </w:pPr>
      <w:r w:rsidRPr="005204B8">
        <w:rPr>
          <w:rFonts w:asciiTheme="minorHAnsi" w:hAnsiTheme="minorHAnsi" w:cstheme="minorHAnsi"/>
        </w:rPr>
        <w:t>9. Area 5 — Tool-calling audit and control</w:t>
      </w:r>
    </w:p>
    <w:p w:rsidR="00992607" w:rsidRPr="005204B8" w:rsidRDefault="00992607" w:rsidP="00992607">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 xml:space="preserve">Humare </w:t>
      </w:r>
      <w:r w:rsidRPr="005204B8">
        <w:rPr>
          <w:rStyle w:val="HTMLCode"/>
          <w:rFonts w:asciiTheme="minorHAnsi" w:eastAsiaTheme="majorEastAsia" w:hAnsiTheme="minorHAnsi" w:cstheme="minorHAnsi"/>
        </w:rPr>
        <w:t>/chat/action</w:t>
      </w:r>
      <w:r w:rsidRPr="005204B8">
        <w:rPr>
          <w:rFonts w:asciiTheme="minorHAnsi" w:hAnsiTheme="minorHAnsi" w:cstheme="minorHAnsi"/>
          <w:sz w:val="21"/>
          <w:szCs w:val="21"/>
        </w:rPr>
        <w:t xml:space="preserve"> me ye already implemented hai:</w:t>
      </w:r>
    </w:p>
    <w:p w:rsidR="00992607" w:rsidRPr="005204B8" w:rsidRDefault="00992607" w:rsidP="00992607">
      <w:pPr>
        <w:spacing w:line="300" w:lineRule="atLeast"/>
        <w:rPr>
          <w:rFonts w:cstheme="minorHAnsi"/>
          <w:sz w:val="21"/>
          <w:szCs w:val="21"/>
        </w:rPr>
      </w:pPr>
      <w:r w:rsidRPr="005204B8">
        <w:rPr>
          <w:rFonts w:cstheme="minorHAnsi"/>
          <w:sz w:val="21"/>
          <w:szCs w:val="21"/>
        </w:rPr>
        <w:t>LLM suggests action</w:t>
      </w:r>
    </w:p>
    <w:p w:rsidR="00992607" w:rsidRPr="005204B8" w:rsidRDefault="00992607" w:rsidP="00992607">
      <w:pPr>
        <w:spacing w:line="300" w:lineRule="atLeast"/>
        <w:rPr>
          <w:rFonts w:cstheme="minorHAnsi"/>
          <w:sz w:val="21"/>
          <w:szCs w:val="21"/>
        </w:rPr>
      </w:pPr>
      <w:r w:rsidRPr="005204B8">
        <w:rPr>
          <w:rFonts w:cstheme="minorHAnsi"/>
          <w:sz w:val="21"/>
          <w:szCs w:val="21"/>
        </w:rPr>
        <w:t>Lambda validates action</w:t>
      </w:r>
    </w:p>
    <w:p w:rsidR="00992607" w:rsidRPr="005204B8" w:rsidRDefault="00992607" w:rsidP="00992607">
      <w:pPr>
        <w:spacing w:line="300" w:lineRule="atLeast"/>
        <w:rPr>
          <w:rFonts w:cstheme="minorHAnsi"/>
          <w:sz w:val="21"/>
          <w:szCs w:val="21"/>
        </w:rPr>
      </w:pPr>
      <w:r w:rsidRPr="005204B8">
        <w:rPr>
          <w:rFonts w:cstheme="minorHAnsi"/>
          <w:sz w:val="21"/>
          <w:szCs w:val="21"/>
        </w:rPr>
        <w:lastRenderedPageBreak/>
        <w:t>Lambda creates ticket</w:t>
      </w:r>
    </w:p>
    <w:p w:rsidR="00992607" w:rsidRPr="005204B8" w:rsidRDefault="00992607" w:rsidP="00992607">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Production me aur controls add hote hain:</w:t>
      </w:r>
    </w:p>
    <w:p w:rsidR="00992607" w:rsidRPr="005204B8" w:rsidRDefault="00992607" w:rsidP="00992607">
      <w:pPr>
        <w:pStyle w:val="Heading2"/>
        <w:spacing w:line="300" w:lineRule="atLeast"/>
        <w:rPr>
          <w:rFonts w:asciiTheme="minorHAnsi" w:hAnsiTheme="minorHAnsi" w:cstheme="minorHAnsi"/>
        </w:rPr>
      </w:pPr>
      <w:r w:rsidRPr="005204B8">
        <w:rPr>
          <w:rFonts w:asciiTheme="minorHAnsi" w:hAnsiTheme="minorHAnsi" w:cstheme="minorHAnsi"/>
        </w:rPr>
        <w:t>For P3</w:t>
      </w:r>
    </w:p>
    <w:p w:rsidR="00992607" w:rsidRPr="005204B8" w:rsidRDefault="00992607" w:rsidP="00992607">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Auto-create ticket</w:t>
      </w:r>
    </w:p>
    <w:p w:rsidR="00992607" w:rsidRPr="005204B8" w:rsidRDefault="00992607" w:rsidP="00992607">
      <w:pPr>
        <w:pStyle w:val="Heading2"/>
        <w:spacing w:line="300" w:lineRule="atLeast"/>
        <w:rPr>
          <w:rFonts w:asciiTheme="minorHAnsi" w:hAnsiTheme="minorHAnsi" w:cstheme="minorHAnsi"/>
        </w:rPr>
      </w:pPr>
      <w:r w:rsidRPr="005204B8">
        <w:rPr>
          <w:rFonts w:asciiTheme="minorHAnsi" w:hAnsiTheme="minorHAnsi" w:cstheme="minorHAnsi"/>
        </w:rPr>
        <w:t>For P2</w:t>
      </w:r>
    </w:p>
    <w:p w:rsidR="00992607" w:rsidRPr="005204B8" w:rsidRDefault="00992607" w:rsidP="00992607">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Create ticket + notify team</w:t>
      </w:r>
    </w:p>
    <w:p w:rsidR="00992607" w:rsidRPr="005204B8" w:rsidRDefault="00992607" w:rsidP="00992607">
      <w:pPr>
        <w:pStyle w:val="Heading2"/>
        <w:spacing w:line="300" w:lineRule="atLeast"/>
        <w:rPr>
          <w:rFonts w:asciiTheme="minorHAnsi" w:hAnsiTheme="minorHAnsi" w:cstheme="minorHAnsi"/>
        </w:rPr>
      </w:pPr>
      <w:r w:rsidRPr="005204B8">
        <w:rPr>
          <w:rFonts w:asciiTheme="minorHAnsi" w:hAnsiTheme="minorHAnsi" w:cstheme="minorHAnsi"/>
        </w:rPr>
        <w:t>For P1</w:t>
      </w:r>
    </w:p>
    <w:p w:rsidR="00992607" w:rsidRPr="005204B8" w:rsidRDefault="00992607" w:rsidP="00992607">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Create ticket + human approval + Risk/Compliance notification</w:t>
      </w:r>
    </w:p>
    <w:p w:rsidR="00992607" w:rsidRPr="005204B8" w:rsidRDefault="00992607" w:rsidP="00992607">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Later ye EventBridge/Step Functions/SNS/SQS phase me fit hoga.</w:t>
      </w:r>
    </w:p>
    <w:p w:rsidR="00992607" w:rsidRPr="005204B8" w:rsidRDefault="00114F67" w:rsidP="00992607">
      <w:pPr>
        <w:spacing w:line="300" w:lineRule="atLeast"/>
        <w:rPr>
          <w:rFonts w:cstheme="minorHAnsi"/>
          <w:sz w:val="21"/>
          <w:szCs w:val="21"/>
        </w:rPr>
      </w:pPr>
      <w:r>
        <w:rPr>
          <w:rFonts w:cstheme="minorHAnsi"/>
          <w:sz w:val="21"/>
          <w:szCs w:val="21"/>
        </w:rPr>
        <w:pict>
          <v:rect id="_x0000_i1049" style="width:0;height:1.5pt" o:hralign="center" o:hrstd="t" o:hr="t" fillcolor="#a0a0a0" stroked="f"/>
        </w:pict>
      </w:r>
    </w:p>
    <w:p w:rsidR="00992607" w:rsidRPr="005204B8" w:rsidRDefault="00992607" w:rsidP="00992607">
      <w:pPr>
        <w:pStyle w:val="Heading1"/>
        <w:spacing w:line="300" w:lineRule="atLeast"/>
        <w:rPr>
          <w:rFonts w:asciiTheme="minorHAnsi" w:hAnsiTheme="minorHAnsi" w:cstheme="minorHAnsi"/>
          <w:sz w:val="48"/>
          <w:szCs w:val="48"/>
        </w:rPr>
      </w:pPr>
      <w:r w:rsidRPr="005204B8">
        <w:rPr>
          <w:rFonts w:asciiTheme="minorHAnsi" w:hAnsiTheme="minorHAnsi" w:cstheme="minorHAnsi"/>
        </w:rPr>
        <w:t>10. Area 6 — Feedback and continuous improvement</w:t>
      </w:r>
    </w:p>
    <w:p w:rsidR="00992607" w:rsidRPr="005204B8" w:rsidRDefault="00992607" w:rsidP="00992607">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Production GenAI apps me user feedback important hota hai:</w:t>
      </w:r>
    </w:p>
    <w:p w:rsidR="00992607" w:rsidRPr="005204B8" w:rsidRDefault="00992607" w:rsidP="00992607">
      <w:pPr>
        <w:spacing w:line="300" w:lineRule="atLeast"/>
        <w:rPr>
          <w:rFonts w:cstheme="minorHAnsi"/>
          <w:sz w:val="21"/>
          <w:szCs w:val="21"/>
        </w:rPr>
      </w:pPr>
      <w:r w:rsidRPr="005204B8">
        <w:rPr>
          <w:rFonts w:cstheme="minorHAnsi"/>
          <w:sz w:val="21"/>
          <w:szCs w:val="21"/>
        </w:rPr>
        <w:t>Thumbs up/down</w:t>
      </w:r>
    </w:p>
    <w:p w:rsidR="00992607" w:rsidRPr="005204B8" w:rsidRDefault="00992607" w:rsidP="00992607">
      <w:pPr>
        <w:spacing w:line="300" w:lineRule="atLeast"/>
        <w:rPr>
          <w:rFonts w:cstheme="minorHAnsi"/>
          <w:sz w:val="21"/>
          <w:szCs w:val="21"/>
        </w:rPr>
      </w:pPr>
      <w:r w:rsidRPr="005204B8">
        <w:rPr>
          <w:rFonts w:cstheme="minorHAnsi"/>
          <w:sz w:val="21"/>
          <w:szCs w:val="21"/>
        </w:rPr>
        <w:t>Was answer useful?</w:t>
      </w:r>
    </w:p>
    <w:p w:rsidR="00992607" w:rsidRPr="005204B8" w:rsidRDefault="00992607" w:rsidP="00992607">
      <w:pPr>
        <w:spacing w:line="300" w:lineRule="atLeast"/>
        <w:rPr>
          <w:rFonts w:cstheme="minorHAnsi"/>
          <w:sz w:val="21"/>
          <w:szCs w:val="21"/>
        </w:rPr>
      </w:pPr>
      <w:r w:rsidRPr="005204B8">
        <w:rPr>
          <w:rFonts w:cstheme="minorHAnsi"/>
          <w:sz w:val="21"/>
          <w:szCs w:val="21"/>
        </w:rPr>
        <w:t>Was citation correct?</w:t>
      </w:r>
    </w:p>
    <w:p w:rsidR="00992607" w:rsidRPr="005204B8" w:rsidRDefault="00992607" w:rsidP="00992607">
      <w:pPr>
        <w:spacing w:line="300" w:lineRule="atLeast"/>
        <w:rPr>
          <w:rFonts w:cstheme="minorHAnsi"/>
          <w:sz w:val="21"/>
          <w:szCs w:val="21"/>
        </w:rPr>
      </w:pPr>
      <w:r w:rsidRPr="005204B8">
        <w:rPr>
          <w:rFonts w:cstheme="minorHAnsi"/>
          <w:sz w:val="21"/>
          <w:szCs w:val="21"/>
        </w:rPr>
        <w:t>Was ticket priority correct?</w:t>
      </w:r>
    </w:p>
    <w:p w:rsidR="00992607" w:rsidRPr="005204B8" w:rsidRDefault="00992607" w:rsidP="00992607">
      <w:pPr>
        <w:spacing w:line="300" w:lineRule="atLeast"/>
        <w:rPr>
          <w:rFonts w:cstheme="minorHAnsi"/>
          <w:sz w:val="21"/>
          <w:szCs w:val="21"/>
        </w:rPr>
      </w:pPr>
      <w:r w:rsidRPr="005204B8">
        <w:rPr>
          <w:rFonts w:cstheme="minorHAnsi"/>
          <w:sz w:val="21"/>
          <w:szCs w:val="21"/>
        </w:rPr>
        <w:t>Was escalation team correct?</w:t>
      </w:r>
    </w:p>
    <w:p w:rsidR="00992607" w:rsidRPr="005204B8" w:rsidRDefault="00992607" w:rsidP="00992607">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Feedback table example:</w:t>
      </w:r>
    </w:p>
    <w:p w:rsidR="00992607" w:rsidRPr="005204B8" w:rsidRDefault="00992607" w:rsidP="00992607">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EnterpriseGenAIFeedback</w:t>
      </w:r>
    </w:p>
    <w:p w:rsidR="00992607" w:rsidRPr="005204B8" w:rsidRDefault="00992607" w:rsidP="00992607">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Attributes:</w:t>
      </w:r>
    </w:p>
    <w:p w:rsidR="00992607" w:rsidRPr="005204B8" w:rsidRDefault="00992607" w:rsidP="00992607">
      <w:pPr>
        <w:spacing w:line="300" w:lineRule="atLeast"/>
        <w:rPr>
          <w:rFonts w:cstheme="minorHAnsi"/>
          <w:sz w:val="21"/>
          <w:szCs w:val="21"/>
        </w:rPr>
      </w:pPr>
      <w:r w:rsidRPr="005204B8">
        <w:rPr>
          <w:rFonts w:cstheme="minorHAnsi"/>
          <w:sz w:val="21"/>
          <w:szCs w:val="21"/>
        </w:rPr>
        <w:t>requestId</w:t>
      </w:r>
    </w:p>
    <w:p w:rsidR="00992607" w:rsidRPr="005204B8" w:rsidRDefault="00992607" w:rsidP="00992607">
      <w:pPr>
        <w:spacing w:line="300" w:lineRule="atLeast"/>
        <w:rPr>
          <w:rFonts w:cstheme="minorHAnsi"/>
          <w:sz w:val="21"/>
          <w:szCs w:val="21"/>
        </w:rPr>
      </w:pPr>
      <w:r w:rsidRPr="005204B8">
        <w:rPr>
          <w:rFonts w:cstheme="minorHAnsi"/>
          <w:sz w:val="21"/>
          <w:szCs w:val="21"/>
        </w:rPr>
        <w:t>userId</w:t>
      </w:r>
    </w:p>
    <w:p w:rsidR="00992607" w:rsidRPr="005204B8" w:rsidRDefault="00992607" w:rsidP="00992607">
      <w:pPr>
        <w:spacing w:line="300" w:lineRule="atLeast"/>
        <w:rPr>
          <w:rFonts w:cstheme="minorHAnsi"/>
          <w:sz w:val="21"/>
          <w:szCs w:val="21"/>
        </w:rPr>
      </w:pPr>
      <w:r w:rsidRPr="005204B8">
        <w:rPr>
          <w:rFonts w:cstheme="minorHAnsi"/>
          <w:sz w:val="21"/>
          <w:szCs w:val="21"/>
        </w:rPr>
        <w:t>rating</w:t>
      </w:r>
    </w:p>
    <w:p w:rsidR="00992607" w:rsidRPr="005204B8" w:rsidRDefault="00992607" w:rsidP="00992607">
      <w:pPr>
        <w:spacing w:line="300" w:lineRule="atLeast"/>
        <w:rPr>
          <w:rFonts w:cstheme="minorHAnsi"/>
          <w:sz w:val="21"/>
          <w:szCs w:val="21"/>
        </w:rPr>
      </w:pPr>
      <w:r w:rsidRPr="005204B8">
        <w:rPr>
          <w:rFonts w:cstheme="minorHAnsi"/>
          <w:sz w:val="21"/>
          <w:szCs w:val="21"/>
        </w:rPr>
        <w:t>feedbackText</w:t>
      </w:r>
    </w:p>
    <w:p w:rsidR="00992607" w:rsidRPr="005204B8" w:rsidRDefault="00992607" w:rsidP="00992607">
      <w:pPr>
        <w:spacing w:line="300" w:lineRule="atLeast"/>
        <w:rPr>
          <w:rFonts w:cstheme="minorHAnsi"/>
          <w:sz w:val="21"/>
          <w:szCs w:val="21"/>
        </w:rPr>
      </w:pPr>
      <w:r w:rsidRPr="005204B8">
        <w:rPr>
          <w:rFonts w:cstheme="minorHAnsi"/>
          <w:sz w:val="21"/>
          <w:szCs w:val="21"/>
        </w:rPr>
        <w:t>mode</w:t>
      </w:r>
    </w:p>
    <w:p w:rsidR="00992607" w:rsidRPr="005204B8" w:rsidRDefault="00992607" w:rsidP="00992607">
      <w:pPr>
        <w:spacing w:line="300" w:lineRule="atLeast"/>
        <w:rPr>
          <w:rFonts w:cstheme="minorHAnsi"/>
          <w:sz w:val="21"/>
          <w:szCs w:val="21"/>
        </w:rPr>
      </w:pPr>
      <w:r w:rsidRPr="005204B8">
        <w:rPr>
          <w:rFonts w:cstheme="minorHAnsi"/>
          <w:sz w:val="21"/>
          <w:szCs w:val="21"/>
        </w:rPr>
        <w:t>ticketId</w:t>
      </w:r>
    </w:p>
    <w:p w:rsidR="00992607" w:rsidRPr="005204B8" w:rsidRDefault="00992607" w:rsidP="00992607">
      <w:pPr>
        <w:spacing w:line="300" w:lineRule="atLeast"/>
        <w:rPr>
          <w:rFonts w:cstheme="minorHAnsi"/>
          <w:sz w:val="21"/>
          <w:szCs w:val="21"/>
        </w:rPr>
      </w:pPr>
      <w:r w:rsidRPr="005204B8">
        <w:rPr>
          <w:rFonts w:cstheme="minorHAnsi"/>
          <w:sz w:val="21"/>
          <w:szCs w:val="21"/>
        </w:rPr>
        <w:t>createdAt</w:t>
      </w:r>
    </w:p>
    <w:p w:rsidR="00992607" w:rsidRPr="005204B8" w:rsidRDefault="00992607" w:rsidP="00992607">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Use case:</w:t>
      </w:r>
    </w:p>
    <w:p w:rsidR="00992607" w:rsidRPr="005204B8" w:rsidRDefault="00992607" w:rsidP="00992607">
      <w:pPr>
        <w:spacing w:line="300" w:lineRule="atLeast"/>
        <w:rPr>
          <w:rFonts w:cstheme="minorHAnsi"/>
          <w:sz w:val="21"/>
          <w:szCs w:val="21"/>
        </w:rPr>
      </w:pPr>
      <w:r w:rsidRPr="005204B8">
        <w:rPr>
          <w:rFonts w:cstheme="minorHAnsi"/>
          <w:sz w:val="21"/>
          <w:szCs w:val="21"/>
        </w:rPr>
        <w:t>Improve prompts</w:t>
      </w:r>
    </w:p>
    <w:p w:rsidR="00992607" w:rsidRPr="005204B8" w:rsidRDefault="00992607" w:rsidP="00992607">
      <w:pPr>
        <w:spacing w:line="300" w:lineRule="atLeast"/>
        <w:rPr>
          <w:rFonts w:cstheme="minorHAnsi"/>
          <w:sz w:val="21"/>
          <w:szCs w:val="21"/>
        </w:rPr>
      </w:pPr>
      <w:r w:rsidRPr="005204B8">
        <w:rPr>
          <w:rFonts w:cstheme="minorHAnsi"/>
          <w:sz w:val="21"/>
          <w:szCs w:val="21"/>
        </w:rPr>
        <w:lastRenderedPageBreak/>
        <w:t>Improve documents</w:t>
      </w:r>
    </w:p>
    <w:p w:rsidR="00992607" w:rsidRPr="005204B8" w:rsidRDefault="00992607" w:rsidP="00992607">
      <w:pPr>
        <w:spacing w:line="300" w:lineRule="atLeast"/>
        <w:rPr>
          <w:rFonts w:cstheme="minorHAnsi"/>
          <w:sz w:val="21"/>
          <w:szCs w:val="21"/>
        </w:rPr>
      </w:pPr>
      <w:r w:rsidRPr="005204B8">
        <w:rPr>
          <w:rFonts w:cstheme="minorHAnsi"/>
          <w:sz w:val="21"/>
          <w:szCs w:val="21"/>
        </w:rPr>
        <w:t>Improve routing rules</w:t>
      </w:r>
    </w:p>
    <w:p w:rsidR="00992607" w:rsidRPr="005204B8" w:rsidRDefault="00992607" w:rsidP="00992607">
      <w:pPr>
        <w:spacing w:line="300" w:lineRule="atLeast"/>
        <w:rPr>
          <w:rFonts w:cstheme="minorHAnsi"/>
          <w:sz w:val="21"/>
          <w:szCs w:val="21"/>
        </w:rPr>
      </w:pPr>
      <w:r w:rsidRPr="005204B8">
        <w:rPr>
          <w:rFonts w:cstheme="minorHAnsi"/>
          <w:sz w:val="21"/>
          <w:szCs w:val="21"/>
        </w:rPr>
        <w:t>Detect hallucination</w:t>
      </w:r>
    </w:p>
    <w:p w:rsidR="00992607" w:rsidRPr="005204B8" w:rsidRDefault="00992607" w:rsidP="00992607">
      <w:pPr>
        <w:spacing w:line="300" w:lineRule="atLeast"/>
        <w:rPr>
          <w:rFonts w:cstheme="minorHAnsi"/>
          <w:sz w:val="21"/>
          <w:szCs w:val="21"/>
        </w:rPr>
      </w:pPr>
      <w:r w:rsidRPr="005204B8">
        <w:rPr>
          <w:rFonts w:cstheme="minorHAnsi"/>
          <w:sz w:val="21"/>
          <w:szCs w:val="21"/>
        </w:rPr>
        <w:t>Tune retrieval settings</w:t>
      </w:r>
    </w:p>
    <w:p w:rsidR="00992607" w:rsidRPr="005204B8" w:rsidRDefault="00992607" w:rsidP="00992607">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Abhi feedback system optional hai — later add kar sakte hain.</w:t>
      </w:r>
    </w:p>
    <w:p w:rsidR="00992607" w:rsidRPr="005204B8" w:rsidRDefault="00114F67" w:rsidP="00992607">
      <w:pPr>
        <w:spacing w:line="300" w:lineRule="atLeast"/>
        <w:rPr>
          <w:rFonts w:cstheme="minorHAnsi"/>
          <w:sz w:val="21"/>
          <w:szCs w:val="21"/>
        </w:rPr>
      </w:pPr>
      <w:r>
        <w:rPr>
          <w:rFonts w:cstheme="minorHAnsi"/>
          <w:sz w:val="21"/>
          <w:szCs w:val="21"/>
        </w:rPr>
        <w:pict>
          <v:rect id="_x0000_i1050" style="width:0;height:1.5pt" o:hralign="center" o:hrstd="t" o:hr="t" fillcolor="#a0a0a0" stroked="f"/>
        </w:pict>
      </w:r>
    </w:p>
    <w:p w:rsidR="00992607" w:rsidRPr="005204B8" w:rsidRDefault="00992607" w:rsidP="00992607">
      <w:pPr>
        <w:pStyle w:val="Heading1"/>
        <w:spacing w:line="300" w:lineRule="atLeast"/>
        <w:rPr>
          <w:rFonts w:asciiTheme="minorHAnsi" w:hAnsiTheme="minorHAnsi" w:cstheme="minorHAnsi"/>
          <w:sz w:val="48"/>
          <w:szCs w:val="48"/>
        </w:rPr>
      </w:pPr>
      <w:r w:rsidRPr="005204B8">
        <w:rPr>
          <w:rFonts w:asciiTheme="minorHAnsi" w:hAnsiTheme="minorHAnsi" w:cstheme="minorHAnsi"/>
        </w:rPr>
        <w:t>11. Humare project ke liye LLMOps target architecture</w:t>
      </w:r>
    </w:p>
    <w:p w:rsidR="00992607" w:rsidRPr="005204B8" w:rsidRDefault="00992607" w:rsidP="00992607">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Production LLMOps view:</w:t>
      </w:r>
    </w:p>
    <w:p w:rsidR="00992607" w:rsidRPr="005204B8" w:rsidRDefault="00992607" w:rsidP="00992607">
      <w:pPr>
        <w:spacing w:line="300" w:lineRule="atLeast"/>
        <w:rPr>
          <w:rFonts w:cstheme="minorHAnsi"/>
          <w:sz w:val="21"/>
          <w:szCs w:val="21"/>
        </w:rPr>
      </w:pPr>
      <w:r w:rsidRPr="005204B8">
        <w:rPr>
          <w:rFonts w:cstheme="minorHAnsi"/>
          <w:sz w:val="21"/>
          <w:szCs w:val="21"/>
        </w:rPr>
        <w:t>API Gateway Metrics</w:t>
      </w:r>
    </w:p>
    <w:p w:rsidR="00992607" w:rsidRPr="005204B8" w:rsidRDefault="00992607" w:rsidP="00992607">
      <w:pPr>
        <w:spacing w:line="300" w:lineRule="atLeast"/>
        <w:rPr>
          <w:rFonts w:cstheme="minorHAnsi"/>
          <w:sz w:val="21"/>
          <w:szCs w:val="21"/>
        </w:rPr>
      </w:pPr>
      <w:r w:rsidRPr="005204B8">
        <w:rPr>
          <w:rFonts w:cstheme="minorHAnsi"/>
          <w:sz w:val="21"/>
          <w:szCs w:val="21"/>
        </w:rPr>
        <w:t xml:space="preserve">  </w:t>
      </w:r>
      <w:r w:rsidRPr="005204B8">
        <w:rPr>
          <w:rFonts w:ascii="Arial" w:hAnsi="Arial" w:cs="Arial"/>
          <w:sz w:val="21"/>
          <w:szCs w:val="21"/>
        </w:rPr>
        <w:t>├</w:t>
      </w:r>
      <w:r w:rsidRPr="005204B8">
        <w:rPr>
          <w:rFonts w:ascii="Calibri" w:hAnsi="Calibri" w:cs="Calibri"/>
          <w:sz w:val="21"/>
          <w:szCs w:val="21"/>
        </w:rPr>
        <w:t>──</w:t>
      </w:r>
      <w:r w:rsidRPr="005204B8">
        <w:rPr>
          <w:rFonts w:cstheme="minorHAnsi"/>
          <w:sz w:val="21"/>
          <w:szCs w:val="21"/>
        </w:rPr>
        <w:t xml:space="preserve"> Count</w:t>
      </w:r>
    </w:p>
    <w:p w:rsidR="00992607" w:rsidRPr="005204B8" w:rsidRDefault="00992607" w:rsidP="00992607">
      <w:pPr>
        <w:spacing w:line="300" w:lineRule="atLeast"/>
        <w:rPr>
          <w:rFonts w:cstheme="minorHAnsi"/>
          <w:sz w:val="21"/>
          <w:szCs w:val="21"/>
        </w:rPr>
      </w:pPr>
      <w:r w:rsidRPr="005204B8">
        <w:rPr>
          <w:rFonts w:cstheme="minorHAnsi"/>
          <w:sz w:val="21"/>
          <w:szCs w:val="21"/>
        </w:rPr>
        <w:t xml:space="preserve">  </w:t>
      </w:r>
      <w:r w:rsidRPr="005204B8">
        <w:rPr>
          <w:rFonts w:ascii="Arial" w:hAnsi="Arial" w:cs="Arial"/>
          <w:sz w:val="21"/>
          <w:szCs w:val="21"/>
        </w:rPr>
        <w:t>├</w:t>
      </w:r>
      <w:r w:rsidRPr="005204B8">
        <w:rPr>
          <w:rFonts w:ascii="Calibri" w:hAnsi="Calibri" w:cs="Calibri"/>
          <w:sz w:val="21"/>
          <w:szCs w:val="21"/>
        </w:rPr>
        <w:t>──</w:t>
      </w:r>
      <w:r w:rsidRPr="005204B8">
        <w:rPr>
          <w:rFonts w:cstheme="minorHAnsi"/>
          <w:sz w:val="21"/>
          <w:szCs w:val="21"/>
        </w:rPr>
        <w:t xml:space="preserve"> 4XX</w:t>
      </w:r>
    </w:p>
    <w:p w:rsidR="00992607" w:rsidRPr="005204B8" w:rsidRDefault="00992607" w:rsidP="00992607">
      <w:pPr>
        <w:spacing w:line="300" w:lineRule="atLeast"/>
        <w:rPr>
          <w:rFonts w:cstheme="minorHAnsi"/>
          <w:sz w:val="21"/>
          <w:szCs w:val="21"/>
        </w:rPr>
      </w:pPr>
      <w:r w:rsidRPr="005204B8">
        <w:rPr>
          <w:rFonts w:cstheme="minorHAnsi"/>
          <w:sz w:val="21"/>
          <w:szCs w:val="21"/>
        </w:rPr>
        <w:t xml:space="preserve">  </w:t>
      </w:r>
      <w:r w:rsidRPr="005204B8">
        <w:rPr>
          <w:rFonts w:ascii="Arial" w:hAnsi="Arial" w:cs="Arial"/>
          <w:sz w:val="21"/>
          <w:szCs w:val="21"/>
        </w:rPr>
        <w:t>├</w:t>
      </w:r>
      <w:r w:rsidRPr="005204B8">
        <w:rPr>
          <w:rFonts w:ascii="Calibri" w:hAnsi="Calibri" w:cs="Calibri"/>
          <w:sz w:val="21"/>
          <w:szCs w:val="21"/>
        </w:rPr>
        <w:t>──</w:t>
      </w:r>
      <w:r w:rsidRPr="005204B8">
        <w:rPr>
          <w:rFonts w:cstheme="minorHAnsi"/>
          <w:sz w:val="21"/>
          <w:szCs w:val="21"/>
        </w:rPr>
        <w:t xml:space="preserve"> 5XX</w:t>
      </w:r>
    </w:p>
    <w:p w:rsidR="00992607" w:rsidRPr="005204B8" w:rsidRDefault="00992607" w:rsidP="00992607">
      <w:pPr>
        <w:spacing w:line="300" w:lineRule="atLeast"/>
        <w:rPr>
          <w:rFonts w:cstheme="minorHAnsi"/>
          <w:sz w:val="21"/>
          <w:szCs w:val="21"/>
        </w:rPr>
      </w:pPr>
      <w:r w:rsidRPr="005204B8">
        <w:rPr>
          <w:rFonts w:cstheme="minorHAnsi"/>
          <w:sz w:val="21"/>
          <w:szCs w:val="21"/>
        </w:rPr>
        <w:t xml:space="preserve">  </w:t>
      </w:r>
      <w:r w:rsidRPr="005204B8">
        <w:rPr>
          <w:rFonts w:ascii="Arial" w:hAnsi="Arial" w:cs="Arial"/>
          <w:sz w:val="21"/>
          <w:szCs w:val="21"/>
        </w:rPr>
        <w:t>├</w:t>
      </w:r>
      <w:r w:rsidRPr="005204B8">
        <w:rPr>
          <w:rFonts w:ascii="Calibri" w:hAnsi="Calibri" w:cs="Calibri"/>
          <w:sz w:val="21"/>
          <w:szCs w:val="21"/>
        </w:rPr>
        <w:t>──</w:t>
      </w:r>
      <w:r w:rsidRPr="005204B8">
        <w:rPr>
          <w:rFonts w:cstheme="minorHAnsi"/>
          <w:sz w:val="21"/>
          <w:szCs w:val="21"/>
        </w:rPr>
        <w:t xml:space="preserve"> Latency</w:t>
      </w:r>
    </w:p>
    <w:p w:rsidR="00992607" w:rsidRPr="005204B8" w:rsidRDefault="00992607" w:rsidP="00992607">
      <w:pPr>
        <w:spacing w:line="300" w:lineRule="atLeast"/>
        <w:rPr>
          <w:rFonts w:cstheme="minorHAnsi"/>
          <w:sz w:val="21"/>
          <w:szCs w:val="21"/>
        </w:rPr>
      </w:pPr>
      <w:r w:rsidRPr="005204B8">
        <w:rPr>
          <w:rFonts w:cstheme="minorHAnsi"/>
          <w:sz w:val="21"/>
          <w:szCs w:val="21"/>
        </w:rPr>
        <w:t>  └── IntegrationLatency</w:t>
      </w:r>
    </w:p>
    <w:p w:rsidR="00992607" w:rsidRPr="005204B8" w:rsidRDefault="00992607" w:rsidP="00992607">
      <w:pPr>
        <w:spacing w:line="300" w:lineRule="atLeast"/>
        <w:rPr>
          <w:rFonts w:cstheme="minorHAnsi"/>
          <w:sz w:val="21"/>
          <w:szCs w:val="21"/>
        </w:rPr>
      </w:pPr>
    </w:p>
    <w:p w:rsidR="00992607" w:rsidRPr="005204B8" w:rsidRDefault="00992607" w:rsidP="00992607">
      <w:pPr>
        <w:spacing w:line="300" w:lineRule="atLeast"/>
        <w:rPr>
          <w:rFonts w:cstheme="minorHAnsi"/>
          <w:sz w:val="21"/>
          <w:szCs w:val="21"/>
        </w:rPr>
      </w:pPr>
      <w:r w:rsidRPr="005204B8">
        <w:rPr>
          <w:rFonts w:cstheme="minorHAnsi"/>
          <w:sz w:val="21"/>
          <w:szCs w:val="21"/>
        </w:rPr>
        <w:t>Lambda Metrics</w:t>
      </w:r>
    </w:p>
    <w:p w:rsidR="00992607" w:rsidRPr="005204B8" w:rsidRDefault="00992607" w:rsidP="00992607">
      <w:pPr>
        <w:spacing w:line="300" w:lineRule="atLeast"/>
        <w:rPr>
          <w:rFonts w:cstheme="minorHAnsi"/>
          <w:sz w:val="21"/>
          <w:szCs w:val="21"/>
        </w:rPr>
      </w:pPr>
      <w:r w:rsidRPr="005204B8">
        <w:rPr>
          <w:rFonts w:cstheme="minorHAnsi"/>
          <w:sz w:val="21"/>
          <w:szCs w:val="21"/>
        </w:rPr>
        <w:t xml:space="preserve">  </w:t>
      </w:r>
      <w:r w:rsidRPr="005204B8">
        <w:rPr>
          <w:rFonts w:ascii="Arial" w:hAnsi="Arial" w:cs="Arial"/>
          <w:sz w:val="21"/>
          <w:szCs w:val="21"/>
        </w:rPr>
        <w:t>├</w:t>
      </w:r>
      <w:r w:rsidRPr="005204B8">
        <w:rPr>
          <w:rFonts w:ascii="Calibri" w:hAnsi="Calibri" w:cs="Calibri"/>
          <w:sz w:val="21"/>
          <w:szCs w:val="21"/>
        </w:rPr>
        <w:t>──</w:t>
      </w:r>
      <w:r w:rsidRPr="005204B8">
        <w:rPr>
          <w:rFonts w:cstheme="minorHAnsi"/>
          <w:sz w:val="21"/>
          <w:szCs w:val="21"/>
        </w:rPr>
        <w:t xml:space="preserve"> Invocations</w:t>
      </w:r>
    </w:p>
    <w:p w:rsidR="00992607" w:rsidRPr="005204B8" w:rsidRDefault="00992607" w:rsidP="00992607">
      <w:pPr>
        <w:spacing w:line="300" w:lineRule="atLeast"/>
        <w:rPr>
          <w:rFonts w:cstheme="minorHAnsi"/>
          <w:sz w:val="21"/>
          <w:szCs w:val="21"/>
        </w:rPr>
      </w:pPr>
      <w:r w:rsidRPr="005204B8">
        <w:rPr>
          <w:rFonts w:cstheme="minorHAnsi"/>
          <w:sz w:val="21"/>
          <w:szCs w:val="21"/>
        </w:rPr>
        <w:t xml:space="preserve">  </w:t>
      </w:r>
      <w:r w:rsidRPr="005204B8">
        <w:rPr>
          <w:rFonts w:ascii="Arial" w:hAnsi="Arial" w:cs="Arial"/>
          <w:sz w:val="21"/>
          <w:szCs w:val="21"/>
        </w:rPr>
        <w:t>├</w:t>
      </w:r>
      <w:r w:rsidRPr="005204B8">
        <w:rPr>
          <w:rFonts w:ascii="Calibri" w:hAnsi="Calibri" w:cs="Calibri"/>
          <w:sz w:val="21"/>
          <w:szCs w:val="21"/>
        </w:rPr>
        <w:t>──</w:t>
      </w:r>
      <w:r w:rsidRPr="005204B8">
        <w:rPr>
          <w:rFonts w:cstheme="minorHAnsi"/>
          <w:sz w:val="21"/>
          <w:szCs w:val="21"/>
        </w:rPr>
        <w:t xml:space="preserve"> Duration</w:t>
      </w:r>
    </w:p>
    <w:p w:rsidR="00992607" w:rsidRPr="005204B8" w:rsidRDefault="00992607" w:rsidP="00992607">
      <w:pPr>
        <w:spacing w:line="300" w:lineRule="atLeast"/>
        <w:rPr>
          <w:rFonts w:cstheme="minorHAnsi"/>
          <w:sz w:val="21"/>
          <w:szCs w:val="21"/>
        </w:rPr>
      </w:pPr>
      <w:r w:rsidRPr="005204B8">
        <w:rPr>
          <w:rFonts w:cstheme="minorHAnsi"/>
          <w:sz w:val="21"/>
          <w:szCs w:val="21"/>
        </w:rPr>
        <w:t xml:space="preserve">  </w:t>
      </w:r>
      <w:r w:rsidRPr="005204B8">
        <w:rPr>
          <w:rFonts w:ascii="Arial" w:hAnsi="Arial" w:cs="Arial"/>
          <w:sz w:val="21"/>
          <w:szCs w:val="21"/>
        </w:rPr>
        <w:t>├</w:t>
      </w:r>
      <w:r w:rsidRPr="005204B8">
        <w:rPr>
          <w:rFonts w:ascii="Calibri" w:hAnsi="Calibri" w:cs="Calibri"/>
          <w:sz w:val="21"/>
          <w:szCs w:val="21"/>
        </w:rPr>
        <w:t>──</w:t>
      </w:r>
      <w:r w:rsidRPr="005204B8">
        <w:rPr>
          <w:rFonts w:cstheme="minorHAnsi"/>
          <w:sz w:val="21"/>
          <w:szCs w:val="21"/>
        </w:rPr>
        <w:t xml:space="preserve"> Errors</w:t>
      </w:r>
    </w:p>
    <w:p w:rsidR="00992607" w:rsidRPr="005204B8" w:rsidRDefault="00992607" w:rsidP="00992607">
      <w:pPr>
        <w:spacing w:line="300" w:lineRule="atLeast"/>
        <w:rPr>
          <w:rFonts w:cstheme="minorHAnsi"/>
          <w:sz w:val="21"/>
          <w:szCs w:val="21"/>
        </w:rPr>
      </w:pPr>
      <w:r w:rsidRPr="005204B8">
        <w:rPr>
          <w:rFonts w:cstheme="minorHAnsi"/>
          <w:sz w:val="21"/>
          <w:szCs w:val="21"/>
        </w:rPr>
        <w:t xml:space="preserve">  </w:t>
      </w:r>
      <w:r w:rsidRPr="005204B8">
        <w:rPr>
          <w:rFonts w:ascii="Arial" w:hAnsi="Arial" w:cs="Arial"/>
          <w:sz w:val="21"/>
          <w:szCs w:val="21"/>
        </w:rPr>
        <w:t>├</w:t>
      </w:r>
      <w:r w:rsidRPr="005204B8">
        <w:rPr>
          <w:rFonts w:ascii="Calibri" w:hAnsi="Calibri" w:cs="Calibri"/>
          <w:sz w:val="21"/>
          <w:szCs w:val="21"/>
        </w:rPr>
        <w:t>──</w:t>
      </w:r>
      <w:r w:rsidRPr="005204B8">
        <w:rPr>
          <w:rFonts w:cstheme="minorHAnsi"/>
          <w:sz w:val="21"/>
          <w:szCs w:val="21"/>
        </w:rPr>
        <w:t xml:space="preserve"> Throttles</w:t>
      </w:r>
    </w:p>
    <w:p w:rsidR="00992607" w:rsidRPr="005204B8" w:rsidRDefault="00992607" w:rsidP="00992607">
      <w:pPr>
        <w:spacing w:line="300" w:lineRule="atLeast"/>
        <w:rPr>
          <w:rFonts w:cstheme="minorHAnsi"/>
          <w:sz w:val="21"/>
          <w:szCs w:val="21"/>
        </w:rPr>
      </w:pPr>
      <w:r w:rsidRPr="005204B8">
        <w:rPr>
          <w:rFonts w:cstheme="minorHAnsi"/>
          <w:sz w:val="21"/>
          <w:szCs w:val="21"/>
        </w:rPr>
        <w:t>  └── Concurrency</w:t>
      </w:r>
    </w:p>
    <w:p w:rsidR="00992607" w:rsidRPr="005204B8" w:rsidRDefault="00992607" w:rsidP="00992607">
      <w:pPr>
        <w:spacing w:line="300" w:lineRule="atLeast"/>
        <w:rPr>
          <w:rFonts w:cstheme="minorHAnsi"/>
          <w:sz w:val="21"/>
          <w:szCs w:val="21"/>
        </w:rPr>
      </w:pPr>
    </w:p>
    <w:p w:rsidR="00992607" w:rsidRPr="005204B8" w:rsidRDefault="00992607" w:rsidP="00992607">
      <w:pPr>
        <w:spacing w:line="300" w:lineRule="atLeast"/>
        <w:rPr>
          <w:rFonts w:cstheme="minorHAnsi"/>
          <w:sz w:val="21"/>
          <w:szCs w:val="21"/>
        </w:rPr>
      </w:pPr>
      <w:r w:rsidRPr="005204B8">
        <w:rPr>
          <w:rFonts w:cstheme="minorHAnsi"/>
          <w:sz w:val="21"/>
          <w:szCs w:val="21"/>
        </w:rPr>
        <w:t>DynamoDB Audit</w:t>
      </w:r>
    </w:p>
    <w:p w:rsidR="00992607" w:rsidRPr="005204B8" w:rsidRDefault="00992607" w:rsidP="00992607">
      <w:pPr>
        <w:spacing w:line="300" w:lineRule="atLeast"/>
        <w:rPr>
          <w:rFonts w:cstheme="minorHAnsi"/>
          <w:sz w:val="21"/>
          <w:szCs w:val="21"/>
        </w:rPr>
      </w:pPr>
      <w:r w:rsidRPr="005204B8">
        <w:rPr>
          <w:rFonts w:cstheme="minorHAnsi"/>
          <w:sz w:val="21"/>
          <w:szCs w:val="21"/>
        </w:rPr>
        <w:t xml:space="preserve">  </w:t>
      </w:r>
      <w:r w:rsidRPr="005204B8">
        <w:rPr>
          <w:rFonts w:ascii="Arial" w:hAnsi="Arial" w:cs="Arial"/>
          <w:sz w:val="21"/>
          <w:szCs w:val="21"/>
        </w:rPr>
        <w:t>├</w:t>
      </w:r>
      <w:r w:rsidRPr="005204B8">
        <w:rPr>
          <w:rFonts w:ascii="Calibri" w:hAnsi="Calibri" w:cs="Calibri"/>
          <w:sz w:val="21"/>
          <w:szCs w:val="21"/>
        </w:rPr>
        <w:t>──</w:t>
      </w:r>
      <w:r w:rsidRPr="005204B8">
        <w:rPr>
          <w:rFonts w:cstheme="minorHAnsi"/>
          <w:sz w:val="21"/>
          <w:szCs w:val="21"/>
        </w:rPr>
        <w:t xml:space="preserve"> userId</w:t>
      </w:r>
    </w:p>
    <w:p w:rsidR="00992607" w:rsidRPr="005204B8" w:rsidRDefault="00992607" w:rsidP="00992607">
      <w:pPr>
        <w:spacing w:line="300" w:lineRule="atLeast"/>
        <w:rPr>
          <w:rFonts w:cstheme="minorHAnsi"/>
          <w:sz w:val="21"/>
          <w:szCs w:val="21"/>
        </w:rPr>
      </w:pPr>
      <w:r w:rsidRPr="005204B8">
        <w:rPr>
          <w:rFonts w:cstheme="minorHAnsi"/>
          <w:sz w:val="21"/>
          <w:szCs w:val="21"/>
        </w:rPr>
        <w:t xml:space="preserve">  </w:t>
      </w:r>
      <w:r w:rsidRPr="005204B8">
        <w:rPr>
          <w:rFonts w:ascii="Arial" w:hAnsi="Arial" w:cs="Arial"/>
          <w:sz w:val="21"/>
          <w:szCs w:val="21"/>
        </w:rPr>
        <w:t>├</w:t>
      </w:r>
      <w:r w:rsidRPr="005204B8">
        <w:rPr>
          <w:rFonts w:ascii="Calibri" w:hAnsi="Calibri" w:cs="Calibri"/>
          <w:sz w:val="21"/>
          <w:szCs w:val="21"/>
        </w:rPr>
        <w:t>──</w:t>
      </w:r>
      <w:r w:rsidRPr="005204B8">
        <w:rPr>
          <w:rFonts w:cstheme="minorHAnsi"/>
          <w:sz w:val="21"/>
          <w:szCs w:val="21"/>
        </w:rPr>
        <w:t xml:space="preserve"> mode</w:t>
      </w:r>
    </w:p>
    <w:p w:rsidR="00992607" w:rsidRPr="005204B8" w:rsidRDefault="00992607" w:rsidP="00992607">
      <w:pPr>
        <w:spacing w:line="300" w:lineRule="atLeast"/>
        <w:rPr>
          <w:rFonts w:cstheme="minorHAnsi"/>
          <w:sz w:val="21"/>
          <w:szCs w:val="21"/>
        </w:rPr>
      </w:pPr>
      <w:r w:rsidRPr="005204B8">
        <w:rPr>
          <w:rFonts w:cstheme="minorHAnsi"/>
          <w:sz w:val="21"/>
          <w:szCs w:val="21"/>
        </w:rPr>
        <w:t xml:space="preserve">  </w:t>
      </w:r>
      <w:r w:rsidRPr="005204B8">
        <w:rPr>
          <w:rFonts w:ascii="Arial" w:hAnsi="Arial" w:cs="Arial"/>
          <w:sz w:val="21"/>
          <w:szCs w:val="21"/>
        </w:rPr>
        <w:t>├</w:t>
      </w:r>
      <w:r w:rsidRPr="005204B8">
        <w:rPr>
          <w:rFonts w:ascii="Calibri" w:hAnsi="Calibri" w:cs="Calibri"/>
          <w:sz w:val="21"/>
          <w:szCs w:val="21"/>
        </w:rPr>
        <w:t>──</w:t>
      </w:r>
      <w:r w:rsidRPr="005204B8">
        <w:rPr>
          <w:rFonts w:cstheme="minorHAnsi"/>
          <w:sz w:val="21"/>
          <w:szCs w:val="21"/>
        </w:rPr>
        <w:t xml:space="preserve"> requestId</w:t>
      </w:r>
    </w:p>
    <w:p w:rsidR="00992607" w:rsidRPr="005204B8" w:rsidRDefault="00992607" w:rsidP="00992607">
      <w:pPr>
        <w:spacing w:line="300" w:lineRule="atLeast"/>
        <w:rPr>
          <w:rFonts w:cstheme="minorHAnsi"/>
          <w:sz w:val="21"/>
          <w:szCs w:val="21"/>
        </w:rPr>
      </w:pPr>
      <w:r w:rsidRPr="005204B8">
        <w:rPr>
          <w:rFonts w:cstheme="minorHAnsi"/>
          <w:sz w:val="21"/>
          <w:szCs w:val="21"/>
        </w:rPr>
        <w:t xml:space="preserve">  </w:t>
      </w:r>
      <w:r w:rsidRPr="005204B8">
        <w:rPr>
          <w:rFonts w:ascii="Arial" w:hAnsi="Arial" w:cs="Arial"/>
          <w:sz w:val="21"/>
          <w:szCs w:val="21"/>
        </w:rPr>
        <w:t>├</w:t>
      </w:r>
      <w:r w:rsidRPr="005204B8">
        <w:rPr>
          <w:rFonts w:ascii="Calibri" w:hAnsi="Calibri" w:cs="Calibri"/>
          <w:sz w:val="21"/>
          <w:szCs w:val="21"/>
        </w:rPr>
        <w:t>──</w:t>
      </w:r>
      <w:r w:rsidRPr="005204B8">
        <w:rPr>
          <w:rFonts w:cstheme="minorHAnsi"/>
          <w:sz w:val="21"/>
          <w:szCs w:val="21"/>
        </w:rPr>
        <w:t xml:space="preserve"> ticketId</w:t>
      </w:r>
    </w:p>
    <w:p w:rsidR="00992607" w:rsidRPr="005204B8" w:rsidRDefault="00992607" w:rsidP="00992607">
      <w:pPr>
        <w:spacing w:line="300" w:lineRule="atLeast"/>
        <w:rPr>
          <w:rFonts w:cstheme="minorHAnsi"/>
          <w:sz w:val="21"/>
          <w:szCs w:val="21"/>
        </w:rPr>
      </w:pPr>
      <w:r w:rsidRPr="005204B8">
        <w:rPr>
          <w:rFonts w:cstheme="minorHAnsi"/>
          <w:sz w:val="21"/>
          <w:szCs w:val="21"/>
        </w:rPr>
        <w:t xml:space="preserve">  </w:t>
      </w:r>
      <w:r w:rsidRPr="005204B8">
        <w:rPr>
          <w:rFonts w:ascii="Arial" w:hAnsi="Arial" w:cs="Arial"/>
          <w:sz w:val="21"/>
          <w:szCs w:val="21"/>
        </w:rPr>
        <w:t>├</w:t>
      </w:r>
      <w:r w:rsidRPr="005204B8">
        <w:rPr>
          <w:rFonts w:ascii="Calibri" w:hAnsi="Calibri" w:cs="Calibri"/>
          <w:sz w:val="21"/>
          <w:szCs w:val="21"/>
        </w:rPr>
        <w:t>──</w:t>
      </w:r>
      <w:r w:rsidRPr="005204B8">
        <w:rPr>
          <w:rFonts w:cstheme="minorHAnsi"/>
          <w:sz w:val="21"/>
          <w:szCs w:val="21"/>
        </w:rPr>
        <w:t xml:space="preserve"> token usage</w:t>
      </w:r>
    </w:p>
    <w:p w:rsidR="00992607" w:rsidRPr="005204B8" w:rsidRDefault="00992607" w:rsidP="00992607">
      <w:pPr>
        <w:spacing w:line="300" w:lineRule="atLeast"/>
        <w:rPr>
          <w:rFonts w:cstheme="minorHAnsi"/>
          <w:sz w:val="21"/>
          <w:szCs w:val="21"/>
        </w:rPr>
      </w:pPr>
      <w:r w:rsidRPr="005204B8">
        <w:rPr>
          <w:rFonts w:cstheme="minorHAnsi"/>
          <w:sz w:val="21"/>
          <w:szCs w:val="21"/>
        </w:rPr>
        <w:t xml:space="preserve">  </w:t>
      </w:r>
      <w:r w:rsidRPr="005204B8">
        <w:rPr>
          <w:rFonts w:ascii="Arial" w:hAnsi="Arial" w:cs="Arial"/>
          <w:sz w:val="21"/>
          <w:szCs w:val="21"/>
        </w:rPr>
        <w:t>├</w:t>
      </w:r>
      <w:r w:rsidRPr="005204B8">
        <w:rPr>
          <w:rFonts w:ascii="Calibri" w:hAnsi="Calibri" w:cs="Calibri"/>
          <w:sz w:val="21"/>
          <w:szCs w:val="21"/>
        </w:rPr>
        <w:t>──</w:t>
      </w:r>
      <w:r w:rsidRPr="005204B8">
        <w:rPr>
          <w:rFonts w:cstheme="minorHAnsi"/>
          <w:sz w:val="21"/>
          <w:szCs w:val="21"/>
        </w:rPr>
        <w:t xml:space="preserve"> citations</w:t>
      </w:r>
    </w:p>
    <w:p w:rsidR="00992607" w:rsidRPr="005204B8" w:rsidRDefault="00992607" w:rsidP="00992607">
      <w:pPr>
        <w:spacing w:line="300" w:lineRule="atLeast"/>
        <w:rPr>
          <w:rFonts w:cstheme="minorHAnsi"/>
          <w:sz w:val="21"/>
          <w:szCs w:val="21"/>
        </w:rPr>
      </w:pPr>
      <w:r w:rsidRPr="005204B8">
        <w:rPr>
          <w:rFonts w:cstheme="minorHAnsi"/>
          <w:sz w:val="21"/>
          <w:szCs w:val="21"/>
        </w:rPr>
        <w:t>  └── answer</w:t>
      </w:r>
    </w:p>
    <w:p w:rsidR="00992607" w:rsidRPr="005204B8" w:rsidRDefault="00992607" w:rsidP="00992607">
      <w:pPr>
        <w:spacing w:line="300" w:lineRule="atLeast"/>
        <w:rPr>
          <w:rFonts w:cstheme="minorHAnsi"/>
          <w:sz w:val="21"/>
          <w:szCs w:val="21"/>
        </w:rPr>
      </w:pPr>
    </w:p>
    <w:p w:rsidR="00992607" w:rsidRPr="005204B8" w:rsidRDefault="00992607" w:rsidP="00992607">
      <w:pPr>
        <w:spacing w:line="300" w:lineRule="atLeast"/>
        <w:rPr>
          <w:rFonts w:cstheme="minorHAnsi"/>
          <w:sz w:val="21"/>
          <w:szCs w:val="21"/>
        </w:rPr>
      </w:pPr>
      <w:r w:rsidRPr="005204B8">
        <w:rPr>
          <w:rFonts w:cstheme="minorHAnsi"/>
          <w:sz w:val="21"/>
          <w:szCs w:val="21"/>
        </w:rPr>
        <w:t>GenAI Evaluation</w:t>
      </w:r>
    </w:p>
    <w:p w:rsidR="00992607" w:rsidRPr="005204B8" w:rsidRDefault="00992607" w:rsidP="00992607">
      <w:pPr>
        <w:spacing w:line="300" w:lineRule="atLeast"/>
        <w:rPr>
          <w:rFonts w:cstheme="minorHAnsi"/>
          <w:sz w:val="21"/>
          <w:szCs w:val="21"/>
        </w:rPr>
      </w:pPr>
      <w:r w:rsidRPr="005204B8">
        <w:rPr>
          <w:rFonts w:cstheme="minorHAnsi"/>
          <w:sz w:val="21"/>
          <w:szCs w:val="21"/>
        </w:rPr>
        <w:t xml:space="preserve">  </w:t>
      </w:r>
      <w:r w:rsidRPr="005204B8">
        <w:rPr>
          <w:rFonts w:ascii="Arial" w:hAnsi="Arial" w:cs="Arial"/>
          <w:sz w:val="21"/>
          <w:szCs w:val="21"/>
        </w:rPr>
        <w:t>├</w:t>
      </w:r>
      <w:r w:rsidRPr="005204B8">
        <w:rPr>
          <w:rFonts w:ascii="Calibri" w:hAnsi="Calibri" w:cs="Calibri"/>
          <w:sz w:val="21"/>
          <w:szCs w:val="21"/>
        </w:rPr>
        <w:t>──</w:t>
      </w:r>
      <w:r w:rsidRPr="005204B8">
        <w:rPr>
          <w:rFonts w:cstheme="minorHAnsi"/>
          <w:sz w:val="21"/>
          <w:szCs w:val="21"/>
        </w:rPr>
        <w:t xml:space="preserve"> RAG groundedness</w:t>
      </w:r>
    </w:p>
    <w:p w:rsidR="00992607" w:rsidRPr="005204B8" w:rsidRDefault="00992607" w:rsidP="00992607">
      <w:pPr>
        <w:spacing w:line="300" w:lineRule="atLeast"/>
        <w:rPr>
          <w:rFonts w:cstheme="minorHAnsi"/>
          <w:sz w:val="21"/>
          <w:szCs w:val="21"/>
        </w:rPr>
      </w:pPr>
      <w:r w:rsidRPr="005204B8">
        <w:rPr>
          <w:rFonts w:cstheme="minorHAnsi"/>
          <w:sz w:val="21"/>
          <w:szCs w:val="21"/>
        </w:rPr>
        <w:lastRenderedPageBreak/>
        <w:t xml:space="preserve">  </w:t>
      </w:r>
      <w:r w:rsidRPr="005204B8">
        <w:rPr>
          <w:rFonts w:ascii="Arial" w:hAnsi="Arial" w:cs="Arial"/>
          <w:sz w:val="21"/>
          <w:szCs w:val="21"/>
        </w:rPr>
        <w:t>├</w:t>
      </w:r>
      <w:r w:rsidRPr="005204B8">
        <w:rPr>
          <w:rFonts w:ascii="Calibri" w:hAnsi="Calibri" w:cs="Calibri"/>
          <w:sz w:val="21"/>
          <w:szCs w:val="21"/>
        </w:rPr>
        <w:t>──</w:t>
      </w:r>
      <w:r w:rsidRPr="005204B8">
        <w:rPr>
          <w:rFonts w:cstheme="minorHAnsi"/>
          <w:sz w:val="21"/>
          <w:szCs w:val="21"/>
        </w:rPr>
        <w:t xml:space="preserve"> hallucination tests</w:t>
      </w:r>
    </w:p>
    <w:p w:rsidR="00992607" w:rsidRPr="005204B8" w:rsidRDefault="00992607" w:rsidP="00992607">
      <w:pPr>
        <w:spacing w:line="300" w:lineRule="atLeast"/>
        <w:rPr>
          <w:rFonts w:cstheme="minorHAnsi"/>
          <w:sz w:val="21"/>
          <w:szCs w:val="21"/>
        </w:rPr>
      </w:pPr>
      <w:r w:rsidRPr="005204B8">
        <w:rPr>
          <w:rFonts w:cstheme="minorHAnsi"/>
          <w:sz w:val="21"/>
          <w:szCs w:val="21"/>
        </w:rPr>
        <w:t xml:space="preserve">  </w:t>
      </w:r>
      <w:r w:rsidRPr="005204B8">
        <w:rPr>
          <w:rFonts w:ascii="Arial" w:hAnsi="Arial" w:cs="Arial"/>
          <w:sz w:val="21"/>
          <w:szCs w:val="21"/>
        </w:rPr>
        <w:t>├</w:t>
      </w:r>
      <w:r w:rsidRPr="005204B8">
        <w:rPr>
          <w:rFonts w:ascii="Calibri" w:hAnsi="Calibri" w:cs="Calibri"/>
          <w:sz w:val="21"/>
          <w:szCs w:val="21"/>
        </w:rPr>
        <w:t>──</w:t>
      </w:r>
      <w:r w:rsidRPr="005204B8">
        <w:rPr>
          <w:rFonts w:cstheme="minorHAnsi"/>
          <w:sz w:val="21"/>
          <w:szCs w:val="21"/>
        </w:rPr>
        <w:t xml:space="preserve"> prompt injection tests</w:t>
      </w:r>
    </w:p>
    <w:p w:rsidR="00992607" w:rsidRPr="005204B8" w:rsidRDefault="00992607" w:rsidP="00992607">
      <w:pPr>
        <w:spacing w:line="300" w:lineRule="atLeast"/>
        <w:rPr>
          <w:rFonts w:cstheme="minorHAnsi"/>
          <w:sz w:val="21"/>
          <w:szCs w:val="21"/>
        </w:rPr>
      </w:pPr>
      <w:r w:rsidRPr="005204B8">
        <w:rPr>
          <w:rFonts w:cstheme="minorHAnsi"/>
          <w:sz w:val="21"/>
          <w:szCs w:val="21"/>
        </w:rPr>
        <w:t xml:space="preserve">  </w:t>
      </w:r>
      <w:r w:rsidRPr="005204B8">
        <w:rPr>
          <w:rFonts w:ascii="Arial" w:hAnsi="Arial" w:cs="Arial"/>
          <w:sz w:val="21"/>
          <w:szCs w:val="21"/>
        </w:rPr>
        <w:t>├</w:t>
      </w:r>
      <w:r w:rsidRPr="005204B8">
        <w:rPr>
          <w:rFonts w:ascii="Calibri" w:hAnsi="Calibri" w:cs="Calibri"/>
          <w:sz w:val="21"/>
          <w:szCs w:val="21"/>
        </w:rPr>
        <w:t>──</w:t>
      </w:r>
      <w:r w:rsidRPr="005204B8">
        <w:rPr>
          <w:rFonts w:cstheme="minorHAnsi"/>
          <w:sz w:val="21"/>
          <w:szCs w:val="21"/>
        </w:rPr>
        <w:t xml:space="preserve"> action safety tests</w:t>
      </w:r>
    </w:p>
    <w:p w:rsidR="00992607" w:rsidRPr="005204B8" w:rsidRDefault="00992607" w:rsidP="00992607">
      <w:pPr>
        <w:spacing w:line="300" w:lineRule="atLeast"/>
        <w:rPr>
          <w:rFonts w:cstheme="minorHAnsi"/>
          <w:sz w:val="21"/>
          <w:szCs w:val="21"/>
        </w:rPr>
      </w:pPr>
      <w:r w:rsidRPr="005204B8">
        <w:rPr>
          <w:rFonts w:cstheme="minorHAnsi"/>
          <w:sz w:val="21"/>
          <w:szCs w:val="21"/>
        </w:rPr>
        <w:t>  └── feedback loop</w:t>
      </w:r>
    </w:p>
    <w:p w:rsidR="00992607" w:rsidRPr="005204B8" w:rsidRDefault="00114F67" w:rsidP="00992607">
      <w:pPr>
        <w:spacing w:line="300" w:lineRule="atLeast"/>
        <w:rPr>
          <w:rFonts w:cstheme="minorHAnsi"/>
          <w:sz w:val="21"/>
          <w:szCs w:val="21"/>
        </w:rPr>
      </w:pPr>
      <w:r>
        <w:rPr>
          <w:rFonts w:cstheme="minorHAnsi"/>
          <w:sz w:val="21"/>
          <w:szCs w:val="21"/>
        </w:rPr>
        <w:pict>
          <v:rect id="_x0000_i1051" style="width:0;height:1.5pt" o:hralign="center" o:hrstd="t" o:hr="t" fillcolor="#a0a0a0" stroked="f"/>
        </w:pict>
      </w:r>
    </w:p>
    <w:p w:rsidR="00992607" w:rsidRPr="005204B8" w:rsidRDefault="00992607" w:rsidP="00992607">
      <w:pPr>
        <w:pStyle w:val="Heading1"/>
        <w:spacing w:line="300" w:lineRule="atLeast"/>
        <w:rPr>
          <w:rFonts w:asciiTheme="minorHAnsi" w:hAnsiTheme="minorHAnsi" w:cstheme="minorHAnsi"/>
          <w:sz w:val="48"/>
          <w:szCs w:val="48"/>
        </w:rPr>
      </w:pPr>
      <w:r w:rsidRPr="005204B8">
        <w:rPr>
          <w:rFonts w:asciiTheme="minorHAnsi" w:hAnsiTheme="minorHAnsi" w:cstheme="minorHAnsi"/>
        </w:rPr>
        <w:t>12. Interview-ready production answer</w:t>
      </w:r>
    </w:p>
    <w:p w:rsidR="00992607" w:rsidRPr="005204B8" w:rsidRDefault="00992607" w:rsidP="00992607">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Tum aise bol sakte ho:</w:t>
      </w:r>
    </w:p>
    <w:p w:rsidR="00992607" w:rsidRPr="005204B8" w:rsidRDefault="00992607" w:rsidP="00992607">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“For LLMOps, I track both infrastructure metrics and GenAI-specific metrics. API Gateway and Lambda are monitored through CloudWatch for traffic, latency, errors, throttles, and backend integration latency. At the GenAI layer, I persist token usage, mode, user identity, requestId, citations, retrieval source URI, ticketId, and action decisions in DynamoDB. I also validate RAG grounding, prompt injection resistance, out-of-scope behavior, and tool-calling safety through evaluation scenarios. For production governance, prompt versions, model versions, document versions, and action decisions should be auditable and controlled through CI/CD.”</w:t>
      </w:r>
    </w:p>
    <w:p w:rsidR="00992607" w:rsidRPr="005204B8" w:rsidRDefault="00114F67" w:rsidP="00992607">
      <w:pPr>
        <w:spacing w:line="300" w:lineRule="atLeast"/>
        <w:rPr>
          <w:rFonts w:cstheme="minorHAnsi"/>
          <w:sz w:val="21"/>
          <w:szCs w:val="21"/>
        </w:rPr>
      </w:pPr>
      <w:r>
        <w:rPr>
          <w:rFonts w:cstheme="minorHAnsi"/>
          <w:sz w:val="21"/>
          <w:szCs w:val="21"/>
        </w:rPr>
        <w:pict>
          <v:rect id="_x0000_i1052" style="width:0;height:1.5pt" o:hralign="center" o:hrstd="t" o:hr="t" fillcolor="#a0a0a0" stroked="f"/>
        </w:pict>
      </w:r>
    </w:p>
    <w:p w:rsidR="00386196" w:rsidRPr="005204B8" w:rsidRDefault="00386196" w:rsidP="00386196">
      <w:pPr>
        <w:pStyle w:val="Heading1"/>
        <w:spacing w:line="300" w:lineRule="atLeast"/>
        <w:rPr>
          <w:rFonts w:asciiTheme="minorHAnsi" w:hAnsiTheme="minorHAnsi" w:cstheme="minorHAnsi"/>
        </w:rPr>
      </w:pPr>
      <w:r w:rsidRPr="005204B8">
        <w:rPr>
          <w:rFonts w:asciiTheme="minorHAnsi" w:hAnsiTheme="minorHAnsi" w:cstheme="minorHAnsi"/>
        </w:rPr>
        <w:t>Current roadmap maintained</w:t>
      </w:r>
    </w:p>
    <w:p w:rsidR="00386196" w:rsidRPr="005204B8" w:rsidRDefault="00386196" w:rsidP="00386196">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Abhi sequence ye rakhenge:</w:t>
      </w:r>
    </w:p>
    <w:p w:rsidR="00386196" w:rsidRPr="005204B8" w:rsidRDefault="00386196" w:rsidP="00386196">
      <w:pPr>
        <w:rPr>
          <w:rFonts w:cstheme="minorHAnsi"/>
        </w:rPr>
      </w:pPr>
      <w:r w:rsidRPr="005204B8">
        <w:rPr>
          <w:rFonts w:cstheme="minorHAnsi"/>
        </w:rPr>
        <w:t>1. API Gateway monitoring</w:t>
      </w:r>
    </w:p>
    <w:p w:rsidR="00386196" w:rsidRPr="005204B8" w:rsidRDefault="00386196" w:rsidP="00386196">
      <w:pPr>
        <w:rPr>
          <w:rFonts w:cstheme="minorHAnsi"/>
        </w:rPr>
      </w:pPr>
      <w:r w:rsidRPr="005204B8">
        <w:rPr>
          <w:rFonts w:cstheme="minorHAnsi"/>
        </w:rPr>
        <w:t>2. Existing LLMOps / GenAIOps discussion without risky code change</w:t>
      </w:r>
    </w:p>
    <w:p w:rsidR="00386196" w:rsidRPr="005204B8" w:rsidRDefault="00386196" w:rsidP="00386196">
      <w:pPr>
        <w:rPr>
          <w:rFonts w:cstheme="minorHAnsi"/>
        </w:rPr>
      </w:pPr>
      <w:r w:rsidRPr="005204B8">
        <w:rPr>
          <w:rFonts w:cstheme="minorHAnsi"/>
        </w:rPr>
        <w:t>3. Optional CloudWatch alarm</w:t>
      </w:r>
    </w:p>
    <w:p w:rsidR="00386196" w:rsidRPr="005204B8" w:rsidRDefault="00386196" w:rsidP="00386196">
      <w:pPr>
        <w:rPr>
          <w:rFonts w:cstheme="minorHAnsi"/>
        </w:rPr>
      </w:pPr>
      <w:r w:rsidRPr="005204B8">
        <w:rPr>
          <w:rFonts w:cstheme="minorHAnsi"/>
        </w:rPr>
        <w:t>4. Lambda modularization plan and implementation</w:t>
      </w:r>
    </w:p>
    <w:p w:rsidR="00386196" w:rsidRPr="005204B8" w:rsidRDefault="00386196" w:rsidP="00386196">
      <w:pPr>
        <w:rPr>
          <w:rFonts w:cstheme="minorHAnsi"/>
        </w:rPr>
      </w:pPr>
      <w:r w:rsidRPr="005204B8">
        <w:rPr>
          <w:rFonts w:cstheme="minorHAnsi"/>
        </w:rPr>
        <w:t>5. Terraform + CI/CD automation</w:t>
      </w:r>
    </w:p>
    <w:p w:rsidR="00386196" w:rsidRPr="005204B8" w:rsidRDefault="00386196" w:rsidP="00386196">
      <w:pPr>
        <w:rPr>
          <w:rFonts w:cstheme="minorHAnsi"/>
        </w:rPr>
      </w:pPr>
      <w:r w:rsidRPr="005204B8">
        <w:rPr>
          <w:rFonts w:cstheme="minorHAnsi"/>
        </w:rPr>
        <w:t>6. VPC Lambda concept and decision</w:t>
      </w:r>
    </w:p>
    <w:p w:rsidR="00386196" w:rsidRPr="005204B8" w:rsidRDefault="00386196" w:rsidP="00386196">
      <w:pPr>
        <w:rPr>
          <w:rFonts w:cstheme="minorHAnsi"/>
        </w:rPr>
      </w:pPr>
      <w:r w:rsidRPr="005204B8">
        <w:rPr>
          <w:rFonts w:cstheme="minorHAnsi"/>
        </w:rPr>
        <w:t>7. Multi-region design</w:t>
      </w:r>
    </w:p>
    <w:p w:rsidR="00386196" w:rsidRPr="005204B8" w:rsidRDefault="00386196" w:rsidP="00386196">
      <w:pPr>
        <w:rPr>
          <w:rFonts w:cstheme="minorHAnsi"/>
        </w:rPr>
      </w:pPr>
      <w:r w:rsidRPr="005204B8">
        <w:rPr>
          <w:rFonts w:cstheme="minorHAnsi"/>
        </w:rPr>
        <w:t>8. Admin ticket APIs/UI</w:t>
      </w:r>
    </w:p>
    <w:p w:rsidR="00386196" w:rsidRPr="005204B8" w:rsidRDefault="00386196" w:rsidP="00386196">
      <w:pPr>
        <w:rPr>
          <w:rFonts w:cstheme="minorHAnsi"/>
        </w:rPr>
      </w:pPr>
      <w:r w:rsidRPr="005204B8">
        <w:rPr>
          <w:rFonts w:cstheme="minorHAnsi"/>
        </w:rPr>
        <w:t>9. ServiceNow/Jira integration</w:t>
      </w:r>
    </w:p>
    <w:p w:rsidR="00386196" w:rsidRPr="005204B8" w:rsidRDefault="00386196" w:rsidP="00386196">
      <w:pPr>
        <w:rPr>
          <w:rFonts w:cstheme="minorHAnsi"/>
        </w:rPr>
      </w:pPr>
      <w:r w:rsidRPr="005204B8">
        <w:rPr>
          <w:rFonts w:cstheme="minorHAnsi"/>
        </w:rPr>
        <w:t>10. End me EventBridge / Step Functions / SNS / SQS</w:t>
      </w:r>
    </w:p>
    <w:p w:rsidR="00386196" w:rsidRPr="005204B8" w:rsidRDefault="00386196" w:rsidP="00386196">
      <w:pPr>
        <w:rPr>
          <w:rFonts w:cstheme="minorHAnsi"/>
        </w:rPr>
      </w:pPr>
      <w:r w:rsidRPr="005204B8">
        <w:rPr>
          <w:rFonts w:cstheme="minorHAnsi"/>
        </w:rPr>
        <w:t>11. Final production documentation and interview story</w:t>
      </w:r>
    </w:p>
    <w:p w:rsidR="005729DA" w:rsidRPr="005204B8" w:rsidRDefault="005729DA" w:rsidP="005729DA">
      <w:pPr>
        <w:pStyle w:val="NoSpacing"/>
        <w:rPr>
          <w:rFonts w:cstheme="minorHAnsi"/>
          <w:lang w:eastAsia="en-IN"/>
        </w:rPr>
      </w:pPr>
    </w:p>
    <w:p w:rsidR="00386196" w:rsidRPr="005204B8" w:rsidRDefault="00386196" w:rsidP="005729DA">
      <w:pPr>
        <w:pStyle w:val="NoSpacing"/>
        <w:rPr>
          <w:rFonts w:cstheme="minorHAnsi"/>
          <w:lang w:eastAsia="en-IN"/>
        </w:rPr>
      </w:pPr>
      <w:r w:rsidRPr="005204B8">
        <w:rPr>
          <w:rFonts w:cstheme="minorHAnsi"/>
          <w:noProof/>
          <w:lang w:eastAsia="en-IN"/>
        </w:rPr>
        <w:lastRenderedPageBreak/>
        <w:drawing>
          <wp:inline distT="0" distB="0" distL="0" distR="0" wp14:anchorId="72DBFCA7" wp14:editId="1C78104A">
            <wp:extent cx="6465570" cy="3636645"/>
            <wp:effectExtent l="0" t="0" r="0" b="190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465570" cy="3636645"/>
                    </a:xfrm>
                    <a:prstGeom prst="rect">
                      <a:avLst/>
                    </a:prstGeom>
                  </pic:spPr>
                </pic:pic>
              </a:graphicData>
            </a:graphic>
          </wp:inline>
        </w:drawing>
      </w:r>
    </w:p>
    <w:p w:rsidR="00386196" w:rsidRPr="005204B8" w:rsidRDefault="00386196" w:rsidP="005729DA">
      <w:pPr>
        <w:pStyle w:val="NoSpacing"/>
        <w:rPr>
          <w:rFonts w:cstheme="minorHAnsi"/>
          <w:lang w:eastAsia="en-IN"/>
        </w:rPr>
      </w:pPr>
      <w:r w:rsidRPr="005204B8">
        <w:rPr>
          <w:rFonts w:cstheme="minorHAnsi"/>
          <w:noProof/>
          <w:lang w:eastAsia="en-IN"/>
        </w:rPr>
        <w:drawing>
          <wp:inline distT="0" distB="0" distL="0" distR="0" wp14:anchorId="1C5AC671" wp14:editId="3F677D69">
            <wp:extent cx="6465570" cy="3636645"/>
            <wp:effectExtent l="0" t="0" r="0" b="190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465570" cy="3636645"/>
                    </a:xfrm>
                    <a:prstGeom prst="rect">
                      <a:avLst/>
                    </a:prstGeom>
                  </pic:spPr>
                </pic:pic>
              </a:graphicData>
            </a:graphic>
          </wp:inline>
        </w:drawing>
      </w:r>
    </w:p>
    <w:p w:rsidR="00386196" w:rsidRPr="005204B8" w:rsidRDefault="00386196" w:rsidP="005729DA">
      <w:pPr>
        <w:pStyle w:val="NoSpacing"/>
        <w:rPr>
          <w:rFonts w:cstheme="minorHAnsi"/>
          <w:lang w:eastAsia="en-IN"/>
        </w:rPr>
      </w:pPr>
      <w:r w:rsidRPr="005204B8">
        <w:rPr>
          <w:rFonts w:cstheme="minorHAnsi"/>
          <w:noProof/>
          <w:lang w:eastAsia="en-IN"/>
        </w:rPr>
        <w:lastRenderedPageBreak/>
        <w:drawing>
          <wp:inline distT="0" distB="0" distL="0" distR="0" wp14:anchorId="47AAD7E0" wp14:editId="5BC31BE4">
            <wp:extent cx="6465570" cy="3636645"/>
            <wp:effectExtent l="0" t="0" r="0" b="190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465570" cy="3636645"/>
                    </a:xfrm>
                    <a:prstGeom prst="rect">
                      <a:avLst/>
                    </a:prstGeom>
                  </pic:spPr>
                </pic:pic>
              </a:graphicData>
            </a:graphic>
          </wp:inline>
        </w:drawing>
      </w:r>
    </w:p>
    <w:p w:rsidR="00386196" w:rsidRPr="005204B8" w:rsidRDefault="00386196" w:rsidP="005729DA">
      <w:pPr>
        <w:pStyle w:val="NoSpacing"/>
        <w:rPr>
          <w:rFonts w:cstheme="minorHAnsi"/>
          <w:lang w:eastAsia="en-IN"/>
        </w:rPr>
      </w:pPr>
    </w:p>
    <w:p w:rsidR="00386196" w:rsidRPr="005204B8" w:rsidRDefault="00386196" w:rsidP="00386196">
      <w:pPr>
        <w:pStyle w:val="Heading2"/>
        <w:spacing w:line="300" w:lineRule="atLeast"/>
        <w:rPr>
          <w:rFonts w:asciiTheme="minorHAnsi" w:hAnsiTheme="minorHAnsi" w:cstheme="minorHAnsi"/>
        </w:rPr>
      </w:pPr>
      <w:r w:rsidRPr="005204B8">
        <w:rPr>
          <w:rFonts w:asciiTheme="minorHAnsi" w:hAnsiTheme="minorHAnsi" w:cstheme="minorHAnsi"/>
        </w:rPr>
        <w:t>Lambda ko VPC ke andar kab daalte hain?</w:t>
      </w:r>
    </w:p>
    <w:p w:rsidR="00386196" w:rsidRPr="005204B8" w:rsidRDefault="00386196" w:rsidP="00386196">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Jab Lambda ko private resources access karne hote hain, jaise:</w:t>
      </w:r>
    </w:p>
    <w:p w:rsidR="00386196" w:rsidRPr="005204B8" w:rsidRDefault="00386196" w:rsidP="00386196">
      <w:pPr>
        <w:pStyle w:val="NoSpacing"/>
        <w:rPr>
          <w:rFonts w:cstheme="minorHAnsi"/>
          <w:lang w:eastAsia="en-IN"/>
        </w:rPr>
      </w:pPr>
      <w:r w:rsidRPr="005204B8">
        <w:rPr>
          <w:rFonts w:cstheme="minorHAnsi"/>
          <w:lang w:eastAsia="en-IN"/>
        </w:rPr>
        <w:t>Private RDS database</w:t>
      </w:r>
    </w:p>
    <w:p w:rsidR="00386196" w:rsidRPr="005204B8" w:rsidRDefault="00386196" w:rsidP="00386196">
      <w:pPr>
        <w:pStyle w:val="NoSpacing"/>
        <w:rPr>
          <w:rFonts w:cstheme="minorHAnsi"/>
          <w:lang w:eastAsia="en-IN"/>
        </w:rPr>
      </w:pPr>
      <w:r w:rsidRPr="005204B8">
        <w:rPr>
          <w:rFonts w:cstheme="minorHAnsi"/>
          <w:lang w:eastAsia="en-IN"/>
        </w:rPr>
        <w:t>Private EC2 service</w:t>
      </w:r>
    </w:p>
    <w:p w:rsidR="00386196" w:rsidRPr="005204B8" w:rsidRDefault="00386196" w:rsidP="00386196">
      <w:pPr>
        <w:pStyle w:val="NoSpacing"/>
        <w:rPr>
          <w:rFonts w:cstheme="minorHAnsi"/>
          <w:lang w:eastAsia="en-IN"/>
        </w:rPr>
      </w:pPr>
      <w:r w:rsidRPr="005204B8">
        <w:rPr>
          <w:rFonts w:cstheme="minorHAnsi"/>
          <w:lang w:eastAsia="en-IN"/>
        </w:rPr>
        <w:t>Private OpenPrivate OpenSearch</w:t>
      </w:r>
    </w:p>
    <w:p w:rsidR="00386196" w:rsidRPr="005204B8" w:rsidRDefault="00386196" w:rsidP="00386196">
      <w:pPr>
        <w:pStyle w:val="NoSpacing"/>
        <w:rPr>
          <w:rFonts w:cstheme="minorHAnsi"/>
          <w:lang w:eastAsia="en-IN"/>
        </w:rPr>
      </w:pPr>
      <w:r w:rsidRPr="005204B8">
        <w:rPr>
          <w:rFonts w:cstheme="minorHAnsi"/>
          <w:lang w:eastAsia="en-IN"/>
        </w:rPr>
        <w:t>Private microservices</w:t>
      </w:r>
    </w:p>
    <w:p w:rsidR="00386196" w:rsidRPr="005204B8" w:rsidRDefault="00386196" w:rsidP="00386196">
      <w:pPr>
        <w:pStyle w:val="NoSpacing"/>
        <w:rPr>
          <w:rFonts w:cstheme="minorHAnsi"/>
          <w:lang w:eastAsia="en-IN"/>
        </w:rPr>
      </w:pPr>
      <w:r w:rsidRPr="005204B8">
        <w:rPr>
          <w:rFonts w:cstheme="minorHAnsi"/>
          <w:lang w:eastAsia="en-IN"/>
        </w:rPr>
        <w:t>Private internal API</w:t>
      </w:r>
    </w:p>
    <w:p w:rsidR="00386196" w:rsidRPr="005204B8" w:rsidRDefault="00386196" w:rsidP="00386196">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Example: Lambda → private subnet → RDS PostgreSQL</w:t>
      </w:r>
    </w:p>
    <w:p w:rsidR="00B8375E" w:rsidRPr="005204B8" w:rsidRDefault="00B8375E" w:rsidP="00B8375E">
      <w:pPr>
        <w:pStyle w:val="Heading2"/>
        <w:spacing w:line="300" w:lineRule="atLeast"/>
        <w:rPr>
          <w:rFonts w:asciiTheme="minorHAnsi" w:hAnsiTheme="minorHAnsi" w:cstheme="minorHAnsi"/>
        </w:rPr>
      </w:pPr>
      <w:r w:rsidRPr="005204B8">
        <w:rPr>
          <w:rFonts w:asciiTheme="minorHAnsi" w:hAnsiTheme="minorHAnsi" w:cstheme="minorHAnsi"/>
        </w:rPr>
        <w:t>VPC me daalne ka downside</w:t>
      </w:r>
    </w:p>
    <w:p w:rsidR="00B8375E" w:rsidRPr="005204B8" w:rsidRDefault="00B8375E" w:rsidP="00B8375E">
      <w:pPr>
        <w:pStyle w:val="NoSpacing"/>
        <w:rPr>
          <w:rFonts w:cstheme="minorHAnsi"/>
        </w:rPr>
      </w:pPr>
      <w:r w:rsidRPr="005204B8">
        <w:rPr>
          <w:rFonts w:cstheme="minorHAnsi"/>
        </w:rPr>
        <w:t>Agar Lambda VPC me hai aur usko internet/AWS public endpoints access karne hain, toh setup complex ho sakta hai:</w:t>
      </w:r>
    </w:p>
    <w:p w:rsidR="00B8375E" w:rsidRPr="005204B8" w:rsidRDefault="00B8375E" w:rsidP="00B8375E">
      <w:pPr>
        <w:pStyle w:val="NoSpacing"/>
        <w:rPr>
          <w:rFonts w:cstheme="minorHAnsi"/>
        </w:rPr>
      </w:pPr>
      <w:r w:rsidRPr="005204B8">
        <w:rPr>
          <w:rFonts w:cstheme="minorHAnsi"/>
        </w:rPr>
        <w:t>Private subnet</w:t>
      </w:r>
    </w:p>
    <w:p w:rsidR="00B8375E" w:rsidRPr="005204B8" w:rsidRDefault="00B8375E" w:rsidP="00B8375E">
      <w:pPr>
        <w:pStyle w:val="NoSpacing"/>
        <w:rPr>
          <w:rFonts w:cstheme="minorHAnsi"/>
        </w:rPr>
      </w:pPr>
      <w:r w:rsidRPr="005204B8">
        <w:rPr>
          <w:rFonts w:cstheme="minorHAnsi"/>
        </w:rPr>
        <w:t>Security group</w:t>
      </w:r>
    </w:p>
    <w:p w:rsidR="00B8375E" w:rsidRPr="005204B8" w:rsidRDefault="00B8375E" w:rsidP="00B8375E">
      <w:pPr>
        <w:pStyle w:val="NoSpacing"/>
        <w:rPr>
          <w:rFonts w:cstheme="minorHAnsi"/>
        </w:rPr>
      </w:pPr>
      <w:r w:rsidRPr="005204B8">
        <w:rPr>
          <w:rFonts w:cstheme="minorHAnsi"/>
        </w:rPr>
        <w:t>Route table</w:t>
      </w:r>
    </w:p>
    <w:p w:rsidR="00386196" w:rsidRPr="005204B8" w:rsidRDefault="00B8375E" w:rsidP="00B8375E">
      <w:pPr>
        <w:pStyle w:val="NoSpacing"/>
        <w:rPr>
          <w:rFonts w:cstheme="minorHAnsi"/>
        </w:rPr>
      </w:pPr>
      <w:r w:rsidRPr="005204B8">
        <w:rPr>
          <w:rFonts w:cstheme="minorHAnsi"/>
        </w:rPr>
        <w:t>NAT Gateway or VPC endpoints</w:t>
      </w:r>
    </w:p>
    <w:p w:rsidR="00386196" w:rsidRPr="005204B8" w:rsidRDefault="00386196" w:rsidP="00386196">
      <w:pPr>
        <w:pStyle w:val="NoSpacing"/>
        <w:rPr>
          <w:rFonts w:cstheme="minorHAnsi"/>
          <w:lang w:eastAsia="en-IN"/>
        </w:rPr>
      </w:pPr>
    </w:p>
    <w:p w:rsidR="00386196" w:rsidRPr="005204B8" w:rsidRDefault="00B8375E" w:rsidP="00B8375E">
      <w:pPr>
        <w:pStyle w:val="NoSpacing"/>
        <w:rPr>
          <w:rFonts w:cstheme="minorHAnsi"/>
          <w:lang w:eastAsia="en-IN"/>
        </w:rPr>
      </w:pPr>
      <w:r w:rsidRPr="005204B8">
        <w:rPr>
          <w:rFonts w:cstheme="minorHAnsi"/>
        </w:rPr>
        <w:t>Important cost point:</w:t>
      </w:r>
      <w:r w:rsidR="00DD15FC" w:rsidRPr="005204B8">
        <w:rPr>
          <w:rFonts w:cstheme="minorHAnsi"/>
        </w:rPr>
        <w:t xml:space="preserve"> </w:t>
      </w:r>
      <w:r w:rsidRPr="005204B8">
        <w:rPr>
          <w:rFonts w:cstheme="minorHAnsi"/>
          <w:lang w:eastAsia="en-IN"/>
        </w:rPr>
        <w:t>NAT Gateway costly hota hai.</w:t>
      </w:r>
    </w:p>
    <w:p w:rsidR="00B8375E" w:rsidRPr="005204B8" w:rsidRDefault="00B8375E" w:rsidP="00B8375E">
      <w:pPr>
        <w:pStyle w:val="NoSpacing"/>
        <w:rPr>
          <w:rFonts w:cstheme="minorHAnsi"/>
          <w:lang w:eastAsia="en-IN"/>
        </w:rPr>
      </w:pPr>
    </w:p>
    <w:p w:rsidR="00B8375E" w:rsidRPr="005204B8" w:rsidRDefault="00B8375E" w:rsidP="00B8375E">
      <w:pPr>
        <w:spacing w:after="0" w:line="300" w:lineRule="atLeast"/>
        <w:rPr>
          <w:rFonts w:eastAsia="Times New Roman" w:cstheme="minorHAnsi"/>
          <w:sz w:val="21"/>
          <w:szCs w:val="21"/>
          <w:lang w:eastAsia="en-IN"/>
        </w:rPr>
      </w:pPr>
      <w:r w:rsidRPr="005204B8">
        <w:rPr>
          <w:rFonts w:eastAsia="Times New Roman" w:cstheme="minorHAnsi"/>
          <w:sz w:val="21"/>
          <w:szCs w:val="21"/>
          <w:lang w:eastAsia="en-IN"/>
        </w:rPr>
        <w:t>Isliye jab tak private resource access required na ho, Lambda ko VPC me daalna unnecessary complexity/cost add kar sakta hai.</w:t>
      </w:r>
    </w:p>
    <w:p w:rsidR="00B8375E" w:rsidRPr="005204B8" w:rsidRDefault="00B8375E" w:rsidP="00B8375E">
      <w:pPr>
        <w:pStyle w:val="NoSpacing"/>
        <w:rPr>
          <w:rFonts w:cstheme="minorHAnsi"/>
          <w:lang w:eastAsia="en-IN"/>
        </w:rPr>
      </w:pPr>
    </w:p>
    <w:p w:rsidR="00B8375E" w:rsidRPr="005204B8" w:rsidRDefault="00B8375E" w:rsidP="00B8375E">
      <w:pPr>
        <w:spacing w:after="0" w:line="300" w:lineRule="atLeast"/>
        <w:rPr>
          <w:rFonts w:eastAsia="Times New Roman" w:cstheme="minorHAnsi"/>
          <w:sz w:val="21"/>
          <w:szCs w:val="21"/>
          <w:lang w:eastAsia="en-IN"/>
        </w:rPr>
      </w:pPr>
      <w:r w:rsidRPr="005204B8">
        <w:rPr>
          <w:rFonts w:eastAsia="Times New Roman" w:cstheme="minorHAnsi"/>
          <w:sz w:val="21"/>
          <w:szCs w:val="21"/>
          <w:lang w:eastAsia="en-IN"/>
        </w:rPr>
        <w:t>“The Lambda is not placed inside a VPC because the current workload only integrates with managed AWS services such as Bedrock, DynamoDB, S3, Cognito, and API Gateway. If the Lambda needs to access private RDS, private APIs, or internal services, I would place it in private subnets with security groups and use VPC endpoints or NAT depending on the connectivity requirement.”</w:t>
      </w:r>
    </w:p>
    <w:p w:rsidR="00B8375E" w:rsidRPr="005204B8" w:rsidRDefault="00B8375E" w:rsidP="00B8375E">
      <w:pPr>
        <w:pStyle w:val="NoSpacing"/>
        <w:rPr>
          <w:rFonts w:cstheme="minorHAnsi"/>
          <w:lang w:eastAsia="en-IN"/>
        </w:rPr>
      </w:pPr>
    </w:p>
    <w:p w:rsidR="00B8375E" w:rsidRPr="005204B8" w:rsidRDefault="00B8375E" w:rsidP="00B8375E">
      <w:pPr>
        <w:pStyle w:val="Heading2"/>
        <w:spacing w:line="300" w:lineRule="atLeast"/>
        <w:rPr>
          <w:rFonts w:asciiTheme="minorHAnsi" w:hAnsiTheme="minorHAnsi" w:cstheme="minorHAnsi"/>
        </w:rPr>
      </w:pPr>
      <w:r w:rsidRPr="005204B8">
        <w:rPr>
          <w:rFonts w:asciiTheme="minorHAnsi" w:hAnsiTheme="minorHAnsi" w:cstheme="minorHAnsi"/>
        </w:rPr>
        <w:lastRenderedPageBreak/>
        <w:t>RDS connection ke liye VPC kyun chahiye?</w:t>
      </w:r>
    </w:p>
    <w:p w:rsidR="00B8375E" w:rsidRPr="005204B8" w:rsidRDefault="00B8375E" w:rsidP="00B8375E">
      <w:pPr>
        <w:spacing w:after="0" w:line="300" w:lineRule="atLeast"/>
        <w:rPr>
          <w:rFonts w:eastAsia="Times New Roman" w:cstheme="minorHAnsi"/>
          <w:sz w:val="21"/>
          <w:szCs w:val="21"/>
          <w:lang w:eastAsia="en-IN"/>
        </w:rPr>
      </w:pPr>
      <w:r w:rsidRPr="005204B8">
        <w:rPr>
          <w:rFonts w:eastAsia="Times New Roman" w:cstheme="minorHAnsi"/>
          <w:sz w:val="21"/>
          <w:szCs w:val="21"/>
          <w:lang w:eastAsia="en-IN"/>
        </w:rPr>
        <w:t>RDS mostly VPC ke andar hota hai.</w:t>
      </w:r>
      <w:r w:rsidRPr="005204B8">
        <w:rPr>
          <w:rFonts w:eastAsia="Times New Roman" w:cstheme="minorHAnsi"/>
          <w:sz w:val="21"/>
          <w:szCs w:val="21"/>
          <w:lang w:eastAsia="en-IN"/>
        </w:rPr>
        <w:br/>
        <w:t>Agar Lambda RDS se connect karegi, Lambda ko bhi same VPC/subnet/security group setup me lana padta hai.</w:t>
      </w:r>
    </w:p>
    <w:p w:rsidR="00B8375E" w:rsidRPr="005204B8" w:rsidRDefault="00B8375E" w:rsidP="00B8375E">
      <w:pPr>
        <w:spacing w:after="0" w:line="300" w:lineRule="atLeast"/>
        <w:rPr>
          <w:rFonts w:eastAsia="Times New Roman" w:cstheme="minorHAnsi"/>
          <w:sz w:val="21"/>
          <w:szCs w:val="21"/>
          <w:lang w:eastAsia="en-IN"/>
        </w:rPr>
      </w:pPr>
    </w:p>
    <w:p w:rsidR="00B8375E" w:rsidRPr="005204B8" w:rsidRDefault="00B8375E" w:rsidP="00B8375E">
      <w:pPr>
        <w:pStyle w:val="NoSpacing"/>
        <w:rPr>
          <w:rFonts w:cstheme="minorHAnsi"/>
          <w:b/>
        </w:rPr>
      </w:pPr>
      <w:r w:rsidRPr="005204B8">
        <w:rPr>
          <w:rFonts w:cstheme="minorHAnsi"/>
          <w:b/>
        </w:rPr>
        <w:t>Real production use case</w:t>
      </w:r>
    </w:p>
    <w:p w:rsidR="00B8375E" w:rsidRPr="005204B8" w:rsidRDefault="00B8375E" w:rsidP="00B8375E">
      <w:pPr>
        <w:pStyle w:val="NoSpacing"/>
        <w:rPr>
          <w:rFonts w:cstheme="minorHAnsi"/>
          <w:sz w:val="21"/>
          <w:szCs w:val="21"/>
        </w:rPr>
      </w:pPr>
      <w:r w:rsidRPr="005204B8">
        <w:rPr>
          <w:rFonts w:cstheme="minorHAnsi"/>
          <w:sz w:val="21"/>
          <w:szCs w:val="21"/>
        </w:rPr>
        <w:t>Agar hamara GenAI assistant customer data, orders, claims, account status, ya ticket details relational DB se fetch kare:</w:t>
      </w:r>
    </w:p>
    <w:p w:rsidR="00B8375E" w:rsidRPr="005204B8" w:rsidRDefault="00B8375E" w:rsidP="00B8375E">
      <w:pPr>
        <w:pStyle w:val="NoSpacing"/>
        <w:rPr>
          <w:rFonts w:cstheme="minorHAnsi"/>
          <w:sz w:val="21"/>
          <w:szCs w:val="21"/>
        </w:rPr>
      </w:pPr>
    </w:p>
    <w:p w:rsidR="00B8375E" w:rsidRPr="005204B8" w:rsidRDefault="00B8375E" w:rsidP="00B8375E">
      <w:pPr>
        <w:pStyle w:val="NoSpacing"/>
        <w:rPr>
          <w:rFonts w:cstheme="minorHAnsi"/>
          <w:lang w:eastAsia="en-IN"/>
        </w:rPr>
      </w:pPr>
      <w:r w:rsidRPr="005204B8">
        <w:rPr>
          <w:rFonts w:cstheme="minorHAnsi"/>
          <w:lang w:eastAsia="en-IN"/>
        </w:rPr>
        <w:t>User: Customer complaint status check karo</w:t>
      </w:r>
    </w:p>
    <w:p w:rsidR="00B8375E" w:rsidRPr="005204B8" w:rsidRDefault="00B8375E" w:rsidP="00B8375E">
      <w:pPr>
        <w:pStyle w:val="NoSpacing"/>
        <w:rPr>
          <w:rFonts w:cstheme="minorHAnsi"/>
          <w:lang w:eastAsia="en-IN"/>
        </w:rPr>
      </w:pPr>
      <w:r w:rsidRPr="005204B8">
        <w:rPr>
          <w:rFonts w:cstheme="minorHAnsi"/>
          <w:lang w:eastAsia="en-IN"/>
        </w:rPr>
        <w:t>↓</w:t>
      </w:r>
    </w:p>
    <w:p w:rsidR="00B8375E" w:rsidRPr="005204B8" w:rsidRDefault="00B8375E" w:rsidP="00B8375E">
      <w:pPr>
        <w:pStyle w:val="NoSpacing"/>
        <w:rPr>
          <w:rFonts w:cstheme="minorHAnsi"/>
          <w:lang w:eastAsia="en-IN"/>
        </w:rPr>
      </w:pPr>
      <w:r w:rsidRPr="005204B8">
        <w:rPr>
          <w:rFonts w:cstheme="minorHAnsi"/>
          <w:lang w:eastAsia="en-IN"/>
        </w:rPr>
        <w:t>Lambda</w:t>
      </w:r>
    </w:p>
    <w:p w:rsidR="00B8375E" w:rsidRPr="005204B8" w:rsidRDefault="00B8375E" w:rsidP="00B8375E">
      <w:pPr>
        <w:pStyle w:val="NoSpacing"/>
        <w:rPr>
          <w:rFonts w:cstheme="minorHAnsi"/>
          <w:lang w:eastAsia="en-IN"/>
        </w:rPr>
      </w:pPr>
      <w:r w:rsidRPr="005204B8">
        <w:rPr>
          <w:rFonts w:cstheme="minorHAnsi"/>
          <w:lang w:eastAsia="en-IN"/>
        </w:rPr>
        <w:t>↓</w:t>
      </w:r>
    </w:p>
    <w:p w:rsidR="00B8375E" w:rsidRPr="005204B8" w:rsidRDefault="00B8375E" w:rsidP="00B8375E">
      <w:pPr>
        <w:pStyle w:val="NoSpacing"/>
        <w:rPr>
          <w:rFonts w:cstheme="minorHAnsi"/>
          <w:lang w:eastAsia="en-IN"/>
        </w:rPr>
      </w:pPr>
      <w:r w:rsidRPr="005204B8">
        <w:rPr>
          <w:rFonts w:cstheme="minorHAnsi"/>
          <w:lang w:eastAsia="en-IN"/>
        </w:rPr>
        <w:t>RDS PostgreSQL</w:t>
      </w:r>
    </w:p>
    <w:p w:rsidR="00B8375E" w:rsidRPr="005204B8" w:rsidRDefault="00B8375E" w:rsidP="00B8375E">
      <w:pPr>
        <w:pStyle w:val="NoSpacing"/>
        <w:rPr>
          <w:rFonts w:cstheme="minorHAnsi"/>
          <w:lang w:eastAsia="en-IN"/>
        </w:rPr>
      </w:pPr>
      <w:r w:rsidRPr="005204B8">
        <w:rPr>
          <w:rFonts w:cstheme="minorHAnsi"/>
          <w:lang w:eastAsia="en-IN"/>
        </w:rPr>
        <w:t>↓</w:t>
      </w:r>
    </w:p>
    <w:p w:rsidR="00B8375E" w:rsidRPr="005204B8" w:rsidRDefault="00B8375E" w:rsidP="00B8375E">
      <w:pPr>
        <w:pStyle w:val="NoSpacing"/>
        <w:rPr>
          <w:rFonts w:cstheme="minorHAnsi"/>
          <w:lang w:eastAsia="en-IN"/>
        </w:rPr>
      </w:pPr>
      <w:r w:rsidRPr="005204B8">
        <w:rPr>
          <w:rFonts w:cstheme="minorHAnsi"/>
          <w:lang w:eastAsia="en-IN"/>
        </w:rPr>
        <w:t>Status retrieve</w:t>
      </w:r>
    </w:p>
    <w:p w:rsidR="00B8375E" w:rsidRPr="005204B8" w:rsidRDefault="00B8375E" w:rsidP="00B8375E">
      <w:pPr>
        <w:pStyle w:val="NoSpacing"/>
        <w:rPr>
          <w:rFonts w:cstheme="minorHAnsi"/>
          <w:lang w:eastAsia="en-IN"/>
        </w:rPr>
      </w:pPr>
      <w:r w:rsidRPr="005204B8">
        <w:rPr>
          <w:rFonts w:cstheme="minorHAnsi"/>
          <w:lang w:eastAsia="en-IN"/>
        </w:rPr>
        <w:t>↓</w:t>
      </w:r>
    </w:p>
    <w:p w:rsidR="00B8375E" w:rsidRPr="005204B8" w:rsidRDefault="00B8375E" w:rsidP="00B8375E">
      <w:pPr>
        <w:pStyle w:val="NoSpacing"/>
        <w:rPr>
          <w:rFonts w:cstheme="minorHAnsi"/>
          <w:lang w:eastAsia="en-IN"/>
        </w:rPr>
      </w:pPr>
      <w:r w:rsidRPr="005204B8">
        <w:rPr>
          <w:rFonts w:cstheme="minorHAnsi"/>
          <w:lang w:eastAsia="en-IN"/>
        </w:rPr>
        <w:t>Claude answer</w:t>
      </w:r>
    </w:p>
    <w:p w:rsidR="00B8375E" w:rsidRPr="005204B8" w:rsidRDefault="00B8375E" w:rsidP="00B8375E">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Tab RDS connection ka use ho sakta hai.</w:t>
      </w:r>
    </w:p>
    <w:p w:rsidR="0005217B" w:rsidRPr="005204B8" w:rsidRDefault="0005217B" w:rsidP="0005217B">
      <w:pPr>
        <w:spacing w:after="0" w:line="300" w:lineRule="atLeast"/>
        <w:rPr>
          <w:rFonts w:eastAsia="Times New Roman" w:cstheme="minorHAnsi"/>
          <w:b/>
          <w:sz w:val="21"/>
          <w:szCs w:val="21"/>
          <w:lang w:eastAsia="en-IN"/>
        </w:rPr>
      </w:pPr>
      <w:r w:rsidRPr="005204B8">
        <w:rPr>
          <w:rFonts w:eastAsia="Times New Roman" w:cstheme="minorHAnsi"/>
          <w:b/>
          <w:sz w:val="21"/>
          <w:szCs w:val="21"/>
          <w:lang w:eastAsia="en-IN"/>
        </w:rPr>
        <w:t>Destinations ka use kya hai?</w:t>
      </w:r>
    </w:p>
    <w:p w:rsidR="00B8375E" w:rsidRPr="005204B8" w:rsidRDefault="00B8375E" w:rsidP="00B8375E">
      <w:pPr>
        <w:pStyle w:val="NoSpacing"/>
        <w:rPr>
          <w:rFonts w:cstheme="minorHAnsi"/>
          <w:lang w:eastAsia="en-IN"/>
        </w:rPr>
      </w:pPr>
    </w:p>
    <w:p w:rsidR="0005217B" w:rsidRPr="005204B8" w:rsidRDefault="0005217B" w:rsidP="0005217B">
      <w:pPr>
        <w:spacing w:after="0" w:line="300" w:lineRule="atLeast"/>
        <w:rPr>
          <w:rFonts w:eastAsia="Times New Roman" w:cstheme="minorHAnsi"/>
          <w:sz w:val="21"/>
          <w:szCs w:val="21"/>
          <w:lang w:eastAsia="en-IN"/>
        </w:rPr>
      </w:pPr>
      <w:r w:rsidRPr="005204B8">
        <w:rPr>
          <w:rFonts w:eastAsia="Times New Roman" w:cstheme="minorHAnsi"/>
          <w:sz w:val="21"/>
          <w:szCs w:val="21"/>
          <w:lang w:eastAsia="en-IN"/>
        </w:rPr>
        <w:t>Lambda Destinations async invocation ke success/failure ke baad result kisi aur service ko bhejne ke liye use hota hai.</w:t>
      </w:r>
    </w:p>
    <w:p w:rsidR="0005217B" w:rsidRPr="005204B8" w:rsidRDefault="0005217B" w:rsidP="0005217B">
      <w:pPr>
        <w:spacing w:after="0" w:line="300" w:lineRule="atLeast"/>
        <w:rPr>
          <w:rFonts w:eastAsia="Times New Roman" w:cstheme="minorHAnsi"/>
          <w:sz w:val="21"/>
          <w:szCs w:val="21"/>
          <w:lang w:eastAsia="en-IN"/>
        </w:rPr>
      </w:pPr>
      <w:r w:rsidRPr="005204B8">
        <w:rPr>
          <w:rFonts w:eastAsia="Times New Roman" w:cstheme="minorHAnsi"/>
          <w:sz w:val="21"/>
          <w:szCs w:val="21"/>
          <w:lang w:eastAsia="en-IN"/>
        </w:rPr>
        <w:t>Example:</w:t>
      </w:r>
    </w:p>
    <w:p w:rsidR="0005217B" w:rsidRPr="005204B8" w:rsidRDefault="0005217B" w:rsidP="0005217B">
      <w:pPr>
        <w:spacing w:after="0" w:line="300" w:lineRule="atLeast"/>
        <w:rPr>
          <w:rFonts w:eastAsia="Times New Roman" w:cstheme="minorHAnsi"/>
          <w:sz w:val="21"/>
          <w:szCs w:val="21"/>
          <w:lang w:eastAsia="en-IN"/>
        </w:rPr>
      </w:pPr>
      <w:r w:rsidRPr="005204B8">
        <w:rPr>
          <w:rFonts w:eastAsia="Times New Roman" w:cstheme="minorHAnsi"/>
          <w:sz w:val="21"/>
          <w:szCs w:val="21"/>
          <w:lang w:eastAsia="en-IN"/>
        </w:rPr>
        <w:t>Lambda async success → EventBridge/SQS/SNS/Lambda</w:t>
      </w:r>
    </w:p>
    <w:p w:rsidR="0005217B" w:rsidRPr="005204B8" w:rsidRDefault="0005217B" w:rsidP="0005217B">
      <w:pPr>
        <w:spacing w:after="0" w:line="300" w:lineRule="atLeast"/>
        <w:rPr>
          <w:rFonts w:eastAsia="Times New Roman" w:cstheme="minorHAnsi"/>
          <w:sz w:val="21"/>
          <w:szCs w:val="21"/>
          <w:lang w:eastAsia="en-IN"/>
        </w:rPr>
      </w:pPr>
      <w:r w:rsidRPr="005204B8">
        <w:rPr>
          <w:rFonts w:eastAsia="Times New Roman" w:cstheme="minorHAnsi"/>
          <w:sz w:val="21"/>
          <w:szCs w:val="21"/>
          <w:lang w:eastAsia="en-IN"/>
        </w:rPr>
        <w:t>Lambda async failure → SQS/SNS/EventBridge</w:t>
      </w:r>
    </w:p>
    <w:p w:rsidR="00DD15FC" w:rsidRPr="005204B8" w:rsidRDefault="00DD15FC" w:rsidP="0005217B">
      <w:pPr>
        <w:spacing w:after="0" w:line="300" w:lineRule="atLeast"/>
        <w:rPr>
          <w:rFonts w:eastAsia="Times New Roman" w:cstheme="minorHAnsi"/>
          <w:sz w:val="21"/>
          <w:szCs w:val="21"/>
          <w:lang w:eastAsia="en-IN"/>
        </w:rPr>
      </w:pPr>
    </w:p>
    <w:p w:rsidR="00DD15FC" w:rsidRPr="005204B8" w:rsidRDefault="00DD15FC" w:rsidP="00DD15FC">
      <w:pPr>
        <w:pStyle w:val="NoSpacing"/>
        <w:rPr>
          <w:rFonts w:cstheme="minorHAnsi"/>
        </w:rPr>
      </w:pPr>
      <w:r w:rsidRPr="005204B8">
        <w:rPr>
          <w:rFonts w:cstheme="minorHAnsi"/>
        </w:rPr>
        <w:t>Destinations more useful hota hai jab Lambda asynchronously invoke hoti hai:</w:t>
      </w:r>
    </w:p>
    <w:p w:rsidR="00DD15FC" w:rsidRPr="005204B8" w:rsidRDefault="00DD15FC" w:rsidP="00DD15FC">
      <w:pPr>
        <w:pStyle w:val="NoSpacing"/>
        <w:rPr>
          <w:rFonts w:eastAsia="Times New Roman" w:cstheme="minorHAnsi"/>
          <w:sz w:val="21"/>
          <w:szCs w:val="21"/>
          <w:lang w:eastAsia="en-IN"/>
        </w:rPr>
      </w:pPr>
      <w:r w:rsidRPr="005204B8">
        <w:rPr>
          <w:rFonts w:eastAsia="Times New Roman" w:cstheme="minorHAnsi"/>
          <w:sz w:val="21"/>
          <w:szCs w:val="21"/>
          <w:lang w:eastAsia="en-IN"/>
        </w:rPr>
        <w:t>EventBridge → Lambda</w:t>
      </w:r>
    </w:p>
    <w:p w:rsidR="00DD15FC" w:rsidRPr="005204B8" w:rsidRDefault="00DD15FC" w:rsidP="00DD15FC">
      <w:pPr>
        <w:spacing w:after="0" w:line="300" w:lineRule="atLeast"/>
        <w:rPr>
          <w:rFonts w:eastAsia="Times New Roman" w:cstheme="minorHAnsi"/>
          <w:sz w:val="21"/>
          <w:szCs w:val="21"/>
          <w:lang w:eastAsia="en-IN"/>
        </w:rPr>
      </w:pPr>
      <w:r w:rsidRPr="005204B8">
        <w:rPr>
          <w:rFonts w:eastAsia="Times New Roman" w:cstheme="minorHAnsi"/>
          <w:sz w:val="21"/>
          <w:szCs w:val="21"/>
          <w:lang w:eastAsia="en-IN"/>
        </w:rPr>
        <w:t>S3 event → Lambda</w:t>
      </w:r>
    </w:p>
    <w:p w:rsidR="00DD15FC" w:rsidRPr="005204B8" w:rsidRDefault="00DD15FC" w:rsidP="00DD15FC">
      <w:pPr>
        <w:spacing w:after="0" w:line="300" w:lineRule="atLeast"/>
        <w:rPr>
          <w:rFonts w:eastAsia="Times New Roman" w:cstheme="minorHAnsi"/>
          <w:sz w:val="21"/>
          <w:szCs w:val="21"/>
          <w:lang w:eastAsia="en-IN"/>
        </w:rPr>
      </w:pPr>
      <w:r w:rsidRPr="005204B8">
        <w:rPr>
          <w:rFonts w:eastAsia="Times New Roman" w:cstheme="minorHAnsi"/>
          <w:sz w:val="21"/>
          <w:szCs w:val="21"/>
          <w:lang w:eastAsia="en-IN"/>
        </w:rPr>
        <w:t>SNS → Lambda</w:t>
      </w:r>
    </w:p>
    <w:p w:rsidR="0005217B" w:rsidRPr="005204B8" w:rsidRDefault="00DD15FC" w:rsidP="00DD15FC">
      <w:pPr>
        <w:spacing w:after="0" w:line="300" w:lineRule="atLeast"/>
        <w:rPr>
          <w:rFonts w:eastAsia="Times New Roman" w:cstheme="minorHAnsi"/>
          <w:sz w:val="21"/>
          <w:szCs w:val="21"/>
          <w:lang w:eastAsia="en-IN"/>
        </w:rPr>
      </w:pPr>
      <w:r w:rsidRPr="005204B8">
        <w:rPr>
          <w:rFonts w:eastAsia="Times New Roman" w:cstheme="minorHAnsi"/>
          <w:sz w:val="21"/>
          <w:szCs w:val="21"/>
          <w:lang w:eastAsia="en-IN"/>
        </w:rPr>
        <w:t>Async Invoke → Lambda</w:t>
      </w:r>
    </w:p>
    <w:p w:rsidR="00B36325" w:rsidRPr="005204B8" w:rsidRDefault="00B36325" w:rsidP="00B36325">
      <w:pPr>
        <w:pStyle w:val="Heading1"/>
        <w:spacing w:line="300" w:lineRule="atLeast"/>
        <w:rPr>
          <w:rFonts w:asciiTheme="minorHAnsi" w:hAnsiTheme="minorHAnsi" w:cstheme="minorHAnsi"/>
        </w:rPr>
      </w:pPr>
      <w:r w:rsidRPr="005204B8">
        <w:rPr>
          <w:rFonts w:asciiTheme="minorHAnsi" w:hAnsiTheme="minorHAnsi" w:cstheme="minorHAnsi"/>
        </w:rPr>
        <w:t xml:space="preserve">Current Modularization Status </w:t>
      </w:r>
      <w:r w:rsidRPr="005204B8">
        <w:rPr>
          <w:rFonts w:ascii="Segoe UI Symbol" w:hAnsi="Segoe UI Symbol" w:cs="Segoe UI Symbol"/>
        </w:rPr>
        <w:t>✅</w:t>
      </w:r>
    </w:p>
    <w:p w:rsidR="00B36325" w:rsidRPr="005204B8" w:rsidRDefault="00B36325" w:rsidP="00B36325">
      <w:pPr>
        <w:spacing w:after="0" w:line="300" w:lineRule="atLeast"/>
        <w:rPr>
          <w:rFonts w:eastAsia="Times New Roman" w:cstheme="minorHAnsi"/>
          <w:sz w:val="21"/>
          <w:szCs w:val="21"/>
          <w:lang w:eastAsia="en-IN"/>
        </w:rPr>
      </w:pPr>
      <w:r w:rsidRPr="005204B8">
        <w:rPr>
          <w:rFonts w:eastAsia="Times New Roman" w:cstheme="minorHAnsi"/>
          <w:sz w:val="21"/>
          <w:szCs w:val="21"/>
          <w:lang w:eastAsia="en-IN"/>
        </w:rPr>
        <w:t>src/</w:t>
      </w:r>
    </w:p>
    <w:p w:rsidR="00B36325" w:rsidRPr="005204B8" w:rsidRDefault="00B36325" w:rsidP="00B36325">
      <w:pPr>
        <w:spacing w:after="0" w:line="300" w:lineRule="atLeast"/>
        <w:rPr>
          <w:rFonts w:eastAsia="Times New Roman" w:cstheme="minorHAnsi"/>
          <w:sz w:val="21"/>
          <w:szCs w:val="21"/>
          <w:lang w:eastAsia="en-IN"/>
        </w:rPr>
      </w:pPr>
      <w:r w:rsidRPr="005204B8">
        <w:rPr>
          <w:rFonts w:ascii="Arial" w:eastAsia="Times New Roman" w:hAnsi="Arial" w:cs="Arial"/>
          <w:sz w:val="21"/>
          <w:szCs w:val="21"/>
          <w:lang w:eastAsia="en-IN"/>
        </w:rPr>
        <w:t>├</w:t>
      </w:r>
      <w:r w:rsidRPr="005204B8">
        <w:rPr>
          <w:rFonts w:ascii="Calibri" w:eastAsia="Times New Roman" w:hAnsi="Calibri" w:cs="Calibri"/>
          <w:sz w:val="21"/>
          <w:szCs w:val="21"/>
          <w:lang w:eastAsia="en-IN"/>
        </w:rPr>
        <w:t>──</w:t>
      </w:r>
      <w:r w:rsidRPr="005204B8">
        <w:rPr>
          <w:rFonts w:eastAsia="Times New Roman" w:cstheme="minorHAnsi"/>
          <w:sz w:val="21"/>
          <w:szCs w:val="21"/>
          <w:lang w:eastAsia="en-IN"/>
        </w:rPr>
        <w:t xml:space="preserve"> lambda_function.py       # main route handler</w:t>
      </w:r>
    </w:p>
    <w:p w:rsidR="00B36325" w:rsidRPr="005204B8" w:rsidRDefault="00B36325" w:rsidP="00B36325">
      <w:pPr>
        <w:spacing w:after="0" w:line="300" w:lineRule="atLeast"/>
        <w:rPr>
          <w:rFonts w:eastAsia="Times New Roman" w:cstheme="minorHAnsi"/>
          <w:sz w:val="21"/>
          <w:szCs w:val="21"/>
          <w:lang w:eastAsia="en-IN"/>
        </w:rPr>
      </w:pPr>
      <w:r w:rsidRPr="005204B8">
        <w:rPr>
          <w:rFonts w:ascii="Arial" w:eastAsia="Times New Roman" w:hAnsi="Arial" w:cs="Arial"/>
          <w:sz w:val="21"/>
          <w:szCs w:val="21"/>
          <w:lang w:eastAsia="en-IN"/>
        </w:rPr>
        <w:t>├</w:t>
      </w:r>
      <w:r w:rsidRPr="005204B8">
        <w:rPr>
          <w:rFonts w:ascii="Calibri" w:eastAsia="Times New Roman" w:hAnsi="Calibri" w:cs="Calibri"/>
          <w:sz w:val="21"/>
          <w:szCs w:val="21"/>
          <w:lang w:eastAsia="en-IN"/>
        </w:rPr>
        <w:t>──</w:t>
      </w:r>
      <w:r w:rsidRPr="005204B8">
        <w:rPr>
          <w:rFonts w:eastAsia="Times New Roman" w:cstheme="minorHAnsi"/>
          <w:sz w:val="21"/>
          <w:szCs w:val="21"/>
          <w:lang w:eastAsia="en-IN"/>
        </w:rPr>
        <w:t xml:space="preserve"> config.py                # env vars/config</w:t>
      </w:r>
    </w:p>
    <w:p w:rsidR="00B36325" w:rsidRPr="005204B8" w:rsidRDefault="00B36325" w:rsidP="00B36325">
      <w:pPr>
        <w:spacing w:after="0" w:line="300" w:lineRule="atLeast"/>
        <w:rPr>
          <w:rFonts w:eastAsia="Times New Roman" w:cstheme="minorHAnsi"/>
          <w:sz w:val="21"/>
          <w:szCs w:val="21"/>
          <w:lang w:eastAsia="en-IN"/>
        </w:rPr>
      </w:pPr>
      <w:r w:rsidRPr="005204B8">
        <w:rPr>
          <w:rFonts w:ascii="Arial" w:eastAsia="Times New Roman" w:hAnsi="Arial" w:cs="Arial"/>
          <w:sz w:val="21"/>
          <w:szCs w:val="21"/>
          <w:lang w:eastAsia="en-IN"/>
        </w:rPr>
        <w:t>├</w:t>
      </w:r>
      <w:r w:rsidRPr="005204B8">
        <w:rPr>
          <w:rFonts w:ascii="Calibri" w:eastAsia="Times New Roman" w:hAnsi="Calibri" w:cs="Calibri"/>
          <w:sz w:val="21"/>
          <w:szCs w:val="21"/>
          <w:lang w:eastAsia="en-IN"/>
        </w:rPr>
        <w:t>──</w:t>
      </w:r>
      <w:r w:rsidRPr="005204B8">
        <w:rPr>
          <w:rFonts w:eastAsia="Times New Roman" w:cstheme="minorHAnsi"/>
          <w:sz w:val="21"/>
          <w:szCs w:val="21"/>
          <w:lang w:eastAsia="en-IN"/>
        </w:rPr>
        <w:t xml:space="preserve"> response_utils.py        # JSON response helper</w:t>
      </w:r>
    </w:p>
    <w:p w:rsidR="00B36325" w:rsidRPr="005204B8" w:rsidRDefault="00B36325" w:rsidP="00B36325">
      <w:pPr>
        <w:spacing w:after="0" w:line="300" w:lineRule="atLeast"/>
        <w:rPr>
          <w:rFonts w:eastAsia="Times New Roman" w:cstheme="minorHAnsi"/>
          <w:sz w:val="21"/>
          <w:szCs w:val="21"/>
          <w:lang w:eastAsia="en-IN"/>
        </w:rPr>
      </w:pPr>
      <w:r w:rsidRPr="005204B8">
        <w:rPr>
          <w:rFonts w:ascii="Arial" w:eastAsia="Times New Roman" w:hAnsi="Arial" w:cs="Arial"/>
          <w:sz w:val="21"/>
          <w:szCs w:val="21"/>
          <w:lang w:eastAsia="en-IN"/>
        </w:rPr>
        <w:t>├</w:t>
      </w:r>
      <w:r w:rsidRPr="005204B8">
        <w:rPr>
          <w:rFonts w:ascii="Calibri" w:eastAsia="Times New Roman" w:hAnsi="Calibri" w:cs="Calibri"/>
          <w:sz w:val="21"/>
          <w:szCs w:val="21"/>
          <w:lang w:eastAsia="en-IN"/>
        </w:rPr>
        <w:t>──</w:t>
      </w:r>
      <w:r w:rsidRPr="005204B8">
        <w:rPr>
          <w:rFonts w:eastAsia="Times New Roman" w:cstheme="minorHAnsi"/>
          <w:sz w:val="21"/>
          <w:szCs w:val="21"/>
          <w:lang w:eastAsia="en-IN"/>
        </w:rPr>
        <w:t xml:space="preserve"> auth.py                  # Cognito user extraction</w:t>
      </w:r>
    </w:p>
    <w:p w:rsidR="00B36325" w:rsidRPr="005204B8" w:rsidRDefault="00B36325" w:rsidP="00B36325">
      <w:pPr>
        <w:spacing w:after="0" w:line="300" w:lineRule="atLeast"/>
        <w:rPr>
          <w:rFonts w:eastAsia="Times New Roman" w:cstheme="minorHAnsi"/>
          <w:sz w:val="21"/>
          <w:szCs w:val="21"/>
          <w:lang w:eastAsia="en-IN"/>
        </w:rPr>
      </w:pPr>
      <w:r w:rsidRPr="005204B8">
        <w:rPr>
          <w:rFonts w:ascii="Arial" w:eastAsia="Times New Roman" w:hAnsi="Arial" w:cs="Arial"/>
          <w:sz w:val="21"/>
          <w:szCs w:val="21"/>
          <w:lang w:eastAsia="en-IN"/>
        </w:rPr>
        <w:t>├</w:t>
      </w:r>
      <w:r w:rsidRPr="005204B8">
        <w:rPr>
          <w:rFonts w:ascii="Calibri" w:eastAsia="Times New Roman" w:hAnsi="Calibri" w:cs="Calibri"/>
          <w:sz w:val="21"/>
          <w:szCs w:val="21"/>
          <w:lang w:eastAsia="en-IN"/>
        </w:rPr>
        <w:t>──</w:t>
      </w:r>
      <w:r w:rsidRPr="005204B8">
        <w:rPr>
          <w:rFonts w:eastAsia="Times New Roman" w:cstheme="minorHAnsi"/>
          <w:sz w:val="21"/>
          <w:szCs w:val="21"/>
          <w:lang w:eastAsia="en-IN"/>
        </w:rPr>
        <w:t xml:space="preserve"> validators.py            # message validation/action guard</w:t>
      </w:r>
    </w:p>
    <w:p w:rsidR="00B36325" w:rsidRPr="005204B8" w:rsidRDefault="00B36325" w:rsidP="00B36325">
      <w:pPr>
        <w:spacing w:after="0" w:line="300" w:lineRule="atLeast"/>
        <w:rPr>
          <w:rFonts w:eastAsia="Times New Roman" w:cstheme="minorHAnsi"/>
          <w:sz w:val="21"/>
          <w:szCs w:val="21"/>
          <w:lang w:eastAsia="en-IN"/>
        </w:rPr>
      </w:pPr>
      <w:r w:rsidRPr="005204B8">
        <w:rPr>
          <w:rFonts w:ascii="Arial" w:eastAsia="Times New Roman" w:hAnsi="Arial" w:cs="Arial"/>
          <w:sz w:val="21"/>
          <w:szCs w:val="21"/>
          <w:lang w:eastAsia="en-IN"/>
        </w:rPr>
        <w:t>├</w:t>
      </w:r>
      <w:r w:rsidRPr="005204B8">
        <w:rPr>
          <w:rFonts w:ascii="Calibri" w:eastAsia="Times New Roman" w:hAnsi="Calibri" w:cs="Calibri"/>
          <w:sz w:val="21"/>
          <w:szCs w:val="21"/>
          <w:lang w:eastAsia="en-IN"/>
        </w:rPr>
        <w:t>──</w:t>
      </w:r>
      <w:r w:rsidRPr="005204B8">
        <w:rPr>
          <w:rFonts w:eastAsia="Times New Roman" w:cstheme="minorHAnsi"/>
          <w:sz w:val="21"/>
          <w:szCs w:val="21"/>
          <w:lang w:eastAsia="en-IN"/>
        </w:rPr>
        <w:t xml:space="preserve"> history_service.py       # DynamoDB chat history</w:t>
      </w:r>
    </w:p>
    <w:p w:rsidR="00B36325" w:rsidRPr="005204B8" w:rsidRDefault="00B36325" w:rsidP="00B36325">
      <w:pPr>
        <w:spacing w:after="0" w:line="300" w:lineRule="atLeast"/>
        <w:rPr>
          <w:rFonts w:eastAsia="Times New Roman" w:cstheme="minorHAnsi"/>
          <w:sz w:val="21"/>
          <w:szCs w:val="21"/>
          <w:lang w:eastAsia="en-IN"/>
        </w:rPr>
      </w:pPr>
      <w:r w:rsidRPr="005204B8">
        <w:rPr>
          <w:rFonts w:ascii="Arial" w:eastAsia="Times New Roman" w:hAnsi="Arial" w:cs="Arial"/>
          <w:sz w:val="21"/>
          <w:szCs w:val="21"/>
          <w:lang w:eastAsia="en-IN"/>
        </w:rPr>
        <w:t>├</w:t>
      </w:r>
      <w:r w:rsidRPr="005204B8">
        <w:rPr>
          <w:rFonts w:ascii="Calibri" w:eastAsia="Times New Roman" w:hAnsi="Calibri" w:cs="Calibri"/>
          <w:sz w:val="21"/>
          <w:szCs w:val="21"/>
          <w:lang w:eastAsia="en-IN"/>
        </w:rPr>
        <w:t>──</w:t>
      </w:r>
      <w:r w:rsidRPr="005204B8">
        <w:rPr>
          <w:rFonts w:eastAsia="Times New Roman" w:cstheme="minorHAnsi"/>
          <w:sz w:val="21"/>
          <w:szCs w:val="21"/>
          <w:lang w:eastAsia="en-IN"/>
        </w:rPr>
        <w:t xml:space="preserve"> bedrock_service.py       # direct Bedrock Claude call</w:t>
      </w:r>
    </w:p>
    <w:p w:rsidR="00B36325" w:rsidRPr="005204B8" w:rsidRDefault="00B36325" w:rsidP="00B36325">
      <w:pPr>
        <w:spacing w:after="0" w:line="300" w:lineRule="atLeast"/>
        <w:rPr>
          <w:rFonts w:eastAsia="Times New Roman" w:cstheme="minorHAnsi"/>
          <w:sz w:val="21"/>
          <w:szCs w:val="21"/>
          <w:lang w:eastAsia="en-IN"/>
        </w:rPr>
      </w:pPr>
      <w:r w:rsidRPr="005204B8">
        <w:rPr>
          <w:rFonts w:ascii="Arial" w:eastAsia="Times New Roman" w:hAnsi="Arial" w:cs="Arial"/>
          <w:sz w:val="21"/>
          <w:szCs w:val="21"/>
          <w:lang w:eastAsia="en-IN"/>
        </w:rPr>
        <w:t>├</w:t>
      </w:r>
      <w:r w:rsidRPr="005204B8">
        <w:rPr>
          <w:rFonts w:ascii="Calibri" w:eastAsia="Times New Roman" w:hAnsi="Calibri" w:cs="Calibri"/>
          <w:sz w:val="21"/>
          <w:szCs w:val="21"/>
          <w:lang w:eastAsia="en-IN"/>
        </w:rPr>
        <w:t>──</w:t>
      </w:r>
      <w:r w:rsidRPr="005204B8">
        <w:rPr>
          <w:rFonts w:eastAsia="Times New Roman" w:cstheme="minorHAnsi"/>
          <w:sz w:val="21"/>
          <w:szCs w:val="21"/>
          <w:lang w:eastAsia="en-IN"/>
        </w:rPr>
        <w:t xml:space="preserve"> rag_service.py           # Knowledge Base + RAG</w:t>
      </w:r>
    </w:p>
    <w:p w:rsidR="00B36325" w:rsidRPr="005204B8" w:rsidRDefault="00B36325" w:rsidP="00B36325">
      <w:pPr>
        <w:spacing w:after="0" w:line="300" w:lineRule="atLeast"/>
        <w:rPr>
          <w:rFonts w:eastAsia="Times New Roman" w:cstheme="minorHAnsi"/>
          <w:sz w:val="21"/>
          <w:szCs w:val="21"/>
          <w:lang w:eastAsia="en-IN"/>
        </w:rPr>
      </w:pPr>
      <w:r w:rsidRPr="005204B8">
        <w:rPr>
          <w:rFonts w:ascii="Arial" w:eastAsia="Times New Roman" w:hAnsi="Arial" w:cs="Arial"/>
          <w:sz w:val="21"/>
          <w:szCs w:val="21"/>
          <w:lang w:eastAsia="en-IN"/>
        </w:rPr>
        <w:t>├</w:t>
      </w:r>
      <w:r w:rsidRPr="005204B8">
        <w:rPr>
          <w:rFonts w:ascii="Calibri" w:eastAsia="Times New Roman" w:hAnsi="Calibri" w:cs="Calibri"/>
          <w:sz w:val="21"/>
          <w:szCs w:val="21"/>
          <w:lang w:eastAsia="en-IN"/>
        </w:rPr>
        <w:t>──</w:t>
      </w:r>
      <w:r w:rsidRPr="005204B8">
        <w:rPr>
          <w:rFonts w:eastAsia="Times New Roman" w:cstheme="minorHAnsi"/>
          <w:sz w:val="21"/>
          <w:szCs w:val="21"/>
          <w:lang w:eastAsia="en-IN"/>
        </w:rPr>
        <w:t xml:space="preserve"> action_service.py        # action decision JSON</w:t>
      </w:r>
    </w:p>
    <w:p w:rsidR="00B36325" w:rsidRPr="005204B8" w:rsidRDefault="00B36325" w:rsidP="00B36325">
      <w:pPr>
        <w:spacing w:after="0" w:line="300" w:lineRule="atLeast"/>
        <w:rPr>
          <w:rFonts w:eastAsia="Times New Roman" w:cstheme="minorHAnsi"/>
          <w:sz w:val="21"/>
          <w:szCs w:val="21"/>
          <w:lang w:eastAsia="en-IN"/>
        </w:rPr>
      </w:pPr>
      <w:r w:rsidRPr="005204B8">
        <w:rPr>
          <w:rFonts w:ascii="Arial" w:eastAsia="Times New Roman" w:hAnsi="Arial" w:cs="Arial"/>
          <w:sz w:val="21"/>
          <w:szCs w:val="21"/>
          <w:lang w:eastAsia="en-IN"/>
        </w:rPr>
        <w:t>├</w:t>
      </w:r>
      <w:r w:rsidRPr="005204B8">
        <w:rPr>
          <w:rFonts w:ascii="Calibri" w:eastAsia="Times New Roman" w:hAnsi="Calibri" w:cs="Calibri"/>
          <w:sz w:val="21"/>
          <w:szCs w:val="21"/>
          <w:lang w:eastAsia="en-IN"/>
        </w:rPr>
        <w:t>──</w:t>
      </w:r>
      <w:r w:rsidRPr="005204B8">
        <w:rPr>
          <w:rFonts w:eastAsia="Times New Roman" w:cstheme="minorHAnsi"/>
          <w:sz w:val="21"/>
          <w:szCs w:val="21"/>
          <w:lang w:eastAsia="en-IN"/>
        </w:rPr>
        <w:t xml:space="preserve"> ticket_service.py        # DynamoDB ticket create</w:t>
      </w:r>
    </w:p>
    <w:p w:rsidR="00DD15FC" w:rsidRPr="005204B8" w:rsidRDefault="00B36325" w:rsidP="00B36325">
      <w:pPr>
        <w:spacing w:after="0" w:line="300" w:lineRule="atLeast"/>
        <w:rPr>
          <w:rFonts w:eastAsia="Times New Roman" w:cstheme="minorHAnsi"/>
          <w:sz w:val="21"/>
          <w:szCs w:val="21"/>
          <w:lang w:eastAsia="en-IN"/>
        </w:rPr>
      </w:pPr>
      <w:r w:rsidRPr="005204B8">
        <w:rPr>
          <w:rFonts w:eastAsia="Times New Roman" w:cstheme="minorHAnsi"/>
          <w:sz w:val="21"/>
          <w:szCs w:val="21"/>
          <w:lang w:eastAsia="en-IN"/>
        </w:rPr>
        <w:t>└── requirements.txt</w:t>
      </w:r>
    </w:p>
    <w:p w:rsidR="00B36325" w:rsidRPr="005204B8" w:rsidRDefault="00B36325" w:rsidP="00B36325">
      <w:pPr>
        <w:spacing w:after="0" w:line="300" w:lineRule="atLeast"/>
        <w:rPr>
          <w:rFonts w:eastAsia="Times New Roman" w:cstheme="minorHAnsi"/>
          <w:sz w:val="21"/>
          <w:szCs w:val="21"/>
          <w:lang w:eastAsia="en-IN"/>
        </w:rPr>
      </w:pPr>
    </w:p>
    <w:p w:rsidR="00C055D8" w:rsidRPr="005204B8" w:rsidRDefault="00C055D8" w:rsidP="00C055D8">
      <w:pPr>
        <w:spacing w:after="0" w:line="300" w:lineRule="atLeast"/>
        <w:rPr>
          <w:rFonts w:eastAsia="Times New Roman" w:cstheme="minorHAnsi"/>
          <w:sz w:val="21"/>
          <w:szCs w:val="21"/>
          <w:lang w:eastAsia="en-IN"/>
        </w:rPr>
      </w:pPr>
      <w:r w:rsidRPr="005204B8">
        <w:rPr>
          <w:rFonts w:eastAsia="Times New Roman" w:cstheme="minorHAnsi"/>
          <w:sz w:val="21"/>
          <w:szCs w:val="21"/>
          <w:lang w:eastAsia="en-IN"/>
        </w:rPr>
        <w:t xml:space="preserve">“For Lambda modularization, I split the single handler file into separate Python modules such as auth, validators, RAG service, action service, ticket service, and history service. For deployment, I package the source files into a zip artifact with </w:t>
      </w:r>
      <w:r w:rsidRPr="005204B8">
        <w:rPr>
          <w:rFonts w:eastAsia="Times New Roman" w:cstheme="minorHAnsi"/>
          <w:sz w:val="20"/>
          <w:szCs w:val="20"/>
          <w:lang w:eastAsia="en-IN"/>
        </w:rPr>
        <w:t>lambda_function.py</w:t>
      </w:r>
      <w:r w:rsidRPr="005204B8">
        <w:rPr>
          <w:rFonts w:eastAsia="Times New Roman" w:cstheme="minorHAnsi"/>
          <w:sz w:val="21"/>
          <w:szCs w:val="21"/>
          <w:lang w:eastAsia="en-IN"/>
        </w:rPr>
        <w:t xml:space="preserve"> at the root, excluding Python cache files like </w:t>
      </w:r>
      <w:r w:rsidRPr="005204B8">
        <w:rPr>
          <w:rFonts w:eastAsia="Times New Roman" w:cstheme="minorHAnsi"/>
          <w:sz w:val="20"/>
          <w:szCs w:val="20"/>
          <w:lang w:eastAsia="en-IN"/>
        </w:rPr>
        <w:t>__pycache__</w:t>
      </w:r>
      <w:r w:rsidRPr="005204B8">
        <w:rPr>
          <w:rFonts w:eastAsia="Times New Roman" w:cstheme="minorHAnsi"/>
          <w:sz w:val="21"/>
          <w:szCs w:val="21"/>
          <w:lang w:eastAsia="en-IN"/>
        </w:rPr>
        <w:t xml:space="preserve"> and </w:t>
      </w:r>
      <w:r w:rsidRPr="005204B8">
        <w:rPr>
          <w:rFonts w:eastAsia="Times New Roman" w:cstheme="minorHAnsi"/>
          <w:sz w:val="20"/>
          <w:szCs w:val="20"/>
          <w:lang w:eastAsia="en-IN"/>
        </w:rPr>
        <w:t>.pyc</w:t>
      </w:r>
      <w:r w:rsidRPr="005204B8">
        <w:rPr>
          <w:rFonts w:eastAsia="Times New Roman" w:cstheme="minorHAnsi"/>
          <w:sz w:val="21"/>
          <w:szCs w:val="21"/>
          <w:lang w:eastAsia="en-IN"/>
        </w:rPr>
        <w:t>. The zip artifact can be deployed manually using AWS CLI or automatically through CI/CD.”</w:t>
      </w:r>
    </w:p>
    <w:p w:rsidR="00B36325" w:rsidRPr="005204B8" w:rsidRDefault="00B36325" w:rsidP="00B36325">
      <w:pPr>
        <w:spacing w:after="0" w:line="300" w:lineRule="atLeast"/>
        <w:rPr>
          <w:rFonts w:eastAsia="Times New Roman" w:cstheme="minorHAnsi"/>
          <w:sz w:val="21"/>
          <w:szCs w:val="21"/>
          <w:lang w:eastAsia="en-IN"/>
        </w:rPr>
      </w:pPr>
    </w:p>
    <w:p w:rsidR="0013420C" w:rsidRPr="005204B8" w:rsidRDefault="0013420C" w:rsidP="0013420C">
      <w:pPr>
        <w:pStyle w:val="Heading1"/>
        <w:spacing w:line="300" w:lineRule="atLeast"/>
        <w:rPr>
          <w:rFonts w:asciiTheme="minorHAnsi" w:hAnsiTheme="minorHAnsi" w:cstheme="minorHAnsi"/>
        </w:rPr>
      </w:pPr>
      <w:r w:rsidRPr="005204B8">
        <w:rPr>
          <w:rStyle w:val="Strong"/>
          <w:rFonts w:asciiTheme="minorHAnsi" w:hAnsiTheme="minorHAnsi" w:cstheme="minorHAnsi"/>
          <w:b w:val="0"/>
          <w:bCs w:val="0"/>
        </w:rPr>
        <w:lastRenderedPageBreak/>
        <w:t xml:space="preserve">Kya maine JD </w:t>
      </w:r>
      <w:r w:rsidRPr="005204B8">
        <w:rPr>
          <w:rStyle w:val="Strong"/>
          <w:rFonts w:ascii="Nirmala UI" w:hAnsi="Nirmala UI" w:cs="Nirmala UI"/>
          <w:b w:val="0"/>
          <w:bCs w:val="0"/>
        </w:rPr>
        <w:t>देखी</w:t>
      </w:r>
      <w:r w:rsidRPr="005204B8">
        <w:rPr>
          <w:rStyle w:val="Strong"/>
          <w:rFonts w:asciiTheme="minorHAnsi" w:hAnsiTheme="minorHAnsi" w:cstheme="minorHAnsi"/>
          <w:b w:val="0"/>
          <w:bCs w:val="0"/>
        </w:rPr>
        <w:t xml:space="preserve"> </w:t>
      </w:r>
      <w:r w:rsidRPr="005204B8">
        <w:rPr>
          <w:rStyle w:val="Strong"/>
          <w:rFonts w:ascii="Nirmala UI" w:hAnsi="Nirmala UI" w:cs="Nirmala UI"/>
          <w:b w:val="0"/>
          <w:bCs w:val="0"/>
        </w:rPr>
        <w:t>थी</w:t>
      </w:r>
      <w:r w:rsidRPr="005204B8">
        <w:rPr>
          <w:rStyle w:val="Strong"/>
          <w:rFonts w:asciiTheme="minorHAnsi" w:hAnsiTheme="minorHAnsi" w:cstheme="minorHAnsi"/>
          <w:b w:val="0"/>
          <w:bCs w:val="0"/>
        </w:rPr>
        <w:t xml:space="preserve">? Haan – aur main </w:t>
      </w:r>
      <w:r w:rsidRPr="005204B8">
        <w:rPr>
          <w:rStyle w:val="Strong"/>
          <w:rFonts w:ascii="Nirmala UI" w:hAnsi="Nirmala UI" w:cs="Nirmala UI"/>
          <w:b w:val="0"/>
          <w:bCs w:val="0"/>
        </w:rPr>
        <w:t>उसी</w:t>
      </w:r>
      <w:r w:rsidRPr="005204B8">
        <w:rPr>
          <w:rStyle w:val="Strong"/>
          <w:rFonts w:asciiTheme="minorHAnsi" w:hAnsiTheme="minorHAnsi" w:cstheme="minorHAnsi"/>
          <w:b w:val="0"/>
          <w:bCs w:val="0"/>
        </w:rPr>
        <w:t xml:space="preserve"> </w:t>
      </w:r>
      <w:r w:rsidRPr="005204B8">
        <w:rPr>
          <w:rStyle w:val="Strong"/>
          <w:rFonts w:ascii="Nirmala UI" w:hAnsi="Nirmala UI" w:cs="Nirmala UI"/>
          <w:b w:val="0"/>
          <w:bCs w:val="0"/>
        </w:rPr>
        <w:t>को</w:t>
      </w:r>
      <w:r w:rsidRPr="005204B8">
        <w:rPr>
          <w:rStyle w:val="Strong"/>
          <w:rFonts w:asciiTheme="minorHAnsi" w:hAnsiTheme="minorHAnsi" w:cstheme="minorHAnsi"/>
          <w:b w:val="0"/>
          <w:bCs w:val="0"/>
        </w:rPr>
        <w:t xml:space="preserve"> target </w:t>
      </w:r>
      <w:r w:rsidRPr="005204B8">
        <w:rPr>
          <w:rStyle w:val="Strong"/>
          <w:rFonts w:ascii="Nirmala UI" w:hAnsi="Nirmala UI" w:cs="Nirmala UI"/>
          <w:b w:val="0"/>
          <w:bCs w:val="0"/>
        </w:rPr>
        <w:t>करके</w:t>
      </w:r>
      <w:r w:rsidRPr="005204B8">
        <w:rPr>
          <w:rStyle w:val="Strong"/>
          <w:rFonts w:asciiTheme="minorHAnsi" w:hAnsiTheme="minorHAnsi" w:cstheme="minorHAnsi"/>
          <w:b w:val="0"/>
          <w:bCs w:val="0"/>
        </w:rPr>
        <w:t xml:space="preserve"> </w:t>
      </w:r>
      <w:r w:rsidRPr="005204B8">
        <w:rPr>
          <w:rStyle w:val="Strong"/>
          <w:rFonts w:ascii="Nirmala UI" w:hAnsi="Nirmala UI" w:cs="Nirmala UI"/>
          <w:b w:val="0"/>
          <w:bCs w:val="0"/>
        </w:rPr>
        <w:t>पूरा</w:t>
      </w:r>
      <w:r w:rsidRPr="005204B8">
        <w:rPr>
          <w:rStyle w:val="Strong"/>
          <w:rFonts w:asciiTheme="minorHAnsi" w:hAnsiTheme="minorHAnsi" w:cstheme="minorHAnsi"/>
          <w:b w:val="0"/>
          <w:bCs w:val="0"/>
        </w:rPr>
        <w:t xml:space="preserve"> project guide </w:t>
      </w:r>
      <w:r w:rsidRPr="005204B8">
        <w:rPr>
          <w:rStyle w:val="Strong"/>
          <w:rFonts w:ascii="Nirmala UI" w:hAnsi="Nirmala UI" w:cs="Nirmala UI"/>
          <w:b w:val="0"/>
          <w:bCs w:val="0"/>
        </w:rPr>
        <w:t>कर</w:t>
      </w:r>
      <w:r w:rsidRPr="005204B8">
        <w:rPr>
          <w:rStyle w:val="Strong"/>
          <w:rFonts w:asciiTheme="minorHAnsi" w:hAnsiTheme="minorHAnsi" w:cstheme="minorHAnsi"/>
          <w:b w:val="0"/>
          <w:bCs w:val="0"/>
        </w:rPr>
        <w:t xml:space="preserve"> </w:t>
      </w:r>
      <w:r w:rsidRPr="005204B8">
        <w:rPr>
          <w:rStyle w:val="Strong"/>
          <w:rFonts w:ascii="Nirmala UI" w:hAnsi="Nirmala UI" w:cs="Nirmala UI"/>
          <w:b w:val="0"/>
          <w:bCs w:val="0"/>
        </w:rPr>
        <w:t>रहा</w:t>
      </w:r>
      <w:r w:rsidRPr="005204B8">
        <w:rPr>
          <w:rStyle w:val="Strong"/>
          <w:rFonts w:asciiTheme="minorHAnsi" w:hAnsiTheme="minorHAnsi" w:cstheme="minorHAnsi"/>
          <w:b w:val="0"/>
          <w:bCs w:val="0"/>
        </w:rPr>
        <w:t xml:space="preserve"> </w:t>
      </w:r>
      <w:r w:rsidRPr="005204B8">
        <w:rPr>
          <w:rStyle w:val="Strong"/>
          <w:rFonts w:ascii="Nirmala UI" w:hAnsi="Nirmala UI" w:cs="Nirmala UI"/>
          <w:b w:val="0"/>
          <w:bCs w:val="0"/>
        </w:rPr>
        <w:t>हूँ</w:t>
      </w:r>
    </w:p>
    <w:p w:rsidR="0013420C" w:rsidRPr="005204B8" w:rsidRDefault="0013420C" w:rsidP="0013420C">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 xml:space="preserve">JD </w:t>
      </w:r>
      <w:r w:rsidRPr="005204B8">
        <w:rPr>
          <w:rFonts w:ascii="Nirmala UI" w:hAnsi="Nirmala UI" w:cs="Nirmala UI"/>
          <w:sz w:val="21"/>
          <w:szCs w:val="21"/>
        </w:rPr>
        <w:t>में</w:t>
      </w:r>
      <w:r w:rsidRPr="005204B8">
        <w:rPr>
          <w:rFonts w:asciiTheme="minorHAnsi" w:hAnsiTheme="minorHAnsi" w:cstheme="minorHAnsi"/>
          <w:sz w:val="21"/>
          <w:szCs w:val="21"/>
        </w:rPr>
        <w:t xml:space="preserve"> </w:t>
      </w:r>
      <w:r w:rsidRPr="005204B8">
        <w:rPr>
          <w:rFonts w:ascii="Nirmala UI" w:hAnsi="Nirmala UI" w:cs="Nirmala UI"/>
          <w:sz w:val="21"/>
          <w:szCs w:val="21"/>
        </w:rPr>
        <w:t>जिन</w:t>
      </w:r>
      <w:r w:rsidRPr="005204B8">
        <w:rPr>
          <w:rFonts w:asciiTheme="minorHAnsi" w:hAnsiTheme="minorHAnsi" w:cstheme="minorHAnsi"/>
          <w:sz w:val="21"/>
          <w:szCs w:val="21"/>
        </w:rPr>
        <w:t xml:space="preserve"> </w:t>
      </w:r>
      <w:r w:rsidRPr="005204B8">
        <w:rPr>
          <w:rFonts w:ascii="Nirmala UI" w:hAnsi="Nirmala UI" w:cs="Nirmala UI"/>
          <w:sz w:val="21"/>
          <w:szCs w:val="21"/>
        </w:rPr>
        <w:t>चीज़ों</w:t>
      </w:r>
      <w:r w:rsidRPr="005204B8">
        <w:rPr>
          <w:rFonts w:asciiTheme="minorHAnsi" w:hAnsiTheme="minorHAnsi" w:cstheme="minorHAnsi"/>
          <w:sz w:val="21"/>
          <w:szCs w:val="21"/>
        </w:rPr>
        <w:t xml:space="preserve"> </w:t>
      </w:r>
      <w:r w:rsidRPr="005204B8">
        <w:rPr>
          <w:rFonts w:ascii="Nirmala UI" w:hAnsi="Nirmala UI" w:cs="Nirmala UI"/>
          <w:sz w:val="21"/>
          <w:szCs w:val="21"/>
        </w:rPr>
        <w:t>की</w:t>
      </w:r>
      <w:r w:rsidRPr="005204B8">
        <w:rPr>
          <w:rFonts w:asciiTheme="minorHAnsi" w:hAnsiTheme="minorHAnsi" w:cstheme="minorHAnsi"/>
          <w:sz w:val="21"/>
          <w:szCs w:val="21"/>
        </w:rPr>
        <w:t xml:space="preserve"> </w:t>
      </w:r>
      <w:r w:rsidRPr="005204B8">
        <w:rPr>
          <w:rFonts w:ascii="Nirmala UI" w:hAnsi="Nirmala UI" w:cs="Nirmala UI"/>
          <w:sz w:val="21"/>
          <w:szCs w:val="21"/>
        </w:rPr>
        <w:t>मांग</w:t>
      </w:r>
      <w:r w:rsidRPr="005204B8">
        <w:rPr>
          <w:rFonts w:asciiTheme="minorHAnsi" w:hAnsiTheme="minorHAnsi" w:cstheme="minorHAnsi"/>
          <w:sz w:val="21"/>
          <w:szCs w:val="21"/>
        </w:rPr>
        <w:t xml:space="preserve"> </w:t>
      </w:r>
      <w:r w:rsidRPr="005204B8">
        <w:rPr>
          <w:rFonts w:ascii="Nirmala UI" w:hAnsi="Nirmala UI" w:cs="Nirmala UI"/>
          <w:sz w:val="21"/>
          <w:szCs w:val="21"/>
        </w:rPr>
        <w:t>होती</w:t>
      </w:r>
      <w:r w:rsidRPr="005204B8">
        <w:rPr>
          <w:rFonts w:asciiTheme="minorHAnsi" w:hAnsiTheme="minorHAnsi" w:cstheme="minorHAnsi"/>
          <w:sz w:val="21"/>
          <w:szCs w:val="21"/>
        </w:rPr>
        <w:t xml:space="preserve"> </w:t>
      </w:r>
      <w:r w:rsidRPr="005204B8">
        <w:rPr>
          <w:rFonts w:ascii="Nirmala UI" w:hAnsi="Nirmala UI" w:cs="Nirmala UI"/>
          <w:sz w:val="21"/>
          <w:szCs w:val="21"/>
        </w:rPr>
        <w:t>है</w:t>
      </w:r>
      <w:r w:rsidRPr="005204B8">
        <w:rPr>
          <w:rFonts w:asciiTheme="minorHAnsi" w:hAnsiTheme="minorHAnsi" w:cstheme="minorHAnsi"/>
          <w:sz w:val="21"/>
          <w:szCs w:val="21"/>
        </w:rPr>
        <w:t xml:space="preserve">, </w:t>
      </w:r>
      <w:r w:rsidRPr="005204B8">
        <w:rPr>
          <w:rFonts w:ascii="Nirmala UI" w:hAnsi="Nirmala UI" w:cs="Nirmala UI"/>
          <w:sz w:val="21"/>
          <w:szCs w:val="21"/>
        </w:rPr>
        <w:t>वो</w:t>
      </w:r>
      <w:r w:rsidRPr="005204B8">
        <w:rPr>
          <w:rFonts w:asciiTheme="minorHAnsi" w:hAnsiTheme="minorHAnsi" w:cstheme="minorHAnsi"/>
          <w:sz w:val="21"/>
          <w:szCs w:val="21"/>
        </w:rPr>
        <w:t xml:space="preserve"> broadly ye hoti </w:t>
      </w:r>
      <w:r w:rsidRPr="005204B8">
        <w:rPr>
          <w:rFonts w:ascii="Nirmala UI" w:hAnsi="Nirmala UI" w:cs="Nirmala UI"/>
          <w:sz w:val="21"/>
          <w:szCs w:val="21"/>
        </w:rPr>
        <w:t>हैं</w:t>
      </w:r>
      <w:r w:rsidRPr="005204B8">
        <w:rPr>
          <w:rFonts w:asciiTheme="minorHAnsi" w:hAnsiTheme="minorHAnsi" w:cstheme="minorHAnsi"/>
          <w:sz w:val="21"/>
          <w:szCs w:val="21"/>
        </w:rPr>
        <w:t>:</w:t>
      </w:r>
    </w:p>
    <w:p w:rsidR="0013420C" w:rsidRPr="005204B8" w:rsidRDefault="0013420C" w:rsidP="0013420C">
      <w:pPr>
        <w:pStyle w:val="Heading3"/>
        <w:spacing w:line="300" w:lineRule="atLeast"/>
        <w:rPr>
          <w:rFonts w:asciiTheme="minorHAnsi" w:hAnsiTheme="minorHAnsi" w:cstheme="minorHAnsi"/>
        </w:rPr>
      </w:pPr>
      <w:r w:rsidRPr="005204B8">
        <w:rPr>
          <w:rFonts w:ascii="Segoe UI Symbol" w:hAnsi="Segoe UI Symbol" w:cs="Segoe UI Symbol"/>
        </w:rPr>
        <w:t>✔</w:t>
      </w:r>
      <w:r w:rsidRPr="005204B8">
        <w:rPr>
          <w:rFonts w:asciiTheme="minorHAnsi" w:hAnsiTheme="minorHAnsi" w:cstheme="minorHAnsi"/>
        </w:rPr>
        <w:t xml:space="preserve"> LLM models — (Bedrock, OpenAI, HuggingFace, LangChain)</w:t>
      </w:r>
    </w:p>
    <w:p w:rsidR="0013420C" w:rsidRPr="005204B8" w:rsidRDefault="0013420C" w:rsidP="0013420C">
      <w:pPr>
        <w:pStyle w:val="Heading3"/>
        <w:spacing w:line="300" w:lineRule="atLeast"/>
        <w:rPr>
          <w:rFonts w:asciiTheme="minorHAnsi" w:hAnsiTheme="minorHAnsi" w:cstheme="minorHAnsi"/>
        </w:rPr>
      </w:pPr>
      <w:r w:rsidRPr="005204B8">
        <w:rPr>
          <w:rFonts w:ascii="Segoe UI Symbol" w:hAnsi="Segoe UI Symbol" w:cs="Segoe UI Symbol"/>
        </w:rPr>
        <w:t>✔</w:t>
      </w:r>
      <w:r w:rsidRPr="005204B8">
        <w:rPr>
          <w:rFonts w:asciiTheme="minorHAnsi" w:hAnsiTheme="minorHAnsi" w:cstheme="minorHAnsi"/>
        </w:rPr>
        <w:t xml:space="preserve"> RAG — Vector DB, Embeddings, Indexing, Retrieval (</w:t>
      </w:r>
      <w:r w:rsidRPr="005204B8">
        <w:rPr>
          <w:rFonts w:ascii="Nirmala UI" w:hAnsi="Nirmala UI" w:cs="Nirmala UI"/>
        </w:rPr>
        <w:t>हमने</w:t>
      </w:r>
      <w:r w:rsidRPr="005204B8">
        <w:rPr>
          <w:rFonts w:asciiTheme="minorHAnsi" w:hAnsiTheme="minorHAnsi" w:cstheme="minorHAnsi"/>
        </w:rPr>
        <w:t xml:space="preserve"> Bedrock Knowledge Base + S3 Vectors </w:t>
      </w:r>
      <w:r w:rsidRPr="005204B8">
        <w:rPr>
          <w:rFonts w:ascii="Nirmala UI" w:hAnsi="Nirmala UI" w:cs="Nirmala UI"/>
        </w:rPr>
        <w:t>किया</w:t>
      </w:r>
      <w:r w:rsidRPr="005204B8">
        <w:rPr>
          <w:rFonts w:asciiTheme="minorHAnsi" w:hAnsiTheme="minorHAnsi" w:cstheme="minorHAnsi"/>
        </w:rPr>
        <w:t>)</w:t>
      </w:r>
    </w:p>
    <w:p w:rsidR="0013420C" w:rsidRPr="005204B8" w:rsidRDefault="0013420C" w:rsidP="0013420C">
      <w:pPr>
        <w:pStyle w:val="Heading3"/>
        <w:spacing w:line="300" w:lineRule="atLeast"/>
        <w:rPr>
          <w:rFonts w:asciiTheme="minorHAnsi" w:hAnsiTheme="minorHAnsi" w:cstheme="minorHAnsi"/>
        </w:rPr>
      </w:pPr>
      <w:r w:rsidRPr="005204B8">
        <w:rPr>
          <w:rFonts w:ascii="Segoe UI Symbol" w:hAnsi="Segoe UI Symbol" w:cs="Segoe UI Symbol"/>
        </w:rPr>
        <w:t>✔</w:t>
      </w:r>
      <w:r w:rsidRPr="005204B8">
        <w:rPr>
          <w:rFonts w:asciiTheme="minorHAnsi" w:hAnsiTheme="minorHAnsi" w:cstheme="minorHAnsi"/>
        </w:rPr>
        <w:t xml:space="preserve"> Agentic flows — Tool Calling (</w:t>
      </w:r>
      <w:r w:rsidRPr="005204B8">
        <w:rPr>
          <w:rFonts w:ascii="Nirmala UI" w:hAnsi="Nirmala UI" w:cs="Nirmala UI"/>
        </w:rPr>
        <w:t>हम</w:t>
      </w:r>
      <w:r w:rsidRPr="005204B8">
        <w:rPr>
          <w:rFonts w:asciiTheme="minorHAnsi" w:hAnsiTheme="minorHAnsi" w:cstheme="minorHAnsi"/>
        </w:rPr>
        <w:t xml:space="preserve"> </w:t>
      </w:r>
      <w:r w:rsidRPr="005204B8">
        <w:rPr>
          <w:rStyle w:val="HTMLCode"/>
          <w:rFonts w:asciiTheme="minorHAnsi" w:eastAsiaTheme="majorEastAsia" w:hAnsiTheme="minorHAnsi" w:cstheme="minorHAnsi"/>
        </w:rPr>
        <w:t>/chat/action</w:t>
      </w:r>
      <w:r w:rsidRPr="005204B8">
        <w:rPr>
          <w:rFonts w:asciiTheme="minorHAnsi" w:hAnsiTheme="minorHAnsi" w:cstheme="minorHAnsi"/>
        </w:rPr>
        <w:t xml:space="preserve"> </w:t>
      </w:r>
      <w:r w:rsidRPr="005204B8">
        <w:rPr>
          <w:rFonts w:ascii="Nirmala UI" w:hAnsi="Nirmala UI" w:cs="Nirmala UI"/>
        </w:rPr>
        <w:t>में</w:t>
      </w:r>
      <w:r w:rsidRPr="005204B8">
        <w:rPr>
          <w:rFonts w:asciiTheme="minorHAnsi" w:hAnsiTheme="minorHAnsi" w:cstheme="minorHAnsi"/>
        </w:rPr>
        <w:t xml:space="preserve"> implement </w:t>
      </w:r>
      <w:r w:rsidRPr="005204B8">
        <w:rPr>
          <w:rFonts w:ascii="Nirmala UI" w:hAnsi="Nirmala UI" w:cs="Nirmala UI"/>
        </w:rPr>
        <w:t>कर</w:t>
      </w:r>
      <w:r w:rsidRPr="005204B8">
        <w:rPr>
          <w:rFonts w:asciiTheme="minorHAnsi" w:hAnsiTheme="minorHAnsi" w:cstheme="minorHAnsi"/>
        </w:rPr>
        <w:t xml:space="preserve"> </w:t>
      </w:r>
      <w:r w:rsidRPr="005204B8">
        <w:rPr>
          <w:rFonts w:ascii="Nirmala UI" w:hAnsi="Nirmala UI" w:cs="Nirmala UI"/>
        </w:rPr>
        <w:t>चुके</w:t>
      </w:r>
      <w:r w:rsidRPr="005204B8">
        <w:rPr>
          <w:rFonts w:asciiTheme="minorHAnsi" w:hAnsiTheme="minorHAnsi" w:cstheme="minorHAnsi"/>
        </w:rPr>
        <w:t>)</w:t>
      </w:r>
    </w:p>
    <w:p w:rsidR="0013420C" w:rsidRPr="005204B8" w:rsidRDefault="0013420C" w:rsidP="0013420C">
      <w:pPr>
        <w:pStyle w:val="Heading3"/>
        <w:spacing w:line="300" w:lineRule="atLeast"/>
        <w:rPr>
          <w:rFonts w:asciiTheme="minorHAnsi" w:hAnsiTheme="minorHAnsi" w:cstheme="minorHAnsi"/>
        </w:rPr>
      </w:pPr>
      <w:r w:rsidRPr="005204B8">
        <w:rPr>
          <w:rFonts w:ascii="Segoe UI Symbol" w:hAnsi="Segoe UI Symbol" w:cs="Segoe UI Symbol"/>
        </w:rPr>
        <w:t>✔</w:t>
      </w:r>
      <w:r w:rsidRPr="005204B8">
        <w:rPr>
          <w:rFonts w:asciiTheme="minorHAnsi" w:hAnsiTheme="minorHAnsi" w:cstheme="minorHAnsi"/>
        </w:rPr>
        <w:t xml:space="preserve"> Security — AuthN/AuthZ (Cognito), Guardrails, Validation (</w:t>
      </w:r>
      <w:r w:rsidRPr="005204B8">
        <w:rPr>
          <w:rFonts w:ascii="Nirmala UI" w:hAnsi="Nirmala UI" w:cs="Nirmala UI"/>
        </w:rPr>
        <w:t>हम</w:t>
      </w:r>
      <w:r w:rsidRPr="005204B8">
        <w:rPr>
          <w:rFonts w:asciiTheme="minorHAnsi" w:hAnsiTheme="minorHAnsi" w:cstheme="minorHAnsi"/>
        </w:rPr>
        <w:t xml:space="preserve"> </w:t>
      </w:r>
      <w:r w:rsidRPr="005204B8">
        <w:rPr>
          <w:rFonts w:ascii="Nirmala UI" w:hAnsi="Nirmala UI" w:cs="Nirmala UI"/>
        </w:rPr>
        <w:t>कर</w:t>
      </w:r>
      <w:r w:rsidRPr="005204B8">
        <w:rPr>
          <w:rFonts w:asciiTheme="minorHAnsi" w:hAnsiTheme="minorHAnsi" w:cstheme="minorHAnsi"/>
        </w:rPr>
        <w:t xml:space="preserve"> </w:t>
      </w:r>
      <w:r w:rsidRPr="005204B8">
        <w:rPr>
          <w:rFonts w:ascii="Nirmala UI" w:hAnsi="Nirmala UI" w:cs="Nirmala UI"/>
        </w:rPr>
        <w:t>चुके</w:t>
      </w:r>
      <w:r w:rsidRPr="005204B8">
        <w:rPr>
          <w:rFonts w:asciiTheme="minorHAnsi" w:hAnsiTheme="minorHAnsi" w:cstheme="minorHAnsi"/>
        </w:rPr>
        <w:t>)</w:t>
      </w:r>
    </w:p>
    <w:p w:rsidR="0013420C" w:rsidRPr="005204B8" w:rsidRDefault="0013420C" w:rsidP="0013420C">
      <w:pPr>
        <w:pStyle w:val="Heading3"/>
        <w:spacing w:line="300" w:lineRule="atLeast"/>
        <w:rPr>
          <w:rFonts w:asciiTheme="minorHAnsi" w:hAnsiTheme="minorHAnsi" w:cstheme="minorHAnsi"/>
        </w:rPr>
      </w:pPr>
      <w:r w:rsidRPr="005204B8">
        <w:rPr>
          <w:rFonts w:ascii="Segoe UI Symbol" w:hAnsi="Segoe UI Symbol" w:cs="Segoe UI Symbol"/>
        </w:rPr>
        <w:t>✔</w:t>
      </w:r>
      <w:r w:rsidRPr="005204B8">
        <w:rPr>
          <w:rFonts w:asciiTheme="minorHAnsi" w:hAnsiTheme="minorHAnsi" w:cstheme="minorHAnsi"/>
        </w:rPr>
        <w:t xml:space="preserve"> Observability / LLMOps — Logs, tokens, usage, decision monitoring (</w:t>
      </w:r>
      <w:r w:rsidRPr="005204B8">
        <w:rPr>
          <w:rFonts w:ascii="Nirmala UI" w:hAnsi="Nirmala UI" w:cs="Nirmala UI"/>
        </w:rPr>
        <w:t>हमने</w:t>
      </w:r>
      <w:r w:rsidRPr="005204B8">
        <w:rPr>
          <w:rFonts w:asciiTheme="minorHAnsi" w:hAnsiTheme="minorHAnsi" w:cstheme="minorHAnsi"/>
        </w:rPr>
        <w:t xml:space="preserve"> DynamoDB ChatHistory </w:t>
      </w:r>
      <w:r w:rsidRPr="005204B8">
        <w:rPr>
          <w:rFonts w:ascii="Nirmala UI" w:hAnsi="Nirmala UI" w:cs="Nirmala UI"/>
        </w:rPr>
        <w:t>में</w:t>
      </w:r>
      <w:r w:rsidRPr="005204B8">
        <w:rPr>
          <w:rFonts w:asciiTheme="minorHAnsi" w:hAnsiTheme="minorHAnsi" w:cstheme="minorHAnsi"/>
        </w:rPr>
        <w:t xml:space="preserve"> </w:t>
      </w:r>
      <w:r w:rsidRPr="005204B8">
        <w:rPr>
          <w:rFonts w:ascii="Nirmala UI" w:hAnsi="Nirmala UI" w:cs="Nirmala UI"/>
        </w:rPr>
        <w:t>किया</w:t>
      </w:r>
      <w:r w:rsidRPr="005204B8">
        <w:rPr>
          <w:rFonts w:asciiTheme="minorHAnsi" w:hAnsiTheme="minorHAnsi" w:cstheme="minorHAnsi"/>
        </w:rPr>
        <w:t>)</w:t>
      </w:r>
    </w:p>
    <w:p w:rsidR="0013420C" w:rsidRPr="005204B8" w:rsidRDefault="0013420C" w:rsidP="0013420C">
      <w:pPr>
        <w:pStyle w:val="Heading3"/>
        <w:spacing w:line="300" w:lineRule="atLeast"/>
        <w:rPr>
          <w:rFonts w:asciiTheme="minorHAnsi" w:hAnsiTheme="minorHAnsi" w:cstheme="minorHAnsi"/>
        </w:rPr>
      </w:pPr>
      <w:r w:rsidRPr="005204B8">
        <w:rPr>
          <w:rFonts w:ascii="Segoe UI Symbol" w:hAnsi="Segoe UI Symbol" w:cs="Segoe UI Symbol"/>
        </w:rPr>
        <w:t>✔</w:t>
      </w:r>
      <w:r w:rsidRPr="005204B8">
        <w:rPr>
          <w:rFonts w:asciiTheme="minorHAnsi" w:hAnsiTheme="minorHAnsi" w:cstheme="minorHAnsi"/>
        </w:rPr>
        <w:t xml:space="preserve"> Cloud infra — Lambda, API Gateway, DynamoDB, S3</w:t>
      </w:r>
    </w:p>
    <w:p w:rsidR="0013420C" w:rsidRPr="005204B8" w:rsidRDefault="0013420C" w:rsidP="0013420C">
      <w:pPr>
        <w:pStyle w:val="Heading3"/>
        <w:spacing w:line="300" w:lineRule="atLeast"/>
        <w:rPr>
          <w:rFonts w:asciiTheme="minorHAnsi" w:hAnsiTheme="minorHAnsi" w:cstheme="minorHAnsi"/>
        </w:rPr>
      </w:pPr>
      <w:r w:rsidRPr="005204B8">
        <w:rPr>
          <w:rFonts w:ascii="Segoe UI Symbol" w:hAnsi="Segoe UI Symbol" w:cs="Segoe UI Symbol"/>
        </w:rPr>
        <w:t>✔</w:t>
      </w:r>
      <w:r w:rsidRPr="005204B8">
        <w:rPr>
          <w:rFonts w:asciiTheme="minorHAnsi" w:hAnsiTheme="minorHAnsi" w:cstheme="minorHAnsi"/>
        </w:rPr>
        <w:t xml:space="preserve"> IaC — Terraform (Next phase)</w:t>
      </w:r>
    </w:p>
    <w:p w:rsidR="0013420C" w:rsidRPr="005204B8" w:rsidRDefault="0013420C" w:rsidP="0013420C">
      <w:pPr>
        <w:pStyle w:val="Heading3"/>
        <w:spacing w:line="300" w:lineRule="atLeast"/>
        <w:rPr>
          <w:rFonts w:asciiTheme="minorHAnsi" w:hAnsiTheme="minorHAnsi" w:cstheme="minorHAnsi"/>
        </w:rPr>
      </w:pPr>
      <w:r w:rsidRPr="005204B8">
        <w:rPr>
          <w:rFonts w:ascii="Segoe UI Symbol" w:hAnsi="Segoe UI Symbol" w:cs="Segoe UI Symbol"/>
        </w:rPr>
        <w:t>✔</w:t>
      </w:r>
      <w:r w:rsidRPr="005204B8">
        <w:rPr>
          <w:rFonts w:asciiTheme="minorHAnsi" w:hAnsiTheme="minorHAnsi" w:cstheme="minorHAnsi"/>
        </w:rPr>
        <w:t xml:space="preserve"> CI/CD — (Next phase)</w:t>
      </w:r>
    </w:p>
    <w:p w:rsidR="0013420C" w:rsidRPr="005204B8" w:rsidRDefault="0013420C" w:rsidP="0013420C">
      <w:pPr>
        <w:pStyle w:val="Heading3"/>
        <w:spacing w:line="300" w:lineRule="atLeast"/>
        <w:rPr>
          <w:rFonts w:asciiTheme="minorHAnsi" w:hAnsiTheme="minorHAnsi" w:cstheme="minorHAnsi"/>
        </w:rPr>
      </w:pPr>
      <w:r w:rsidRPr="005204B8">
        <w:rPr>
          <w:rFonts w:ascii="Segoe UI Symbol" w:hAnsi="Segoe UI Symbol" w:cs="Segoe UI Symbol"/>
        </w:rPr>
        <w:t>✔</w:t>
      </w:r>
      <w:r w:rsidRPr="005204B8">
        <w:rPr>
          <w:rFonts w:asciiTheme="minorHAnsi" w:hAnsiTheme="minorHAnsi" w:cstheme="minorHAnsi"/>
        </w:rPr>
        <w:t xml:space="preserve"> VPC, Networking, Multi-region (Planned)</w:t>
      </w:r>
    </w:p>
    <w:p w:rsidR="0013420C" w:rsidRPr="005204B8" w:rsidRDefault="0013420C" w:rsidP="0013420C">
      <w:pPr>
        <w:pStyle w:val="Heading3"/>
        <w:spacing w:line="300" w:lineRule="atLeast"/>
        <w:rPr>
          <w:rFonts w:asciiTheme="minorHAnsi" w:hAnsiTheme="minorHAnsi" w:cstheme="minorHAnsi"/>
        </w:rPr>
      </w:pPr>
      <w:r w:rsidRPr="005204B8">
        <w:rPr>
          <w:rFonts w:ascii="Segoe UI Symbol" w:hAnsi="Segoe UI Symbol" w:cs="Segoe UI Symbol"/>
        </w:rPr>
        <w:t>✔</w:t>
      </w:r>
      <w:r w:rsidRPr="005204B8">
        <w:rPr>
          <w:rFonts w:asciiTheme="minorHAnsi" w:hAnsiTheme="minorHAnsi" w:cstheme="minorHAnsi"/>
        </w:rPr>
        <w:t xml:space="preserve"> Event-driven workflows — EventBridge, SQS, SNS, Step Functions (Planned)</w:t>
      </w:r>
    </w:p>
    <w:p w:rsidR="0013420C" w:rsidRPr="005204B8" w:rsidRDefault="0013420C" w:rsidP="0013420C">
      <w:pPr>
        <w:pStyle w:val="Heading3"/>
        <w:spacing w:line="300" w:lineRule="atLeast"/>
        <w:rPr>
          <w:rFonts w:asciiTheme="minorHAnsi" w:hAnsiTheme="minorHAnsi" w:cstheme="minorHAnsi"/>
        </w:rPr>
      </w:pPr>
      <w:r w:rsidRPr="005204B8">
        <w:rPr>
          <w:rFonts w:ascii="Segoe UI Symbol" w:hAnsi="Segoe UI Symbol" w:cs="Segoe UI Symbol"/>
        </w:rPr>
        <w:t>✔</w:t>
      </w:r>
      <w:r w:rsidRPr="005204B8">
        <w:rPr>
          <w:rFonts w:asciiTheme="minorHAnsi" w:hAnsiTheme="minorHAnsi" w:cstheme="minorHAnsi"/>
        </w:rPr>
        <w:t xml:space="preserve"> External system integration — ServiceNow/Jira (Planned in final phase)</w:t>
      </w:r>
    </w:p>
    <w:p w:rsidR="0013420C" w:rsidRPr="005204B8" w:rsidRDefault="0013420C" w:rsidP="0013420C">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 xml:space="preserve">Tumhara project already </w:t>
      </w:r>
      <w:r w:rsidRPr="005204B8">
        <w:rPr>
          <w:rStyle w:val="Strong"/>
          <w:rFonts w:asciiTheme="minorHAnsi" w:hAnsiTheme="minorHAnsi" w:cstheme="minorHAnsi"/>
          <w:sz w:val="21"/>
          <w:szCs w:val="21"/>
        </w:rPr>
        <w:t>JD-ready architecture</w:t>
      </w:r>
      <w:r w:rsidRPr="005204B8">
        <w:rPr>
          <w:rFonts w:asciiTheme="minorHAnsi" w:hAnsiTheme="minorHAnsi" w:cstheme="minorHAnsi"/>
          <w:sz w:val="21"/>
          <w:szCs w:val="21"/>
        </w:rPr>
        <w:t xml:space="preserve"> </w:t>
      </w:r>
      <w:r w:rsidRPr="005204B8">
        <w:rPr>
          <w:rFonts w:ascii="Nirmala UI" w:hAnsi="Nirmala UI" w:cs="Nirmala UI"/>
          <w:sz w:val="21"/>
          <w:szCs w:val="21"/>
        </w:rPr>
        <w:t>बन</w:t>
      </w:r>
      <w:r w:rsidRPr="005204B8">
        <w:rPr>
          <w:rFonts w:asciiTheme="minorHAnsi" w:hAnsiTheme="minorHAnsi" w:cstheme="minorHAnsi"/>
          <w:sz w:val="21"/>
          <w:szCs w:val="21"/>
        </w:rPr>
        <w:t xml:space="preserve"> </w:t>
      </w:r>
      <w:r w:rsidRPr="005204B8">
        <w:rPr>
          <w:rFonts w:ascii="Nirmala UI" w:hAnsi="Nirmala UI" w:cs="Nirmala UI"/>
          <w:sz w:val="21"/>
          <w:szCs w:val="21"/>
        </w:rPr>
        <w:t>चुका</w:t>
      </w:r>
      <w:r w:rsidRPr="005204B8">
        <w:rPr>
          <w:rFonts w:asciiTheme="minorHAnsi" w:hAnsiTheme="minorHAnsi" w:cstheme="minorHAnsi"/>
          <w:sz w:val="21"/>
          <w:szCs w:val="21"/>
        </w:rPr>
        <w:t xml:space="preserve"> </w:t>
      </w:r>
      <w:r w:rsidRPr="005204B8">
        <w:rPr>
          <w:rFonts w:ascii="Nirmala UI" w:hAnsi="Nirmala UI" w:cs="Nirmala UI"/>
          <w:sz w:val="21"/>
          <w:szCs w:val="21"/>
        </w:rPr>
        <w:t>है</w:t>
      </w:r>
      <w:r w:rsidRPr="005204B8">
        <w:rPr>
          <w:rFonts w:asciiTheme="minorHAnsi" w:hAnsiTheme="minorHAnsi" w:cstheme="minorHAnsi"/>
          <w:sz w:val="21"/>
          <w:szCs w:val="21"/>
        </w:rPr>
        <w:t xml:space="preserve"> — </w:t>
      </w:r>
      <w:r w:rsidRPr="005204B8">
        <w:rPr>
          <w:rFonts w:ascii="Nirmala UI" w:hAnsi="Nirmala UI" w:cs="Nirmala UI"/>
          <w:sz w:val="21"/>
          <w:szCs w:val="21"/>
        </w:rPr>
        <w:t>बस</w:t>
      </w:r>
      <w:r w:rsidRPr="005204B8">
        <w:rPr>
          <w:rFonts w:asciiTheme="minorHAnsi" w:hAnsiTheme="minorHAnsi" w:cstheme="minorHAnsi"/>
          <w:sz w:val="21"/>
          <w:szCs w:val="21"/>
        </w:rPr>
        <w:t xml:space="preserve"> Terraform + CI/CD + Multi-region + Event-driven workflows add </w:t>
      </w:r>
      <w:r w:rsidRPr="005204B8">
        <w:rPr>
          <w:rFonts w:ascii="Nirmala UI" w:hAnsi="Nirmala UI" w:cs="Nirmala UI"/>
          <w:sz w:val="21"/>
          <w:szCs w:val="21"/>
        </w:rPr>
        <w:t>होने</w:t>
      </w:r>
      <w:r w:rsidRPr="005204B8">
        <w:rPr>
          <w:rFonts w:asciiTheme="minorHAnsi" w:hAnsiTheme="minorHAnsi" w:cstheme="minorHAnsi"/>
          <w:sz w:val="21"/>
          <w:szCs w:val="21"/>
        </w:rPr>
        <w:t xml:space="preserve"> </w:t>
      </w:r>
      <w:r w:rsidRPr="005204B8">
        <w:rPr>
          <w:rFonts w:ascii="Nirmala UI" w:hAnsi="Nirmala UI" w:cs="Nirmala UI"/>
          <w:sz w:val="21"/>
          <w:szCs w:val="21"/>
        </w:rPr>
        <w:t>बाकी</w:t>
      </w:r>
      <w:r w:rsidRPr="005204B8">
        <w:rPr>
          <w:rFonts w:asciiTheme="minorHAnsi" w:hAnsiTheme="minorHAnsi" w:cstheme="minorHAnsi"/>
          <w:sz w:val="21"/>
          <w:szCs w:val="21"/>
        </w:rPr>
        <w:t xml:space="preserve"> </w:t>
      </w:r>
      <w:r w:rsidRPr="005204B8">
        <w:rPr>
          <w:rFonts w:ascii="Nirmala UI" w:hAnsi="Nirmala UI" w:cs="Nirmala UI"/>
          <w:sz w:val="21"/>
          <w:szCs w:val="21"/>
        </w:rPr>
        <w:t>हैं।</w:t>
      </w:r>
    </w:p>
    <w:p w:rsidR="0013420C" w:rsidRPr="005204B8" w:rsidRDefault="00114F67" w:rsidP="0013420C">
      <w:pPr>
        <w:spacing w:line="300" w:lineRule="atLeast"/>
        <w:rPr>
          <w:rFonts w:cstheme="minorHAnsi"/>
          <w:sz w:val="21"/>
          <w:szCs w:val="21"/>
        </w:rPr>
      </w:pPr>
      <w:r>
        <w:rPr>
          <w:rFonts w:cstheme="minorHAnsi"/>
          <w:sz w:val="21"/>
          <w:szCs w:val="21"/>
        </w:rPr>
        <w:pict>
          <v:rect id="_x0000_i1053" style="width:0;height:1.5pt" o:hralign="center" o:hrstd="t" o:hr="t" fillcolor="#a0a0a0" stroked="f"/>
        </w:pict>
      </w:r>
    </w:p>
    <w:p w:rsidR="0013420C" w:rsidRPr="005204B8" w:rsidRDefault="0013420C" w:rsidP="0013420C">
      <w:pPr>
        <w:pStyle w:val="Heading1"/>
        <w:spacing w:line="300" w:lineRule="atLeast"/>
        <w:rPr>
          <w:rFonts w:asciiTheme="minorHAnsi" w:hAnsiTheme="minorHAnsi" w:cstheme="minorHAnsi"/>
          <w:sz w:val="48"/>
          <w:szCs w:val="48"/>
        </w:rPr>
      </w:pPr>
      <w:r w:rsidRPr="005204B8">
        <w:rPr>
          <w:rFonts w:ascii="Segoe UI Symbol" w:hAnsi="Segoe UI Symbol" w:cs="Segoe UI Symbol"/>
        </w:rPr>
        <w:t>💡</w:t>
      </w:r>
      <w:r w:rsidRPr="005204B8">
        <w:rPr>
          <w:rFonts w:asciiTheme="minorHAnsi" w:hAnsiTheme="minorHAnsi" w:cstheme="minorHAnsi"/>
        </w:rPr>
        <w:t xml:space="preserve"> </w:t>
      </w:r>
      <w:r w:rsidRPr="005204B8">
        <w:rPr>
          <w:rStyle w:val="Strong"/>
          <w:rFonts w:asciiTheme="minorHAnsi" w:hAnsiTheme="minorHAnsi" w:cstheme="minorHAnsi"/>
          <w:b w:val="0"/>
          <w:bCs w:val="0"/>
        </w:rPr>
        <w:t>LangChain / HuggingFace ka requirement kaise fulfill hoga?</w:t>
      </w:r>
    </w:p>
    <w:p w:rsidR="0013420C" w:rsidRPr="005204B8" w:rsidRDefault="0013420C" w:rsidP="0013420C">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 xml:space="preserve">JD </w:t>
      </w:r>
      <w:r w:rsidRPr="005204B8">
        <w:rPr>
          <w:rFonts w:ascii="Nirmala UI" w:hAnsi="Nirmala UI" w:cs="Nirmala UI"/>
          <w:sz w:val="21"/>
          <w:szCs w:val="21"/>
        </w:rPr>
        <w:t>में</w:t>
      </w:r>
      <w:r w:rsidRPr="005204B8">
        <w:rPr>
          <w:rFonts w:asciiTheme="minorHAnsi" w:hAnsiTheme="minorHAnsi" w:cstheme="minorHAnsi"/>
          <w:sz w:val="21"/>
          <w:szCs w:val="21"/>
        </w:rPr>
        <w:t xml:space="preserve"> LangChain/HF demand isliye </w:t>
      </w:r>
      <w:r w:rsidRPr="005204B8">
        <w:rPr>
          <w:rFonts w:ascii="Nirmala UI" w:hAnsi="Nirmala UI" w:cs="Nirmala UI"/>
          <w:sz w:val="21"/>
          <w:szCs w:val="21"/>
        </w:rPr>
        <w:t>होती</w:t>
      </w:r>
      <w:r w:rsidRPr="005204B8">
        <w:rPr>
          <w:rFonts w:asciiTheme="minorHAnsi" w:hAnsiTheme="minorHAnsi" w:cstheme="minorHAnsi"/>
          <w:sz w:val="21"/>
          <w:szCs w:val="21"/>
        </w:rPr>
        <w:t xml:space="preserve"> </w:t>
      </w:r>
      <w:r w:rsidRPr="005204B8">
        <w:rPr>
          <w:rFonts w:ascii="Nirmala UI" w:hAnsi="Nirmala UI" w:cs="Nirmala UI"/>
          <w:sz w:val="21"/>
          <w:szCs w:val="21"/>
        </w:rPr>
        <w:t>है</w:t>
      </w:r>
      <w:r w:rsidRPr="005204B8">
        <w:rPr>
          <w:rFonts w:asciiTheme="minorHAnsi" w:hAnsiTheme="minorHAnsi" w:cstheme="minorHAnsi"/>
          <w:sz w:val="21"/>
          <w:szCs w:val="21"/>
        </w:rPr>
        <w:t xml:space="preserve"> </w:t>
      </w:r>
      <w:r w:rsidRPr="005204B8">
        <w:rPr>
          <w:rFonts w:ascii="Nirmala UI" w:hAnsi="Nirmala UI" w:cs="Nirmala UI"/>
          <w:sz w:val="21"/>
          <w:szCs w:val="21"/>
        </w:rPr>
        <w:t>क्योंकि</w:t>
      </w:r>
      <w:r w:rsidRPr="005204B8">
        <w:rPr>
          <w:rFonts w:asciiTheme="minorHAnsi" w:hAnsiTheme="minorHAnsi" w:cstheme="minorHAnsi"/>
          <w:sz w:val="21"/>
          <w:szCs w:val="21"/>
        </w:rPr>
        <w:t xml:space="preserve"> companies </w:t>
      </w:r>
      <w:r w:rsidRPr="005204B8">
        <w:rPr>
          <w:rFonts w:ascii="Nirmala UI" w:hAnsi="Nirmala UI" w:cs="Nirmala UI"/>
          <w:sz w:val="21"/>
          <w:szCs w:val="21"/>
        </w:rPr>
        <w:t>को</w:t>
      </w:r>
      <w:r w:rsidRPr="005204B8">
        <w:rPr>
          <w:rFonts w:asciiTheme="minorHAnsi" w:hAnsiTheme="minorHAnsi" w:cstheme="minorHAnsi"/>
          <w:sz w:val="21"/>
          <w:szCs w:val="21"/>
        </w:rPr>
        <w:t xml:space="preserve"> </w:t>
      </w:r>
      <w:r w:rsidRPr="005204B8">
        <w:rPr>
          <w:rFonts w:ascii="Nirmala UI" w:hAnsi="Nirmala UI" w:cs="Nirmala UI"/>
          <w:sz w:val="21"/>
          <w:szCs w:val="21"/>
        </w:rPr>
        <w:t>लगता</w:t>
      </w:r>
      <w:r w:rsidRPr="005204B8">
        <w:rPr>
          <w:rFonts w:asciiTheme="minorHAnsi" w:hAnsiTheme="minorHAnsi" w:cstheme="minorHAnsi"/>
          <w:sz w:val="21"/>
          <w:szCs w:val="21"/>
        </w:rPr>
        <w:t xml:space="preserve"> </w:t>
      </w:r>
      <w:r w:rsidRPr="005204B8">
        <w:rPr>
          <w:rFonts w:ascii="Nirmala UI" w:hAnsi="Nirmala UI" w:cs="Nirmala UI"/>
          <w:sz w:val="21"/>
          <w:szCs w:val="21"/>
        </w:rPr>
        <w:t>है</w:t>
      </w:r>
      <w:r w:rsidRPr="005204B8">
        <w:rPr>
          <w:rFonts w:asciiTheme="minorHAnsi" w:hAnsiTheme="minorHAnsi" w:cstheme="minorHAnsi"/>
          <w:sz w:val="21"/>
          <w:szCs w:val="21"/>
        </w:rPr>
        <w:t xml:space="preserve"> </w:t>
      </w:r>
      <w:r w:rsidRPr="005204B8">
        <w:rPr>
          <w:rFonts w:ascii="Nirmala UI" w:hAnsi="Nirmala UI" w:cs="Nirmala UI"/>
          <w:sz w:val="21"/>
          <w:szCs w:val="21"/>
        </w:rPr>
        <w:t>कि</w:t>
      </w:r>
      <w:r w:rsidRPr="005204B8">
        <w:rPr>
          <w:rFonts w:asciiTheme="minorHAnsi" w:hAnsiTheme="minorHAnsi" w:cstheme="minorHAnsi"/>
          <w:sz w:val="21"/>
          <w:szCs w:val="21"/>
        </w:rPr>
        <w:t>:</w:t>
      </w:r>
    </w:p>
    <w:p w:rsidR="0013420C" w:rsidRPr="005204B8" w:rsidRDefault="0013420C" w:rsidP="0013420C">
      <w:pPr>
        <w:numPr>
          <w:ilvl w:val="0"/>
          <w:numId w:val="24"/>
        </w:numPr>
        <w:spacing w:before="100" w:beforeAutospacing="1" w:after="100" w:afterAutospacing="1" w:line="300" w:lineRule="atLeast"/>
        <w:rPr>
          <w:rFonts w:cstheme="minorHAnsi"/>
          <w:sz w:val="21"/>
          <w:szCs w:val="21"/>
        </w:rPr>
      </w:pPr>
      <w:r w:rsidRPr="005204B8">
        <w:rPr>
          <w:rFonts w:cstheme="minorHAnsi"/>
          <w:sz w:val="21"/>
          <w:szCs w:val="21"/>
        </w:rPr>
        <w:t xml:space="preserve">Developer </w:t>
      </w:r>
      <w:r w:rsidRPr="005204B8">
        <w:rPr>
          <w:rFonts w:ascii="Nirmala UI" w:hAnsi="Nirmala UI" w:cs="Nirmala UI"/>
          <w:sz w:val="21"/>
          <w:szCs w:val="21"/>
        </w:rPr>
        <w:t>को</w:t>
      </w:r>
      <w:r w:rsidRPr="005204B8">
        <w:rPr>
          <w:rFonts w:cstheme="minorHAnsi"/>
          <w:sz w:val="21"/>
          <w:szCs w:val="21"/>
        </w:rPr>
        <w:t xml:space="preserve"> </w:t>
      </w:r>
      <w:r w:rsidRPr="005204B8">
        <w:rPr>
          <w:rStyle w:val="Strong"/>
          <w:rFonts w:cstheme="minorHAnsi"/>
          <w:sz w:val="21"/>
          <w:szCs w:val="21"/>
        </w:rPr>
        <w:t>prompt orchestration</w:t>
      </w:r>
      <w:r w:rsidRPr="005204B8">
        <w:rPr>
          <w:rFonts w:cstheme="minorHAnsi"/>
          <w:sz w:val="21"/>
          <w:szCs w:val="21"/>
        </w:rPr>
        <w:t xml:space="preserve"> </w:t>
      </w:r>
      <w:r w:rsidRPr="005204B8">
        <w:rPr>
          <w:rFonts w:ascii="Nirmala UI" w:hAnsi="Nirmala UI" w:cs="Nirmala UI"/>
          <w:sz w:val="21"/>
          <w:szCs w:val="21"/>
        </w:rPr>
        <w:t>आता</w:t>
      </w:r>
      <w:r w:rsidRPr="005204B8">
        <w:rPr>
          <w:rFonts w:cstheme="minorHAnsi"/>
          <w:sz w:val="21"/>
          <w:szCs w:val="21"/>
        </w:rPr>
        <w:t xml:space="preserve"> </w:t>
      </w:r>
      <w:r w:rsidRPr="005204B8">
        <w:rPr>
          <w:rFonts w:ascii="Nirmala UI" w:hAnsi="Nirmala UI" w:cs="Nirmala UI"/>
          <w:sz w:val="21"/>
          <w:szCs w:val="21"/>
        </w:rPr>
        <w:t>है</w:t>
      </w:r>
    </w:p>
    <w:p w:rsidR="0013420C" w:rsidRPr="005204B8" w:rsidRDefault="0013420C" w:rsidP="0013420C">
      <w:pPr>
        <w:numPr>
          <w:ilvl w:val="0"/>
          <w:numId w:val="24"/>
        </w:numPr>
        <w:spacing w:before="100" w:beforeAutospacing="1" w:after="100" w:afterAutospacing="1" w:line="300" w:lineRule="atLeast"/>
        <w:rPr>
          <w:rFonts w:cstheme="minorHAnsi"/>
          <w:sz w:val="21"/>
          <w:szCs w:val="21"/>
        </w:rPr>
      </w:pPr>
      <w:r w:rsidRPr="005204B8">
        <w:rPr>
          <w:rFonts w:cstheme="minorHAnsi"/>
          <w:sz w:val="21"/>
          <w:szCs w:val="21"/>
        </w:rPr>
        <w:t xml:space="preserve">Tool calling handle </w:t>
      </w:r>
      <w:r w:rsidRPr="005204B8">
        <w:rPr>
          <w:rFonts w:ascii="Nirmala UI" w:hAnsi="Nirmala UI" w:cs="Nirmala UI"/>
          <w:sz w:val="21"/>
          <w:szCs w:val="21"/>
        </w:rPr>
        <w:t>करना</w:t>
      </w:r>
      <w:r w:rsidRPr="005204B8">
        <w:rPr>
          <w:rFonts w:cstheme="minorHAnsi"/>
          <w:sz w:val="21"/>
          <w:szCs w:val="21"/>
        </w:rPr>
        <w:t xml:space="preserve"> </w:t>
      </w:r>
      <w:r w:rsidRPr="005204B8">
        <w:rPr>
          <w:rFonts w:ascii="Nirmala UI" w:hAnsi="Nirmala UI" w:cs="Nirmala UI"/>
          <w:sz w:val="21"/>
          <w:szCs w:val="21"/>
        </w:rPr>
        <w:t>आता</w:t>
      </w:r>
      <w:r w:rsidRPr="005204B8">
        <w:rPr>
          <w:rFonts w:cstheme="minorHAnsi"/>
          <w:sz w:val="21"/>
          <w:szCs w:val="21"/>
        </w:rPr>
        <w:t xml:space="preserve"> </w:t>
      </w:r>
      <w:r w:rsidRPr="005204B8">
        <w:rPr>
          <w:rFonts w:ascii="Nirmala UI" w:hAnsi="Nirmala UI" w:cs="Nirmala UI"/>
          <w:sz w:val="21"/>
          <w:szCs w:val="21"/>
        </w:rPr>
        <w:t>है</w:t>
      </w:r>
    </w:p>
    <w:p w:rsidR="0013420C" w:rsidRPr="005204B8" w:rsidRDefault="0013420C" w:rsidP="0013420C">
      <w:pPr>
        <w:numPr>
          <w:ilvl w:val="0"/>
          <w:numId w:val="24"/>
        </w:numPr>
        <w:spacing w:before="100" w:beforeAutospacing="1" w:after="100" w:afterAutospacing="1" w:line="300" w:lineRule="atLeast"/>
        <w:rPr>
          <w:rFonts w:cstheme="minorHAnsi"/>
          <w:sz w:val="21"/>
          <w:szCs w:val="21"/>
        </w:rPr>
      </w:pPr>
      <w:r w:rsidRPr="005204B8">
        <w:rPr>
          <w:rFonts w:cstheme="minorHAnsi"/>
          <w:sz w:val="21"/>
          <w:szCs w:val="21"/>
        </w:rPr>
        <w:t xml:space="preserve">Complex RAG pipelines </w:t>
      </w:r>
      <w:r w:rsidRPr="005204B8">
        <w:rPr>
          <w:rFonts w:ascii="Nirmala UI" w:hAnsi="Nirmala UI" w:cs="Nirmala UI"/>
          <w:sz w:val="21"/>
          <w:szCs w:val="21"/>
        </w:rPr>
        <w:t>बनानी</w:t>
      </w:r>
      <w:r w:rsidRPr="005204B8">
        <w:rPr>
          <w:rFonts w:cstheme="minorHAnsi"/>
          <w:sz w:val="21"/>
          <w:szCs w:val="21"/>
        </w:rPr>
        <w:t xml:space="preserve"> </w:t>
      </w:r>
      <w:r w:rsidRPr="005204B8">
        <w:rPr>
          <w:rFonts w:ascii="Nirmala UI" w:hAnsi="Nirmala UI" w:cs="Nirmala UI"/>
          <w:sz w:val="21"/>
          <w:szCs w:val="21"/>
        </w:rPr>
        <w:t>आती</w:t>
      </w:r>
      <w:r w:rsidRPr="005204B8">
        <w:rPr>
          <w:rFonts w:cstheme="minorHAnsi"/>
          <w:sz w:val="21"/>
          <w:szCs w:val="21"/>
        </w:rPr>
        <w:t xml:space="preserve"> </w:t>
      </w:r>
      <w:r w:rsidRPr="005204B8">
        <w:rPr>
          <w:rFonts w:ascii="Nirmala UI" w:hAnsi="Nirmala UI" w:cs="Nirmala UI"/>
          <w:sz w:val="21"/>
          <w:szCs w:val="21"/>
        </w:rPr>
        <w:t>हैं</w:t>
      </w:r>
    </w:p>
    <w:p w:rsidR="0013420C" w:rsidRPr="005204B8" w:rsidRDefault="0013420C" w:rsidP="0013420C">
      <w:pPr>
        <w:numPr>
          <w:ilvl w:val="0"/>
          <w:numId w:val="24"/>
        </w:numPr>
        <w:spacing w:before="100" w:beforeAutospacing="1" w:after="100" w:afterAutospacing="1" w:line="300" w:lineRule="atLeast"/>
        <w:rPr>
          <w:rFonts w:cstheme="minorHAnsi"/>
          <w:sz w:val="21"/>
          <w:szCs w:val="21"/>
        </w:rPr>
      </w:pPr>
      <w:r w:rsidRPr="005204B8">
        <w:rPr>
          <w:rFonts w:cstheme="minorHAnsi"/>
          <w:sz w:val="21"/>
          <w:szCs w:val="21"/>
        </w:rPr>
        <w:t xml:space="preserve">Model switching, embeddings, chunking ka experience hota </w:t>
      </w:r>
      <w:r w:rsidRPr="005204B8">
        <w:rPr>
          <w:rFonts w:ascii="Nirmala UI" w:hAnsi="Nirmala UI" w:cs="Nirmala UI"/>
          <w:sz w:val="21"/>
          <w:szCs w:val="21"/>
        </w:rPr>
        <w:t>है</w:t>
      </w:r>
    </w:p>
    <w:p w:rsidR="0013420C" w:rsidRPr="005204B8" w:rsidRDefault="0013420C" w:rsidP="0013420C">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 xml:space="preserve">Tumhara project AWS-native </w:t>
      </w:r>
      <w:r w:rsidRPr="005204B8">
        <w:rPr>
          <w:rFonts w:ascii="Nirmala UI" w:hAnsi="Nirmala UI" w:cs="Nirmala UI"/>
          <w:sz w:val="21"/>
          <w:szCs w:val="21"/>
        </w:rPr>
        <w:t>है</w:t>
      </w:r>
      <w:r w:rsidRPr="005204B8">
        <w:rPr>
          <w:rFonts w:asciiTheme="minorHAnsi" w:hAnsiTheme="minorHAnsi" w:cstheme="minorHAnsi"/>
          <w:sz w:val="21"/>
          <w:szCs w:val="21"/>
        </w:rPr>
        <w:t xml:space="preserve"> — which is actually </w:t>
      </w:r>
      <w:r w:rsidRPr="005204B8">
        <w:rPr>
          <w:rStyle w:val="Strong"/>
          <w:rFonts w:asciiTheme="minorHAnsi" w:hAnsiTheme="minorHAnsi" w:cstheme="minorHAnsi"/>
          <w:sz w:val="21"/>
          <w:szCs w:val="21"/>
        </w:rPr>
        <w:t>better</w:t>
      </w:r>
      <w:r w:rsidRPr="005204B8">
        <w:rPr>
          <w:rFonts w:asciiTheme="minorHAnsi" w:hAnsiTheme="minorHAnsi" w:cstheme="minorHAnsi"/>
          <w:sz w:val="21"/>
          <w:szCs w:val="21"/>
        </w:rPr>
        <w:t xml:space="preserve"> for a cloud architect role — </w:t>
      </w:r>
      <w:r w:rsidRPr="005204B8">
        <w:rPr>
          <w:rFonts w:ascii="Nirmala UI" w:hAnsi="Nirmala UI" w:cs="Nirmala UI"/>
          <w:sz w:val="21"/>
          <w:szCs w:val="21"/>
        </w:rPr>
        <w:t>लेकिन</w:t>
      </w:r>
      <w:r w:rsidRPr="005204B8">
        <w:rPr>
          <w:rFonts w:asciiTheme="minorHAnsi" w:hAnsiTheme="minorHAnsi" w:cstheme="minorHAnsi"/>
          <w:sz w:val="21"/>
          <w:szCs w:val="21"/>
        </w:rPr>
        <w:t xml:space="preserve"> LangChain compatibility ka point bhi cover ho jayega </w:t>
      </w:r>
      <w:r w:rsidRPr="005204B8">
        <w:rPr>
          <w:rFonts w:ascii="Nirmala UI" w:hAnsi="Nirmala UI" w:cs="Nirmala UI"/>
          <w:sz w:val="21"/>
          <w:szCs w:val="21"/>
        </w:rPr>
        <w:t>क्योंकि</w:t>
      </w:r>
      <w:r w:rsidRPr="005204B8">
        <w:rPr>
          <w:rFonts w:asciiTheme="minorHAnsi" w:hAnsiTheme="minorHAnsi" w:cstheme="minorHAnsi"/>
          <w:sz w:val="21"/>
          <w:szCs w:val="21"/>
        </w:rPr>
        <w:t>:</w:t>
      </w:r>
    </w:p>
    <w:p w:rsidR="0013420C" w:rsidRPr="005204B8" w:rsidRDefault="00114F67" w:rsidP="0013420C">
      <w:pPr>
        <w:spacing w:line="300" w:lineRule="atLeast"/>
        <w:rPr>
          <w:rFonts w:cstheme="minorHAnsi"/>
          <w:sz w:val="21"/>
          <w:szCs w:val="21"/>
        </w:rPr>
      </w:pPr>
      <w:r>
        <w:rPr>
          <w:rFonts w:cstheme="minorHAnsi"/>
          <w:sz w:val="21"/>
          <w:szCs w:val="21"/>
        </w:rPr>
        <w:pict>
          <v:rect id="_x0000_i1054" style="width:0;height:1.5pt" o:hralign="center" o:hrstd="t" o:hr="t" fillcolor="#a0a0a0" stroked="f"/>
        </w:pict>
      </w:r>
    </w:p>
    <w:p w:rsidR="0013420C" w:rsidRPr="005204B8" w:rsidRDefault="0013420C" w:rsidP="0013420C">
      <w:pPr>
        <w:pStyle w:val="Heading1"/>
        <w:spacing w:line="300" w:lineRule="atLeast"/>
        <w:rPr>
          <w:rFonts w:asciiTheme="minorHAnsi" w:hAnsiTheme="minorHAnsi" w:cstheme="minorHAnsi"/>
          <w:sz w:val="48"/>
          <w:szCs w:val="48"/>
        </w:rPr>
      </w:pPr>
      <w:r w:rsidRPr="005204B8">
        <w:rPr>
          <w:rFonts w:ascii="Segoe UI Symbol" w:hAnsi="Segoe UI Symbol" w:cs="Segoe UI Symbol"/>
        </w:rPr>
        <w:lastRenderedPageBreak/>
        <w:t>⚡</w:t>
      </w:r>
      <w:r w:rsidRPr="005204B8">
        <w:rPr>
          <w:rFonts w:asciiTheme="minorHAnsi" w:hAnsiTheme="minorHAnsi" w:cstheme="minorHAnsi"/>
        </w:rPr>
        <w:t xml:space="preserve"> </w:t>
      </w:r>
      <w:r w:rsidRPr="005204B8">
        <w:rPr>
          <w:rStyle w:val="Strong"/>
          <w:rFonts w:asciiTheme="minorHAnsi" w:hAnsiTheme="minorHAnsi" w:cstheme="minorHAnsi"/>
          <w:b w:val="0"/>
          <w:bCs w:val="0"/>
        </w:rPr>
        <w:t>Good news: AWS Bedrock LangChain &amp; HuggingFace integration support karta hai</w:t>
      </w:r>
    </w:p>
    <w:p w:rsidR="0013420C" w:rsidRPr="005204B8" w:rsidRDefault="0013420C" w:rsidP="0013420C">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 xml:space="preserve">Tum ye confidently </w:t>
      </w:r>
      <w:r w:rsidRPr="005204B8">
        <w:rPr>
          <w:rFonts w:ascii="Nirmala UI" w:hAnsi="Nirmala UI" w:cs="Nirmala UI"/>
          <w:sz w:val="21"/>
          <w:szCs w:val="21"/>
        </w:rPr>
        <w:t>बोल</w:t>
      </w:r>
      <w:r w:rsidRPr="005204B8">
        <w:rPr>
          <w:rFonts w:asciiTheme="minorHAnsi" w:hAnsiTheme="minorHAnsi" w:cstheme="minorHAnsi"/>
          <w:sz w:val="21"/>
          <w:szCs w:val="21"/>
        </w:rPr>
        <w:t xml:space="preserve"> </w:t>
      </w:r>
      <w:r w:rsidRPr="005204B8">
        <w:rPr>
          <w:rFonts w:ascii="Nirmala UI" w:hAnsi="Nirmala UI" w:cs="Nirmala UI"/>
          <w:sz w:val="21"/>
          <w:szCs w:val="21"/>
        </w:rPr>
        <w:t>सकते</w:t>
      </w:r>
      <w:r w:rsidRPr="005204B8">
        <w:rPr>
          <w:rFonts w:asciiTheme="minorHAnsi" w:hAnsiTheme="minorHAnsi" w:cstheme="minorHAnsi"/>
          <w:sz w:val="21"/>
          <w:szCs w:val="21"/>
        </w:rPr>
        <w:t xml:space="preserve"> </w:t>
      </w:r>
      <w:r w:rsidRPr="005204B8">
        <w:rPr>
          <w:rFonts w:ascii="Nirmala UI" w:hAnsi="Nirmala UI" w:cs="Nirmala UI"/>
          <w:sz w:val="21"/>
          <w:szCs w:val="21"/>
        </w:rPr>
        <w:t>हो</w:t>
      </w:r>
      <w:r w:rsidRPr="005204B8">
        <w:rPr>
          <w:rFonts w:asciiTheme="minorHAnsi" w:hAnsiTheme="minorHAnsi" w:cstheme="minorHAnsi"/>
          <w:sz w:val="21"/>
          <w:szCs w:val="21"/>
        </w:rPr>
        <w:t>:</w:t>
      </w:r>
    </w:p>
    <w:p w:rsidR="0013420C" w:rsidRPr="005204B8" w:rsidRDefault="0013420C" w:rsidP="0013420C">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“Although the project is AWS</w:t>
      </w:r>
      <w:r w:rsidRPr="005204B8">
        <w:rPr>
          <w:rFonts w:asciiTheme="minorHAnsi" w:hAnsiTheme="minorHAnsi" w:cstheme="minorHAnsi"/>
          <w:sz w:val="21"/>
          <w:szCs w:val="21"/>
        </w:rPr>
        <w:noBreakHyphen/>
        <w:t>native, the design aligns with LangChain’s modular abstraction:</w:t>
      </w:r>
    </w:p>
    <w:p w:rsidR="0013420C" w:rsidRPr="005204B8" w:rsidRDefault="0013420C" w:rsidP="0013420C">
      <w:pPr>
        <w:numPr>
          <w:ilvl w:val="0"/>
          <w:numId w:val="25"/>
        </w:numPr>
        <w:spacing w:before="100" w:beforeAutospacing="1" w:after="100" w:afterAutospacing="1" w:line="300" w:lineRule="atLeast"/>
        <w:rPr>
          <w:rFonts w:cstheme="minorHAnsi"/>
          <w:sz w:val="21"/>
          <w:szCs w:val="21"/>
        </w:rPr>
      </w:pPr>
      <w:r w:rsidRPr="005204B8">
        <w:rPr>
          <w:rFonts w:cstheme="minorHAnsi"/>
          <w:sz w:val="21"/>
          <w:szCs w:val="21"/>
        </w:rPr>
        <w:t>Retriever = Bedrock Knowledge Base</w:t>
      </w:r>
    </w:p>
    <w:p w:rsidR="0013420C" w:rsidRPr="005204B8" w:rsidRDefault="0013420C" w:rsidP="0013420C">
      <w:pPr>
        <w:numPr>
          <w:ilvl w:val="0"/>
          <w:numId w:val="25"/>
        </w:numPr>
        <w:spacing w:before="100" w:beforeAutospacing="1" w:after="100" w:afterAutospacing="1" w:line="300" w:lineRule="atLeast"/>
        <w:rPr>
          <w:rFonts w:cstheme="minorHAnsi"/>
          <w:sz w:val="21"/>
          <w:szCs w:val="21"/>
        </w:rPr>
      </w:pPr>
      <w:r w:rsidRPr="005204B8">
        <w:rPr>
          <w:rFonts w:cstheme="minorHAnsi"/>
          <w:sz w:val="21"/>
          <w:szCs w:val="21"/>
        </w:rPr>
        <w:t>LLM = Bedrock Claude</w:t>
      </w:r>
    </w:p>
    <w:p w:rsidR="0013420C" w:rsidRPr="005204B8" w:rsidRDefault="0013420C" w:rsidP="0013420C">
      <w:pPr>
        <w:numPr>
          <w:ilvl w:val="0"/>
          <w:numId w:val="25"/>
        </w:numPr>
        <w:spacing w:before="100" w:beforeAutospacing="1" w:after="100" w:afterAutospacing="1" w:line="300" w:lineRule="atLeast"/>
        <w:rPr>
          <w:rFonts w:cstheme="minorHAnsi"/>
          <w:sz w:val="21"/>
          <w:szCs w:val="21"/>
        </w:rPr>
      </w:pPr>
      <w:r w:rsidRPr="005204B8">
        <w:rPr>
          <w:rFonts w:cstheme="minorHAnsi"/>
          <w:sz w:val="21"/>
          <w:szCs w:val="21"/>
        </w:rPr>
        <w:t>Tools = Action service</w:t>
      </w:r>
    </w:p>
    <w:p w:rsidR="0013420C" w:rsidRPr="005204B8" w:rsidRDefault="0013420C" w:rsidP="0013420C">
      <w:pPr>
        <w:numPr>
          <w:ilvl w:val="0"/>
          <w:numId w:val="25"/>
        </w:numPr>
        <w:spacing w:before="100" w:beforeAutospacing="1" w:after="100" w:afterAutospacing="1" w:line="300" w:lineRule="atLeast"/>
        <w:rPr>
          <w:rFonts w:cstheme="minorHAnsi"/>
          <w:sz w:val="21"/>
          <w:szCs w:val="21"/>
        </w:rPr>
      </w:pPr>
      <w:r w:rsidRPr="005204B8">
        <w:rPr>
          <w:rFonts w:cstheme="minorHAnsi"/>
          <w:sz w:val="21"/>
          <w:szCs w:val="21"/>
        </w:rPr>
        <w:t>Memory = DynamoDB ChatHistory</w:t>
      </w:r>
    </w:p>
    <w:p w:rsidR="0013420C" w:rsidRPr="005204B8" w:rsidRDefault="0013420C" w:rsidP="0013420C">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 xml:space="preserve">LangChain </w:t>
      </w:r>
      <w:r w:rsidRPr="005204B8">
        <w:rPr>
          <w:rFonts w:ascii="Nirmala UI" w:hAnsi="Nirmala UI" w:cs="Nirmala UI"/>
          <w:sz w:val="21"/>
          <w:szCs w:val="21"/>
        </w:rPr>
        <w:t>की</w:t>
      </w:r>
      <w:r w:rsidRPr="005204B8">
        <w:rPr>
          <w:rFonts w:asciiTheme="minorHAnsi" w:hAnsiTheme="minorHAnsi" w:cstheme="minorHAnsi"/>
          <w:sz w:val="21"/>
          <w:szCs w:val="21"/>
        </w:rPr>
        <w:t xml:space="preserve"> architecture exactly </w:t>
      </w:r>
      <w:r w:rsidRPr="005204B8">
        <w:rPr>
          <w:rFonts w:ascii="Nirmala UI" w:hAnsi="Nirmala UI" w:cs="Nirmala UI"/>
          <w:sz w:val="21"/>
          <w:szCs w:val="21"/>
        </w:rPr>
        <w:t>इसी</w:t>
      </w:r>
      <w:r w:rsidRPr="005204B8">
        <w:rPr>
          <w:rFonts w:asciiTheme="minorHAnsi" w:hAnsiTheme="minorHAnsi" w:cstheme="minorHAnsi"/>
          <w:sz w:val="21"/>
          <w:szCs w:val="21"/>
        </w:rPr>
        <w:t xml:space="preserve"> modular pattern </w:t>
      </w:r>
      <w:r w:rsidRPr="005204B8">
        <w:rPr>
          <w:rFonts w:ascii="Nirmala UI" w:hAnsi="Nirmala UI" w:cs="Nirmala UI"/>
          <w:sz w:val="21"/>
          <w:szCs w:val="21"/>
        </w:rPr>
        <w:t>को</w:t>
      </w:r>
      <w:r w:rsidRPr="005204B8">
        <w:rPr>
          <w:rFonts w:asciiTheme="minorHAnsi" w:hAnsiTheme="minorHAnsi" w:cstheme="minorHAnsi"/>
          <w:sz w:val="21"/>
          <w:szCs w:val="21"/>
        </w:rPr>
        <w:t xml:space="preserve"> follow </w:t>
      </w:r>
      <w:r w:rsidRPr="005204B8">
        <w:rPr>
          <w:rFonts w:ascii="Nirmala UI" w:hAnsi="Nirmala UI" w:cs="Nirmala UI"/>
          <w:sz w:val="21"/>
          <w:szCs w:val="21"/>
        </w:rPr>
        <w:t>करती</w:t>
      </w:r>
      <w:r w:rsidRPr="005204B8">
        <w:rPr>
          <w:rFonts w:asciiTheme="minorHAnsi" w:hAnsiTheme="minorHAnsi" w:cstheme="minorHAnsi"/>
          <w:sz w:val="21"/>
          <w:szCs w:val="21"/>
        </w:rPr>
        <w:t xml:space="preserve"> </w:t>
      </w:r>
      <w:r w:rsidRPr="005204B8">
        <w:rPr>
          <w:rFonts w:ascii="Nirmala UI" w:hAnsi="Nirmala UI" w:cs="Nirmala UI"/>
          <w:sz w:val="21"/>
          <w:szCs w:val="21"/>
        </w:rPr>
        <w:t>है</w:t>
      </w:r>
      <w:r w:rsidRPr="005204B8">
        <w:rPr>
          <w:rFonts w:asciiTheme="minorHAnsi" w:hAnsiTheme="minorHAnsi" w:cstheme="minorHAnsi"/>
          <w:sz w:val="21"/>
          <w:szCs w:val="21"/>
        </w:rPr>
        <w:t>.”</w:t>
      </w:r>
    </w:p>
    <w:p w:rsidR="0013420C" w:rsidRPr="005204B8" w:rsidRDefault="0013420C" w:rsidP="0013420C">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 xml:space="preserve">Isse tum JD </w:t>
      </w:r>
      <w:r w:rsidRPr="005204B8">
        <w:rPr>
          <w:rFonts w:ascii="Nirmala UI" w:hAnsi="Nirmala UI" w:cs="Nirmala UI"/>
          <w:sz w:val="21"/>
          <w:szCs w:val="21"/>
        </w:rPr>
        <w:t>में</w:t>
      </w:r>
      <w:r w:rsidRPr="005204B8">
        <w:rPr>
          <w:rFonts w:asciiTheme="minorHAnsi" w:hAnsiTheme="minorHAnsi" w:cstheme="minorHAnsi"/>
          <w:sz w:val="21"/>
          <w:szCs w:val="21"/>
        </w:rPr>
        <w:t xml:space="preserve"> </w:t>
      </w:r>
      <w:r w:rsidRPr="005204B8">
        <w:rPr>
          <w:rFonts w:ascii="Nirmala UI" w:hAnsi="Nirmala UI" w:cs="Nirmala UI"/>
          <w:sz w:val="21"/>
          <w:szCs w:val="21"/>
        </w:rPr>
        <w:t>दिए</w:t>
      </w:r>
      <w:r w:rsidRPr="005204B8">
        <w:rPr>
          <w:rFonts w:asciiTheme="minorHAnsi" w:hAnsiTheme="minorHAnsi" w:cstheme="minorHAnsi"/>
          <w:sz w:val="21"/>
          <w:szCs w:val="21"/>
        </w:rPr>
        <w:t xml:space="preserve"> </w:t>
      </w:r>
      <w:r w:rsidRPr="005204B8">
        <w:rPr>
          <w:rFonts w:ascii="Nirmala UI" w:hAnsi="Nirmala UI" w:cs="Nirmala UI"/>
          <w:sz w:val="21"/>
          <w:szCs w:val="21"/>
        </w:rPr>
        <w:t>हुए</w:t>
      </w:r>
      <w:r w:rsidRPr="005204B8">
        <w:rPr>
          <w:rFonts w:asciiTheme="minorHAnsi" w:hAnsiTheme="minorHAnsi" w:cstheme="minorHAnsi"/>
          <w:sz w:val="21"/>
          <w:szCs w:val="21"/>
        </w:rPr>
        <w:t xml:space="preserve"> LangChain concepts </w:t>
      </w:r>
      <w:r w:rsidRPr="005204B8">
        <w:rPr>
          <w:rFonts w:ascii="Nirmala UI" w:hAnsi="Nirmala UI" w:cs="Nirmala UI"/>
          <w:sz w:val="21"/>
          <w:szCs w:val="21"/>
        </w:rPr>
        <w:t>को</w:t>
      </w:r>
      <w:r w:rsidRPr="005204B8">
        <w:rPr>
          <w:rFonts w:asciiTheme="minorHAnsi" w:hAnsiTheme="minorHAnsi" w:cstheme="minorHAnsi"/>
          <w:sz w:val="21"/>
          <w:szCs w:val="21"/>
        </w:rPr>
        <w:t xml:space="preserve"> map </w:t>
      </w:r>
      <w:r w:rsidRPr="005204B8">
        <w:rPr>
          <w:rFonts w:ascii="Nirmala UI" w:hAnsi="Nirmala UI" w:cs="Nirmala UI"/>
          <w:sz w:val="21"/>
          <w:szCs w:val="21"/>
        </w:rPr>
        <w:t>कर</w:t>
      </w:r>
      <w:r w:rsidRPr="005204B8">
        <w:rPr>
          <w:rFonts w:asciiTheme="minorHAnsi" w:hAnsiTheme="minorHAnsi" w:cstheme="minorHAnsi"/>
          <w:sz w:val="21"/>
          <w:szCs w:val="21"/>
        </w:rPr>
        <w:t xml:space="preserve"> </w:t>
      </w:r>
      <w:r w:rsidRPr="005204B8">
        <w:rPr>
          <w:rFonts w:ascii="Nirmala UI" w:hAnsi="Nirmala UI" w:cs="Nirmala UI"/>
          <w:sz w:val="21"/>
          <w:szCs w:val="21"/>
        </w:rPr>
        <w:t>पाओगे</w:t>
      </w:r>
      <w:r w:rsidRPr="005204B8">
        <w:rPr>
          <w:rFonts w:asciiTheme="minorHAnsi" w:hAnsiTheme="minorHAnsi" w:cstheme="minorHAnsi"/>
          <w:sz w:val="21"/>
          <w:szCs w:val="21"/>
        </w:rPr>
        <w:t>.</w:t>
      </w:r>
    </w:p>
    <w:p w:rsidR="00C055D8" w:rsidRPr="005204B8" w:rsidRDefault="000A624C" w:rsidP="00B36325">
      <w:pPr>
        <w:spacing w:after="0" w:line="300" w:lineRule="atLeast"/>
        <w:rPr>
          <w:rFonts w:eastAsia="Times New Roman" w:cstheme="minorHAnsi"/>
          <w:sz w:val="21"/>
          <w:szCs w:val="21"/>
          <w:lang w:eastAsia="en-IN"/>
        </w:rPr>
      </w:pPr>
      <w:r w:rsidRPr="005204B8">
        <w:rPr>
          <w:rFonts w:eastAsia="Times New Roman" w:cstheme="minorHAnsi"/>
          <w:sz w:val="21"/>
          <w:szCs w:val="21"/>
          <w:lang w:eastAsia="en-IN"/>
        </w:rPr>
        <w:t>--------------------------------------------------------------------------------------------</w:t>
      </w:r>
    </w:p>
    <w:p w:rsidR="000A624C" w:rsidRPr="005204B8" w:rsidRDefault="000A624C" w:rsidP="00B36325">
      <w:pPr>
        <w:spacing w:after="0" w:line="300" w:lineRule="atLeast"/>
        <w:rPr>
          <w:rFonts w:eastAsia="Times New Roman" w:cstheme="minorHAnsi"/>
          <w:sz w:val="21"/>
          <w:szCs w:val="21"/>
          <w:lang w:eastAsia="en-IN"/>
        </w:rPr>
      </w:pPr>
    </w:p>
    <w:p w:rsidR="000A624C" w:rsidRPr="005204B8" w:rsidRDefault="000A624C" w:rsidP="000A624C">
      <w:pPr>
        <w:pStyle w:val="Heading1"/>
        <w:spacing w:line="300" w:lineRule="atLeast"/>
        <w:rPr>
          <w:rFonts w:asciiTheme="minorHAnsi" w:hAnsiTheme="minorHAnsi" w:cstheme="minorHAnsi"/>
        </w:rPr>
      </w:pPr>
      <w:r w:rsidRPr="005204B8">
        <w:rPr>
          <w:rFonts w:asciiTheme="minorHAnsi" w:hAnsiTheme="minorHAnsi" w:cstheme="minorHAnsi"/>
        </w:rPr>
        <w:t>FULL TERRAFORM INFRASTRUCTURE-AS-CODE</w:t>
      </w:r>
    </w:p>
    <w:p w:rsidR="000A624C" w:rsidRPr="005204B8" w:rsidRDefault="000A624C" w:rsidP="000A624C">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We will build Terraform modules for:</w:t>
      </w:r>
    </w:p>
    <w:p w:rsidR="000A624C" w:rsidRPr="005204B8" w:rsidRDefault="000A624C" w:rsidP="000A624C">
      <w:pPr>
        <w:pStyle w:val="Heading3"/>
        <w:spacing w:line="300" w:lineRule="atLeast"/>
        <w:rPr>
          <w:rFonts w:asciiTheme="minorHAnsi" w:hAnsiTheme="minorHAnsi" w:cstheme="minorHAnsi"/>
        </w:rPr>
      </w:pPr>
      <w:r w:rsidRPr="005204B8">
        <w:rPr>
          <w:rStyle w:val="Strong"/>
          <w:rFonts w:asciiTheme="minorHAnsi" w:eastAsiaTheme="majorEastAsia" w:hAnsiTheme="minorHAnsi" w:cstheme="minorHAnsi"/>
          <w:b/>
          <w:bCs/>
        </w:rPr>
        <w:t>1. Terraform root structure</w:t>
      </w:r>
    </w:p>
    <w:p w:rsidR="000A624C" w:rsidRPr="005204B8" w:rsidRDefault="000A624C" w:rsidP="000A624C">
      <w:pPr>
        <w:spacing w:after="0" w:line="300" w:lineRule="atLeast"/>
        <w:rPr>
          <w:rFonts w:eastAsia="Times New Roman" w:cstheme="minorHAnsi"/>
          <w:sz w:val="21"/>
          <w:szCs w:val="21"/>
          <w:lang w:eastAsia="en-IN"/>
        </w:rPr>
      </w:pPr>
      <w:r w:rsidRPr="005204B8">
        <w:rPr>
          <w:rFonts w:eastAsia="Times New Roman" w:cstheme="minorHAnsi"/>
          <w:sz w:val="21"/>
          <w:szCs w:val="21"/>
          <w:lang w:eastAsia="en-IN"/>
        </w:rPr>
        <w:t>terraform/</w:t>
      </w:r>
    </w:p>
    <w:p w:rsidR="000A624C" w:rsidRPr="005204B8" w:rsidRDefault="000A624C" w:rsidP="000A624C">
      <w:pPr>
        <w:spacing w:after="0" w:line="300" w:lineRule="atLeast"/>
        <w:rPr>
          <w:rFonts w:eastAsia="Times New Roman" w:cstheme="minorHAnsi"/>
          <w:sz w:val="21"/>
          <w:szCs w:val="21"/>
          <w:lang w:eastAsia="en-IN"/>
        </w:rPr>
      </w:pPr>
      <w:r w:rsidRPr="005204B8">
        <w:rPr>
          <w:rFonts w:eastAsia="Times New Roman" w:cstheme="minorHAnsi"/>
          <w:sz w:val="21"/>
          <w:szCs w:val="21"/>
          <w:lang w:eastAsia="en-IN"/>
        </w:rPr>
        <w:t xml:space="preserve">  main.tf</w:t>
      </w:r>
    </w:p>
    <w:p w:rsidR="000A624C" w:rsidRPr="005204B8" w:rsidRDefault="000A624C" w:rsidP="000A624C">
      <w:pPr>
        <w:spacing w:after="0" w:line="300" w:lineRule="atLeast"/>
        <w:rPr>
          <w:rFonts w:eastAsia="Times New Roman" w:cstheme="minorHAnsi"/>
          <w:sz w:val="21"/>
          <w:szCs w:val="21"/>
          <w:lang w:eastAsia="en-IN"/>
        </w:rPr>
      </w:pPr>
      <w:r w:rsidRPr="005204B8">
        <w:rPr>
          <w:rFonts w:eastAsia="Times New Roman" w:cstheme="minorHAnsi"/>
          <w:sz w:val="21"/>
          <w:szCs w:val="21"/>
          <w:lang w:eastAsia="en-IN"/>
        </w:rPr>
        <w:t xml:space="preserve">  variables.tf</w:t>
      </w:r>
    </w:p>
    <w:p w:rsidR="000A624C" w:rsidRPr="005204B8" w:rsidRDefault="000A624C" w:rsidP="000A624C">
      <w:pPr>
        <w:spacing w:after="0" w:line="300" w:lineRule="atLeast"/>
        <w:rPr>
          <w:rFonts w:eastAsia="Times New Roman" w:cstheme="minorHAnsi"/>
          <w:sz w:val="21"/>
          <w:szCs w:val="21"/>
          <w:lang w:eastAsia="en-IN"/>
        </w:rPr>
      </w:pPr>
      <w:r w:rsidRPr="005204B8">
        <w:rPr>
          <w:rFonts w:eastAsia="Times New Roman" w:cstheme="minorHAnsi"/>
          <w:sz w:val="21"/>
          <w:szCs w:val="21"/>
          <w:lang w:eastAsia="en-IN"/>
        </w:rPr>
        <w:t xml:space="preserve">  outputs.tf</w:t>
      </w:r>
    </w:p>
    <w:p w:rsidR="000A624C" w:rsidRPr="005204B8" w:rsidRDefault="000A624C" w:rsidP="000A624C">
      <w:pPr>
        <w:spacing w:after="0" w:line="300" w:lineRule="atLeast"/>
        <w:rPr>
          <w:rFonts w:eastAsia="Times New Roman" w:cstheme="minorHAnsi"/>
          <w:sz w:val="21"/>
          <w:szCs w:val="21"/>
          <w:lang w:eastAsia="en-IN"/>
        </w:rPr>
      </w:pPr>
      <w:r w:rsidRPr="005204B8">
        <w:rPr>
          <w:rFonts w:eastAsia="Times New Roman" w:cstheme="minorHAnsi"/>
          <w:sz w:val="21"/>
          <w:szCs w:val="21"/>
          <w:lang w:eastAsia="en-IN"/>
        </w:rPr>
        <w:t xml:space="preserve">  providers.tf</w:t>
      </w:r>
    </w:p>
    <w:p w:rsidR="000A624C" w:rsidRPr="005204B8" w:rsidRDefault="000A624C" w:rsidP="000A624C">
      <w:pPr>
        <w:spacing w:after="0" w:line="300" w:lineRule="atLeast"/>
        <w:rPr>
          <w:rFonts w:eastAsia="Times New Roman" w:cstheme="minorHAnsi"/>
          <w:sz w:val="21"/>
          <w:szCs w:val="21"/>
          <w:lang w:eastAsia="en-IN"/>
        </w:rPr>
      </w:pPr>
      <w:r w:rsidRPr="005204B8">
        <w:rPr>
          <w:rFonts w:eastAsia="Times New Roman" w:cstheme="minorHAnsi"/>
          <w:sz w:val="21"/>
          <w:szCs w:val="21"/>
          <w:lang w:eastAsia="en-IN"/>
        </w:rPr>
        <w:t xml:space="preserve">  env/</w:t>
      </w:r>
    </w:p>
    <w:p w:rsidR="000A624C" w:rsidRPr="005204B8" w:rsidRDefault="000A624C" w:rsidP="000A624C">
      <w:pPr>
        <w:spacing w:after="0" w:line="300" w:lineRule="atLeast"/>
        <w:rPr>
          <w:rFonts w:eastAsia="Times New Roman" w:cstheme="minorHAnsi"/>
          <w:sz w:val="21"/>
          <w:szCs w:val="21"/>
          <w:lang w:eastAsia="en-IN"/>
        </w:rPr>
      </w:pPr>
      <w:r w:rsidRPr="005204B8">
        <w:rPr>
          <w:rFonts w:eastAsia="Times New Roman" w:cstheme="minorHAnsi"/>
          <w:sz w:val="21"/>
          <w:szCs w:val="21"/>
          <w:lang w:eastAsia="en-IN"/>
        </w:rPr>
        <w:t xml:space="preserve">     dev.tfvars</w:t>
      </w:r>
    </w:p>
    <w:p w:rsidR="000A624C" w:rsidRPr="005204B8" w:rsidRDefault="000A624C" w:rsidP="000A624C">
      <w:pPr>
        <w:spacing w:after="0" w:line="300" w:lineRule="atLeast"/>
        <w:rPr>
          <w:rFonts w:eastAsia="Times New Roman" w:cstheme="minorHAnsi"/>
          <w:sz w:val="21"/>
          <w:szCs w:val="21"/>
          <w:lang w:eastAsia="en-IN"/>
        </w:rPr>
      </w:pPr>
      <w:r w:rsidRPr="005204B8">
        <w:rPr>
          <w:rFonts w:eastAsia="Times New Roman" w:cstheme="minorHAnsi"/>
          <w:sz w:val="21"/>
          <w:szCs w:val="21"/>
          <w:lang w:eastAsia="en-IN"/>
        </w:rPr>
        <w:t xml:space="preserve">     stage.tfvars</w:t>
      </w:r>
    </w:p>
    <w:p w:rsidR="000A624C" w:rsidRPr="005204B8" w:rsidRDefault="000A624C" w:rsidP="000A624C">
      <w:pPr>
        <w:spacing w:after="0" w:line="300" w:lineRule="atLeast"/>
        <w:rPr>
          <w:rFonts w:eastAsia="Times New Roman" w:cstheme="minorHAnsi"/>
          <w:sz w:val="21"/>
          <w:szCs w:val="21"/>
          <w:lang w:eastAsia="en-IN"/>
        </w:rPr>
      </w:pPr>
      <w:r w:rsidRPr="005204B8">
        <w:rPr>
          <w:rFonts w:eastAsia="Times New Roman" w:cstheme="minorHAnsi"/>
          <w:sz w:val="21"/>
          <w:szCs w:val="21"/>
          <w:lang w:eastAsia="en-IN"/>
        </w:rPr>
        <w:t xml:space="preserve">     prod.tfvars</w:t>
      </w:r>
    </w:p>
    <w:p w:rsidR="000A624C" w:rsidRPr="005204B8" w:rsidRDefault="000A624C" w:rsidP="000A624C">
      <w:pPr>
        <w:spacing w:after="0" w:line="300" w:lineRule="atLeast"/>
        <w:rPr>
          <w:rFonts w:eastAsia="Times New Roman" w:cstheme="minorHAnsi"/>
          <w:sz w:val="21"/>
          <w:szCs w:val="21"/>
          <w:lang w:eastAsia="en-IN"/>
        </w:rPr>
      </w:pPr>
      <w:r w:rsidRPr="005204B8">
        <w:rPr>
          <w:rFonts w:eastAsia="Times New Roman" w:cstheme="minorHAnsi"/>
          <w:sz w:val="21"/>
          <w:szCs w:val="21"/>
          <w:lang w:eastAsia="en-IN"/>
        </w:rPr>
        <w:t xml:space="preserve">  modules/</w:t>
      </w:r>
    </w:p>
    <w:p w:rsidR="000A624C" w:rsidRPr="005204B8" w:rsidRDefault="000A624C" w:rsidP="000A624C">
      <w:pPr>
        <w:spacing w:after="0" w:line="300" w:lineRule="atLeast"/>
        <w:rPr>
          <w:rFonts w:eastAsia="Times New Roman" w:cstheme="minorHAnsi"/>
          <w:sz w:val="21"/>
          <w:szCs w:val="21"/>
          <w:lang w:eastAsia="en-IN"/>
        </w:rPr>
      </w:pPr>
      <w:r w:rsidRPr="005204B8">
        <w:rPr>
          <w:rFonts w:eastAsia="Times New Roman" w:cstheme="minorHAnsi"/>
          <w:sz w:val="21"/>
          <w:szCs w:val="21"/>
          <w:lang w:eastAsia="en-IN"/>
        </w:rPr>
        <w:t xml:space="preserve">     lambda/</w:t>
      </w:r>
    </w:p>
    <w:p w:rsidR="000A624C" w:rsidRPr="005204B8" w:rsidRDefault="000A624C" w:rsidP="000A624C">
      <w:pPr>
        <w:spacing w:after="0" w:line="300" w:lineRule="atLeast"/>
        <w:rPr>
          <w:rFonts w:eastAsia="Times New Roman" w:cstheme="minorHAnsi"/>
          <w:sz w:val="21"/>
          <w:szCs w:val="21"/>
          <w:lang w:eastAsia="en-IN"/>
        </w:rPr>
      </w:pPr>
      <w:r w:rsidRPr="005204B8">
        <w:rPr>
          <w:rFonts w:eastAsia="Times New Roman" w:cstheme="minorHAnsi"/>
          <w:sz w:val="21"/>
          <w:szCs w:val="21"/>
          <w:lang w:eastAsia="en-IN"/>
        </w:rPr>
        <w:t xml:space="preserve">     api_gateway/</w:t>
      </w:r>
    </w:p>
    <w:p w:rsidR="000A624C" w:rsidRPr="005204B8" w:rsidRDefault="000A624C" w:rsidP="000A624C">
      <w:pPr>
        <w:spacing w:after="0" w:line="300" w:lineRule="atLeast"/>
        <w:rPr>
          <w:rFonts w:eastAsia="Times New Roman" w:cstheme="minorHAnsi"/>
          <w:sz w:val="21"/>
          <w:szCs w:val="21"/>
          <w:lang w:eastAsia="en-IN"/>
        </w:rPr>
      </w:pPr>
      <w:r w:rsidRPr="005204B8">
        <w:rPr>
          <w:rFonts w:eastAsia="Times New Roman" w:cstheme="minorHAnsi"/>
          <w:sz w:val="21"/>
          <w:szCs w:val="21"/>
          <w:lang w:eastAsia="en-IN"/>
        </w:rPr>
        <w:t xml:space="preserve">     cognito/</w:t>
      </w:r>
    </w:p>
    <w:p w:rsidR="000A624C" w:rsidRPr="005204B8" w:rsidRDefault="000A624C" w:rsidP="000A624C">
      <w:pPr>
        <w:spacing w:after="0" w:line="300" w:lineRule="atLeast"/>
        <w:rPr>
          <w:rFonts w:eastAsia="Times New Roman" w:cstheme="minorHAnsi"/>
          <w:sz w:val="21"/>
          <w:szCs w:val="21"/>
          <w:lang w:eastAsia="en-IN"/>
        </w:rPr>
      </w:pPr>
      <w:r w:rsidRPr="005204B8">
        <w:rPr>
          <w:rFonts w:eastAsia="Times New Roman" w:cstheme="minorHAnsi"/>
          <w:sz w:val="21"/>
          <w:szCs w:val="21"/>
          <w:lang w:eastAsia="en-IN"/>
        </w:rPr>
        <w:t xml:space="preserve">     dynamodb/</w:t>
      </w:r>
    </w:p>
    <w:p w:rsidR="000A624C" w:rsidRPr="005204B8" w:rsidRDefault="000A624C" w:rsidP="000A624C">
      <w:pPr>
        <w:spacing w:after="0" w:line="300" w:lineRule="atLeast"/>
        <w:rPr>
          <w:rFonts w:eastAsia="Times New Roman" w:cstheme="minorHAnsi"/>
          <w:sz w:val="21"/>
          <w:szCs w:val="21"/>
          <w:lang w:eastAsia="en-IN"/>
        </w:rPr>
      </w:pPr>
      <w:r w:rsidRPr="005204B8">
        <w:rPr>
          <w:rFonts w:eastAsia="Times New Roman" w:cstheme="minorHAnsi"/>
          <w:sz w:val="21"/>
          <w:szCs w:val="21"/>
          <w:lang w:eastAsia="en-IN"/>
        </w:rPr>
        <w:t xml:space="preserve">     s3/</w:t>
      </w:r>
    </w:p>
    <w:p w:rsidR="000A624C" w:rsidRPr="005204B8" w:rsidRDefault="000A624C" w:rsidP="000A624C">
      <w:pPr>
        <w:spacing w:after="0" w:line="300" w:lineRule="atLeast"/>
        <w:rPr>
          <w:rFonts w:eastAsia="Times New Roman" w:cstheme="minorHAnsi"/>
          <w:sz w:val="21"/>
          <w:szCs w:val="21"/>
          <w:lang w:eastAsia="en-IN"/>
        </w:rPr>
      </w:pPr>
      <w:r w:rsidRPr="005204B8">
        <w:rPr>
          <w:rFonts w:eastAsia="Times New Roman" w:cstheme="minorHAnsi"/>
          <w:sz w:val="21"/>
          <w:szCs w:val="21"/>
          <w:lang w:eastAsia="en-IN"/>
        </w:rPr>
        <w:t xml:space="preserve">     iam/</w:t>
      </w:r>
    </w:p>
    <w:p w:rsidR="000A624C" w:rsidRPr="005204B8" w:rsidRDefault="000A624C" w:rsidP="000A624C">
      <w:pPr>
        <w:spacing w:after="0" w:line="300" w:lineRule="atLeast"/>
        <w:rPr>
          <w:rFonts w:eastAsia="Times New Roman" w:cstheme="minorHAnsi"/>
          <w:sz w:val="21"/>
          <w:szCs w:val="21"/>
          <w:lang w:eastAsia="en-IN"/>
        </w:rPr>
      </w:pPr>
    </w:p>
    <w:p w:rsidR="000A624C" w:rsidRPr="005204B8" w:rsidRDefault="000A624C" w:rsidP="000A624C">
      <w:pPr>
        <w:pStyle w:val="Heading3"/>
        <w:spacing w:line="300" w:lineRule="atLeast"/>
        <w:rPr>
          <w:rFonts w:asciiTheme="minorHAnsi" w:hAnsiTheme="minorHAnsi" w:cstheme="minorHAnsi"/>
        </w:rPr>
      </w:pPr>
      <w:r w:rsidRPr="005204B8">
        <w:rPr>
          <w:rStyle w:val="Strong"/>
          <w:rFonts w:asciiTheme="minorHAnsi" w:hAnsiTheme="minorHAnsi" w:cstheme="minorHAnsi"/>
          <w:b/>
          <w:bCs/>
        </w:rPr>
        <w:t>2. Terraform resources we will create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0"/>
        <w:gridCol w:w="1453"/>
      </w:tblGrid>
      <w:tr w:rsidR="000A624C" w:rsidRPr="005204B8" w:rsidTr="000A624C">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0A624C" w:rsidRPr="005204B8" w:rsidRDefault="000A624C" w:rsidP="000A624C">
            <w:pPr>
              <w:spacing w:after="0" w:line="300" w:lineRule="atLeast"/>
              <w:rPr>
                <w:rFonts w:eastAsia="Times New Roman" w:cstheme="minorHAnsi"/>
                <w:b/>
                <w:bCs/>
                <w:sz w:val="21"/>
                <w:szCs w:val="21"/>
                <w:lang w:eastAsia="en-IN"/>
              </w:rPr>
            </w:pPr>
            <w:r w:rsidRPr="005204B8">
              <w:rPr>
                <w:rFonts w:eastAsia="Times New Roman" w:cstheme="minorHAnsi"/>
                <w:b/>
                <w:bCs/>
                <w:sz w:val="21"/>
                <w:szCs w:val="21"/>
                <w:lang w:eastAsia="en-IN"/>
              </w:rPr>
              <w:t>Resource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0A624C" w:rsidRPr="005204B8" w:rsidRDefault="000A624C" w:rsidP="000A624C">
            <w:pPr>
              <w:spacing w:after="0" w:line="300" w:lineRule="atLeast"/>
              <w:rPr>
                <w:rFonts w:eastAsia="Times New Roman" w:cstheme="minorHAnsi"/>
                <w:b/>
                <w:bCs/>
                <w:sz w:val="21"/>
                <w:szCs w:val="21"/>
                <w:lang w:eastAsia="en-IN"/>
              </w:rPr>
            </w:pPr>
            <w:r w:rsidRPr="005204B8">
              <w:rPr>
                <w:rFonts w:eastAsia="Times New Roman" w:cstheme="minorHAnsi"/>
                <w:b/>
                <w:bCs/>
                <w:sz w:val="21"/>
                <w:szCs w:val="21"/>
                <w:lang w:eastAsia="en-IN"/>
              </w:rPr>
              <w:t>Status</w:t>
            </w:r>
          </w:p>
        </w:tc>
      </w:tr>
      <w:tr w:rsidR="000A624C" w:rsidRPr="005204B8" w:rsidTr="000A624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0A624C" w:rsidRPr="005204B8" w:rsidRDefault="000A624C" w:rsidP="000A624C">
            <w:pPr>
              <w:spacing w:after="0" w:line="300" w:lineRule="atLeast"/>
              <w:rPr>
                <w:rFonts w:eastAsia="Times New Roman" w:cstheme="minorHAnsi"/>
                <w:sz w:val="21"/>
                <w:szCs w:val="21"/>
                <w:lang w:eastAsia="en-IN"/>
              </w:rPr>
            </w:pPr>
            <w:r w:rsidRPr="005204B8">
              <w:rPr>
                <w:rFonts w:eastAsia="Times New Roman" w:cstheme="minorHAnsi"/>
                <w:sz w:val="21"/>
                <w:szCs w:val="21"/>
                <w:lang w:eastAsia="en-IN"/>
              </w:rPr>
              <w:t>S3 KB bucket</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0A624C" w:rsidRPr="005204B8" w:rsidRDefault="000A624C" w:rsidP="000A624C">
            <w:pPr>
              <w:spacing w:after="0" w:line="300" w:lineRule="atLeast"/>
              <w:rPr>
                <w:rFonts w:eastAsia="Times New Roman" w:cstheme="minorHAnsi"/>
                <w:sz w:val="21"/>
                <w:szCs w:val="21"/>
                <w:lang w:eastAsia="en-IN"/>
              </w:rPr>
            </w:pPr>
            <w:r w:rsidRPr="005204B8">
              <w:rPr>
                <w:rFonts w:eastAsia="Times New Roman" w:cstheme="minorHAnsi"/>
                <w:sz w:val="21"/>
                <w:szCs w:val="21"/>
                <w:lang w:eastAsia="en-IN"/>
              </w:rPr>
              <w:t xml:space="preserve">TF create </w:t>
            </w:r>
            <w:r w:rsidRPr="005204B8">
              <w:rPr>
                <w:rFonts w:ascii="Nirmala UI" w:eastAsia="Times New Roman" w:hAnsi="Nirmala UI" w:cs="Nirmala UI"/>
                <w:sz w:val="21"/>
                <w:szCs w:val="21"/>
                <w:lang w:eastAsia="en-IN"/>
              </w:rPr>
              <w:t>करेगा</w:t>
            </w:r>
          </w:p>
        </w:tc>
      </w:tr>
      <w:tr w:rsidR="000A624C" w:rsidRPr="005204B8" w:rsidTr="000A624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0A624C" w:rsidRPr="005204B8" w:rsidRDefault="000A624C" w:rsidP="000A624C">
            <w:pPr>
              <w:spacing w:after="0" w:line="300" w:lineRule="atLeast"/>
              <w:rPr>
                <w:rFonts w:eastAsia="Times New Roman" w:cstheme="minorHAnsi"/>
                <w:sz w:val="21"/>
                <w:szCs w:val="21"/>
                <w:lang w:eastAsia="en-IN"/>
              </w:rPr>
            </w:pPr>
            <w:r w:rsidRPr="005204B8">
              <w:rPr>
                <w:rFonts w:eastAsia="Times New Roman" w:cstheme="minorHAnsi"/>
                <w:sz w:val="21"/>
                <w:szCs w:val="21"/>
                <w:lang w:eastAsia="en-IN"/>
              </w:rPr>
              <w:t>DynamoDB ChatHistory</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0A624C" w:rsidRPr="005204B8" w:rsidRDefault="000A624C" w:rsidP="000A624C">
            <w:pPr>
              <w:spacing w:after="0" w:line="300" w:lineRule="atLeast"/>
              <w:rPr>
                <w:rFonts w:eastAsia="Times New Roman" w:cstheme="minorHAnsi"/>
                <w:sz w:val="21"/>
                <w:szCs w:val="21"/>
                <w:lang w:eastAsia="en-IN"/>
              </w:rPr>
            </w:pPr>
            <w:r w:rsidRPr="005204B8">
              <w:rPr>
                <w:rFonts w:eastAsia="Times New Roman" w:cstheme="minorHAnsi"/>
                <w:sz w:val="21"/>
                <w:szCs w:val="21"/>
                <w:lang w:eastAsia="en-IN"/>
              </w:rPr>
              <w:t xml:space="preserve">TF create </w:t>
            </w:r>
            <w:r w:rsidRPr="005204B8">
              <w:rPr>
                <w:rFonts w:ascii="Nirmala UI" w:eastAsia="Times New Roman" w:hAnsi="Nirmala UI" w:cs="Nirmala UI"/>
                <w:sz w:val="21"/>
                <w:szCs w:val="21"/>
                <w:lang w:eastAsia="en-IN"/>
              </w:rPr>
              <w:t>करेगा</w:t>
            </w:r>
          </w:p>
        </w:tc>
      </w:tr>
      <w:tr w:rsidR="000A624C" w:rsidRPr="005204B8" w:rsidTr="000A624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0A624C" w:rsidRPr="005204B8" w:rsidRDefault="000A624C" w:rsidP="000A624C">
            <w:pPr>
              <w:spacing w:after="0" w:line="300" w:lineRule="atLeast"/>
              <w:rPr>
                <w:rFonts w:eastAsia="Times New Roman" w:cstheme="minorHAnsi"/>
                <w:sz w:val="21"/>
                <w:szCs w:val="21"/>
                <w:lang w:eastAsia="en-IN"/>
              </w:rPr>
            </w:pPr>
            <w:r w:rsidRPr="005204B8">
              <w:rPr>
                <w:rFonts w:eastAsia="Times New Roman" w:cstheme="minorHAnsi"/>
                <w:sz w:val="21"/>
                <w:szCs w:val="21"/>
                <w:lang w:eastAsia="en-IN"/>
              </w:rPr>
              <w:t>DynamoDB Tickets</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0A624C" w:rsidRPr="005204B8" w:rsidRDefault="000A624C" w:rsidP="000A624C">
            <w:pPr>
              <w:spacing w:after="0" w:line="300" w:lineRule="atLeast"/>
              <w:rPr>
                <w:rFonts w:eastAsia="Times New Roman" w:cstheme="minorHAnsi"/>
                <w:sz w:val="21"/>
                <w:szCs w:val="21"/>
                <w:lang w:eastAsia="en-IN"/>
              </w:rPr>
            </w:pPr>
            <w:r w:rsidRPr="005204B8">
              <w:rPr>
                <w:rFonts w:eastAsia="Times New Roman" w:cstheme="minorHAnsi"/>
                <w:sz w:val="21"/>
                <w:szCs w:val="21"/>
                <w:lang w:eastAsia="en-IN"/>
              </w:rPr>
              <w:t xml:space="preserve">TF create </w:t>
            </w:r>
            <w:r w:rsidRPr="005204B8">
              <w:rPr>
                <w:rFonts w:ascii="Nirmala UI" w:eastAsia="Times New Roman" w:hAnsi="Nirmala UI" w:cs="Nirmala UI"/>
                <w:sz w:val="21"/>
                <w:szCs w:val="21"/>
                <w:lang w:eastAsia="en-IN"/>
              </w:rPr>
              <w:t>करेगा</w:t>
            </w:r>
          </w:p>
        </w:tc>
      </w:tr>
      <w:tr w:rsidR="000A624C" w:rsidRPr="005204B8" w:rsidTr="000A624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0A624C" w:rsidRPr="005204B8" w:rsidRDefault="000A624C" w:rsidP="000A624C">
            <w:pPr>
              <w:spacing w:after="0" w:line="300" w:lineRule="atLeast"/>
              <w:rPr>
                <w:rFonts w:eastAsia="Times New Roman" w:cstheme="minorHAnsi"/>
                <w:sz w:val="21"/>
                <w:szCs w:val="21"/>
                <w:lang w:eastAsia="en-IN"/>
              </w:rPr>
            </w:pPr>
            <w:r w:rsidRPr="005204B8">
              <w:rPr>
                <w:rFonts w:eastAsia="Times New Roman" w:cstheme="minorHAnsi"/>
                <w:sz w:val="21"/>
                <w:szCs w:val="21"/>
                <w:lang w:eastAsia="en-IN"/>
              </w:rPr>
              <w:t>Cognito User Pool</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0A624C" w:rsidRPr="005204B8" w:rsidRDefault="000A624C" w:rsidP="000A624C">
            <w:pPr>
              <w:spacing w:after="0" w:line="300" w:lineRule="atLeast"/>
              <w:rPr>
                <w:rFonts w:eastAsia="Times New Roman" w:cstheme="minorHAnsi"/>
                <w:sz w:val="21"/>
                <w:szCs w:val="21"/>
                <w:lang w:eastAsia="en-IN"/>
              </w:rPr>
            </w:pPr>
            <w:r w:rsidRPr="005204B8">
              <w:rPr>
                <w:rFonts w:eastAsia="Times New Roman" w:cstheme="minorHAnsi"/>
                <w:sz w:val="21"/>
                <w:szCs w:val="21"/>
                <w:lang w:eastAsia="en-IN"/>
              </w:rPr>
              <w:t xml:space="preserve">TF create </w:t>
            </w:r>
            <w:r w:rsidRPr="005204B8">
              <w:rPr>
                <w:rFonts w:ascii="Nirmala UI" w:eastAsia="Times New Roman" w:hAnsi="Nirmala UI" w:cs="Nirmala UI"/>
                <w:sz w:val="21"/>
                <w:szCs w:val="21"/>
                <w:lang w:eastAsia="en-IN"/>
              </w:rPr>
              <w:t>करेगा</w:t>
            </w:r>
          </w:p>
        </w:tc>
      </w:tr>
      <w:tr w:rsidR="000A624C" w:rsidRPr="005204B8" w:rsidTr="000A624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0A624C" w:rsidRPr="005204B8" w:rsidRDefault="000A624C" w:rsidP="000A624C">
            <w:pPr>
              <w:spacing w:after="0" w:line="300" w:lineRule="atLeast"/>
              <w:rPr>
                <w:rFonts w:eastAsia="Times New Roman" w:cstheme="minorHAnsi"/>
                <w:sz w:val="21"/>
                <w:szCs w:val="21"/>
                <w:lang w:eastAsia="en-IN"/>
              </w:rPr>
            </w:pPr>
            <w:r w:rsidRPr="005204B8">
              <w:rPr>
                <w:rFonts w:eastAsia="Times New Roman" w:cstheme="minorHAnsi"/>
                <w:sz w:val="21"/>
                <w:szCs w:val="21"/>
                <w:lang w:eastAsia="en-IN"/>
              </w:rPr>
              <w:lastRenderedPageBreak/>
              <w:t>API Gateway REST API</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0A624C" w:rsidRPr="005204B8" w:rsidRDefault="000A624C" w:rsidP="000A624C">
            <w:pPr>
              <w:spacing w:after="0" w:line="300" w:lineRule="atLeast"/>
              <w:rPr>
                <w:rFonts w:eastAsia="Times New Roman" w:cstheme="minorHAnsi"/>
                <w:sz w:val="21"/>
                <w:szCs w:val="21"/>
                <w:lang w:eastAsia="en-IN"/>
              </w:rPr>
            </w:pPr>
            <w:r w:rsidRPr="005204B8">
              <w:rPr>
                <w:rFonts w:eastAsia="Times New Roman" w:cstheme="minorHAnsi"/>
                <w:sz w:val="21"/>
                <w:szCs w:val="21"/>
                <w:lang w:eastAsia="en-IN"/>
              </w:rPr>
              <w:t xml:space="preserve">TF create </w:t>
            </w:r>
            <w:r w:rsidRPr="005204B8">
              <w:rPr>
                <w:rFonts w:ascii="Nirmala UI" w:eastAsia="Times New Roman" w:hAnsi="Nirmala UI" w:cs="Nirmala UI"/>
                <w:sz w:val="21"/>
                <w:szCs w:val="21"/>
                <w:lang w:eastAsia="en-IN"/>
              </w:rPr>
              <w:t>करेगा</w:t>
            </w:r>
          </w:p>
        </w:tc>
      </w:tr>
      <w:tr w:rsidR="000A624C" w:rsidRPr="005204B8" w:rsidTr="000A624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0A624C" w:rsidRPr="005204B8" w:rsidRDefault="000A624C" w:rsidP="000A624C">
            <w:pPr>
              <w:spacing w:after="0" w:line="300" w:lineRule="atLeast"/>
              <w:rPr>
                <w:rFonts w:eastAsia="Times New Roman" w:cstheme="minorHAnsi"/>
                <w:sz w:val="21"/>
                <w:szCs w:val="21"/>
                <w:lang w:eastAsia="en-IN"/>
              </w:rPr>
            </w:pPr>
            <w:r w:rsidRPr="005204B8">
              <w:rPr>
                <w:rFonts w:eastAsia="Times New Roman" w:cstheme="minorHAnsi"/>
                <w:sz w:val="21"/>
                <w:szCs w:val="21"/>
                <w:lang w:eastAsia="en-IN"/>
              </w:rPr>
              <w:t>Lambda + IAM role</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0A624C" w:rsidRPr="005204B8" w:rsidRDefault="000A624C" w:rsidP="000A624C">
            <w:pPr>
              <w:spacing w:after="0" w:line="300" w:lineRule="atLeast"/>
              <w:rPr>
                <w:rFonts w:eastAsia="Times New Roman" w:cstheme="minorHAnsi"/>
                <w:sz w:val="21"/>
                <w:szCs w:val="21"/>
                <w:lang w:eastAsia="en-IN"/>
              </w:rPr>
            </w:pPr>
            <w:r w:rsidRPr="005204B8">
              <w:rPr>
                <w:rFonts w:eastAsia="Times New Roman" w:cstheme="minorHAnsi"/>
                <w:sz w:val="21"/>
                <w:szCs w:val="21"/>
                <w:lang w:eastAsia="en-IN"/>
              </w:rPr>
              <w:t xml:space="preserve">TF create </w:t>
            </w:r>
            <w:r w:rsidRPr="005204B8">
              <w:rPr>
                <w:rFonts w:ascii="Nirmala UI" w:eastAsia="Times New Roman" w:hAnsi="Nirmala UI" w:cs="Nirmala UI"/>
                <w:sz w:val="21"/>
                <w:szCs w:val="21"/>
                <w:lang w:eastAsia="en-IN"/>
              </w:rPr>
              <w:t>करेगा</w:t>
            </w:r>
          </w:p>
        </w:tc>
      </w:tr>
      <w:tr w:rsidR="000A624C" w:rsidRPr="005204B8" w:rsidTr="000A624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0A624C" w:rsidRPr="005204B8" w:rsidRDefault="000A624C" w:rsidP="000A624C">
            <w:pPr>
              <w:spacing w:after="0" w:line="300" w:lineRule="atLeast"/>
              <w:rPr>
                <w:rFonts w:eastAsia="Times New Roman" w:cstheme="minorHAnsi"/>
                <w:sz w:val="21"/>
                <w:szCs w:val="21"/>
                <w:lang w:eastAsia="en-IN"/>
              </w:rPr>
            </w:pPr>
            <w:r w:rsidRPr="005204B8">
              <w:rPr>
                <w:rFonts w:eastAsia="Times New Roman" w:cstheme="minorHAnsi"/>
                <w:sz w:val="21"/>
                <w:szCs w:val="21"/>
                <w:lang w:eastAsia="en-IN"/>
              </w:rPr>
              <w:t>CloudWatch Log group retention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0A624C" w:rsidRPr="005204B8" w:rsidRDefault="000A624C" w:rsidP="000A624C">
            <w:pPr>
              <w:spacing w:after="0" w:line="300" w:lineRule="atLeast"/>
              <w:rPr>
                <w:rFonts w:eastAsia="Times New Roman" w:cstheme="minorHAnsi"/>
                <w:sz w:val="21"/>
                <w:szCs w:val="21"/>
                <w:lang w:eastAsia="en-IN"/>
              </w:rPr>
            </w:pPr>
            <w:r w:rsidRPr="005204B8">
              <w:rPr>
                <w:rFonts w:eastAsia="Times New Roman" w:cstheme="minorHAnsi"/>
                <w:sz w:val="21"/>
                <w:szCs w:val="21"/>
                <w:lang w:eastAsia="en-IN"/>
              </w:rPr>
              <w:t xml:space="preserve">TF handle </w:t>
            </w:r>
            <w:r w:rsidRPr="005204B8">
              <w:rPr>
                <w:rFonts w:ascii="Nirmala UI" w:eastAsia="Times New Roman" w:hAnsi="Nirmala UI" w:cs="Nirmala UI"/>
                <w:sz w:val="21"/>
                <w:szCs w:val="21"/>
                <w:lang w:eastAsia="en-IN"/>
              </w:rPr>
              <w:t>करेगा</w:t>
            </w:r>
          </w:p>
        </w:tc>
      </w:tr>
      <w:tr w:rsidR="000A624C" w:rsidRPr="005204B8" w:rsidTr="000A624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0A624C" w:rsidRPr="005204B8" w:rsidRDefault="000A624C" w:rsidP="000A624C">
            <w:pPr>
              <w:spacing w:after="0" w:line="300" w:lineRule="atLeast"/>
              <w:rPr>
                <w:rFonts w:eastAsia="Times New Roman" w:cstheme="minorHAnsi"/>
                <w:sz w:val="21"/>
                <w:szCs w:val="21"/>
                <w:lang w:eastAsia="en-IN"/>
              </w:rPr>
            </w:pPr>
            <w:r w:rsidRPr="005204B8">
              <w:rPr>
                <w:rFonts w:eastAsia="Times New Roman" w:cstheme="minorHAnsi"/>
                <w:sz w:val="21"/>
                <w:szCs w:val="21"/>
                <w:lang w:eastAsia="en-IN"/>
              </w:rPr>
              <w:t>KMS key (optional)</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0A624C" w:rsidRPr="005204B8" w:rsidRDefault="000A624C" w:rsidP="000A624C">
            <w:pPr>
              <w:spacing w:after="0" w:line="300" w:lineRule="atLeast"/>
              <w:rPr>
                <w:rFonts w:eastAsia="Times New Roman" w:cstheme="minorHAnsi"/>
                <w:sz w:val="21"/>
                <w:szCs w:val="21"/>
                <w:lang w:eastAsia="en-IN"/>
              </w:rPr>
            </w:pPr>
            <w:r w:rsidRPr="005204B8">
              <w:rPr>
                <w:rFonts w:eastAsia="Times New Roman" w:cstheme="minorHAnsi"/>
                <w:sz w:val="21"/>
                <w:szCs w:val="21"/>
                <w:lang w:eastAsia="en-IN"/>
              </w:rPr>
              <w:t xml:space="preserve">TF handle </w:t>
            </w:r>
            <w:r w:rsidRPr="005204B8">
              <w:rPr>
                <w:rFonts w:ascii="Nirmala UI" w:eastAsia="Times New Roman" w:hAnsi="Nirmala UI" w:cs="Nirmala UI"/>
                <w:sz w:val="21"/>
                <w:szCs w:val="21"/>
                <w:lang w:eastAsia="en-IN"/>
              </w:rPr>
              <w:t>करेगा</w:t>
            </w:r>
          </w:p>
        </w:tc>
      </w:tr>
    </w:tbl>
    <w:p w:rsidR="000A624C" w:rsidRPr="005204B8" w:rsidRDefault="000A624C" w:rsidP="000A624C">
      <w:pPr>
        <w:spacing w:after="0" w:line="300" w:lineRule="atLeast"/>
        <w:rPr>
          <w:rFonts w:eastAsia="Times New Roman" w:cstheme="minorHAnsi"/>
          <w:sz w:val="21"/>
          <w:szCs w:val="21"/>
          <w:lang w:eastAsia="en-IN"/>
        </w:rPr>
      </w:pPr>
    </w:p>
    <w:p w:rsidR="000A624C" w:rsidRPr="005204B8" w:rsidRDefault="000A624C" w:rsidP="000A624C">
      <w:pPr>
        <w:spacing w:after="0" w:line="300" w:lineRule="atLeast"/>
        <w:rPr>
          <w:rFonts w:eastAsia="Times New Roman" w:cstheme="minorHAnsi"/>
          <w:sz w:val="21"/>
          <w:szCs w:val="21"/>
          <w:lang w:eastAsia="en-IN"/>
        </w:rPr>
      </w:pPr>
      <w:r w:rsidRPr="005204B8">
        <w:rPr>
          <w:rFonts w:eastAsia="Times New Roman" w:cstheme="minorHAnsi"/>
          <w:sz w:val="21"/>
          <w:szCs w:val="21"/>
          <w:lang w:eastAsia="en-IN"/>
        </w:rPr>
        <w:t>3. Local → Zip → Terraform Lambda deploy</w:t>
      </w:r>
    </w:p>
    <w:p w:rsidR="000A624C" w:rsidRPr="005204B8" w:rsidRDefault="000A624C" w:rsidP="000A624C">
      <w:pPr>
        <w:spacing w:after="0" w:line="300" w:lineRule="atLeast"/>
        <w:rPr>
          <w:rFonts w:eastAsia="Times New Roman" w:cstheme="minorHAnsi"/>
          <w:sz w:val="21"/>
          <w:szCs w:val="21"/>
          <w:lang w:eastAsia="en-IN"/>
        </w:rPr>
      </w:pPr>
      <w:r w:rsidRPr="005204B8">
        <w:rPr>
          <w:rFonts w:eastAsia="Times New Roman" w:cstheme="minorHAnsi"/>
          <w:sz w:val="21"/>
          <w:szCs w:val="21"/>
          <w:lang w:eastAsia="en-IN"/>
        </w:rPr>
        <w:t>Terraform automatically:</w:t>
      </w:r>
    </w:p>
    <w:p w:rsidR="000A624C" w:rsidRPr="005204B8" w:rsidRDefault="000A624C" w:rsidP="000A624C">
      <w:pPr>
        <w:spacing w:after="0" w:line="300" w:lineRule="atLeast"/>
        <w:rPr>
          <w:rFonts w:eastAsia="Times New Roman" w:cstheme="minorHAnsi"/>
          <w:sz w:val="21"/>
          <w:szCs w:val="21"/>
          <w:lang w:eastAsia="en-IN"/>
        </w:rPr>
      </w:pPr>
    </w:p>
    <w:p w:rsidR="000A624C" w:rsidRPr="005204B8" w:rsidRDefault="000A624C" w:rsidP="000A624C">
      <w:pPr>
        <w:spacing w:after="0" w:line="300" w:lineRule="atLeast"/>
        <w:rPr>
          <w:rFonts w:eastAsia="Times New Roman" w:cstheme="minorHAnsi"/>
          <w:sz w:val="21"/>
          <w:szCs w:val="21"/>
          <w:lang w:eastAsia="en-IN"/>
        </w:rPr>
      </w:pPr>
      <w:r w:rsidRPr="005204B8">
        <w:rPr>
          <w:rFonts w:eastAsia="Times New Roman" w:cstheme="minorHAnsi"/>
          <w:sz w:val="21"/>
          <w:szCs w:val="21"/>
          <w:lang w:eastAsia="en-IN"/>
        </w:rPr>
        <w:t xml:space="preserve">zip build </w:t>
      </w:r>
      <w:r w:rsidRPr="005204B8">
        <w:rPr>
          <w:rFonts w:ascii="Nirmala UI" w:eastAsia="Times New Roman" w:hAnsi="Nirmala UI" w:cs="Nirmala UI"/>
          <w:sz w:val="21"/>
          <w:szCs w:val="21"/>
          <w:lang w:eastAsia="en-IN"/>
        </w:rPr>
        <w:t>करेगा</w:t>
      </w:r>
    </w:p>
    <w:p w:rsidR="000A624C" w:rsidRPr="005204B8" w:rsidRDefault="000A624C" w:rsidP="000A624C">
      <w:pPr>
        <w:spacing w:after="0" w:line="300" w:lineRule="atLeast"/>
        <w:rPr>
          <w:rFonts w:eastAsia="Times New Roman" w:cstheme="minorHAnsi"/>
          <w:sz w:val="21"/>
          <w:szCs w:val="21"/>
          <w:lang w:eastAsia="en-IN"/>
        </w:rPr>
      </w:pPr>
      <w:r w:rsidRPr="005204B8">
        <w:rPr>
          <w:rFonts w:eastAsia="Times New Roman" w:cstheme="minorHAnsi"/>
          <w:sz w:val="21"/>
          <w:szCs w:val="21"/>
          <w:lang w:eastAsia="en-IN"/>
        </w:rPr>
        <w:t xml:space="preserve">Lambda </w:t>
      </w:r>
      <w:r w:rsidRPr="005204B8">
        <w:rPr>
          <w:rFonts w:ascii="Nirmala UI" w:eastAsia="Times New Roman" w:hAnsi="Nirmala UI" w:cs="Nirmala UI"/>
          <w:sz w:val="21"/>
          <w:szCs w:val="21"/>
          <w:lang w:eastAsia="en-IN"/>
        </w:rPr>
        <w:t>को</w:t>
      </w:r>
      <w:r w:rsidRPr="005204B8">
        <w:rPr>
          <w:rFonts w:eastAsia="Times New Roman" w:cstheme="minorHAnsi"/>
          <w:sz w:val="21"/>
          <w:szCs w:val="21"/>
          <w:lang w:eastAsia="en-IN"/>
        </w:rPr>
        <w:t xml:space="preserve"> deploy </w:t>
      </w:r>
      <w:r w:rsidRPr="005204B8">
        <w:rPr>
          <w:rFonts w:ascii="Nirmala UI" w:eastAsia="Times New Roman" w:hAnsi="Nirmala UI" w:cs="Nirmala UI"/>
          <w:sz w:val="21"/>
          <w:szCs w:val="21"/>
          <w:lang w:eastAsia="en-IN"/>
        </w:rPr>
        <w:t>करेगा</w:t>
      </w:r>
    </w:p>
    <w:p w:rsidR="000A624C" w:rsidRPr="005204B8" w:rsidRDefault="000A624C" w:rsidP="000A624C">
      <w:pPr>
        <w:spacing w:after="0" w:line="300" w:lineRule="atLeast"/>
        <w:rPr>
          <w:rFonts w:eastAsia="Times New Roman" w:cstheme="minorHAnsi"/>
          <w:sz w:val="21"/>
          <w:szCs w:val="21"/>
          <w:lang w:eastAsia="en-IN"/>
        </w:rPr>
      </w:pPr>
      <w:r w:rsidRPr="005204B8">
        <w:rPr>
          <w:rFonts w:eastAsia="Times New Roman" w:cstheme="minorHAnsi"/>
          <w:sz w:val="21"/>
          <w:szCs w:val="21"/>
          <w:lang w:eastAsia="en-IN"/>
        </w:rPr>
        <w:t xml:space="preserve">environment variables set </w:t>
      </w:r>
      <w:r w:rsidRPr="005204B8">
        <w:rPr>
          <w:rFonts w:ascii="Nirmala UI" w:eastAsia="Times New Roman" w:hAnsi="Nirmala UI" w:cs="Nirmala UI"/>
          <w:sz w:val="21"/>
          <w:szCs w:val="21"/>
          <w:lang w:eastAsia="en-IN"/>
        </w:rPr>
        <w:t>करेगा</w:t>
      </w:r>
    </w:p>
    <w:p w:rsidR="000A624C" w:rsidRPr="005204B8" w:rsidRDefault="000A624C" w:rsidP="000A624C">
      <w:pPr>
        <w:spacing w:after="0" w:line="300" w:lineRule="atLeast"/>
        <w:rPr>
          <w:rFonts w:eastAsia="Times New Roman" w:cstheme="minorHAnsi"/>
          <w:sz w:val="21"/>
          <w:szCs w:val="21"/>
          <w:lang w:eastAsia="en-IN"/>
        </w:rPr>
      </w:pPr>
    </w:p>
    <w:p w:rsidR="000A624C" w:rsidRPr="005204B8" w:rsidRDefault="000A624C" w:rsidP="000A624C">
      <w:pPr>
        <w:spacing w:after="0" w:line="300" w:lineRule="atLeast"/>
        <w:rPr>
          <w:rFonts w:eastAsia="Times New Roman" w:cstheme="minorHAnsi"/>
          <w:sz w:val="21"/>
          <w:szCs w:val="21"/>
          <w:lang w:eastAsia="en-IN"/>
        </w:rPr>
      </w:pPr>
      <w:r w:rsidRPr="005204B8">
        <w:rPr>
          <w:rFonts w:eastAsia="Times New Roman" w:cstheme="minorHAnsi"/>
          <w:sz w:val="21"/>
          <w:szCs w:val="21"/>
          <w:lang w:eastAsia="en-IN"/>
        </w:rPr>
        <w:t>4. Multi</w:t>
      </w:r>
      <w:r w:rsidRPr="005204B8">
        <w:rPr>
          <w:rFonts w:ascii="Cambria Math" w:eastAsia="Times New Roman" w:hAnsi="Cambria Math" w:cs="Cambria Math"/>
          <w:sz w:val="21"/>
          <w:szCs w:val="21"/>
          <w:lang w:eastAsia="en-IN"/>
        </w:rPr>
        <w:t>‑</w:t>
      </w:r>
      <w:r w:rsidRPr="005204B8">
        <w:rPr>
          <w:rFonts w:eastAsia="Times New Roman" w:cstheme="minorHAnsi"/>
          <w:sz w:val="21"/>
          <w:szCs w:val="21"/>
          <w:lang w:eastAsia="en-IN"/>
        </w:rPr>
        <w:t>environment</w:t>
      </w:r>
    </w:p>
    <w:p w:rsidR="000A624C" w:rsidRPr="005204B8" w:rsidRDefault="000A624C" w:rsidP="000A624C">
      <w:pPr>
        <w:spacing w:after="0" w:line="300" w:lineRule="atLeast"/>
        <w:rPr>
          <w:rFonts w:eastAsia="Times New Roman" w:cstheme="minorHAnsi"/>
          <w:sz w:val="21"/>
          <w:szCs w:val="21"/>
          <w:lang w:eastAsia="en-IN"/>
        </w:rPr>
      </w:pPr>
      <w:r w:rsidRPr="005204B8">
        <w:rPr>
          <w:rFonts w:eastAsia="Times New Roman" w:cstheme="minorHAnsi"/>
          <w:sz w:val="21"/>
          <w:szCs w:val="21"/>
          <w:lang w:eastAsia="en-IN"/>
        </w:rPr>
        <w:t>TF vars:</w:t>
      </w:r>
    </w:p>
    <w:p w:rsidR="000A624C" w:rsidRPr="005204B8" w:rsidRDefault="000A624C" w:rsidP="000A624C">
      <w:pPr>
        <w:spacing w:after="0" w:line="300" w:lineRule="atLeast"/>
        <w:rPr>
          <w:rFonts w:eastAsia="Times New Roman" w:cstheme="minorHAnsi"/>
          <w:sz w:val="21"/>
          <w:szCs w:val="21"/>
          <w:lang w:eastAsia="en-IN"/>
        </w:rPr>
      </w:pPr>
      <w:r w:rsidRPr="005204B8">
        <w:rPr>
          <w:rFonts w:eastAsia="Times New Roman" w:cstheme="minorHAnsi"/>
          <w:sz w:val="21"/>
          <w:szCs w:val="21"/>
          <w:lang w:eastAsia="en-IN"/>
        </w:rPr>
        <w:t>env/dev.tfvars</w:t>
      </w:r>
    </w:p>
    <w:p w:rsidR="000A624C" w:rsidRPr="005204B8" w:rsidRDefault="000A624C" w:rsidP="000A624C">
      <w:pPr>
        <w:spacing w:after="0" w:line="300" w:lineRule="atLeast"/>
        <w:rPr>
          <w:rFonts w:eastAsia="Times New Roman" w:cstheme="minorHAnsi"/>
          <w:sz w:val="21"/>
          <w:szCs w:val="21"/>
          <w:lang w:eastAsia="en-IN"/>
        </w:rPr>
      </w:pPr>
      <w:r w:rsidRPr="005204B8">
        <w:rPr>
          <w:rFonts w:eastAsia="Times New Roman" w:cstheme="minorHAnsi"/>
          <w:sz w:val="21"/>
          <w:szCs w:val="21"/>
          <w:lang w:eastAsia="en-IN"/>
        </w:rPr>
        <w:t>env/stage.tfvars</w:t>
      </w:r>
    </w:p>
    <w:p w:rsidR="000A624C" w:rsidRPr="005204B8" w:rsidRDefault="000A624C" w:rsidP="000A624C">
      <w:pPr>
        <w:spacing w:after="0" w:line="300" w:lineRule="atLeast"/>
        <w:rPr>
          <w:rFonts w:eastAsia="Times New Roman" w:cstheme="minorHAnsi"/>
          <w:sz w:val="21"/>
          <w:szCs w:val="21"/>
          <w:lang w:eastAsia="en-IN"/>
        </w:rPr>
      </w:pPr>
      <w:r w:rsidRPr="005204B8">
        <w:rPr>
          <w:rFonts w:eastAsia="Times New Roman" w:cstheme="minorHAnsi"/>
          <w:sz w:val="21"/>
          <w:szCs w:val="21"/>
          <w:lang w:eastAsia="en-IN"/>
        </w:rPr>
        <w:t>env/prod.tfvars</w:t>
      </w:r>
    </w:p>
    <w:p w:rsidR="00B8375E" w:rsidRPr="005204B8" w:rsidRDefault="00B8375E" w:rsidP="00B8375E">
      <w:pPr>
        <w:pStyle w:val="NoSpacing"/>
        <w:rPr>
          <w:rFonts w:cstheme="minorHAnsi"/>
          <w:lang w:eastAsia="en-IN"/>
        </w:rPr>
      </w:pPr>
    </w:p>
    <w:p w:rsidR="00386196" w:rsidRPr="005204B8" w:rsidRDefault="00386196" w:rsidP="00386196">
      <w:pPr>
        <w:pStyle w:val="NoSpacing"/>
        <w:rPr>
          <w:rFonts w:cstheme="minorHAnsi"/>
          <w:lang w:eastAsia="en-IN"/>
        </w:rPr>
      </w:pPr>
    </w:p>
    <w:p w:rsidR="00386196" w:rsidRPr="005204B8" w:rsidRDefault="00386196" w:rsidP="00386196">
      <w:pPr>
        <w:pStyle w:val="NoSpacing"/>
        <w:rPr>
          <w:rFonts w:cstheme="minorHAnsi"/>
          <w:lang w:eastAsia="en-IN"/>
        </w:rPr>
      </w:pPr>
    </w:p>
    <w:p w:rsidR="000A624C" w:rsidRPr="005204B8" w:rsidRDefault="000A624C" w:rsidP="000A624C">
      <w:pPr>
        <w:pStyle w:val="Heading1"/>
        <w:spacing w:line="300" w:lineRule="atLeast"/>
        <w:rPr>
          <w:rFonts w:asciiTheme="minorHAnsi" w:hAnsiTheme="minorHAnsi" w:cstheme="minorHAnsi"/>
        </w:rPr>
      </w:pPr>
      <w:r w:rsidRPr="005204B8">
        <w:rPr>
          <w:rFonts w:asciiTheme="minorHAnsi" w:hAnsiTheme="minorHAnsi" w:cstheme="minorHAnsi"/>
        </w:rPr>
        <w:t>Recommended Project Structure</w:t>
      </w:r>
    </w:p>
    <w:p w:rsidR="000A624C" w:rsidRPr="005204B8" w:rsidRDefault="000A624C" w:rsidP="000A624C">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Hum ye structure create karenge:</w:t>
      </w:r>
    </w:p>
    <w:p w:rsidR="000A624C" w:rsidRPr="005204B8" w:rsidRDefault="000A624C" w:rsidP="000A624C">
      <w:pPr>
        <w:pStyle w:val="NoSpacing"/>
        <w:rPr>
          <w:rFonts w:cstheme="minorHAnsi"/>
          <w:lang w:eastAsia="en-IN"/>
        </w:rPr>
      </w:pPr>
      <w:r w:rsidRPr="005204B8">
        <w:rPr>
          <w:rFonts w:cstheme="minorHAnsi"/>
          <w:lang w:eastAsia="en-IN"/>
        </w:rPr>
        <w:t>enterprise-genai-iac/</w:t>
      </w:r>
    </w:p>
    <w:p w:rsidR="000A624C" w:rsidRPr="005204B8" w:rsidRDefault="000A624C" w:rsidP="000A624C">
      <w:pPr>
        <w:pStyle w:val="NoSpacing"/>
        <w:rPr>
          <w:rFonts w:cstheme="minorHAnsi"/>
          <w:lang w:eastAsia="en-IN"/>
        </w:rPr>
      </w:pPr>
      <w:r w:rsidRPr="005204B8">
        <w:rPr>
          <w:rFonts w:ascii="Arial" w:hAnsi="Arial" w:cs="Arial"/>
          <w:lang w:eastAsia="en-IN"/>
        </w:rPr>
        <w:t>├</w:t>
      </w:r>
      <w:r w:rsidRPr="005204B8">
        <w:rPr>
          <w:rFonts w:cstheme="minorHAnsi"/>
          <w:lang w:eastAsia="en-IN"/>
        </w:rPr>
        <w:t>── app/</w:t>
      </w:r>
    </w:p>
    <w:p w:rsidR="000A624C" w:rsidRPr="005204B8" w:rsidRDefault="000A624C" w:rsidP="000A624C">
      <w:pPr>
        <w:pStyle w:val="NoSpacing"/>
        <w:rPr>
          <w:rFonts w:cstheme="minorHAnsi"/>
          <w:lang w:eastAsia="en-IN"/>
        </w:rPr>
      </w:pPr>
      <w:r w:rsidRPr="005204B8">
        <w:rPr>
          <w:rFonts w:cstheme="minorHAnsi"/>
          <w:lang w:eastAsia="en-IN"/>
        </w:rPr>
        <w:t>│   └── lambda/</w:t>
      </w:r>
    </w:p>
    <w:p w:rsidR="000A624C" w:rsidRPr="005204B8" w:rsidRDefault="000A624C" w:rsidP="000A624C">
      <w:pPr>
        <w:pStyle w:val="NoSpacing"/>
        <w:rPr>
          <w:rFonts w:cstheme="minorHAnsi"/>
          <w:lang w:eastAsia="en-IN"/>
        </w:rPr>
      </w:pPr>
      <w:r w:rsidRPr="005204B8">
        <w:rPr>
          <w:rFonts w:cstheme="minorHAnsi"/>
          <w:lang w:eastAsia="en-IN"/>
        </w:rPr>
        <w:t xml:space="preserve">│       </w:t>
      </w:r>
      <w:r w:rsidRPr="005204B8">
        <w:rPr>
          <w:rFonts w:ascii="Arial" w:hAnsi="Arial" w:cs="Arial"/>
          <w:lang w:eastAsia="en-IN"/>
        </w:rPr>
        <w:t>├</w:t>
      </w:r>
      <w:r w:rsidRPr="005204B8">
        <w:rPr>
          <w:rFonts w:cstheme="minorHAnsi"/>
          <w:lang w:eastAsia="en-IN"/>
        </w:rPr>
        <w:t>── lambda_function.py</w:t>
      </w:r>
    </w:p>
    <w:p w:rsidR="000A624C" w:rsidRPr="005204B8" w:rsidRDefault="000A624C" w:rsidP="000A624C">
      <w:pPr>
        <w:pStyle w:val="NoSpacing"/>
        <w:rPr>
          <w:rFonts w:cstheme="minorHAnsi"/>
          <w:lang w:eastAsia="en-IN"/>
        </w:rPr>
      </w:pPr>
      <w:r w:rsidRPr="005204B8">
        <w:rPr>
          <w:rFonts w:cstheme="minorHAnsi"/>
          <w:lang w:eastAsia="en-IN"/>
        </w:rPr>
        <w:t xml:space="preserve">│       </w:t>
      </w:r>
      <w:r w:rsidRPr="005204B8">
        <w:rPr>
          <w:rFonts w:ascii="Arial" w:hAnsi="Arial" w:cs="Arial"/>
          <w:lang w:eastAsia="en-IN"/>
        </w:rPr>
        <w:t>├</w:t>
      </w:r>
      <w:r w:rsidRPr="005204B8">
        <w:rPr>
          <w:rFonts w:cstheme="minorHAnsi"/>
          <w:lang w:eastAsia="en-IN"/>
        </w:rPr>
        <w:t>── config.py</w:t>
      </w:r>
    </w:p>
    <w:p w:rsidR="000A624C" w:rsidRPr="005204B8" w:rsidRDefault="000A624C" w:rsidP="000A624C">
      <w:pPr>
        <w:pStyle w:val="NoSpacing"/>
        <w:rPr>
          <w:rFonts w:cstheme="minorHAnsi"/>
          <w:lang w:eastAsia="en-IN"/>
        </w:rPr>
      </w:pPr>
      <w:r w:rsidRPr="005204B8">
        <w:rPr>
          <w:rFonts w:cstheme="minorHAnsi"/>
          <w:lang w:eastAsia="en-IN"/>
        </w:rPr>
        <w:t xml:space="preserve">│       </w:t>
      </w:r>
      <w:r w:rsidRPr="005204B8">
        <w:rPr>
          <w:rFonts w:ascii="Arial" w:hAnsi="Arial" w:cs="Arial"/>
          <w:lang w:eastAsia="en-IN"/>
        </w:rPr>
        <w:t>├</w:t>
      </w:r>
      <w:r w:rsidRPr="005204B8">
        <w:rPr>
          <w:rFonts w:cstheme="minorHAnsi"/>
          <w:lang w:eastAsia="en-IN"/>
        </w:rPr>
        <w:t>── auth.py</w:t>
      </w:r>
    </w:p>
    <w:p w:rsidR="000A624C" w:rsidRPr="005204B8" w:rsidRDefault="000A624C" w:rsidP="000A624C">
      <w:pPr>
        <w:pStyle w:val="NoSpacing"/>
        <w:rPr>
          <w:rFonts w:cstheme="minorHAnsi"/>
          <w:lang w:eastAsia="en-IN"/>
        </w:rPr>
      </w:pPr>
      <w:r w:rsidRPr="005204B8">
        <w:rPr>
          <w:rFonts w:cstheme="minorHAnsi"/>
          <w:lang w:eastAsia="en-IN"/>
        </w:rPr>
        <w:t xml:space="preserve">│       </w:t>
      </w:r>
      <w:r w:rsidRPr="005204B8">
        <w:rPr>
          <w:rFonts w:ascii="Arial" w:hAnsi="Arial" w:cs="Arial"/>
          <w:lang w:eastAsia="en-IN"/>
        </w:rPr>
        <w:t>├</w:t>
      </w:r>
      <w:r w:rsidRPr="005204B8">
        <w:rPr>
          <w:rFonts w:cstheme="minorHAnsi"/>
          <w:lang w:eastAsia="en-IN"/>
        </w:rPr>
        <w:t>── validators.py</w:t>
      </w:r>
    </w:p>
    <w:p w:rsidR="000A624C" w:rsidRPr="005204B8" w:rsidRDefault="000A624C" w:rsidP="000A624C">
      <w:pPr>
        <w:pStyle w:val="NoSpacing"/>
        <w:rPr>
          <w:rFonts w:cstheme="minorHAnsi"/>
          <w:lang w:eastAsia="en-IN"/>
        </w:rPr>
      </w:pPr>
      <w:r w:rsidRPr="005204B8">
        <w:rPr>
          <w:rFonts w:cstheme="minorHAnsi"/>
          <w:lang w:eastAsia="en-IN"/>
        </w:rPr>
        <w:t xml:space="preserve">│       </w:t>
      </w:r>
      <w:r w:rsidRPr="005204B8">
        <w:rPr>
          <w:rFonts w:ascii="Arial" w:hAnsi="Arial" w:cs="Arial"/>
          <w:lang w:eastAsia="en-IN"/>
        </w:rPr>
        <w:t>├</w:t>
      </w:r>
      <w:r w:rsidRPr="005204B8">
        <w:rPr>
          <w:rFonts w:cstheme="minorHAnsi"/>
          <w:lang w:eastAsia="en-IN"/>
        </w:rPr>
        <w:t>── history_service.py</w:t>
      </w:r>
    </w:p>
    <w:p w:rsidR="000A624C" w:rsidRPr="005204B8" w:rsidRDefault="000A624C" w:rsidP="000A624C">
      <w:pPr>
        <w:pStyle w:val="NoSpacing"/>
        <w:rPr>
          <w:rFonts w:cstheme="minorHAnsi"/>
          <w:lang w:eastAsia="en-IN"/>
        </w:rPr>
      </w:pPr>
      <w:r w:rsidRPr="005204B8">
        <w:rPr>
          <w:rFonts w:cstheme="minorHAnsi"/>
          <w:lang w:eastAsia="en-IN"/>
        </w:rPr>
        <w:t xml:space="preserve">│       </w:t>
      </w:r>
      <w:r w:rsidRPr="005204B8">
        <w:rPr>
          <w:rFonts w:ascii="Arial" w:hAnsi="Arial" w:cs="Arial"/>
          <w:lang w:eastAsia="en-IN"/>
        </w:rPr>
        <w:t>├</w:t>
      </w:r>
      <w:r w:rsidRPr="005204B8">
        <w:rPr>
          <w:rFonts w:cstheme="minorHAnsi"/>
          <w:lang w:eastAsia="en-IN"/>
        </w:rPr>
        <w:t>── bedrock_service.py</w:t>
      </w:r>
    </w:p>
    <w:p w:rsidR="000A624C" w:rsidRPr="005204B8" w:rsidRDefault="000A624C" w:rsidP="000A624C">
      <w:pPr>
        <w:pStyle w:val="NoSpacing"/>
        <w:rPr>
          <w:rFonts w:cstheme="minorHAnsi"/>
          <w:lang w:eastAsia="en-IN"/>
        </w:rPr>
      </w:pPr>
      <w:r w:rsidRPr="005204B8">
        <w:rPr>
          <w:rFonts w:cstheme="minorHAnsi"/>
          <w:lang w:eastAsia="en-IN"/>
        </w:rPr>
        <w:t xml:space="preserve">│       </w:t>
      </w:r>
      <w:r w:rsidRPr="005204B8">
        <w:rPr>
          <w:rFonts w:ascii="Arial" w:hAnsi="Arial" w:cs="Arial"/>
          <w:lang w:eastAsia="en-IN"/>
        </w:rPr>
        <w:t>├</w:t>
      </w:r>
      <w:r w:rsidRPr="005204B8">
        <w:rPr>
          <w:rFonts w:cstheme="minorHAnsi"/>
          <w:lang w:eastAsia="en-IN"/>
        </w:rPr>
        <w:t>── rag_service.py</w:t>
      </w:r>
    </w:p>
    <w:p w:rsidR="000A624C" w:rsidRPr="005204B8" w:rsidRDefault="000A624C" w:rsidP="000A624C">
      <w:pPr>
        <w:pStyle w:val="NoSpacing"/>
        <w:rPr>
          <w:rFonts w:cstheme="minorHAnsi"/>
          <w:lang w:eastAsia="en-IN"/>
        </w:rPr>
      </w:pPr>
      <w:r w:rsidRPr="005204B8">
        <w:rPr>
          <w:rFonts w:cstheme="minorHAnsi"/>
          <w:lang w:eastAsia="en-IN"/>
        </w:rPr>
        <w:t xml:space="preserve">│       </w:t>
      </w:r>
      <w:r w:rsidRPr="005204B8">
        <w:rPr>
          <w:rFonts w:ascii="Arial" w:hAnsi="Arial" w:cs="Arial"/>
          <w:lang w:eastAsia="en-IN"/>
        </w:rPr>
        <w:t>├</w:t>
      </w:r>
      <w:r w:rsidRPr="005204B8">
        <w:rPr>
          <w:rFonts w:cstheme="minorHAnsi"/>
          <w:lang w:eastAsia="en-IN"/>
        </w:rPr>
        <w:t>── action_service.py</w:t>
      </w:r>
    </w:p>
    <w:p w:rsidR="000A624C" w:rsidRPr="005204B8" w:rsidRDefault="000A624C" w:rsidP="000A624C">
      <w:pPr>
        <w:pStyle w:val="NoSpacing"/>
        <w:rPr>
          <w:rFonts w:cstheme="minorHAnsi"/>
          <w:lang w:eastAsia="en-IN"/>
        </w:rPr>
      </w:pPr>
      <w:r w:rsidRPr="005204B8">
        <w:rPr>
          <w:rFonts w:cstheme="minorHAnsi"/>
          <w:lang w:eastAsia="en-IN"/>
        </w:rPr>
        <w:t xml:space="preserve">│       </w:t>
      </w:r>
      <w:r w:rsidRPr="005204B8">
        <w:rPr>
          <w:rFonts w:ascii="Arial" w:hAnsi="Arial" w:cs="Arial"/>
          <w:lang w:eastAsia="en-IN"/>
        </w:rPr>
        <w:t>├</w:t>
      </w:r>
      <w:r w:rsidRPr="005204B8">
        <w:rPr>
          <w:rFonts w:cstheme="minorHAnsi"/>
          <w:lang w:eastAsia="en-IN"/>
        </w:rPr>
        <w:t>── ticket_service.py</w:t>
      </w:r>
    </w:p>
    <w:p w:rsidR="000A624C" w:rsidRPr="005204B8" w:rsidRDefault="000A624C" w:rsidP="000A624C">
      <w:pPr>
        <w:pStyle w:val="NoSpacing"/>
        <w:rPr>
          <w:rFonts w:cstheme="minorHAnsi"/>
          <w:lang w:eastAsia="en-IN"/>
        </w:rPr>
      </w:pPr>
      <w:r w:rsidRPr="005204B8">
        <w:rPr>
          <w:rFonts w:cstheme="minorHAnsi"/>
          <w:lang w:eastAsia="en-IN"/>
        </w:rPr>
        <w:t xml:space="preserve">│       </w:t>
      </w:r>
      <w:r w:rsidRPr="005204B8">
        <w:rPr>
          <w:rFonts w:ascii="Arial" w:hAnsi="Arial" w:cs="Arial"/>
          <w:lang w:eastAsia="en-IN"/>
        </w:rPr>
        <w:t>├</w:t>
      </w:r>
      <w:r w:rsidRPr="005204B8">
        <w:rPr>
          <w:rFonts w:cstheme="minorHAnsi"/>
          <w:lang w:eastAsia="en-IN"/>
        </w:rPr>
        <w:t>── response_utils.py</w:t>
      </w:r>
    </w:p>
    <w:p w:rsidR="000A624C" w:rsidRPr="005204B8" w:rsidRDefault="000A624C" w:rsidP="000A624C">
      <w:pPr>
        <w:pStyle w:val="NoSpacing"/>
        <w:rPr>
          <w:rFonts w:cstheme="minorHAnsi"/>
          <w:lang w:eastAsia="en-IN"/>
        </w:rPr>
      </w:pPr>
      <w:r w:rsidRPr="005204B8">
        <w:rPr>
          <w:rFonts w:cstheme="minorHAnsi"/>
          <w:lang w:eastAsia="en-IN"/>
        </w:rPr>
        <w:t>│       └── requirements.txt</w:t>
      </w:r>
    </w:p>
    <w:p w:rsidR="000A624C" w:rsidRPr="005204B8" w:rsidRDefault="000A624C" w:rsidP="000A624C">
      <w:pPr>
        <w:pStyle w:val="NoSpacing"/>
        <w:rPr>
          <w:rFonts w:cstheme="minorHAnsi"/>
          <w:lang w:eastAsia="en-IN"/>
        </w:rPr>
      </w:pPr>
      <w:r w:rsidRPr="005204B8">
        <w:rPr>
          <w:rFonts w:ascii="Arial" w:hAnsi="Arial" w:cs="Arial"/>
          <w:lang w:eastAsia="en-IN"/>
        </w:rPr>
        <w:t>├</w:t>
      </w:r>
      <w:r w:rsidRPr="005204B8">
        <w:rPr>
          <w:rFonts w:cstheme="minorHAnsi"/>
          <w:lang w:eastAsia="en-IN"/>
        </w:rPr>
        <w:t>── infra/</w:t>
      </w:r>
    </w:p>
    <w:p w:rsidR="000A624C" w:rsidRPr="005204B8" w:rsidRDefault="000A624C" w:rsidP="000A624C">
      <w:pPr>
        <w:pStyle w:val="NoSpacing"/>
        <w:rPr>
          <w:rFonts w:cstheme="minorHAnsi"/>
          <w:lang w:eastAsia="en-IN"/>
        </w:rPr>
      </w:pPr>
      <w:r w:rsidRPr="005204B8">
        <w:rPr>
          <w:rFonts w:cstheme="minorHAnsi"/>
          <w:lang w:eastAsia="en-IN"/>
        </w:rPr>
        <w:t xml:space="preserve">│   </w:t>
      </w:r>
      <w:r w:rsidRPr="005204B8">
        <w:rPr>
          <w:rFonts w:ascii="Arial" w:hAnsi="Arial" w:cs="Arial"/>
          <w:lang w:eastAsia="en-IN"/>
        </w:rPr>
        <w:t>├</w:t>
      </w:r>
      <w:r w:rsidRPr="005204B8">
        <w:rPr>
          <w:rFonts w:cstheme="minorHAnsi"/>
          <w:lang w:eastAsia="en-IN"/>
        </w:rPr>
        <w:t>── main.tf</w:t>
      </w:r>
    </w:p>
    <w:p w:rsidR="000A624C" w:rsidRPr="005204B8" w:rsidRDefault="000A624C" w:rsidP="000A624C">
      <w:pPr>
        <w:pStyle w:val="NoSpacing"/>
        <w:rPr>
          <w:rFonts w:cstheme="minorHAnsi"/>
          <w:lang w:eastAsia="en-IN"/>
        </w:rPr>
      </w:pPr>
      <w:r w:rsidRPr="005204B8">
        <w:rPr>
          <w:rFonts w:cstheme="minorHAnsi"/>
          <w:lang w:eastAsia="en-IN"/>
        </w:rPr>
        <w:t xml:space="preserve">│   </w:t>
      </w:r>
      <w:r w:rsidRPr="005204B8">
        <w:rPr>
          <w:rFonts w:ascii="Arial" w:hAnsi="Arial" w:cs="Arial"/>
          <w:lang w:eastAsia="en-IN"/>
        </w:rPr>
        <w:t>├</w:t>
      </w:r>
      <w:r w:rsidRPr="005204B8">
        <w:rPr>
          <w:rFonts w:cstheme="minorHAnsi"/>
          <w:lang w:eastAsia="en-IN"/>
        </w:rPr>
        <w:t>── providers.tf</w:t>
      </w:r>
    </w:p>
    <w:p w:rsidR="000A624C" w:rsidRPr="005204B8" w:rsidRDefault="000A624C" w:rsidP="000A624C">
      <w:pPr>
        <w:pStyle w:val="NoSpacing"/>
        <w:rPr>
          <w:rFonts w:cstheme="minorHAnsi"/>
          <w:lang w:eastAsia="en-IN"/>
        </w:rPr>
      </w:pPr>
      <w:r w:rsidRPr="005204B8">
        <w:rPr>
          <w:rFonts w:cstheme="minorHAnsi"/>
          <w:lang w:eastAsia="en-IN"/>
        </w:rPr>
        <w:t xml:space="preserve">│   </w:t>
      </w:r>
      <w:r w:rsidRPr="005204B8">
        <w:rPr>
          <w:rFonts w:ascii="Arial" w:hAnsi="Arial" w:cs="Arial"/>
          <w:lang w:eastAsia="en-IN"/>
        </w:rPr>
        <w:t>├</w:t>
      </w:r>
      <w:r w:rsidRPr="005204B8">
        <w:rPr>
          <w:rFonts w:cstheme="minorHAnsi"/>
          <w:lang w:eastAsia="en-IN"/>
        </w:rPr>
        <w:t>── variables.tf</w:t>
      </w:r>
    </w:p>
    <w:p w:rsidR="000A624C" w:rsidRPr="005204B8" w:rsidRDefault="000A624C" w:rsidP="000A624C">
      <w:pPr>
        <w:pStyle w:val="NoSpacing"/>
        <w:rPr>
          <w:rFonts w:cstheme="minorHAnsi"/>
          <w:lang w:eastAsia="en-IN"/>
        </w:rPr>
      </w:pPr>
      <w:r w:rsidRPr="005204B8">
        <w:rPr>
          <w:rFonts w:cstheme="minorHAnsi"/>
          <w:lang w:eastAsia="en-IN"/>
        </w:rPr>
        <w:t xml:space="preserve">│   </w:t>
      </w:r>
      <w:r w:rsidRPr="005204B8">
        <w:rPr>
          <w:rFonts w:ascii="Arial" w:hAnsi="Arial" w:cs="Arial"/>
          <w:lang w:eastAsia="en-IN"/>
        </w:rPr>
        <w:t>├</w:t>
      </w:r>
      <w:r w:rsidRPr="005204B8">
        <w:rPr>
          <w:rFonts w:cstheme="minorHAnsi"/>
          <w:lang w:eastAsia="en-IN"/>
        </w:rPr>
        <w:t>── outputs.tf</w:t>
      </w:r>
    </w:p>
    <w:p w:rsidR="000A624C" w:rsidRPr="005204B8" w:rsidRDefault="000A624C" w:rsidP="000A624C">
      <w:pPr>
        <w:pStyle w:val="NoSpacing"/>
        <w:rPr>
          <w:rFonts w:cstheme="minorHAnsi"/>
          <w:lang w:eastAsia="en-IN"/>
        </w:rPr>
      </w:pPr>
      <w:r w:rsidRPr="005204B8">
        <w:rPr>
          <w:rFonts w:cstheme="minorHAnsi"/>
          <w:lang w:eastAsia="en-IN"/>
        </w:rPr>
        <w:t xml:space="preserve">│   </w:t>
      </w:r>
      <w:r w:rsidRPr="005204B8">
        <w:rPr>
          <w:rFonts w:ascii="Arial" w:hAnsi="Arial" w:cs="Arial"/>
          <w:lang w:eastAsia="en-IN"/>
        </w:rPr>
        <w:t>├</w:t>
      </w:r>
      <w:r w:rsidRPr="005204B8">
        <w:rPr>
          <w:rFonts w:cstheme="minorHAnsi"/>
          <w:lang w:eastAsia="en-IN"/>
        </w:rPr>
        <w:t>── locals.tf</w:t>
      </w:r>
    </w:p>
    <w:p w:rsidR="000A624C" w:rsidRPr="005204B8" w:rsidRDefault="000A624C" w:rsidP="000A624C">
      <w:pPr>
        <w:pStyle w:val="NoSpacing"/>
        <w:rPr>
          <w:rFonts w:cstheme="minorHAnsi"/>
          <w:lang w:eastAsia="en-IN"/>
        </w:rPr>
      </w:pPr>
      <w:r w:rsidRPr="005204B8">
        <w:rPr>
          <w:rFonts w:cstheme="minorHAnsi"/>
          <w:lang w:eastAsia="en-IN"/>
        </w:rPr>
        <w:t xml:space="preserve">│   </w:t>
      </w:r>
      <w:r w:rsidRPr="005204B8">
        <w:rPr>
          <w:rFonts w:ascii="Arial" w:hAnsi="Arial" w:cs="Arial"/>
          <w:lang w:eastAsia="en-IN"/>
        </w:rPr>
        <w:t>├</w:t>
      </w:r>
      <w:r w:rsidRPr="005204B8">
        <w:rPr>
          <w:rFonts w:cstheme="minorHAnsi"/>
          <w:lang w:eastAsia="en-IN"/>
        </w:rPr>
        <w:t>── terraform.tfvars</w:t>
      </w:r>
    </w:p>
    <w:p w:rsidR="000A624C" w:rsidRPr="005204B8" w:rsidRDefault="000A624C" w:rsidP="000A624C">
      <w:pPr>
        <w:pStyle w:val="NoSpacing"/>
        <w:rPr>
          <w:rFonts w:cstheme="minorHAnsi"/>
          <w:lang w:eastAsia="en-IN"/>
        </w:rPr>
      </w:pPr>
      <w:r w:rsidRPr="005204B8">
        <w:rPr>
          <w:rFonts w:cstheme="minorHAnsi"/>
          <w:lang w:eastAsia="en-IN"/>
        </w:rPr>
        <w:t>│   └── modules/</w:t>
      </w:r>
    </w:p>
    <w:p w:rsidR="000A624C" w:rsidRPr="005204B8" w:rsidRDefault="000A624C" w:rsidP="000A624C">
      <w:pPr>
        <w:pStyle w:val="NoSpacing"/>
        <w:rPr>
          <w:rFonts w:cstheme="minorHAnsi"/>
          <w:lang w:eastAsia="en-IN"/>
        </w:rPr>
      </w:pPr>
      <w:r w:rsidRPr="005204B8">
        <w:rPr>
          <w:rFonts w:cstheme="minorHAnsi"/>
          <w:lang w:eastAsia="en-IN"/>
        </w:rPr>
        <w:t xml:space="preserve">│       </w:t>
      </w:r>
      <w:r w:rsidRPr="005204B8">
        <w:rPr>
          <w:rFonts w:ascii="Arial" w:hAnsi="Arial" w:cs="Arial"/>
          <w:lang w:eastAsia="en-IN"/>
        </w:rPr>
        <w:t>├</w:t>
      </w:r>
      <w:r w:rsidRPr="005204B8">
        <w:rPr>
          <w:rFonts w:cstheme="minorHAnsi"/>
          <w:lang w:eastAsia="en-IN"/>
        </w:rPr>
        <w:t>── lambda/</w:t>
      </w:r>
    </w:p>
    <w:p w:rsidR="000A624C" w:rsidRPr="005204B8" w:rsidRDefault="000A624C" w:rsidP="000A624C">
      <w:pPr>
        <w:pStyle w:val="NoSpacing"/>
        <w:rPr>
          <w:rFonts w:cstheme="minorHAnsi"/>
          <w:lang w:eastAsia="en-IN"/>
        </w:rPr>
      </w:pPr>
      <w:r w:rsidRPr="005204B8">
        <w:rPr>
          <w:rFonts w:cstheme="minorHAnsi"/>
          <w:lang w:eastAsia="en-IN"/>
        </w:rPr>
        <w:t xml:space="preserve">│       </w:t>
      </w:r>
      <w:r w:rsidRPr="005204B8">
        <w:rPr>
          <w:rFonts w:ascii="Arial" w:hAnsi="Arial" w:cs="Arial"/>
          <w:lang w:eastAsia="en-IN"/>
        </w:rPr>
        <w:t>├</w:t>
      </w:r>
      <w:r w:rsidRPr="005204B8">
        <w:rPr>
          <w:rFonts w:cstheme="minorHAnsi"/>
          <w:lang w:eastAsia="en-IN"/>
        </w:rPr>
        <w:t>── iam/</w:t>
      </w:r>
    </w:p>
    <w:p w:rsidR="000A624C" w:rsidRPr="005204B8" w:rsidRDefault="000A624C" w:rsidP="000A624C">
      <w:pPr>
        <w:pStyle w:val="NoSpacing"/>
        <w:rPr>
          <w:rFonts w:cstheme="minorHAnsi"/>
          <w:lang w:eastAsia="en-IN"/>
        </w:rPr>
      </w:pPr>
      <w:r w:rsidRPr="005204B8">
        <w:rPr>
          <w:rFonts w:cstheme="minorHAnsi"/>
          <w:lang w:eastAsia="en-IN"/>
        </w:rPr>
        <w:t xml:space="preserve">│       </w:t>
      </w:r>
      <w:r w:rsidRPr="005204B8">
        <w:rPr>
          <w:rFonts w:ascii="Arial" w:hAnsi="Arial" w:cs="Arial"/>
          <w:lang w:eastAsia="en-IN"/>
        </w:rPr>
        <w:t>├</w:t>
      </w:r>
      <w:r w:rsidRPr="005204B8">
        <w:rPr>
          <w:rFonts w:cstheme="minorHAnsi"/>
          <w:lang w:eastAsia="en-IN"/>
        </w:rPr>
        <w:t>── dynamodb/</w:t>
      </w:r>
    </w:p>
    <w:p w:rsidR="000A624C" w:rsidRPr="005204B8" w:rsidRDefault="000A624C" w:rsidP="000A624C">
      <w:pPr>
        <w:pStyle w:val="NoSpacing"/>
        <w:rPr>
          <w:rFonts w:cstheme="minorHAnsi"/>
          <w:lang w:eastAsia="en-IN"/>
        </w:rPr>
      </w:pPr>
      <w:r w:rsidRPr="005204B8">
        <w:rPr>
          <w:rFonts w:cstheme="minorHAnsi"/>
          <w:lang w:eastAsia="en-IN"/>
        </w:rPr>
        <w:t xml:space="preserve">│       </w:t>
      </w:r>
      <w:r w:rsidRPr="005204B8">
        <w:rPr>
          <w:rFonts w:ascii="Arial" w:hAnsi="Arial" w:cs="Arial"/>
          <w:lang w:eastAsia="en-IN"/>
        </w:rPr>
        <w:t>├</w:t>
      </w:r>
      <w:r w:rsidRPr="005204B8">
        <w:rPr>
          <w:rFonts w:cstheme="minorHAnsi"/>
          <w:lang w:eastAsia="en-IN"/>
        </w:rPr>
        <w:t>── api_gateway/</w:t>
      </w:r>
    </w:p>
    <w:p w:rsidR="000A624C" w:rsidRPr="005204B8" w:rsidRDefault="000A624C" w:rsidP="000A624C">
      <w:pPr>
        <w:pStyle w:val="NoSpacing"/>
        <w:rPr>
          <w:rFonts w:cstheme="minorHAnsi"/>
          <w:lang w:eastAsia="en-IN"/>
        </w:rPr>
      </w:pPr>
      <w:r w:rsidRPr="005204B8">
        <w:rPr>
          <w:rFonts w:cstheme="minorHAnsi"/>
          <w:lang w:eastAsia="en-IN"/>
        </w:rPr>
        <w:t xml:space="preserve">│       </w:t>
      </w:r>
      <w:r w:rsidRPr="005204B8">
        <w:rPr>
          <w:rFonts w:ascii="Arial" w:hAnsi="Arial" w:cs="Arial"/>
          <w:lang w:eastAsia="en-IN"/>
        </w:rPr>
        <w:t>├</w:t>
      </w:r>
      <w:r w:rsidRPr="005204B8">
        <w:rPr>
          <w:rFonts w:cstheme="minorHAnsi"/>
          <w:lang w:eastAsia="en-IN"/>
        </w:rPr>
        <w:t>── cognito/</w:t>
      </w:r>
    </w:p>
    <w:p w:rsidR="000A624C" w:rsidRPr="005204B8" w:rsidRDefault="000A624C" w:rsidP="000A624C">
      <w:pPr>
        <w:pStyle w:val="NoSpacing"/>
        <w:rPr>
          <w:rFonts w:cstheme="minorHAnsi"/>
          <w:lang w:eastAsia="en-IN"/>
        </w:rPr>
      </w:pPr>
      <w:r w:rsidRPr="005204B8">
        <w:rPr>
          <w:rFonts w:cstheme="minorHAnsi"/>
          <w:lang w:eastAsia="en-IN"/>
        </w:rPr>
        <w:t xml:space="preserve">│       </w:t>
      </w:r>
      <w:r w:rsidRPr="005204B8">
        <w:rPr>
          <w:rFonts w:ascii="Arial" w:hAnsi="Arial" w:cs="Arial"/>
          <w:lang w:eastAsia="en-IN"/>
        </w:rPr>
        <w:t>├</w:t>
      </w:r>
      <w:r w:rsidRPr="005204B8">
        <w:rPr>
          <w:rFonts w:cstheme="minorHAnsi"/>
          <w:lang w:eastAsia="en-IN"/>
        </w:rPr>
        <w:t>── s3/</w:t>
      </w:r>
    </w:p>
    <w:p w:rsidR="000A624C" w:rsidRPr="005204B8" w:rsidRDefault="000A624C" w:rsidP="000A624C">
      <w:pPr>
        <w:pStyle w:val="NoSpacing"/>
        <w:rPr>
          <w:rFonts w:cstheme="minorHAnsi"/>
          <w:lang w:eastAsia="en-IN"/>
        </w:rPr>
      </w:pPr>
      <w:r w:rsidRPr="005204B8">
        <w:rPr>
          <w:rFonts w:cstheme="minorHAnsi"/>
          <w:lang w:eastAsia="en-IN"/>
        </w:rPr>
        <w:t>│       └── cloudwatch/</w:t>
      </w:r>
    </w:p>
    <w:p w:rsidR="000A624C" w:rsidRPr="005204B8" w:rsidRDefault="000A624C" w:rsidP="000A624C">
      <w:pPr>
        <w:pStyle w:val="NoSpacing"/>
        <w:rPr>
          <w:rFonts w:cstheme="minorHAnsi"/>
          <w:lang w:eastAsia="en-IN"/>
        </w:rPr>
      </w:pPr>
      <w:r w:rsidRPr="005204B8">
        <w:rPr>
          <w:rFonts w:cstheme="minorHAnsi"/>
          <w:lang w:eastAsia="en-IN"/>
        </w:rPr>
        <w:t>└── README.md</w:t>
      </w:r>
    </w:p>
    <w:p w:rsidR="000A624C" w:rsidRPr="005204B8" w:rsidRDefault="000A624C" w:rsidP="000A624C">
      <w:pPr>
        <w:pStyle w:val="NoSpacing"/>
        <w:rPr>
          <w:rFonts w:cstheme="minorHAnsi"/>
          <w:lang w:eastAsia="en-IN"/>
        </w:rPr>
      </w:pPr>
    </w:p>
    <w:p w:rsidR="000A624C" w:rsidRPr="005204B8" w:rsidRDefault="000A624C" w:rsidP="000A624C">
      <w:pPr>
        <w:pStyle w:val="NoSpacing"/>
        <w:rPr>
          <w:rFonts w:cstheme="minorHAnsi"/>
          <w:lang w:eastAsia="en-IN"/>
        </w:rPr>
      </w:pPr>
    </w:p>
    <w:p w:rsidR="000A624C" w:rsidRPr="005204B8" w:rsidRDefault="000A624C" w:rsidP="000A624C">
      <w:pPr>
        <w:pStyle w:val="Heading1"/>
        <w:spacing w:line="300" w:lineRule="atLeast"/>
        <w:rPr>
          <w:rFonts w:asciiTheme="minorHAnsi" w:hAnsiTheme="minorHAnsi" w:cstheme="minorHAnsi"/>
        </w:rPr>
      </w:pPr>
      <w:r w:rsidRPr="005204B8">
        <w:rPr>
          <w:rFonts w:asciiTheme="minorHAnsi" w:hAnsiTheme="minorHAnsi" w:cstheme="minorHAnsi"/>
        </w:rPr>
        <w:t>FINAL TRUTH (Most important)</w:t>
      </w:r>
    </w:p>
    <w:p w:rsidR="000A624C" w:rsidRPr="005204B8" w:rsidRDefault="000A624C" w:rsidP="000A624C">
      <w:pPr>
        <w:pStyle w:val="NormalWeb"/>
        <w:spacing w:line="300" w:lineRule="atLeast"/>
        <w:rPr>
          <w:rFonts w:asciiTheme="minorHAnsi" w:hAnsiTheme="minorHAnsi" w:cstheme="minorHAnsi"/>
          <w:sz w:val="21"/>
          <w:szCs w:val="21"/>
        </w:rPr>
      </w:pPr>
      <w:r w:rsidRPr="005204B8">
        <w:rPr>
          <w:rFonts w:ascii="Segoe UI Symbol" w:hAnsi="Segoe UI Symbol" w:cs="Segoe UI Symbol"/>
          <w:sz w:val="21"/>
          <w:szCs w:val="21"/>
        </w:rPr>
        <w:t>✅</w:t>
      </w:r>
      <w:r w:rsidRPr="005204B8">
        <w:rPr>
          <w:rFonts w:asciiTheme="minorHAnsi" w:hAnsiTheme="minorHAnsi" w:cstheme="minorHAnsi"/>
          <w:sz w:val="21"/>
          <w:szCs w:val="21"/>
        </w:rPr>
        <w:t xml:space="preserve"> GenAI projects ALWAYS start with prototyping</w:t>
      </w:r>
      <w:r w:rsidRPr="005204B8">
        <w:rPr>
          <w:rFonts w:asciiTheme="minorHAnsi" w:hAnsiTheme="minorHAnsi" w:cstheme="minorHAnsi"/>
          <w:sz w:val="21"/>
          <w:szCs w:val="21"/>
        </w:rPr>
        <w:br/>
      </w:r>
      <w:r w:rsidRPr="005204B8">
        <w:rPr>
          <w:rFonts w:ascii="Segoe UI Symbol" w:hAnsi="Segoe UI Symbol" w:cs="Segoe UI Symbol"/>
          <w:sz w:val="21"/>
          <w:szCs w:val="21"/>
        </w:rPr>
        <w:t>✅</w:t>
      </w:r>
      <w:r w:rsidRPr="005204B8">
        <w:rPr>
          <w:rFonts w:asciiTheme="minorHAnsi" w:hAnsiTheme="minorHAnsi" w:cstheme="minorHAnsi"/>
          <w:sz w:val="21"/>
          <w:szCs w:val="21"/>
        </w:rPr>
        <w:t xml:space="preserve"> Terraform comes AFTER architecture stabilizes</w:t>
      </w:r>
    </w:p>
    <w:p w:rsidR="0001733D" w:rsidRPr="005204B8" w:rsidRDefault="0001733D" w:rsidP="0001733D">
      <w:pPr>
        <w:spacing w:after="0" w:line="300" w:lineRule="atLeast"/>
        <w:rPr>
          <w:rFonts w:eastAsia="Times New Roman" w:cstheme="minorHAnsi"/>
          <w:sz w:val="21"/>
          <w:szCs w:val="21"/>
          <w:lang w:eastAsia="en-IN"/>
        </w:rPr>
      </w:pPr>
      <w:r w:rsidRPr="005204B8">
        <w:rPr>
          <w:rFonts w:eastAsia="Times New Roman" w:cstheme="minorHAnsi"/>
          <w:sz w:val="21"/>
          <w:szCs w:val="21"/>
          <w:lang w:eastAsia="en-IN"/>
        </w:rPr>
        <w:t>Tumhara current flow (analysis)</w:t>
      </w:r>
    </w:p>
    <w:p w:rsidR="0001733D" w:rsidRPr="005204B8" w:rsidRDefault="0001733D" w:rsidP="0001733D">
      <w:pPr>
        <w:pStyle w:val="NoSpacing"/>
        <w:rPr>
          <w:rFonts w:cstheme="minorHAnsi"/>
          <w:lang w:eastAsia="en-IN"/>
        </w:rPr>
      </w:pPr>
      <w:r w:rsidRPr="005204B8">
        <w:rPr>
          <w:rFonts w:cstheme="minorHAnsi"/>
          <w:lang w:eastAsia="en-IN"/>
        </w:rPr>
        <w:t xml:space="preserve">1. Console se Lambda banaya </w:t>
      </w:r>
      <w:r w:rsidRPr="005204B8">
        <w:rPr>
          <w:rFonts w:ascii="Segoe UI Symbol" w:hAnsi="Segoe UI Symbol" w:cs="Segoe UI Symbol"/>
          <w:lang w:eastAsia="en-IN"/>
        </w:rPr>
        <w:t>✅</w:t>
      </w:r>
    </w:p>
    <w:p w:rsidR="0001733D" w:rsidRPr="005204B8" w:rsidRDefault="0001733D" w:rsidP="0001733D">
      <w:pPr>
        <w:pStyle w:val="NoSpacing"/>
        <w:rPr>
          <w:rFonts w:cstheme="minorHAnsi"/>
          <w:lang w:eastAsia="en-IN"/>
        </w:rPr>
      </w:pPr>
      <w:r w:rsidRPr="005204B8">
        <w:rPr>
          <w:rFonts w:cstheme="minorHAnsi"/>
          <w:lang w:eastAsia="en-IN"/>
        </w:rPr>
        <w:t xml:space="preserve">2. RAG test kiya </w:t>
      </w:r>
      <w:r w:rsidRPr="005204B8">
        <w:rPr>
          <w:rFonts w:ascii="Segoe UI Symbol" w:hAnsi="Segoe UI Symbol" w:cs="Segoe UI Symbol"/>
          <w:lang w:eastAsia="en-IN"/>
        </w:rPr>
        <w:t>✅</w:t>
      </w:r>
    </w:p>
    <w:p w:rsidR="0001733D" w:rsidRPr="005204B8" w:rsidRDefault="0001733D" w:rsidP="0001733D">
      <w:pPr>
        <w:pStyle w:val="NoSpacing"/>
        <w:rPr>
          <w:rFonts w:cstheme="minorHAnsi"/>
          <w:lang w:eastAsia="en-IN"/>
        </w:rPr>
      </w:pPr>
      <w:r w:rsidRPr="005204B8">
        <w:rPr>
          <w:rFonts w:cstheme="minorHAnsi"/>
          <w:lang w:eastAsia="en-IN"/>
        </w:rPr>
        <w:t xml:space="preserve">3. Action flow test kiya </w:t>
      </w:r>
      <w:r w:rsidRPr="005204B8">
        <w:rPr>
          <w:rFonts w:ascii="Segoe UI Symbol" w:hAnsi="Segoe UI Symbol" w:cs="Segoe UI Symbol"/>
          <w:lang w:eastAsia="en-IN"/>
        </w:rPr>
        <w:t>✅</w:t>
      </w:r>
    </w:p>
    <w:p w:rsidR="0001733D" w:rsidRPr="005204B8" w:rsidRDefault="0001733D" w:rsidP="0001733D">
      <w:pPr>
        <w:pStyle w:val="NoSpacing"/>
        <w:rPr>
          <w:rFonts w:cstheme="minorHAnsi"/>
          <w:lang w:eastAsia="en-IN"/>
        </w:rPr>
      </w:pPr>
      <w:r w:rsidRPr="005204B8">
        <w:rPr>
          <w:rFonts w:cstheme="minorHAnsi"/>
          <w:lang w:eastAsia="en-IN"/>
        </w:rPr>
        <w:t xml:space="preserve">4. Safety guard </w:t>
      </w:r>
      <w:r w:rsidRPr="005204B8">
        <w:rPr>
          <w:rFonts w:ascii="Segoe UI Symbol" w:hAnsi="Segoe UI Symbol" w:cs="Segoe UI Symbol"/>
          <w:lang w:eastAsia="en-IN"/>
        </w:rPr>
        <w:t>✅</w:t>
      </w:r>
    </w:p>
    <w:p w:rsidR="0001733D" w:rsidRPr="005204B8" w:rsidRDefault="0001733D" w:rsidP="0001733D">
      <w:pPr>
        <w:pStyle w:val="NoSpacing"/>
        <w:rPr>
          <w:rFonts w:cstheme="minorHAnsi"/>
          <w:lang w:eastAsia="en-IN"/>
        </w:rPr>
      </w:pPr>
      <w:r w:rsidRPr="005204B8">
        <w:rPr>
          <w:rFonts w:cstheme="minorHAnsi"/>
          <w:lang w:eastAsia="en-IN"/>
        </w:rPr>
        <w:t xml:space="preserve">5. Logs + monitoring </w:t>
      </w:r>
      <w:r w:rsidRPr="005204B8">
        <w:rPr>
          <w:rFonts w:ascii="Segoe UI Symbol" w:hAnsi="Segoe UI Symbol" w:cs="Segoe UI Symbol"/>
          <w:lang w:eastAsia="en-IN"/>
        </w:rPr>
        <w:t>✅</w:t>
      </w:r>
    </w:p>
    <w:p w:rsidR="0001733D" w:rsidRPr="005204B8" w:rsidRDefault="0001733D" w:rsidP="0001733D">
      <w:pPr>
        <w:pStyle w:val="NoSpacing"/>
        <w:rPr>
          <w:rFonts w:cstheme="minorHAnsi"/>
          <w:lang w:eastAsia="en-IN"/>
        </w:rPr>
      </w:pPr>
      <w:r w:rsidRPr="005204B8">
        <w:rPr>
          <w:rFonts w:cstheme="minorHAnsi"/>
          <w:lang w:eastAsia="en-IN"/>
        </w:rPr>
        <w:t xml:space="preserve">6. Modularization </w:t>
      </w:r>
      <w:r w:rsidRPr="005204B8">
        <w:rPr>
          <w:rFonts w:ascii="Segoe UI Symbol" w:hAnsi="Segoe UI Symbol" w:cs="Segoe UI Symbol"/>
          <w:lang w:eastAsia="en-IN"/>
        </w:rPr>
        <w:t>✅</w:t>
      </w:r>
    </w:p>
    <w:p w:rsidR="000A624C" w:rsidRPr="005204B8" w:rsidRDefault="0001733D" w:rsidP="0001733D">
      <w:pPr>
        <w:pStyle w:val="NoSpacing"/>
        <w:rPr>
          <w:rFonts w:cstheme="minorHAnsi"/>
          <w:lang w:eastAsia="en-IN"/>
        </w:rPr>
      </w:pPr>
      <w:r w:rsidRPr="005204B8">
        <w:rPr>
          <w:rFonts w:cstheme="minorHAnsi"/>
          <w:lang w:eastAsia="en-IN"/>
        </w:rPr>
        <w:t xml:space="preserve">7. Now Terraform </w:t>
      </w:r>
      <w:r w:rsidRPr="005204B8">
        <w:rPr>
          <w:rFonts w:ascii="Segoe UI Symbol" w:hAnsi="Segoe UI Symbol" w:cs="Segoe UI Symbol"/>
          <w:lang w:eastAsia="en-IN"/>
        </w:rPr>
        <w:t>✅</w:t>
      </w:r>
    </w:p>
    <w:p w:rsidR="0001733D" w:rsidRPr="005204B8" w:rsidRDefault="0001733D" w:rsidP="0001733D">
      <w:pPr>
        <w:pStyle w:val="NoSpacing"/>
        <w:rPr>
          <w:rFonts w:cstheme="minorHAnsi"/>
          <w:lang w:eastAsia="en-IN"/>
        </w:rPr>
      </w:pPr>
    </w:p>
    <w:p w:rsidR="003305DA" w:rsidRPr="005204B8" w:rsidRDefault="003305DA" w:rsidP="003305DA">
      <w:pPr>
        <w:spacing w:after="0" w:line="300" w:lineRule="atLeast"/>
        <w:rPr>
          <w:rFonts w:eastAsia="Times New Roman" w:cstheme="minorHAnsi"/>
          <w:sz w:val="21"/>
          <w:szCs w:val="21"/>
          <w:lang w:eastAsia="en-IN"/>
        </w:rPr>
      </w:pPr>
      <w:r w:rsidRPr="005204B8">
        <w:rPr>
          <w:rFonts w:eastAsia="Times New Roman" w:cstheme="minorHAnsi"/>
          <w:sz w:val="21"/>
          <w:szCs w:val="21"/>
          <w:lang w:eastAsia="en-IN"/>
        </w:rPr>
        <w:t>Q1: Pehle console me test karna chahiye ya Terraform se start?</w:t>
      </w:r>
    </w:p>
    <w:p w:rsidR="003305DA" w:rsidRPr="005204B8" w:rsidRDefault="003305DA" w:rsidP="003305DA">
      <w:pPr>
        <w:spacing w:after="0" w:line="300" w:lineRule="atLeast"/>
        <w:rPr>
          <w:rFonts w:eastAsia="Times New Roman" w:cstheme="minorHAnsi"/>
          <w:sz w:val="21"/>
          <w:szCs w:val="21"/>
          <w:lang w:eastAsia="en-IN"/>
        </w:rPr>
      </w:pPr>
      <w:r w:rsidRPr="005204B8">
        <w:rPr>
          <w:rFonts w:ascii="Segoe UI Symbol" w:eastAsia="Times New Roman" w:hAnsi="Segoe UI Symbol" w:cs="Segoe UI Symbol"/>
          <w:sz w:val="21"/>
          <w:szCs w:val="21"/>
          <w:lang w:eastAsia="en-IN"/>
        </w:rPr>
        <w:t>👉</w:t>
      </w:r>
      <w:r w:rsidRPr="005204B8">
        <w:rPr>
          <w:rFonts w:eastAsia="Times New Roman" w:cstheme="minorHAnsi"/>
          <w:sz w:val="21"/>
          <w:szCs w:val="21"/>
          <w:lang w:eastAsia="en-IN"/>
        </w:rPr>
        <w:t xml:space="preserve"> </w:t>
      </w:r>
      <w:r w:rsidRPr="005204B8">
        <w:rPr>
          <w:rFonts w:eastAsia="Times New Roman" w:cstheme="minorHAnsi"/>
          <w:b/>
          <w:bCs/>
          <w:sz w:val="21"/>
          <w:szCs w:val="21"/>
          <w:lang w:eastAsia="en-IN"/>
        </w:rPr>
        <w:t>PEHLE CONSOLE / CODE → phir Terraform</w:t>
      </w:r>
    </w:p>
    <w:p w:rsidR="003305DA" w:rsidRPr="005204B8" w:rsidRDefault="003305DA" w:rsidP="003305DA">
      <w:pPr>
        <w:pStyle w:val="NoSpacing"/>
        <w:rPr>
          <w:rFonts w:cstheme="minorHAnsi"/>
          <w:lang w:eastAsia="en-IN"/>
        </w:rPr>
      </w:pPr>
      <w:r w:rsidRPr="005204B8">
        <w:rPr>
          <w:rFonts w:cstheme="minorHAnsi"/>
          <w:lang w:eastAsia="en-IN"/>
        </w:rPr>
        <w:t>You need to validate:</w:t>
      </w:r>
    </w:p>
    <w:p w:rsidR="003305DA" w:rsidRPr="005204B8" w:rsidRDefault="003305DA" w:rsidP="003305DA">
      <w:pPr>
        <w:pStyle w:val="NoSpacing"/>
        <w:rPr>
          <w:rFonts w:cstheme="minorHAnsi"/>
          <w:lang w:eastAsia="en-IN"/>
        </w:rPr>
      </w:pPr>
      <w:r w:rsidRPr="005204B8">
        <w:rPr>
          <w:rFonts w:cstheme="minorHAnsi"/>
          <w:lang w:eastAsia="en-IN"/>
        </w:rPr>
        <w:t>- Business logic</w:t>
      </w:r>
    </w:p>
    <w:p w:rsidR="003305DA" w:rsidRPr="005204B8" w:rsidRDefault="003305DA" w:rsidP="003305DA">
      <w:pPr>
        <w:pStyle w:val="NoSpacing"/>
        <w:rPr>
          <w:rFonts w:cstheme="minorHAnsi"/>
          <w:lang w:eastAsia="en-IN"/>
        </w:rPr>
      </w:pPr>
      <w:r w:rsidRPr="005204B8">
        <w:rPr>
          <w:rFonts w:cstheme="minorHAnsi"/>
          <w:lang w:eastAsia="en-IN"/>
        </w:rPr>
        <w:t>- RAG accuracy</w:t>
      </w:r>
    </w:p>
    <w:p w:rsidR="003305DA" w:rsidRPr="005204B8" w:rsidRDefault="003305DA" w:rsidP="003305DA">
      <w:pPr>
        <w:pStyle w:val="NoSpacing"/>
        <w:rPr>
          <w:rFonts w:cstheme="minorHAnsi"/>
          <w:lang w:eastAsia="en-IN"/>
        </w:rPr>
      </w:pPr>
      <w:r w:rsidRPr="005204B8">
        <w:rPr>
          <w:rFonts w:cstheme="minorHAnsi"/>
          <w:lang w:eastAsia="en-IN"/>
        </w:rPr>
        <w:t>- Prompt behavior</w:t>
      </w:r>
    </w:p>
    <w:p w:rsidR="0001733D" w:rsidRPr="005204B8" w:rsidRDefault="003305DA" w:rsidP="003305DA">
      <w:pPr>
        <w:pStyle w:val="NoSpacing"/>
        <w:rPr>
          <w:rFonts w:cstheme="minorHAnsi"/>
          <w:lang w:eastAsia="en-IN"/>
        </w:rPr>
      </w:pPr>
      <w:r w:rsidRPr="005204B8">
        <w:rPr>
          <w:rFonts w:cstheme="minorHAnsi"/>
          <w:lang w:eastAsia="en-IN"/>
        </w:rPr>
        <w:t>- Tool calling correctness</w:t>
      </w:r>
    </w:p>
    <w:p w:rsidR="003305DA" w:rsidRPr="005204B8" w:rsidRDefault="003305DA" w:rsidP="003305DA">
      <w:pPr>
        <w:pStyle w:val="NoSpacing"/>
        <w:rPr>
          <w:rFonts w:cstheme="minorHAnsi"/>
          <w:lang w:eastAsia="en-IN"/>
        </w:rPr>
      </w:pPr>
    </w:p>
    <w:p w:rsidR="003305DA" w:rsidRPr="005204B8" w:rsidRDefault="003305DA" w:rsidP="003305DA">
      <w:pPr>
        <w:spacing w:after="0" w:line="300" w:lineRule="atLeast"/>
        <w:rPr>
          <w:rFonts w:eastAsia="Times New Roman" w:cstheme="minorHAnsi"/>
          <w:sz w:val="21"/>
          <w:szCs w:val="21"/>
          <w:lang w:eastAsia="en-IN"/>
        </w:rPr>
      </w:pPr>
      <w:r w:rsidRPr="005204B8">
        <w:rPr>
          <w:rFonts w:eastAsia="Times New Roman" w:cstheme="minorHAnsi"/>
          <w:sz w:val="21"/>
          <w:szCs w:val="21"/>
          <w:lang w:eastAsia="en-IN"/>
        </w:rPr>
        <w:t>Q2: Architecture pehle console me build karna chahiye?</w:t>
      </w:r>
    </w:p>
    <w:p w:rsidR="003305DA" w:rsidRPr="005204B8" w:rsidRDefault="003305DA" w:rsidP="003305DA">
      <w:pPr>
        <w:spacing w:after="0" w:line="300" w:lineRule="atLeast"/>
        <w:rPr>
          <w:rFonts w:eastAsia="Times New Roman" w:cstheme="minorHAnsi"/>
          <w:sz w:val="21"/>
          <w:szCs w:val="21"/>
          <w:lang w:eastAsia="en-IN"/>
        </w:rPr>
      </w:pPr>
      <w:r w:rsidRPr="005204B8">
        <w:rPr>
          <w:rFonts w:ascii="Segoe UI Symbol" w:eastAsia="Times New Roman" w:hAnsi="Segoe UI Symbol" w:cs="Segoe UI Symbol"/>
          <w:sz w:val="21"/>
          <w:szCs w:val="21"/>
          <w:lang w:eastAsia="en-IN"/>
        </w:rPr>
        <w:t>👉</w:t>
      </w:r>
      <w:r w:rsidRPr="005204B8">
        <w:rPr>
          <w:rFonts w:eastAsia="Times New Roman" w:cstheme="minorHAnsi"/>
          <w:sz w:val="21"/>
          <w:szCs w:val="21"/>
          <w:lang w:eastAsia="en-IN"/>
        </w:rPr>
        <w:t xml:space="preserve"> </w:t>
      </w:r>
      <w:r w:rsidRPr="005204B8">
        <w:rPr>
          <w:rFonts w:eastAsia="Times New Roman" w:cstheme="minorHAnsi"/>
          <w:b/>
          <w:bCs/>
          <w:sz w:val="21"/>
          <w:szCs w:val="21"/>
          <w:lang w:eastAsia="en-IN"/>
        </w:rPr>
        <w:t>Haan — pehle manually validate karo</w:t>
      </w:r>
    </w:p>
    <w:p w:rsidR="003305DA" w:rsidRPr="005204B8" w:rsidRDefault="003305DA" w:rsidP="003305DA">
      <w:pPr>
        <w:pStyle w:val="NoSpacing"/>
        <w:rPr>
          <w:rFonts w:cstheme="minorHAnsi"/>
          <w:lang w:eastAsia="en-IN"/>
        </w:rPr>
      </w:pPr>
    </w:p>
    <w:p w:rsidR="003305DA" w:rsidRPr="005204B8" w:rsidRDefault="003305DA" w:rsidP="003305DA">
      <w:pPr>
        <w:pStyle w:val="NoSpacing"/>
        <w:rPr>
          <w:rFonts w:cstheme="minorHAnsi"/>
          <w:lang w:eastAsia="en-IN"/>
        </w:rPr>
      </w:pPr>
      <w:r w:rsidRPr="005204B8">
        <w:rPr>
          <w:rFonts w:cstheme="minorHAnsi"/>
          <w:lang w:eastAsia="en-IN"/>
        </w:rPr>
        <w:t>API flow</w:t>
      </w:r>
    </w:p>
    <w:p w:rsidR="003305DA" w:rsidRPr="005204B8" w:rsidRDefault="003305DA" w:rsidP="003305DA">
      <w:pPr>
        <w:pStyle w:val="NoSpacing"/>
        <w:rPr>
          <w:rFonts w:cstheme="minorHAnsi"/>
          <w:lang w:eastAsia="en-IN"/>
        </w:rPr>
      </w:pPr>
      <w:r w:rsidRPr="005204B8">
        <w:rPr>
          <w:rFonts w:cstheme="minorHAnsi"/>
          <w:lang w:eastAsia="en-IN"/>
        </w:rPr>
        <w:t>Auth flow</w:t>
      </w:r>
    </w:p>
    <w:p w:rsidR="003305DA" w:rsidRPr="005204B8" w:rsidRDefault="003305DA" w:rsidP="003305DA">
      <w:pPr>
        <w:pStyle w:val="NoSpacing"/>
        <w:rPr>
          <w:rFonts w:cstheme="minorHAnsi"/>
          <w:lang w:eastAsia="en-IN"/>
        </w:rPr>
      </w:pPr>
      <w:r w:rsidRPr="005204B8">
        <w:rPr>
          <w:rFonts w:cstheme="minorHAnsi"/>
          <w:lang w:eastAsia="en-IN"/>
        </w:rPr>
        <w:t>RAG flow</w:t>
      </w:r>
    </w:p>
    <w:p w:rsidR="003305DA" w:rsidRPr="005204B8" w:rsidRDefault="003305DA" w:rsidP="003305DA">
      <w:pPr>
        <w:pStyle w:val="NoSpacing"/>
        <w:rPr>
          <w:rFonts w:cstheme="minorHAnsi"/>
          <w:lang w:eastAsia="en-IN"/>
        </w:rPr>
      </w:pPr>
      <w:r w:rsidRPr="005204B8">
        <w:rPr>
          <w:rFonts w:cstheme="minorHAnsi"/>
          <w:lang w:eastAsia="en-IN"/>
        </w:rPr>
        <w:t>Data storage flow</w:t>
      </w:r>
    </w:p>
    <w:p w:rsidR="003305DA" w:rsidRPr="005204B8" w:rsidRDefault="003305DA" w:rsidP="003305DA">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Once confirmed: Then move to Terraform</w:t>
      </w:r>
    </w:p>
    <w:p w:rsidR="003305DA" w:rsidRPr="005204B8" w:rsidRDefault="003305DA" w:rsidP="003305DA">
      <w:pPr>
        <w:spacing w:after="0" w:line="300" w:lineRule="atLeast"/>
        <w:rPr>
          <w:rFonts w:eastAsia="Times New Roman" w:cstheme="minorHAnsi"/>
          <w:sz w:val="21"/>
          <w:szCs w:val="21"/>
          <w:lang w:eastAsia="en-IN"/>
        </w:rPr>
      </w:pPr>
      <w:r w:rsidRPr="005204B8">
        <w:rPr>
          <w:rFonts w:eastAsia="Times New Roman" w:cstheme="minorHAnsi"/>
          <w:sz w:val="21"/>
          <w:szCs w:val="21"/>
          <w:lang w:eastAsia="en-IN"/>
        </w:rPr>
        <w:t>Architect-level thinking</w:t>
      </w:r>
    </w:p>
    <w:p w:rsidR="003305DA" w:rsidRPr="005204B8" w:rsidRDefault="003305DA" w:rsidP="003305DA">
      <w:pPr>
        <w:spacing w:after="0" w:line="300" w:lineRule="atLeast"/>
        <w:rPr>
          <w:rFonts w:eastAsia="Times New Roman" w:cstheme="minorHAnsi"/>
          <w:sz w:val="21"/>
          <w:szCs w:val="21"/>
          <w:lang w:eastAsia="en-IN"/>
        </w:rPr>
      </w:pPr>
      <w:r w:rsidRPr="005204B8">
        <w:rPr>
          <w:rFonts w:eastAsia="Times New Roman" w:cstheme="minorHAnsi"/>
          <w:sz w:val="21"/>
          <w:szCs w:val="21"/>
          <w:lang w:eastAsia="en-IN"/>
        </w:rPr>
        <w:t>“For GenAI systems, I follow a prototype-first approach. I initially build and validate the end-to-end application architecture using managed services like Lambda, API Gateway, Bedrock, and DynamoDB. Once the business logic, RAG pipeline, and agentic workflows are stable, I migrate the infrastructure to Terraform for reproducibility, version control, and CI/CD automation.”</w:t>
      </w:r>
    </w:p>
    <w:p w:rsidR="005B7059" w:rsidRPr="005204B8" w:rsidRDefault="005B7059" w:rsidP="005B7059">
      <w:pPr>
        <w:pStyle w:val="Heading1"/>
        <w:spacing w:line="300" w:lineRule="atLeast"/>
        <w:rPr>
          <w:rFonts w:asciiTheme="minorHAnsi" w:hAnsiTheme="minorHAnsi" w:cstheme="minorHAnsi"/>
        </w:rPr>
      </w:pPr>
      <w:r w:rsidRPr="005204B8">
        <w:rPr>
          <w:rFonts w:ascii="Segoe UI Symbol" w:hAnsi="Segoe UI Symbol" w:cs="Segoe UI Symbol"/>
        </w:rPr>
        <w:t>🎯</w:t>
      </w:r>
      <w:r w:rsidRPr="005204B8">
        <w:rPr>
          <w:rFonts w:asciiTheme="minorHAnsi" w:hAnsiTheme="minorHAnsi" w:cstheme="minorHAnsi"/>
        </w:rPr>
        <w:t xml:space="preserve"> Summary (Takeaway)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5"/>
        <w:gridCol w:w="2250"/>
      </w:tblGrid>
      <w:tr w:rsidR="005B7059" w:rsidRPr="005204B8" w:rsidTr="005B7059">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5B7059" w:rsidRPr="005204B8" w:rsidRDefault="005B7059">
            <w:pPr>
              <w:jc w:val="center"/>
              <w:rPr>
                <w:rFonts w:cstheme="minorHAnsi"/>
                <w:b/>
                <w:bCs/>
              </w:rPr>
            </w:pPr>
            <w:r w:rsidRPr="005204B8">
              <w:rPr>
                <w:rFonts w:cstheme="minorHAnsi"/>
                <w:b/>
                <w:bCs/>
              </w:rPr>
              <w:t>Question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5B7059" w:rsidRPr="005204B8" w:rsidRDefault="005B7059">
            <w:pPr>
              <w:jc w:val="center"/>
              <w:rPr>
                <w:rFonts w:cstheme="minorHAnsi"/>
                <w:b/>
                <w:bCs/>
              </w:rPr>
            </w:pPr>
            <w:r w:rsidRPr="005204B8">
              <w:rPr>
                <w:rFonts w:cstheme="minorHAnsi"/>
                <w:b/>
                <w:bCs/>
              </w:rPr>
              <w:t>Answer</w:t>
            </w:r>
          </w:p>
        </w:tc>
      </w:tr>
      <w:tr w:rsidR="005B7059" w:rsidRPr="005204B8" w:rsidTr="005B705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5B7059" w:rsidRPr="005204B8" w:rsidRDefault="005B7059">
            <w:pPr>
              <w:rPr>
                <w:rFonts w:cstheme="minorHAnsi"/>
              </w:rPr>
            </w:pPr>
            <w:r w:rsidRPr="005204B8">
              <w:rPr>
                <w:rFonts w:cstheme="minorHAnsi"/>
              </w:rPr>
              <w:t>Console vs Terraform</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5B7059" w:rsidRPr="005204B8" w:rsidRDefault="005B7059">
            <w:pPr>
              <w:rPr>
                <w:rFonts w:cstheme="minorHAnsi"/>
              </w:rPr>
            </w:pPr>
            <w:r w:rsidRPr="005204B8">
              <w:rPr>
                <w:rFonts w:ascii="Segoe UI Symbol" w:hAnsi="Segoe UI Symbol" w:cs="Segoe UI Symbol"/>
              </w:rPr>
              <w:t>✅</w:t>
            </w:r>
            <w:r w:rsidRPr="005204B8">
              <w:rPr>
                <w:rFonts w:cstheme="minorHAnsi"/>
              </w:rPr>
              <w:t xml:space="preserve"> Console first</w:t>
            </w:r>
          </w:p>
        </w:tc>
      </w:tr>
      <w:tr w:rsidR="005B7059" w:rsidRPr="005204B8" w:rsidTr="005B705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5B7059" w:rsidRPr="005204B8" w:rsidRDefault="005B7059">
            <w:pPr>
              <w:rPr>
                <w:rFonts w:cstheme="minorHAnsi"/>
              </w:rPr>
            </w:pPr>
            <w:r w:rsidRPr="005204B8">
              <w:rPr>
                <w:rFonts w:cstheme="minorHAnsi"/>
              </w:rPr>
              <w:t>Architecture build</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5B7059" w:rsidRPr="005204B8" w:rsidRDefault="005B7059">
            <w:pPr>
              <w:rPr>
                <w:rFonts w:cstheme="minorHAnsi"/>
              </w:rPr>
            </w:pPr>
            <w:r w:rsidRPr="005204B8">
              <w:rPr>
                <w:rFonts w:ascii="Segoe UI Symbol" w:hAnsi="Segoe UI Symbol" w:cs="Segoe UI Symbol"/>
              </w:rPr>
              <w:t>✅</w:t>
            </w:r>
            <w:r w:rsidRPr="005204B8">
              <w:rPr>
                <w:rFonts w:cstheme="minorHAnsi"/>
              </w:rPr>
              <w:t xml:space="preserve"> Console validate first</w:t>
            </w:r>
          </w:p>
        </w:tc>
      </w:tr>
      <w:tr w:rsidR="005B7059" w:rsidRPr="005204B8" w:rsidTr="005B705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5B7059" w:rsidRPr="005204B8" w:rsidRDefault="005B7059">
            <w:pPr>
              <w:rPr>
                <w:rFonts w:cstheme="minorHAnsi"/>
              </w:rPr>
            </w:pPr>
            <w:r w:rsidRPr="005204B8">
              <w:rPr>
                <w:rFonts w:cstheme="minorHAnsi"/>
              </w:rPr>
              <w:t>Terraform kab</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5B7059" w:rsidRPr="005204B8" w:rsidRDefault="005B7059">
            <w:pPr>
              <w:rPr>
                <w:rFonts w:cstheme="minorHAnsi"/>
              </w:rPr>
            </w:pPr>
            <w:r w:rsidRPr="005204B8">
              <w:rPr>
                <w:rFonts w:ascii="Segoe UI Symbol" w:hAnsi="Segoe UI Symbol" w:cs="Segoe UI Symbol"/>
              </w:rPr>
              <w:t>✅</w:t>
            </w:r>
            <w:r w:rsidRPr="005204B8">
              <w:rPr>
                <w:rFonts w:cstheme="minorHAnsi"/>
              </w:rPr>
              <w:t xml:space="preserve"> After stable</w:t>
            </w:r>
          </w:p>
        </w:tc>
      </w:tr>
      <w:tr w:rsidR="005B7059" w:rsidRPr="005204B8" w:rsidTr="005B705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5B7059" w:rsidRPr="005204B8" w:rsidRDefault="005B7059">
            <w:pPr>
              <w:rPr>
                <w:rFonts w:cstheme="minorHAnsi"/>
              </w:rPr>
            </w:pPr>
            <w:r w:rsidRPr="005204B8">
              <w:rPr>
                <w:rFonts w:cstheme="minorHAnsi"/>
              </w:rPr>
              <w:t>Tumhara approach</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5B7059" w:rsidRPr="005204B8" w:rsidRDefault="005B7059">
            <w:pPr>
              <w:rPr>
                <w:rFonts w:cstheme="minorHAnsi"/>
              </w:rPr>
            </w:pPr>
            <w:r w:rsidRPr="005204B8">
              <w:rPr>
                <w:rFonts w:ascii="Segoe UI Symbol" w:hAnsi="Segoe UI Symbol" w:cs="Segoe UI Symbol"/>
              </w:rPr>
              <w:t>✅</w:t>
            </w:r>
            <w:r w:rsidRPr="005204B8">
              <w:rPr>
                <w:rFonts w:cstheme="minorHAnsi"/>
              </w:rPr>
              <w:t xml:space="preserve"> 100% correct</w:t>
            </w:r>
          </w:p>
        </w:tc>
      </w:tr>
      <w:tr w:rsidR="005B7059" w:rsidRPr="005204B8" w:rsidTr="005B705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5B7059" w:rsidRPr="005204B8" w:rsidRDefault="005B7059">
            <w:pPr>
              <w:rPr>
                <w:rFonts w:cstheme="minorHAnsi"/>
              </w:rPr>
            </w:pPr>
            <w:r w:rsidRPr="005204B8">
              <w:rPr>
                <w:rFonts w:cstheme="minorHAnsi"/>
              </w:rPr>
              <w:t>Industry best practice</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5B7059" w:rsidRPr="005204B8" w:rsidRDefault="005B7059">
            <w:pPr>
              <w:rPr>
                <w:rFonts w:cstheme="minorHAnsi"/>
              </w:rPr>
            </w:pPr>
            <w:r w:rsidRPr="005204B8">
              <w:rPr>
                <w:rFonts w:ascii="Segoe UI Symbol" w:hAnsi="Segoe UI Symbol" w:cs="Segoe UI Symbol"/>
              </w:rPr>
              <w:t>✅</w:t>
            </w:r>
            <w:r w:rsidRPr="005204B8">
              <w:rPr>
                <w:rFonts w:cstheme="minorHAnsi"/>
              </w:rPr>
              <w:t xml:space="preserve"> Same</w:t>
            </w:r>
          </w:p>
        </w:tc>
      </w:tr>
    </w:tbl>
    <w:p w:rsidR="00E46A1A" w:rsidRPr="005204B8" w:rsidRDefault="00E46A1A" w:rsidP="00E46A1A">
      <w:pPr>
        <w:spacing w:after="0" w:line="300" w:lineRule="atLeast"/>
        <w:rPr>
          <w:rFonts w:eastAsia="Times New Roman" w:cstheme="minorHAnsi"/>
          <w:sz w:val="21"/>
          <w:szCs w:val="21"/>
          <w:lang w:eastAsia="en-IN"/>
        </w:rPr>
      </w:pPr>
      <w:r w:rsidRPr="005204B8">
        <w:rPr>
          <w:rFonts w:eastAsia="Times New Roman" w:cstheme="minorHAnsi"/>
          <w:sz w:val="21"/>
          <w:szCs w:val="21"/>
          <w:lang w:eastAsia="en-IN"/>
        </w:rPr>
        <w:lastRenderedPageBreak/>
        <w:t>CI/CD Pipeline (AUTO DEPLOYMENT)</w:t>
      </w:r>
    </w:p>
    <w:p w:rsidR="00E46A1A" w:rsidRPr="005204B8" w:rsidRDefault="00E46A1A" w:rsidP="00E46A1A">
      <w:pPr>
        <w:pStyle w:val="NoSpacing"/>
        <w:rPr>
          <w:rFonts w:cstheme="minorHAnsi"/>
        </w:rPr>
      </w:pPr>
      <w:r w:rsidRPr="005204B8">
        <w:rPr>
          <w:rFonts w:cstheme="minorHAnsi"/>
        </w:rPr>
        <w:t>Git push</w:t>
      </w:r>
    </w:p>
    <w:p w:rsidR="00E46A1A" w:rsidRPr="005204B8" w:rsidRDefault="00E46A1A" w:rsidP="00E46A1A">
      <w:pPr>
        <w:pStyle w:val="NoSpacing"/>
        <w:rPr>
          <w:rFonts w:cstheme="minorHAnsi"/>
        </w:rPr>
      </w:pPr>
      <w:r w:rsidRPr="005204B8">
        <w:rPr>
          <w:rFonts w:cstheme="minorHAnsi"/>
        </w:rPr>
        <w:t>↓</w:t>
      </w:r>
    </w:p>
    <w:p w:rsidR="00E46A1A" w:rsidRPr="005204B8" w:rsidRDefault="00E46A1A" w:rsidP="00E46A1A">
      <w:pPr>
        <w:pStyle w:val="NoSpacing"/>
        <w:rPr>
          <w:rFonts w:cstheme="minorHAnsi"/>
        </w:rPr>
      </w:pPr>
      <w:r w:rsidRPr="005204B8">
        <w:rPr>
          <w:rFonts w:cstheme="minorHAnsi"/>
        </w:rPr>
        <w:t>Pipeline run (GitHub Actions / CodePipeline)</w:t>
      </w:r>
    </w:p>
    <w:p w:rsidR="00E46A1A" w:rsidRPr="005204B8" w:rsidRDefault="00E46A1A" w:rsidP="00E46A1A">
      <w:pPr>
        <w:pStyle w:val="NoSpacing"/>
        <w:rPr>
          <w:rFonts w:cstheme="minorHAnsi"/>
        </w:rPr>
      </w:pPr>
      <w:r w:rsidRPr="005204B8">
        <w:rPr>
          <w:rFonts w:cstheme="minorHAnsi"/>
        </w:rPr>
        <w:t>↓</w:t>
      </w:r>
    </w:p>
    <w:p w:rsidR="00E46A1A" w:rsidRPr="005204B8" w:rsidRDefault="00E46A1A" w:rsidP="00E46A1A">
      <w:pPr>
        <w:pStyle w:val="NoSpacing"/>
        <w:rPr>
          <w:rFonts w:cstheme="minorHAnsi"/>
        </w:rPr>
      </w:pPr>
      <w:r w:rsidRPr="005204B8">
        <w:rPr>
          <w:rFonts w:cstheme="minorHAnsi"/>
        </w:rPr>
        <w:t>Terraform plan</w:t>
      </w:r>
    </w:p>
    <w:p w:rsidR="00E46A1A" w:rsidRPr="005204B8" w:rsidRDefault="00E46A1A" w:rsidP="00E46A1A">
      <w:pPr>
        <w:pStyle w:val="NoSpacing"/>
        <w:rPr>
          <w:rFonts w:cstheme="minorHAnsi"/>
        </w:rPr>
      </w:pPr>
      <w:r w:rsidRPr="005204B8">
        <w:rPr>
          <w:rFonts w:cstheme="minorHAnsi"/>
        </w:rPr>
        <w:t>↓</w:t>
      </w:r>
    </w:p>
    <w:p w:rsidR="00E46A1A" w:rsidRPr="005204B8" w:rsidRDefault="00E46A1A" w:rsidP="00E46A1A">
      <w:pPr>
        <w:pStyle w:val="NoSpacing"/>
        <w:rPr>
          <w:rFonts w:cstheme="minorHAnsi"/>
        </w:rPr>
      </w:pPr>
      <w:r w:rsidRPr="005204B8">
        <w:rPr>
          <w:rFonts w:cstheme="minorHAnsi"/>
        </w:rPr>
        <w:t>Terraform apply</w:t>
      </w:r>
    </w:p>
    <w:p w:rsidR="00E46A1A" w:rsidRPr="005204B8" w:rsidRDefault="00E46A1A" w:rsidP="00E46A1A">
      <w:pPr>
        <w:pStyle w:val="NoSpacing"/>
        <w:rPr>
          <w:rFonts w:cstheme="minorHAnsi"/>
        </w:rPr>
      </w:pPr>
      <w:r w:rsidRPr="005204B8">
        <w:rPr>
          <w:rFonts w:cstheme="minorHAnsi"/>
        </w:rPr>
        <w:t>↓</w:t>
      </w:r>
    </w:p>
    <w:p w:rsidR="00E46A1A" w:rsidRPr="005204B8" w:rsidRDefault="00E46A1A" w:rsidP="00E46A1A">
      <w:pPr>
        <w:pStyle w:val="NoSpacing"/>
        <w:rPr>
          <w:rFonts w:cstheme="minorHAnsi"/>
        </w:rPr>
      </w:pPr>
      <w:r w:rsidRPr="005204B8">
        <w:rPr>
          <w:rFonts w:cstheme="minorHAnsi"/>
        </w:rPr>
        <w:t>Lambda deploy</w:t>
      </w:r>
    </w:p>
    <w:p w:rsidR="00E46A1A" w:rsidRPr="005204B8" w:rsidRDefault="00E46A1A" w:rsidP="00E46A1A">
      <w:pPr>
        <w:pStyle w:val="NoSpacing"/>
        <w:rPr>
          <w:rFonts w:cstheme="minorHAnsi"/>
        </w:rPr>
      </w:pPr>
      <w:r w:rsidRPr="005204B8">
        <w:rPr>
          <w:rFonts w:cstheme="minorHAnsi"/>
        </w:rPr>
        <w:t>↓</w:t>
      </w:r>
    </w:p>
    <w:p w:rsidR="00E46A1A" w:rsidRPr="005204B8" w:rsidRDefault="00E46A1A" w:rsidP="00E46A1A">
      <w:pPr>
        <w:pStyle w:val="NoSpacing"/>
        <w:rPr>
          <w:rFonts w:cstheme="minorHAnsi"/>
        </w:rPr>
      </w:pPr>
      <w:r w:rsidRPr="005204B8">
        <w:rPr>
          <w:rFonts w:cstheme="minorHAnsi"/>
        </w:rPr>
        <w:t>Tests run</w:t>
      </w:r>
    </w:p>
    <w:p w:rsidR="003305DA" w:rsidRPr="005204B8" w:rsidRDefault="003305DA" w:rsidP="003305DA">
      <w:pPr>
        <w:pStyle w:val="NoSpacing"/>
        <w:rPr>
          <w:rFonts w:cstheme="minorHAnsi"/>
          <w:lang w:eastAsia="en-IN"/>
        </w:rPr>
      </w:pPr>
    </w:p>
    <w:p w:rsidR="00D528A1" w:rsidRPr="005204B8" w:rsidRDefault="00D528A1" w:rsidP="00D528A1">
      <w:pPr>
        <w:spacing w:after="0" w:line="300" w:lineRule="atLeast"/>
        <w:rPr>
          <w:rFonts w:eastAsia="Times New Roman" w:cstheme="minorHAnsi"/>
          <w:sz w:val="21"/>
          <w:szCs w:val="21"/>
          <w:lang w:eastAsia="en-IN"/>
        </w:rPr>
      </w:pPr>
      <w:r w:rsidRPr="005204B8">
        <w:rPr>
          <w:rFonts w:eastAsia="Times New Roman" w:cstheme="minorHAnsi"/>
          <w:sz w:val="21"/>
          <w:szCs w:val="21"/>
          <w:lang w:eastAsia="en-IN"/>
        </w:rPr>
        <w:t>Real workflow (Production flow)</w:t>
      </w:r>
    </w:p>
    <w:p w:rsidR="00D528A1" w:rsidRPr="005204B8" w:rsidRDefault="00D528A1" w:rsidP="00D528A1">
      <w:pPr>
        <w:pStyle w:val="NoSpacing"/>
        <w:rPr>
          <w:rFonts w:cstheme="minorHAnsi"/>
          <w:lang w:eastAsia="en-IN"/>
        </w:rPr>
      </w:pPr>
      <w:r w:rsidRPr="005204B8">
        <w:rPr>
          <w:rFonts w:cstheme="minorHAnsi"/>
          <w:lang w:eastAsia="en-IN"/>
        </w:rPr>
        <w:t>Developer laptop</w:t>
      </w:r>
    </w:p>
    <w:p w:rsidR="00D528A1" w:rsidRPr="005204B8" w:rsidRDefault="00D528A1" w:rsidP="00D528A1">
      <w:pPr>
        <w:pStyle w:val="NoSpacing"/>
        <w:rPr>
          <w:rFonts w:cstheme="minorHAnsi"/>
          <w:lang w:eastAsia="en-IN"/>
        </w:rPr>
      </w:pPr>
      <w:r w:rsidRPr="005204B8">
        <w:rPr>
          <w:rFonts w:cstheme="minorHAnsi"/>
          <w:lang w:eastAsia="en-IN"/>
        </w:rPr>
        <w:t>↓</w:t>
      </w:r>
    </w:p>
    <w:p w:rsidR="00D528A1" w:rsidRPr="005204B8" w:rsidRDefault="00D528A1" w:rsidP="00D528A1">
      <w:pPr>
        <w:pStyle w:val="NoSpacing"/>
        <w:rPr>
          <w:rFonts w:cstheme="minorHAnsi"/>
          <w:lang w:eastAsia="en-IN"/>
        </w:rPr>
      </w:pPr>
      <w:r w:rsidRPr="005204B8">
        <w:rPr>
          <w:rFonts w:cstheme="minorHAnsi"/>
          <w:lang w:eastAsia="en-IN"/>
        </w:rPr>
        <w:t>Write code + Terraform</w:t>
      </w:r>
    </w:p>
    <w:p w:rsidR="00D528A1" w:rsidRPr="005204B8" w:rsidRDefault="00D528A1" w:rsidP="00D528A1">
      <w:pPr>
        <w:pStyle w:val="NoSpacing"/>
        <w:rPr>
          <w:rFonts w:cstheme="minorHAnsi"/>
          <w:lang w:eastAsia="en-IN"/>
        </w:rPr>
      </w:pPr>
      <w:r w:rsidRPr="005204B8">
        <w:rPr>
          <w:rFonts w:cstheme="minorHAnsi"/>
          <w:lang w:eastAsia="en-IN"/>
        </w:rPr>
        <w:t>↓</w:t>
      </w:r>
    </w:p>
    <w:p w:rsidR="00D528A1" w:rsidRPr="005204B8" w:rsidRDefault="00D528A1" w:rsidP="00D528A1">
      <w:pPr>
        <w:pStyle w:val="NoSpacing"/>
        <w:rPr>
          <w:rFonts w:cstheme="minorHAnsi"/>
          <w:lang w:eastAsia="en-IN"/>
        </w:rPr>
      </w:pPr>
      <w:r w:rsidRPr="005204B8">
        <w:rPr>
          <w:rFonts w:cstheme="minorHAnsi"/>
          <w:lang w:eastAsia="en-IN"/>
        </w:rPr>
        <w:t>Push to Git</w:t>
      </w:r>
    </w:p>
    <w:p w:rsidR="00D528A1" w:rsidRPr="005204B8" w:rsidRDefault="00D528A1" w:rsidP="00D528A1">
      <w:pPr>
        <w:pStyle w:val="NoSpacing"/>
        <w:rPr>
          <w:rFonts w:cstheme="minorHAnsi"/>
          <w:lang w:eastAsia="en-IN"/>
        </w:rPr>
      </w:pPr>
      <w:r w:rsidRPr="005204B8">
        <w:rPr>
          <w:rFonts w:cstheme="minorHAnsi"/>
          <w:lang w:eastAsia="en-IN"/>
        </w:rPr>
        <w:t>↓</w:t>
      </w:r>
    </w:p>
    <w:p w:rsidR="00D528A1" w:rsidRPr="005204B8" w:rsidRDefault="00D528A1" w:rsidP="00D528A1">
      <w:pPr>
        <w:pStyle w:val="NoSpacing"/>
        <w:rPr>
          <w:rFonts w:cstheme="minorHAnsi"/>
          <w:lang w:eastAsia="en-IN"/>
        </w:rPr>
      </w:pPr>
      <w:r w:rsidRPr="005204B8">
        <w:rPr>
          <w:rFonts w:cstheme="minorHAnsi"/>
          <w:lang w:eastAsia="en-IN"/>
        </w:rPr>
        <w:t>Pipeline run</w:t>
      </w:r>
    </w:p>
    <w:p w:rsidR="00D528A1" w:rsidRPr="005204B8" w:rsidRDefault="00D528A1" w:rsidP="00D528A1">
      <w:pPr>
        <w:pStyle w:val="NoSpacing"/>
        <w:rPr>
          <w:rFonts w:cstheme="minorHAnsi"/>
          <w:lang w:eastAsia="en-IN"/>
        </w:rPr>
      </w:pPr>
      <w:r w:rsidRPr="005204B8">
        <w:rPr>
          <w:rFonts w:cstheme="minorHAnsi"/>
          <w:lang w:eastAsia="en-IN"/>
        </w:rPr>
        <w:t>↓</w:t>
      </w:r>
    </w:p>
    <w:p w:rsidR="00D528A1" w:rsidRPr="005204B8" w:rsidRDefault="00D528A1" w:rsidP="00D528A1">
      <w:pPr>
        <w:pStyle w:val="NoSpacing"/>
        <w:rPr>
          <w:rFonts w:cstheme="minorHAnsi"/>
          <w:lang w:eastAsia="en-IN"/>
        </w:rPr>
      </w:pPr>
      <w:r w:rsidRPr="005204B8">
        <w:rPr>
          <w:rFonts w:cstheme="minorHAnsi"/>
          <w:lang w:eastAsia="en-IN"/>
        </w:rPr>
        <w:t>Infra + App deploy</w:t>
      </w:r>
    </w:p>
    <w:p w:rsidR="00D528A1" w:rsidRPr="005204B8" w:rsidRDefault="00D528A1" w:rsidP="00D528A1">
      <w:pPr>
        <w:pStyle w:val="NoSpacing"/>
        <w:rPr>
          <w:rFonts w:cstheme="minorHAnsi"/>
          <w:lang w:eastAsia="en-IN"/>
        </w:rPr>
      </w:pPr>
      <w:r w:rsidRPr="005204B8">
        <w:rPr>
          <w:rFonts w:cstheme="minorHAnsi"/>
          <w:lang w:eastAsia="en-IN"/>
        </w:rPr>
        <w:t>↓</w:t>
      </w:r>
    </w:p>
    <w:p w:rsidR="00D528A1" w:rsidRPr="005204B8" w:rsidRDefault="00D528A1" w:rsidP="00D528A1">
      <w:pPr>
        <w:pStyle w:val="NoSpacing"/>
        <w:rPr>
          <w:rFonts w:cstheme="minorHAnsi"/>
          <w:lang w:eastAsia="en-IN"/>
        </w:rPr>
      </w:pPr>
      <w:r w:rsidRPr="005204B8">
        <w:rPr>
          <w:rFonts w:cstheme="minorHAnsi"/>
          <w:lang w:eastAsia="en-IN"/>
        </w:rPr>
        <w:t>CloudWatch monitoring</w:t>
      </w:r>
    </w:p>
    <w:p w:rsidR="00E46A1A" w:rsidRPr="005204B8" w:rsidRDefault="00E46A1A" w:rsidP="003305DA">
      <w:pPr>
        <w:pStyle w:val="NoSpacing"/>
        <w:rPr>
          <w:rFonts w:cstheme="minorHAnsi"/>
          <w:lang w:eastAsia="en-IN"/>
        </w:rPr>
      </w:pPr>
    </w:p>
    <w:p w:rsidR="00D528A1" w:rsidRPr="005204B8" w:rsidRDefault="00D528A1" w:rsidP="00D528A1">
      <w:pPr>
        <w:pStyle w:val="Heading2"/>
        <w:spacing w:line="300" w:lineRule="atLeast"/>
        <w:rPr>
          <w:rFonts w:asciiTheme="minorHAnsi" w:hAnsiTheme="minorHAnsi" w:cstheme="minorHAnsi"/>
        </w:rPr>
      </w:pPr>
      <w:r w:rsidRPr="005204B8">
        <w:rPr>
          <w:rFonts w:ascii="Segoe UI Symbol" w:hAnsi="Segoe UI Symbol" w:cs="Segoe UI Symbol"/>
        </w:rPr>
        <w:t>✅</w:t>
      </w:r>
      <w:r w:rsidRPr="005204B8">
        <w:rPr>
          <w:rFonts w:asciiTheme="minorHAnsi" w:hAnsiTheme="minorHAnsi" w:cstheme="minorHAnsi"/>
        </w:rPr>
        <w:t xml:space="preserve"> Correct thinking (architect)</w:t>
      </w:r>
    </w:p>
    <w:p w:rsidR="00D528A1" w:rsidRPr="005204B8" w:rsidRDefault="00D528A1" w:rsidP="00D528A1">
      <w:pPr>
        <w:pStyle w:val="NoSpacing"/>
        <w:rPr>
          <w:rFonts w:cstheme="minorHAnsi"/>
          <w:lang w:eastAsia="en-IN"/>
        </w:rPr>
      </w:pPr>
      <w:r w:rsidRPr="005204B8">
        <w:rPr>
          <w:rFonts w:cstheme="minorHAnsi"/>
          <w:lang w:eastAsia="en-IN"/>
        </w:rPr>
        <w:t>Local IDE = development</w:t>
      </w:r>
    </w:p>
    <w:p w:rsidR="00D528A1" w:rsidRPr="005204B8" w:rsidRDefault="00D528A1" w:rsidP="00D528A1">
      <w:pPr>
        <w:pStyle w:val="NoSpacing"/>
        <w:rPr>
          <w:rFonts w:cstheme="minorHAnsi"/>
          <w:lang w:eastAsia="en-IN"/>
        </w:rPr>
      </w:pPr>
      <w:r w:rsidRPr="005204B8">
        <w:rPr>
          <w:rFonts w:cstheme="minorHAnsi"/>
          <w:lang w:eastAsia="en-IN"/>
        </w:rPr>
        <w:t>Git = version control</w:t>
      </w:r>
    </w:p>
    <w:p w:rsidR="00D528A1" w:rsidRPr="005204B8" w:rsidRDefault="00D528A1" w:rsidP="00D528A1">
      <w:pPr>
        <w:pStyle w:val="NoSpacing"/>
        <w:rPr>
          <w:rFonts w:cstheme="minorHAnsi"/>
          <w:lang w:eastAsia="en-IN"/>
        </w:rPr>
      </w:pPr>
      <w:r w:rsidRPr="005204B8">
        <w:rPr>
          <w:rFonts w:cstheme="minorHAnsi"/>
          <w:lang w:eastAsia="en-IN"/>
        </w:rPr>
        <w:t>Terraform = infrastructure</w:t>
      </w:r>
    </w:p>
    <w:p w:rsidR="00D528A1" w:rsidRPr="005204B8" w:rsidRDefault="00D528A1" w:rsidP="00D528A1">
      <w:pPr>
        <w:pStyle w:val="NoSpacing"/>
        <w:rPr>
          <w:rFonts w:cstheme="minorHAnsi"/>
          <w:lang w:eastAsia="en-IN"/>
        </w:rPr>
      </w:pPr>
      <w:r w:rsidRPr="005204B8">
        <w:rPr>
          <w:rFonts w:cstheme="minorHAnsi"/>
          <w:lang w:eastAsia="en-IN"/>
        </w:rPr>
        <w:t>CI/CD = deployment</w:t>
      </w:r>
    </w:p>
    <w:p w:rsidR="00D528A1" w:rsidRPr="005204B8" w:rsidRDefault="00D528A1" w:rsidP="00D528A1">
      <w:pPr>
        <w:pStyle w:val="NoSpacing"/>
        <w:rPr>
          <w:rFonts w:cstheme="minorHAnsi"/>
          <w:lang w:eastAsia="en-IN"/>
        </w:rPr>
      </w:pPr>
      <w:r w:rsidRPr="005204B8">
        <w:rPr>
          <w:rFonts w:cstheme="minorHAnsi"/>
          <w:lang w:eastAsia="en-IN"/>
        </w:rPr>
        <w:t>CloudShell = helper tool</w:t>
      </w:r>
    </w:p>
    <w:p w:rsidR="00D528A1" w:rsidRPr="005204B8" w:rsidRDefault="00D528A1" w:rsidP="00D528A1">
      <w:pPr>
        <w:pStyle w:val="NoSpacing"/>
        <w:rPr>
          <w:rFonts w:cstheme="minorHAnsi"/>
          <w:lang w:eastAsia="en-IN"/>
        </w:rPr>
      </w:pPr>
    </w:p>
    <w:p w:rsidR="00D528A1" w:rsidRPr="005204B8" w:rsidRDefault="00D528A1" w:rsidP="00D528A1">
      <w:pPr>
        <w:pStyle w:val="NoSpacing"/>
        <w:rPr>
          <w:rFonts w:cstheme="minorHAnsi"/>
          <w:lang w:eastAsia="en-IN"/>
        </w:rPr>
      </w:pPr>
    </w:p>
    <w:p w:rsidR="009B6F5F" w:rsidRPr="005204B8" w:rsidRDefault="009B6F5F" w:rsidP="009B6F5F">
      <w:pPr>
        <w:spacing w:after="0" w:line="300" w:lineRule="atLeast"/>
        <w:rPr>
          <w:rFonts w:eastAsia="Times New Roman" w:cstheme="minorHAnsi"/>
          <w:sz w:val="21"/>
          <w:szCs w:val="21"/>
          <w:lang w:eastAsia="en-IN"/>
        </w:rPr>
      </w:pPr>
      <w:r w:rsidRPr="005204B8">
        <w:rPr>
          <w:rFonts w:eastAsia="Times New Roman" w:cstheme="minorHAnsi"/>
          <w:sz w:val="21"/>
          <w:szCs w:val="21"/>
          <w:lang w:eastAsia="en-IN"/>
        </w:rPr>
        <w:t>“During early development, I used AWS Console and CloudShell for rapid prototyping and testing of the GenAI workflow including Lambda, Bedrock, and DynamoDB. Once the architecture and business logic were stable, I transitioned the infrastructure to Terraform. In a production setup, development would happen locally using an IDE, with code versioned in Git and deployed through CI/CD pipelines rather than directly using CloudShell.”</w:t>
      </w:r>
    </w:p>
    <w:p w:rsidR="00D528A1" w:rsidRPr="005204B8" w:rsidRDefault="00D528A1" w:rsidP="00D528A1">
      <w:pPr>
        <w:pStyle w:val="NoSpacing"/>
        <w:rPr>
          <w:rFonts w:cstheme="minorHAnsi"/>
          <w:lang w:eastAsia="en-IN"/>
        </w:rPr>
      </w:pPr>
    </w:p>
    <w:p w:rsidR="009359A7" w:rsidRPr="005204B8" w:rsidRDefault="009359A7" w:rsidP="009359A7">
      <w:pPr>
        <w:spacing w:after="0" w:line="300" w:lineRule="atLeast"/>
        <w:rPr>
          <w:rFonts w:eastAsia="Times New Roman" w:cstheme="minorHAnsi"/>
          <w:b/>
          <w:bCs/>
          <w:sz w:val="21"/>
          <w:szCs w:val="21"/>
          <w:lang w:eastAsia="en-IN"/>
        </w:rPr>
      </w:pPr>
      <w:r w:rsidRPr="005204B8">
        <w:rPr>
          <w:rFonts w:eastAsia="Times New Roman" w:cstheme="minorHAnsi"/>
          <w:sz w:val="21"/>
          <w:szCs w:val="21"/>
          <w:lang w:eastAsia="en-IN"/>
        </w:rPr>
        <w:t xml:space="preserve">Ab tum </w:t>
      </w:r>
      <w:r w:rsidRPr="005204B8">
        <w:rPr>
          <w:rFonts w:eastAsia="Times New Roman" w:cstheme="minorHAnsi"/>
          <w:b/>
          <w:bCs/>
          <w:sz w:val="21"/>
          <w:szCs w:val="21"/>
          <w:lang w:eastAsia="en-IN"/>
        </w:rPr>
        <w:t>Terraform real coding phase start karte hain:</w:t>
      </w:r>
      <w:r w:rsidRPr="005204B8">
        <w:rPr>
          <w:rFonts w:eastAsia="Times New Roman" w:cstheme="minorHAnsi"/>
          <w:b/>
          <w:bCs/>
          <w:sz w:val="21"/>
          <w:szCs w:val="21"/>
          <w:lang w:eastAsia="en-IN"/>
        </w:rPr>
        <w:br/>
      </w:r>
    </w:p>
    <w:p w:rsidR="009359A7" w:rsidRPr="005204B8" w:rsidRDefault="009359A7" w:rsidP="009359A7">
      <w:pPr>
        <w:spacing w:after="0" w:line="300" w:lineRule="atLeast"/>
        <w:rPr>
          <w:rFonts w:eastAsia="Times New Roman" w:cstheme="minorHAnsi"/>
          <w:b/>
          <w:bCs/>
          <w:sz w:val="21"/>
          <w:szCs w:val="21"/>
          <w:lang w:eastAsia="en-IN"/>
        </w:rPr>
      </w:pPr>
      <w:r w:rsidRPr="005204B8">
        <w:rPr>
          <w:rFonts w:ascii="Segoe UI Symbol" w:eastAsia="Times New Roman" w:hAnsi="Segoe UI Symbol" w:cs="Segoe UI Symbol"/>
          <w:b/>
          <w:bCs/>
          <w:sz w:val="21"/>
          <w:szCs w:val="21"/>
          <w:lang w:eastAsia="en-IN"/>
        </w:rPr>
        <w:t>✅</w:t>
      </w:r>
      <w:r w:rsidRPr="005204B8">
        <w:rPr>
          <w:rFonts w:eastAsia="Times New Roman" w:cstheme="minorHAnsi"/>
          <w:b/>
          <w:bCs/>
          <w:sz w:val="21"/>
          <w:szCs w:val="21"/>
          <w:lang w:eastAsia="en-IN"/>
        </w:rPr>
        <w:t xml:space="preserve"> Step 1: providers.tf start karte hain</w:t>
      </w:r>
    </w:p>
    <w:p w:rsidR="009359A7" w:rsidRPr="005204B8" w:rsidRDefault="009359A7" w:rsidP="009359A7">
      <w:pPr>
        <w:pStyle w:val="NoSpacing"/>
        <w:rPr>
          <w:rFonts w:cstheme="minorHAnsi"/>
        </w:rPr>
      </w:pPr>
      <w:r w:rsidRPr="005204B8">
        <w:rPr>
          <w:rFonts w:cstheme="minorHAnsi"/>
        </w:rPr>
        <w:t>Ye file Terraform ko batati hai:</w:t>
      </w:r>
    </w:p>
    <w:p w:rsidR="009359A7" w:rsidRPr="005204B8" w:rsidRDefault="009359A7" w:rsidP="009359A7">
      <w:pPr>
        <w:pStyle w:val="NoSpacing"/>
        <w:numPr>
          <w:ilvl w:val="0"/>
          <w:numId w:val="27"/>
        </w:numPr>
        <w:ind w:left="426" w:firstLine="0"/>
        <w:rPr>
          <w:rFonts w:cstheme="minorHAnsi"/>
        </w:rPr>
      </w:pPr>
      <w:r w:rsidRPr="005204B8">
        <w:rPr>
          <w:rFonts w:cstheme="minorHAnsi"/>
        </w:rPr>
        <w:t>Kaunsa cloud provider use karna hai (AWS)</w:t>
      </w:r>
    </w:p>
    <w:p w:rsidR="009359A7" w:rsidRPr="005204B8" w:rsidRDefault="009359A7" w:rsidP="009359A7">
      <w:pPr>
        <w:pStyle w:val="NoSpacing"/>
        <w:numPr>
          <w:ilvl w:val="0"/>
          <w:numId w:val="27"/>
        </w:numPr>
        <w:ind w:left="426" w:firstLine="0"/>
        <w:rPr>
          <w:rFonts w:cstheme="minorHAnsi"/>
        </w:rPr>
      </w:pPr>
      <w:r w:rsidRPr="005204B8">
        <w:rPr>
          <w:rFonts w:cstheme="minorHAnsi"/>
        </w:rPr>
        <w:t>Kaunsa region</w:t>
      </w:r>
    </w:p>
    <w:p w:rsidR="009359A7" w:rsidRPr="005204B8" w:rsidRDefault="009359A7" w:rsidP="009359A7">
      <w:pPr>
        <w:pStyle w:val="NoSpacing"/>
        <w:rPr>
          <w:rFonts w:cstheme="minorHAnsi"/>
        </w:rPr>
      </w:pPr>
    </w:p>
    <w:p w:rsidR="009359A7" w:rsidRPr="005204B8" w:rsidRDefault="009359A7" w:rsidP="009359A7">
      <w:pPr>
        <w:pStyle w:val="NoSpacing"/>
        <w:rPr>
          <w:rFonts w:cstheme="minorHAnsi"/>
        </w:rPr>
      </w:pPr>
      <w:r w:rsidRPr="005204B8">
        <w:rPr>
          <w:rFonts w:cstheme="minorHAnsi"/>
        </w:rPr>
        <w:t>Production me ye file allow karti hai:</w:t>
      </w:r>
    </w:p>
    <w:p w:rsidR="009359A7" w:rsidRPr="005204B8" w:rsidRDefault="009359A7" w:rsidP="009359A7">
      <w:pPr>
        <w:pStyle w:val="NoSpacing"/>
        <w:rPr>
          <w:rFonts w:cstheme="minorHAnsi"/>
        </w:rPr>
      </w:pPr>
      <w:r w:rsidRPr="005204B8">
        <w:rPr>
          <w:rFonts w:cstheme="minorHAnsi"/>
        </w:rPr>
        <w:t>terraform init</w:t>
      </w:r>
    </w:p>
    <w:p w:rsidR="009359A7" w:rsidRPr="005204B8" w:rsidRDefault="009359A7" w:rsidP="009359A7">
      <w:pPr>
        <w:pStyle w:val="NoSpacing"/>
        <w:rPr>
          <w:rFonts w:cstheme="minorHAnsi"/>
        </w:rPr>
      </w:pPr>
      <w:r w:rsidRPr="005204B8">
        <w:rPr>
          <w:rFonts w:cstheme="minorHAnsi"/>
        </w:rPr>
        <w:t>↓</w:t>
      </w:r>
    </w:p>
    <w:p w:rsidR="009359A7" w:rsidRPr="005204B8" w:rsidRDefault="009359A7" w:rsidP="009359A7">
      <w:pPr>
        <w:pStyle w:val="NoSpacing"/>
        <w:rPr>
          <w:rFonts w:cstheme="minorHAnsi"/>
        </w:rPr>
      </w:pPr>
      <w:r w:rsidRPr="005204B8">
        <w:rPr>
          <w:rFonts w:cstheme="minorHAnsi"/>
        </w:rPr>
        <w:t>AWS plugin install</w:t>
      </w:r>
    </w:p>
    <w:p w:rsidR="009359A7" w:rsidRPr="005204B8" w:rsidRDefault="009359A7" w:rsidP="009359A7">
      <w:pPr>
        <w:pStyle w:val="NoSpacing"/>
        <w:rPr>
          <w:rFonts w:cstheme="minorHAnsi"/>
        </w:rPr>
      </w:pPr>
      <w:r w:rsidRPr="005204B8">
        <w:rPr>
          <w:rFonts w:cstheme="minorHAnsi"/>
        </w:rPr>
        <w:t>↓</w:t>
      </w:r>
    </w:p>
    <w:p w:rsidR="009359A7" w:rsidRPr="005204B8" w:rsidRDefault="009359A7" w:rsidP="009359A7">
      <w:pPr>
        <w:pStyle w:val="NoSpacing"/>
        <w:rPr>
          <w:rFonts w:cstheme="minorHAnsi"/>
        </w:rPr>
      </w:pPr>
      <w:r w:rsidRPr="005204B8">
        <w:rPr>
          <w:rFonts w:cstheme="minorHAnsi"/>
        </w:rPr>
        <w:t>Pipeline run</w:t>
      </w:r>
    </w:p>
    <w:p w:rsidR="009359A7" w:rsidRPr="005204B8" w:rsidRDefault="009359A7" w:rsidP="009359A7">
      <w:pPr>
        <w:pStyle w:val="NoSpacing"/>
        <w:rPr>
          <w:rFonts w:cstheme="minorHAnsi"/>
        </w:rPr>
      </w:pPr>
    </w:p>
    <w:p w:rsidR="009359A7" w:rsidRPr="005204B8" w:rsidRDefault="009359A7" w:rsidP="009359A7">
      <w:pPr>
        <w:pStyle w:val="NoSpacing"/>
        <w:rPr>
          <w:rFonts w:cstheme="minorHAnsi"/>
          <w:b/>
        </w:rPr>
      </w:pPr>
      <w:r w:rsidRPr="005204B8">
        <w:rPr>
          <w:rFonts w:ascii="Segoe UI Symbol" w:hAnsi="Segoe UI Symbol" w:cs="Segoe UI Symbol"/>
        </w:rPr>
        <w:t>✅</w:t>
      </w:r>
      <w:r w:rsidRPr="005204B8">
        <w:rPr>
          <w:rFonts w:cstheme="minorHAnsi"/>
          <w:b/>
        </w:rPr>
        <w:t xml:space="preserve"> Step 1: variables.tf create karo</w:t>
      </w:r>
    </w:p>
    <w:p w:rsidR="009359A7" w:rsidRPr="005204B8" w:rsidRDefault="009359A7" w:rsidP="009359A7">
      <w:pPr>
        <w:spacing w:after="0" w:line="300" w:lineRule="atLeast"/>
        <w:rPr>
          <w:rFonts w:eastAsia="Times New Roman" w:cstheme="minorHAnsi"/>
          <w:sz w:val="21"/>
          <w:szCs w:val="21"/>
          <w:lang w:eastAsia="en-IN"/>
        </w:rPr>
      </w:pPr>
      <w:r w:rsidRPr="005204B8">
        <w:rPr>
          <w:rFonts w:eastAsia="Times New Roman" w:cstheme="minorHAnsi"/>
          <w:sz w:val="21"/>
          <w:szCs w:val="21"/>
          <w:lang w:eastAsia="en-IN"/>
        </w:rPr>
        <w:lastRenderedPageBreak/>
        <w:t xml:space="preserve">Ye file extremely important hai </w:t>
      </w:r>
      <w:r w:rsidRPr="005204B8">
        <w:rPr>
          <w:rFonts w:ascii="Segoe UI Symbol" w:eastAsia="Times New Roman" w:hAnsi="Segoe UI Symbol" w:cs="Segoe UI Symbol"/>
          <w:sz w:val="21"/>
          <w:szCs w:val="21"/>
          <w:lang w:eastAsia="en-IN"/>
        </w:rPr>
        <w:t>🔥</w:t>
      </w:r>
      <w:r w:rsidRPr="005204B8">
        <w:rPr>
          <w:rFonts w:eastAsia="Times New Roman" w:cstheme="minorHAnsi"/>
          <w:sz w:val="21"/>
          <w:szCs w:val="21"/>
          <w:lang w:eastAsia="en-IN"/>
        </w:rPr>
        <w:br/>
        <w:t>Kyuki yahi Terraform ko batata hai:</w:t>
      </w:r>
    </w:p>
    <w:p w:rsidR="009359A7" w:rsidRPr="005204B8" w:rsidRDefault="009359A7" w:rsidP="009359A7">
      <w:pPr>
        <w:pStyle w:val="NoSpacing"/>
        <w:numPr>
          <w:ilvl w:val="0"/>
          <w:numId w:val="28"/>
        </w:numPr>
        <w:rPr>
          <w:rFonts w:cstheme="minorHAnsi"/>
        </w:rPr>
      </w:pPr>
      <w:r w:rsidRPr="005204B8">
        <w:rPr>
          <w:rFonts w:cstheme="minorHAnsi"/>
        </w:rPr>
        <w:t>Kaunsi values configurable hain</w:t>
      </w:r>
    </w:p>
    <w:p w:rsidR="009359A7" w:rsidRPr="005204B8" w:rsidRDefault="009359A7" w:rsidP="009359A7">
      <w:pPr>
        <w:pStyle w:val="NoSpacing"/>
        <w:numPr>
          <w:ilvl w:val="0"/>
          <w:numId w:val="28"/>
        </w:numPr>
        <w:rPr>
          <w:rFonts w:cstheme="minorHAnsi"/>
        </w:rPr>
      </w:pPr>
      <w:r w:rsidRPr="005204B8">
        <w:rPr>
          <w:rFonts w:cstheme="minorHAnsi"/>
        </w:rPr>
        <w:t>Kaunsi values outside se aayengi</w:t>
      </w:r>
    </w:p>
    <w:p w:rsidR="009359A7" w:rsidRPr="005204B8" w:rsidRDefault="009359A7" w:rsidP="009359A7">
      <w:pPr>
        <w:pStyle w:val="NoSpacing"/>
        <w:rPr>
          <w:rFonts w:cstheme="minorHAnsi"/>
        </w:rPr>
      </w:pPr>
    </w:p>
    <w:p w:rsidR="009359A7" w:rsidRPr="005204B8" w:rsidRDefault="009359A7" w:rsidP="009359A7">
      <w:pPr>
        <w:spacing w:after="0" w:line="300" w:lineRule="atLeast"/>
        <w:rPr>
          <w:rFonts w:eastAsia="Times New Roman" w:cstheme="minorHAnsi"/>
          <w:sz w:val="21"/>
          <w:szCs w:val="21"/>
          <w:lang w:eastAsia="en-IN"/>
        </w:rPr>
      </w:pPr>
      <w:r w:rsidRPr="005204B8">
        <w:rPr>
          <w:rFonts w:eastAsia="Times New Roman" w:cstheme="minorHAnsi"/>
          <w:sz w:val="21"/>
          <w:szCs w:val="21"/>
          <w:lang w:eastAsia="en-IN"/>
        </w:rPr>
        <w:t>Ye file kya kar rahi hai?</w:t>
      </w:r>
    </w:p>
    <w:p w:rsidR="009359A7" w:rsidRPr="005204B8" w:rsidRDefault="009359A7" w:rsidP="009359A7">
      <w:pPr>
        <w:pStyle w:val="NormalWeb"/>
        <w:spacing w:line="300" w:lineRule="atLeast"/>
        <w:rPr>
          <w:rFonts w:asciiTheme="minorHAnsi" w:hAnsiTheme="minorHAnsi" w:cstheme="minorHAnsi"/>
          <w:sz w:val="21"/>
          <w:szCs w:val="21"/>
        </w:rPr>
      </w:pPr>
      <w:r w:rsidRPr="005204B8">
        <w:rPr>
          <w:rFonts w:ascii="Segoe UI Symbol" w:hAnsi="Segoe UI Symbol" w:cs="Segoe UI Symbol"/>
          <w:sz w:val="21"/>
          <w:szCs w:val="21"/>
        </w:rPr>
        <w:t>👉</w:t>
      </w:r>
      <w:r w:rsidRPr="005204B8">
        <w:rPr>
          <w:rFonts w:asciiTheme="minorHAnsi" w:hAnsiTheme="minorHAnsi" w:cstheme="minorHAnsi"/>
          <w:sz w:val="21"/>
          <w:szCs w:val="21"/>
        </w:rPr>
        <w:t xml:space="preserve"> Ye bol rahi hai: "Terraform ke bahar se values aayengi"</w:t>
      </w:r>
    </w:p>
    <w:p w:rsidR="00B76469" w:rsidRPr="005204B8" w:rsidRDefault="00B76469" w:rsidP="00B76469">
      <w:pPr>
        <w:pStyle w:val="NoSpacing"/>
        <w:rPr>
          <w:rFonts w:cstheme="minorHAnsi"/>
        </w:rPr>
      </w:pPr>
      <w:r w:rsidRPr="005204B8">
        <w:rPr>
          <w:rFonts w:cstheme="minorHAnsi"/>
        </w:rPr>
        <w:t>Jaise:</w:t>
      </w:r>
    </w:p>
    <w:p w:rsidR="00B76469" w:rsidRPr="005204B8" w:rsidRDefault="00B76469" w:rsidP="00B76469">
      <w:pPr>
        <w:pStyle w:val="NoSpacing"/>
        <w:rPr>
          <w:rFonts w:cstheme="minorHAnsi"/>
        </w:rPr>
      </w:pPr>
      <w:r w:rsidRPr="005204B8">
        <w:rPr>
          <w:rFonts w:cstheme="minorHAnsi"/>
        </w:rPr>
        <w:t>project_name</w:t>
      </w:r>
    </w:p>
    <w:p w:rsidR="00B76469" w:rsidRPr="005204B8" w:rsidRDefault="00B76469" w:rsidP="00B76469">
      <w:pPr>
        <w:pStyle w:val="NoSpacing"/>
        <w:rPr>
          <w:rFonts w:cstheme="minorHAnsi"/>
        </w:rPr>
      </w:pPr>
      <w:r w:rsidRPr="005204B8">
        <w:rPr>
          <w:rFonts w:cstheme="minorHAnsi"/>
        </w:rPr>
        <w:t>environment</w:t>
      </w:r>
    </w:p>
    <w:p w:rsidR="00B76469" w:rsidRPr="005204B8" w:rsidRDefault="00B76469" w:rsidP="00B76469">
      <w:pPr>
        <w:pStyle w:val="NoSpacing"/>
        <w:rPr>
          <w:rFonts w:cstheme="minorHAnsi"/>
        </w:rPr>
      </w:pPr>
      <w:r w:rsidRPr="005204B8">
        <w:rPr>
          <w:rFonts w:cstheme="minorHAnsi"/>
        </w:rPr>
        <w:t>model_id</w:t>
      </w:r>
    </w:p>
    <w:p w:rsidR="00B76469" w:rsidRPr="005204B8" w:rsidRDefault="00B76469" w:rsidP="00B76469">
      <w:pPr>
        <w:pStyle w:val="NoSpacing"/>
        <w:rPr>
          <w:rFonts w:cstheme="minorHAnsi"/>
        </w:rPr>
      </w:pPr>
      <w:r w:rsidRPr="005204B8">
        <w:rPr>
          <w:rFonts w:cstheme="minorHAnsi"/>
        </w:rPr>
        <w:t>dynamodb table names</w:t>
      </w:r>
    </w:p>
    <w:p w:rsidR="00B76469" w:rsidRPr="005204B8" w:rsidRDefault="00B76469" w:rsidP="00B76469">
      <w:pPr>
        <w:pStyle w:val="NoSpacing"/>
        <w:rPr>
          <w:rFonts w:cstheme="minorHAnsi"/>
        </w:rPr>
      </w:pPr>
      <w:r w:rsidRPr="005204B8">
        <w:rPr>
          <w:rFonts w:cstheme="minorHAnsi"/>
        </w:rPr>
        <w:t>lambda name</w:t>
      </w:r>
    </w:p>
    <w:p w:rsidR="009359A7" w:rsidRPr="005204B8" w:rsidRDefault="009359A7" w:rsidP="009359A7">
      <w:pPr>
        <w:pStyle w:val="NoSpacing"/>
        <w:rPr>
          <w:rFonts w:cstheme="minorHAnsi"/>
        </w:rPr>
      </w:pPr>
    </w:p>
    <w:p w:rsidR="00B76469" w:rsidRPr="005204B8" w:rsidRDefault="00B76469" w:rsidP="009359A7">
      <w:pPr>
        <w:pStyle w:val="NoSpacing"/>
        <w:rPr>
          <w:rFonts w:cstheme="minorHAnsi"/>
        </w:rPr>
      </w:pPr>
    </w:p>
    <w:p w:rsidR="00AB4A61" w:rsidRPr="005204B8" w:rsidRDefault="00AB4A61" w:rsidP="00AB4A61">
      <w:pPr>
        <w:pStyle w:val="Heading1"/>
        <w:spacing w:line="300" w:lineRule="atLeast"/>
        <w:rPr>
          <w:rFonts w:asciiTheme="minorHAnsi" w:hAnsiTheme="minorHAnsi" w:cstheme="minorHAnsi"/>
        </w:rPr>
      </w:pPr>
      <w:r w:rsidRPr="005204B8">
        <w:rPr>
          <w:rFonts w:ascii="Segoe UI Symbol" w:hAnsi="Segoe UI Symbol" w:cs="Segoe UI Symbol"/>
        </w:rPr>
        <w:t>✅</w:t>
      </w:r>
      <w:r w:rsidRPr="005204B8">
        <w:rPr>
          <w:rFonts w:asciiTheme="minorHAnsi" w:hAnsiTheme="minorHAnsi" w:cstheme="minorHAnsi"/>
        </w:rPr>
        <w:t xml:space="preserve"> Real-world me ye kyu important hai?</w:t>
      </w:r>
    </w:p>
    <w:p w:rsidR="00AB4A61" w:rsidRPr="005204B8" w:rsidRDefault="00AB4A61" w:rsidP="00AB4A61">
      <w:pPr>
        <w:pStyle w:val="NoSpacing"/>
        <w:rPr>
          <w:rFonts w:cstheme="minorHAnsi"/>
        </w:rPr>
      </w:pPr>
      <w:r w:rsidRPr="005204B8">
        <w:rPr>
          <w:rFonts w:cstheme="minorHAnsi"/>
        </w:rPr>
        <w:t>Dev environment:</w:t>
      </w:r>
    </w:p>
    <w:p w:rsidR="00AB4A61" w:rsidRPr="005204B8" w:rsidRDefault="00AB4A61" w:rsidP="00AB4A61">
      <w:pPr>
        <w:pStyle w:val="NoSpacing"/>
        <w:rPr>
          <w:rFonts w:cstheme="minorHAnsi"/>
        </w:rPr>
      </w:pPr>
      <w:r w:rsidRPr="005204B8">
        <w:rPr>
          <w:rFonts w:cstheme="minorHAnsi"/>
        </w:rPr>
        <w:t xml:space="preserve">  project_name = genai-dev</w:t>
      </w:r>
    </w:p>
    <w:p w:rsidR="00AB4A61" w:rsidRPr="005204B8" w:rsidRDefault="00AB4A61" w:rsidP="00AB4A61">
      <w:pPr>
        <w:pStyle w:val="NoSpacing"/>
        <w:rPr>
          <w:rFonts w:cstheme="minorHAnsi"/>
        </w:rPr>
      </w:pPr>
    </w:p>
    <w:p w:rsidR="00AB4A61" w:rsidRPr="005204B8" w:rsidRDefault="00AB4A61" w:rsidP="00AB4A61">
      <w:pPr>
        <w:pStyle w:val="NoSpacing"/>
        <w:rPr>
          <w:rFonts w:cstheme="minorHAnsi"/>
        </w:rPr>
      </w:pPr>
      <w:r w:rsidRPr="005204B8">
        <w:rPr>
          <w:rFonts w:cstheme="minorHAnsi"/>
        </w:rPr>
        <w:t>Prod environment:</w:t>
      </w:r>
    </w:p>
    <w:p w:rsidR="00B76469" w:rsidRPr="005204B8" w:rsidRDefault="00AB4A61" w:rsidP="00AB4A61">
      <w:pPr>
        <w:pStyle w:val="NoSpacing"/>
        <w:rPr>
          <w:rFonts w:cstheme="minorHAnsi"/>
        </w:rPr>
      </w:pPr>
      <w:r w:rsidRPr="005204B8">
        <w:rPr>
          <w:rFonts w:cstheme="minorHAnsi"/>
        </w:rPr>
        <w:t xml:space="preserve">  project_name = genai-prod</w:t>
      </w:r>
    </w:p>
    <w:p w:rsidR="00AB4A61" w:rsidRPr="005204B8" w:rsidRDefault="00AB4A61" w:rsidP="00AB4A61">
      <w:pPr>
        <w:pStyle w:val="NoSpacing"/>
        <w:rPr>
          <w:rFonts w:cstheme="minorHAnsi"/>
        </w:rPr>
      </w:pPr>
    </w:p>
    <w:p w:rsidR="004436F5" w:rsidRPr="005204B8" w:rsidRDefault="004436F5" w:rsidP="004436F5">
      <w:pPr>
        <w:pStyle w:val="Heading1"/>
        <w:spacing w:line="300" w:lineRule="atLeast"/>
        <w:rPr>
          <w:rFonts w:asciiTheme="minorHAnsi" w:hAnsiTheme="minorHAnsi" w:cstheme="minorHAnsi"/>
        </w:rPr>
      </w:pPr>
      <w:r w:rsidRPr="005204B8">
        <w:rPr>
          <w:rFonts w:ascii="Segoe UI Symbol" w:hAnsi="Segoe UI Symbol" w:cs="Segoe UI Symbol"/>
        </w:rPr>
        <w:t>✅</w:t>
      </w:r>
      <w:r w:rsidRPr="005204B8">
        <w:rPr>
          <w:rFonts w:asciiTheme="minorHAnsi" w:hAnsiTheme="minorHAnsi" w:cstheme="minorHAnsi"/>
        </w:rPr>
        <w:t xml:space="preserve"> Ye important mapping hai (</w:t>
      </w:r>
      <w:r w:rsidRPr="005204B8">
        <w:rPr>
          <w:rFonts w:ascii="Nirmala UI" w:hAnsi="Nirmala UI" w:cs="Nirmala UI"/>
        </w:rPr>
        <w:t>ध्यान</w:t>
      </w:r>
      <w:r w:rsidRPr="005204B8">
        <w:rPr>
          <w:rFonts w:asciiTheme="minorHAnsi" w:hAnsiTheme="minorHAnsi" w:cstheme="minorHAnsi"/>
        </w:rPr>
        <w:t xml:space="preserve"> </w:t>
      </w:r>
      <w:r w:rsidRPr="005204B8">
        <w:rPr>
          <w:rFonts w:ascii="Nirmala UI" w:hAnsi="Nirmala UI" w:cs="Nirmala UI"/>
        </w:rPr>
        <w:t>से</w:t>
      </w:r>
      <w:r w:rsidRPr="005204B8">
        <w:rPr>
          <w:rFonts w:asciiTheme="minorHAnsi" w:hAnsiTheme="minorHAnsi" w:cstheme="minorHAnsi"/>
        </w:rPr>
        <w:t xml:space="preserve"> </w:t>
      </w:r>
      <w:r w:rsidRPr="005204B8">
        <w:rPr>
          <w:rFonts w:ascii="Nirmala UI" w:hAnsi="Nirmala UI" w:cs="Nirmala UI"/>
        </w:rPr>
        <w:t>देखो</w:t>
      </w:r>
      <w:r w:rsidRPr="005204B8">
        <w:rPr>
          <w:rFonts w:asciiTheme="minorHAnsi" w:hAnsiTheme="minorHAnsi" w:cstheme="minorHAnsi"/>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5"/>
        <w:gridCol w:w="2404"/>
      </w:tblGrid>
      <w:tr w:rsidR="004436F5" w:rsidRPr="005204B8" w:rsidTr="004436F5">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4436F5" w:rsidRPr="005204B8" w:rsidRDefault="004436F5">
            <w:pPr>
              <w:jc w:val="center"/>
              <w:rPr>
                <w:rFonts w:cstheme="minorHAnsi"/>
                <w:b/>
                <w:bCs/>
              </w:rPr>
            </w:pPr>
            <w:r w:rsidRPr="005204B8">
              <w:rPr>
                <w:rFonts w:cstheme="minorHAnsi"/>
                <w:b/>
                <w:bCs/>
              </w:rPr>
              <w:t>Terraform variable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4436F5" w:rsidRPr="005204B8" w:rsidRDefault="004436F5">
            <w:pPr>
              <w:jc w:val="center"/>
              <w:rPr>
                <w:rFonts w:cstheme="minorHAnsi"/>
                <w:b/>
                <w:bCs/>
              </w:rPr>
            </w:pPr>
            <w:r w:rsidRPr="005204B8">
              <w:rPr>
                <w:rFonts w:cstheme="minorHAnsi"/>
                <w:b/>
                <w:bCs/>
              </w:rPr>
              <w:t>Lambda env var mapping</w:t>
            </w:r>
          </w:p>
        </w:tc>
      </w:tr>
      <w:tr w:rsidR="004436F5" w:rsidRPr="005204B8" w:rsidTr="004436F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4436F5" w:rsidRPr="005204B8" w:rsidRDefault="004436F5">
            <w:pPr>
              <w:rPr>
                <w:rFonts w:cstheme="minorHAnsi"/>
              </w:rPr>
            </w:pPr>
            <w:r w:rsidRPr="005204B8">
              <w:rPr>
                <w:rFonts w:cstheme="minorHAnsi"/>
              </w:rPr>
              <w:t>model_id</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4436F5" w:rsidRPr="005204B8" w:rsidRDefault="004436F5">
            <w:pPr>
              <w:rPr>
                <w:rFonts w:cstheme="minorHAnsi"/>
              </w:rPr>
            </w:pPr>
            <w:r w:rsidRPr="005204B8">
              <w:rPr>
                <w:rFonts w:cstheme="minorHAnsi"/>
              </w:rPr>
              <w:t>MODEL_ID</w:t>
            </w:r>
          </w:p>
        </w:tc>
      </w:tr>
      <w:tr w:rsidR="004436F5" w:rsidRPr="005204B8" w:rsidTr="004436F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4436F5" w:rsidRPr="005204B8" w:rsidRDefault="004436F5">
            <w:pPr>
              <w:rPr>
                <w:rFonts w:cstheme="minorHAnsi"/>
              </w:rPr>
            </w:pPr>
            <w:r w:rsidRPr="005204B8">
              <w:rPr>
                <w:rFonts w:cstheme="minorHAnsi"/>
              </w:rPr>
              <w:t>knowledge_base_id</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4436F5" w:rsidRPr="005204B8" w:rsidRDefault="004436F5">
            <w:pPr>
              <w:rPr>
                <w:rFonts w:cstheme="minorHAnsi"/>
              </w:rPr>
            </w:pPr>
            <w:r w:rsidRPr="005204B8">
              <w:rPr>
                <w:rFonts w:cstheme="minorHAnsi"/>
              </w:rPr>
              <w:t>KNOWLEDGE_BASE_ID</w:t>
            </w:r>
          </w:p>
        </w:tc>
      </w:tr>
      <w:tr w:rsidR="004436F5" w:rsidRPr="005204B8" w:rsidTr="004436F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4436F5" w:rsidRPr="005204B8" w:rsidRDefault="004436F5">
            <w:pPr>
              <w:rPr>
                <w:rFonts w:cstheme="minorHAnsi"/>
              </w:rPr>
            </w:pPr>
            <w:r w:rsidRPr="005204B8">
              <w:rPr>
                <w:rFonts w:cstheme="minorHAnsi"/>
              </w:rPr>
              <w:t>chat_history_table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4436F5" w:rsidRPr="005204B8" w:rsidRDefault="004436F5">
            <w:pPr>
              <w:rPr>
                <w:rFonts w:cstheme="minorHAnsi"/>
              </w:rPr>
            </w:pPr>
            <w:r w:rsidRPr="005204B8">
              <w:rPr>
                <w:rFonts w:cstheme="minorHAnsi"/>
              </w:rPr>
              <w:t>CHAT_HISTORY_TABLE</w:t>
            </w:r>
          </w:p>
        </w:tc>
      </w:tr>
      <w:tr w:rsidR="004436F5" w:rsidRPr="005204B8" w:rsidTr="004436F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4436F5" w:rsidRPr="005204B8" w:rsidRDefault="004436F5">
            <w:pPr>
              <w:rPr>
                <w:rFonts w:cstheme="minorHAnsi"/>
              </w:rPr>
            </w:pPr>
            <w:r w:rsidRPr="005204B8">
              <w:rPr>
                <w:rFonts w:cstheme="minorHAnsi"/>
              </w:rPr>
              <w:t>tickets_table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4436F5" w:rsidRPr="005204B8" w:rsidRDefault="004436F5">
            <w:pPr>
              <w:rPr>
                <w:rFonts w:cstheme="minorHAnsi"/>
              </w:rPr>
            </w:pPr>
            <w:r w:rsidRPr="005204B8">
              <w:rPr>
                <w:rFonts w:cstheme="minorHAnsi"/>
              </w:rPr>
              <w:t>TICKETS_TABLE</w:t>
            </w:r>
          </w:p>
        </w:tc>
      </w:tr>
      <w:tr w:rsidR="004436F5" w:rsidRPr="005204B8" w:rsidTr="004436F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4436F5" w:rsidRPr="005204B8" w:rsidRDefault="004436F5">
            <w:pPr>
              <w:rPr>
                <w:rFonts w:cstheme="minorHAnsi"/>
              </w:rPr>
            </w:pPr>
            <w:r w:rsidRPr="005204B8">
              <w:rPr>
                <w:rFonts w:cstheme="minorHAnsi"/>
              </w:rPr>
              <w:t>max_tokens</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4436F5" w:rsidRPr="005204B8" w:rsidRDefault="004436F5">
            <w:pPr>
              <w:rPr>
                <w:rFonts w:cstheme="minorHAnsi"/>
              </w:rPr>
            </w:pPr>
            <w:r w:rsidRPr="005204B8">
              <w:rPr>
                <w:rFonts w:cstheme="minorHAnsi"/>
              </w:rPr>
              <w:t>MAX_TOKENS</w:t>
            </w:r>
          </w:p>
        </w:tc>
      </w:tr>
      <w:tr w:rsidR="004436F5" w:rsidRPr="005204B8" w:rsidTr="004436F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4436F5" w:rsidRPr="005204B8" w:rsidRDefault="004436F5">
            <w:pPr>
              <w:rPr>
                <w:rFonts w:cstheme="minorHAnsi"/>
              </w:rPr>
            </w:pPr>
            <w:r w:rsidRPr="005204B8">
              <w:rPr>
                <w:rFonts w:cstheme="minorHAnsi"/>
              </w:rPr>
              <w:t>temperature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4436F5" w:rsidRPr="005204B8" w:rsidRDefault="004436F5">
            <w:pPr>
              <w:rPr>
                <w:rFonts w:cstheme="minorHAnsi"/>
              </w:rPr>
            </w:pPr>
            <w:r w:rsidRPr="005204B8">
              <w:rPr>
                <w:rFonts w:cstheme="minorHAnsi"/>
              </w:rPr>
              <w:t>TEMPERATURE</w:t>
            </w:r>
          </w:p>
        </w:tc>
      </w:tr>
      <w:tr w:rsidR="004436F5" w:rsidRPr="005204B8" w:rsidTr="004436F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4436F5" w:rsidRPr="005204B8" w:rsidRDefault="004436F5">
            <w:pPr>
              <w:rPr>
                <w:rFonts w:cstheme="minorHAnsi"/>
              </w:rPr>
            </w:pPr>
            <w:r w:rsidRPr="005204B8">
              <w:rPr>
                <w:rFonts w:cstheme="minorHAnsi"/>
              </w:rPr>
              <w:t>max_message_length</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4436F5" w:rsidRPr="005204B8" w:rsidRDefault="004436F5">
            <w:pPr>
              <w:rPr>
                <w:rFonts w:cstheme="minorHAnsi"/>
              </w:rPr>
            </w:pPr>
            <w:r w:rsidRPr="005204B8">
              <w:rPr>
                <w:rFonts w:cstheme="minorHAnsi"/>
              </w:rPr>
              <w:t>MAX_MESSAGE_LENGTH</w:t>
            </w:r>
          </w:p>
        </w:tc>
      </w:tr>
    </w:tbl>
    <w:p w:rsidR="00AB4A61" w:rsidRPr="005204B8" w:rsidRDefault="00AB4A61" w:rsidP="00AB4A61">
      <w:pPr>
        <w:pStyle w:val="NoSpacing"/>
        <w:rPr>
          <w:rFonts w:cstheme="minorHAnsi"/>
        </w:rPr>
      </w:pPr>
    </w:p>
    <w:p w:rsidR="004436F5" w:rsidRPr="005204B8" w:rsidRDefault="004436F5" w:rsidP="004436F5">
      <w:pPr>
        <w:pStyle w:val="Heading1"/>
        <w:spacing w:line="300" w:lineRule="atLeast"/>
        <w:rPr>
          <w:rFonts w:asciiTheme="minorHAnsi" w:hAnsiTheme="minorHAnsi" w:cstheme="minorHAnsi"/>
        </w:rPr>
      </w:pPr>
      <w:r w:rsidRPr="005204B8">
        <w:rPr>
          <w:rFonts w:ascii="Segoe UI Symbol" w:hAnsi="Segoe UI Symbol" w:cs="Segoe UI Symbol"/>
        </w:rPr>
        <w:t>✅</w:t>
      </w:r>
      <w:r w:rsidRPr="005204B8">
        <w:rPr>
          <w:rFonts w:asciiTheme="minorHAnsi" w:hAnsiTheme="minorHAnsi" w:cstheme="minorHAnsi"/>
        </w:rPr>
        <w:t xml:space="preserve"> Step: </w:t>
      </w:r>
      <w:r w:rsidRPr="005204B8">
        <w:rPr>
          <w:rStyle w:val="HTMLCode"/>
          <w:rFonts w:asciiTheme="minorHAnsi" w:eastAsiaTheme="majorEastAsia" w:hAnsiTheme="minorHAnsi" w:cstheme="minorHAnsi"/>
        </w:rPr>
        <w:t>terraform.tfvars</w:t>
      </w:r>
      <w:r w:rsidRPr="005204B8">
        <w:rPr>
          <w:rFonts w:asciiTheme="minorHAnsi" w:hAnsiTheme="minorHAnsi" w:cstheme="minorHAnsi"/>
        </w:rPr>
        <w:t xml:space="preserve"> create karo</w:t>
      </w:r>
    </w:p>
    <w:p w:rsidR="004436F5" w:rsidRPr="005204B8" w:rsidRDefault="004436F5" w:rsidP="004436F5">
      <w:pPr>
        <w:pStyle w:val="Heading1"/>
        <w:spacing w:line="300" w:lineRule="atLeast"/>
        <w:rPr>
          <w:rFonts w:asciiTheme="minorHAnsi" w:hAnsiTheme="minorHAnsi" w:cstheme="minorHAnsi"/>
        </w:rPr>
      </w:pPr>
      <w:r w:rsidRPr="005204B8">
        <w:rPr>
          <w:rFonts w:ascii="Segoe UI Symbol" w:hAnsi="Segoe UI Symbol" w:cs="Segoe UI Symbol"/>
        </w:rPr>
        <w:t>🔥</w:t>
      </w:r>
      <w:r w:rsidRPr="005204B8">
        <w:rPr>
          <w:rFonts w:asciiTheme="minorHAnsi" w:hAnsiTheme="minorHAnsi" w:cstheme="minorHAnsi"/>
        </w:rPr>
        <w:t xml:space="preserve"> Ye file sabse important kyu hai?</w:t>
      </w:r>
    </w:p>
    <w:p w:rsidR="004436F5" w:rsidRPr="005204B8" w:rsidRDefault="004436F5" w:rsidP="004436F5">
      <w:pPr>
        <w:pStyle w:val="NormalWeb"/>
        <w:spacing w:line="300" w:lineRule="atLeast"/>
        <w:rPr>
          <w:rFonts w:asciiTheme="minorHAnsi" w:hAnsiTheme="minorHAnsi" w:cstheme="minorHAnsi"/>
          <w:sz w:val="21"/>
          <w:szCs w:val="21"/>
        </w:rPr>
      </w:pPr>
      <w:r w:rsidRPr="005204B8">
        <w:rPr>
          <w:rFonts w:ascii="Segoe UI Symbol" w:hAnsi="Segoe UI Symbol" w:cs="Segoe UI Symbol"/>
          <w:sz w:val="21"/>
          <w:szCs w:val="21"/>
        </w:rPr>
        <w:t>👉</w:t>
      </w:r>
      <w:r w:rsidRPr="005204B8">
        <w:rPr>
          <w:rFonts w:asciiTheme="minorHAnsi" w:hAnsiTheme="minorHAnsi" w:cstheme="minorHAnsi"/>
          <w:sz w:val="21"/>
          <w:szCs w:val="21"/>
        </w:rPr>
        <w:t xml:space="preserve"> </w:t>
      </w:r>
      <w:r w:rsidRPr="005204B8">
        <w:rPr>
          <w:rStyle w:val="HTMLCode"/>
          <w:rFonts w:asciiTheme="minorHAnsi" w:hAnsiTheme="minorHAnsi" w:cstheme="minorHAnsi"/>
        </w:rPr>
        <w:t>variables.tf</w:t>
      </w:r>
      <w:r w:rsidRPr="005204B8">
        <w:rPr>
          <w:rFonts w:asciiTheme="minorHAnsi" w:hAnsiTheme="minorHAnsi" w:cstheme="minorHAnsi"/>
          <w:sz w:val="21"/>
          <w:szCs w:val="21"/>
        </w:rPr>
        <w:t xml:space="preserve"> ne bola tha: "Mujhe values chahiye"</w:t>
      </w:r>
    </w:p>
    <w:p w:rsidR="004436F5" w:rsidRPr="005204B8" w:rsidRDefault="004436F5" w:rsidP="004436F5">
      <w:pPr>
        <w:pStyle w:val="NormalWeb"/>
        <w:spacing w:line="300" w:lineRule="atLeast"/>
        <w:rPr>
          <w:rFonts w:asciiTheme="minorHAnsi" w:hAnsiTheme="minorHAnsi" w:cstheme="minorHAnsi"/>
          <w:sz w:val="21"/>
          <w:szCs w:val="21"/>
        </w:rPr>
      </w:pPr>
      <w:r w:rsidRPr="005204B8">
        <w:rPr>
          <w:rFonts w:ascii="Segoe UI Symbol" w:hAnsi="Segoe UI Symbol" w:cs="Segoe UI Symbol"/>
          <w:sz w:val="21"/>
          <w:szCs w:val="21"/>
        </w:rPr>
        <w:t>👉</w:t>
      </w:r>
      <w:r w:rsidRPr="005204B8">
        <w:rPr>
          <w:rFonts w:asciiTheme="minorHAnsi" w:hAnsiTheme="minorHAnsi" w:cstheme="minorHAnsi"/>
          <w:sz w:val="21"/>
          <w:szCs w:val="21"/>
        </w:rPr>
        <w:t xml:space="preserve"> </w:t>
      </w:r>
      <w:r w:rsidRPr="005204B8">
        <w:rPr>
          <w:rStyle w:val="HTMLCode"/>
          <w:rFonts w:asciiTheme="minorHAnsi" w:hAnsiTheme="minorHAnsi" w:cstheme="minorHAnsi"/>
        </w:rPr>
        <w:t>terraform.tfvars</w:t>
      </w:r>
      <w:r w:rsidRPr="005204B8">
        <w:rPr>
          <w:rFonts w:asciiTheme="minorHAnsi" w:hAnsiTheme="minorHAnsi" w:cstheme="minorHAnsi"/>
          <w:sz w:val="21"/>
          <w:szCs w:val="21"/>
        </w:rPr>
        <w:t xml:space="preserve"> ne diya: "Yeh lo actual values"</w:t>
      </w:r>
    </w:p>
    <w:p w:rsidR="004436F5" w:rsidRPr="005204B8" w:rsidRDefault="004436F5" w:rsidP="004436F5">
      <w:pPr>
        <w:pStyle w:val="Heading1"/>
        <w:spacing w:line="300" w:lineRule="atLeast"/>
        <w:rPr>
          <w:rFonts w:asciiTheme="minorHAnsi" w:hAnsiTheme="minorHAnsi" w:cstheme="minorHAnsi"/>
        </w:rPr>
      </w:pPr>
      <w:r w:rsidRPr="005204B8">
        <w:rPr>
          <w:rFonts w:ascii="Calibri" w:hAnsi="Calibri" w:cs="Calibri"/>
        </w:rPr>
        <w:t>🧠</w:t>
      </w:r>
      <w:r w:rsidRPr="005204B8">
        <w:rPr>
          <w:rFonts w:asciiTheme="minorHAnsi" w:hAnsiTheme="minorHAnsi" w:cstheme="minorHAnsi"/>
        </w:rPr>
        <w:t xml:space="preserve"> Simple analogy</w:t>
      </w:r>
    </w:p>
    <w:p w:rsidR="004436F5" w:rsidRPr="005204B8" w:rsidRDefault="004436F5" w:rsidP="004436F5">
      <w:pPr>
        <w:pStyle w:val="NoSpacing"/>
        <w:rPr>
          <w:rFonts w:cstheme="minorHAnsi"/>
        </w:rPr>
      </w:pPr>
      <w:r w:rsidRPr="005204B8">
        <w:rPr>
          <w:rFonts w:cstheme="minorHAnsi"/>
        </w:rPr>
        <w:t>variables.tf        = form template</w:t>
      </w:r>
    </w:p>
    <w:p w:rsidR="004436F5" w:rsidRPr="005204B8" w:rsidRDefault="004436F5" w:rsidP="004436F5">
      <w:pPr>
        <w:pStyle w:val="NoSpacing"/>
        <w:rPr>
          <w:rFonts w:cstheme="minorHAnsi"/>
        </w:rPr>
      </w:pPr>
      <w:r w:rsidRPr="005204B8">
        <w:rPr>
          <w:rFonts w:cstheme="minorHAnsi"/>
        </w:rPr>
        <w:lastRenderedPageBreak/>
        <w:t>terraform.tfvars    = filled form</w:t>
      </w:r>
    </w:p>
    <w:p w:rsidR="004436F5" w:rsidRPr="005204B8" w:rsidRDefault="004436F5" w:rsidP="004436F5">
      <w:pPr>
        <w:pStyle w:val="NoSpacing"/>
        <w:rPr>
          <w:rFonts w:cstheme="minorHAnsi"/>
        </w:rPr>
      </w:pPr>
    </w:p>
    <w:p w:rsidR="004436F5" w:rsidRPr="005204B8" w:rsidRDefault="004436F5" w:rsidP="004436F5">
      <w:pPr>
        <w:pStyle w:val="Heading1"/>
        <w:spacing w:line="300" w:lineRule="atLeast"/>
        <w:rPr>
          <w:rFonts w:asciiTheme="minorHAnsi" w:hAnsiTheme="minorHAnsi" w:cstheme="minorHAnsi"/>
        </w:rPr>
      </w:pPr>
      <w:r w:rsidRPr="005204B8">
        <w:rPr>
          <w:rFonts w:ascii="Segoe UI Symbol" w:hAnsi="Segoe UI Symbol" w:cs="Segoe UI Symbol"/>
        </w:rPr>
        <w:t>✅</w:t>
      </w:r>
      <w:r w:rsidRPr="005204B8">
        <w:rPr>
          <w:rFonts w:asciiTheme="minorHAnsi" w:hAnsiTheme="minorHAnsi" w:cstheme="minorHAnsi"/>
        </w:rPr>
        <w:t xml:space="preserve"> Tumhare current AWS setup se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6"/>
        <w:gridCol w:w="1550"/>
      </w:tblGrid>
      <w:tr w:rsidR="004436F5" w:rsidRPr="005204B8" w:rsidTr="004436F5">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4436F5" w:rsidRPr="005204B8" w:rsidRDefault="004436F5">
            <w:pPr>
              <w:jc w:val="center"/>
              <w:rPr>
                <w:rFonts w:cstheme="minorHAnsi"/>
                <w:b/>
                <w:bCs/>
              </w:rPr>
            </w:pPr>
            <w:r w:rsidRPr="005204B8">
              <w:rPr>
                <w:rFonts w:cstheme="minorHAnsi"/>
                <w:b/>
                <w:bCs/>
              </w:rPr>
              <w:t>Terraform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4436F5" w:rsidRPr="005204B8" w:rsidRDefault="004436F5">
            <w:pPr>
              <w:jc w:val="center"/>
              <w:rPr>
                <w:rFonts w:cstheme="minorHAnsi"/>
                <w:b/>
                <w:bCs/>
              </w:rPr>
            </w:pPr>
            <w:r w:rsidRPr="005204B8">
              <w:rPr>
                <w:rFonts w:cstheme="minorHAnsi"/>
                <w:b/>
                <w:bCs/>
              </w:rPr>
              <w:t>AWS resource</w:t>
            </w:r>
          </w:p>
        </w:tc>
      </w:tr>
      <w:tr w:rsidR="004436F5" w:rsidRPr="005204B8" w:rsidTr="004436F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4436F5" w:rsidRPr="005204B8" w:rsidRDefault="004436F5">
            <w:pPr>
              <w:rPr>
                <w:rFonts w:cstheme="minorHAnsi"/>
              </w:rPr>
            </w:pPr>
            <w:r w:rsidRPr="005204B8">
              <w:rPr>
                <w:rFonts w:cstheme="minorHAnsi"/>
              </w:rPr>
              <w:t>model_id</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4436F5" w:rsidRPr="005204B8" w:rsidRDefault="004436F5">
            <w:pPr>
              <w:rPr>
                <w:rFonts w:cstheme="minorHAnsi"/>
              </w:rPr>
            </w:pPr>
            <w:r w:rsidRPr="005204B8">
              <w:rPr>
                <w:rFonts w:cstheme="minorHAnsi"/>
              </w:rPr>
              <w:t>Bedrock Claude</w:t>
            </w:r>
          </w:p>
        </w:tc>
      </w:tr>
      <w:tr w:rsidR="004436F5" w:rsidRPr="005204B8" w:rsidTr="004436F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4436F5" w:rsidRPr="005204B8" w:rsidRDefault="004436F5">
            <w:pPr>
              <w:rPr>
                <w:rFonts w:cstheme="minorHAnsi"/>
              </w:rPr>
            </w:pPr>
            <w:r w:rsidRPr="005204B8">
              <w:rPr>
                <w:rFonts w:cstheme="minorHAnsi"/>
              </w:rPr>
              <w:t>knowledge_base_id</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4436F5" w:rsidRPr="005204B8" w:rsidRDefault="004436F5">
            <w:pPr>
              <w:rPr>
                <w:rFonts w:cstheme="minorHAnsi"/>
              </w:rPr>
            </w:pPr>
            <w:r w:rsidRPr="005204B8">
              <w:rPr>
                <w:rFonts w:cstheme="minorHAnsi"/>
              </w:rPr>
              <w:t>KB ID</w:t>
            </w:r>
          </w:p>
        </w:tc>
      </w:tr>
      <w:tr w:rsidR="004436F5" w:rsidRPr="005204B8" w:rsidTr="004436F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4436F5" w:rsidRPr="005204B8" w:rsidRDefault="004436F5">
            <w:pPr>
              <w:rPr>
                <w:rFonts w:cstheme="minorHAnsi"/>
              </w:rPr>
            </w:pPr>
            <w:r w:rsidRPr="005204B8">
              <w:rPr>
                <w:rFonts w:cstheme="minorHAnsi"/>
              </w:rPr>
              <w:t>chat_history_table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4436F5" w:rsidRPr="005204B8" w:rsidRDefault="004436F5">
            <w:pPr>
              <w:rPr>
                <w:rFonts w:cstheme="minorHAnsi"/>
              </w:rPr>
            </w:pPr>
            <w:r w:rsidRPr="005204B8">
              <w:rPr>
                <w:rFonts w:cstheme="minorHAnsi"/>
              </w:rPr>
              <w:t>DynamoDB</w:t>
            </w:r>
          </w:p>
        </w:tc>
      </w:tr>
      <w:tr w:rsidR="004436F5" w:rsidRPr="005204B8" w:rsidTr="004436F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4436F5" w:rsidRPr="005204B8" w:rsidRDefault="004436F5">
            <w:pPr>
              <w:rPr>
                <w:rFonts w:cstheme="minorHAnsi"/>
              </w:rPr>
            </w:pPr>
            <w:r w:rsidRPr="005204B8">
              <w:rPr>
                <w:rFonts w:cstheme="minorHAnsi"/>
              </w:rPr>
              <w:t>tickets_table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4436F5" w:rsidRPr="005204B8" w:rsidRDefault="004436F5">
            <w:pPr>
              <w:rPr>
                <w:rFonts w:cstheme="minorHAnsi"/>
              </w:rPr>
            </w:pPr>
            <w:r w:rsidRPr="005204B8">
              <w:rPr>
                <w:rFonts w:cstheme="minorHAnsi"/>
              </w:rPr>
              <w:t>DynamoDB</w:t>
            </w:r>
          </w:p>
        </w:tc>
      </w:tr>
      <w:tr w:rsidR="004436F5" w:rsidRPr="005204B8" w:rsidTr="004436F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4436F5" w:rsidRPr="005204B8" w:rsidRDefault="004436F5">
            <w:pPr>
              <w:rPr>
                <w:rFonts w:cstheme="minorHAnsi"/>
              </w:rPr>
            </w:pPr>
            <w:r w:rsidRPr="005204B8">
              <w:rPr>
                <w:rFonts w:cstheme="minorHAnsi"/>
              </w:rPr>
              <w:t>lambda_function_name</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4436F5" w:rsidRPr="005204B8" w:rsidRDefault="004436F5">
            <w:pPr>
              <w:rPr>
                <w:rFonts w:cstheme="minorHAnsi"/>
              </w:rPr>
            </w:pPr>
            <w:r w:rsidRPr="005204B8">
              <w:rPr>
                <w:rFonts w:cstheme="minorHAnsi"/>
              </w:rPr>
              <w:t>existing Lambda</w:t>
            </w:r>
          </w:p>
        </w:tc>
      </w:tr>
    </w:tbl>
    <w:p w:rsidR="004436F5" w:rsidRPr="005204B8" w:rsidRDefault="004436F5" w:rsidP="004436F5">
      <w:pPr>
        <w:pStyle w:val="NoSpacing"/>
        <w:rPr>
          <w:rFonts w:cstheme="minorHAnsi"/>
        </w:rPr>
      </w:pPr>
    </w:p>
    <w:p w:rsidR="004436F5" w:rsidRPr="005204B8" w:rsidRDefault="004436F5" w:rsidP="004436F5">
      <w:pPr>
        <w:pStyle w:val="Heading1"/>
        <w:spacing w:line="300" w:lineRule="atLeast"/>
        <w:rPr>
          <w:rFonts w:asciiTheme="minorHAnsi" w:hAnsiTheme="minorHAnsi" w:cstheme="minorHAnsi"/>
        </w:rPr>
      </w:pPr>
      <w:r w:rsidRPr="005204B8">
        <w:rPr>
          <w:rFonts w:ascii="Segoe UI Symbol" w:hAnsi="Segoe UI Symbol" w:cs="Segoe UI Symbol"/>
        </w:rPr>
        <w:t>✅</w:t>
      </w:r>
      <w:r w:rsidRPr="005204B8">
        <w:rPr>
          <w:rFonts w:asciiTheme="minorHAnsi" w:hAnsiTheme="minorHAnsi" w:cstheme="minorHAnsi"/>
        </w:rPr>
        <w:t xml:space="preserve"> Step: </w:t>
      </w:r>
      <w:r w:rsidRPr="005204B8">
        <w:rPr>
          <w:rStyle w:val="HTMLCode"/>
          <w:rFonts w:asciiTheme="minorHAnsi" w:eastAsiaTheme="majorEastAsia" w:hAnsiTheme="minorHAnsi" w:cstheme="minorHAnsi"/>
        </w:rPr>
        <w:t>locals.tf</w:t>
      </w:r>
      <w:r w:rsidRPr="005204B8">
        <w:rPr>
          <w:rFonts w:asciiTheme="minorHAnsi" w:hAnsiTheme="minorHAnsi" w:cstheme="minorHAnsi"/>
        </w:rPr>
        <w:t xml:space="preserve"> create </w:t>
      </w:r>
      <w:r w:rsidRPr="005204B8">
        <w:rPr>
          <w:rFonts w:ascii="Nirmala UI" w:hAnsi="Nirmala UI" w:cs="Nirmala UI"/>
        </w:rPr>
        <w:t>करो</w:t>
      </w:r>
    </w:p>
    <w:p w:rsidR="004436F5" w:rsidRPr="005204B8" w:rsidRDefault="004436F5" w:rsidP="004436F5">
      <w:pPr>
        <w:pStyle w:val="NormalWeb"/>
        <w:spacing w:line="300" w:lineRule="atLeast"/>
        <w:rPr>
          <w:rFonts w:asciiTheme="minorHAnsi" w:hAnsiTheme="minorHAnsi" w:cstheme="minorHAnsi"/>
          <w:sz w:val="21"/>
          <w:szCs w:val="21"/>
        </w:rPr>
      </w:pPr>
      <w:r w:rsidRPr="005204B8">
        <w:rPr>
          <w:rFonts w:ascii="Nirmala UI" w:hAnsi="Nirmala UI" w:cs="Nirmala UI"/>
          <w:sz w:val="21"/>
          <w:szCs w:val="21"/>
        </w:rPr>
        <w:t>यह</w:t>
      </w:r>
      <w:r w:rsidRPr="005204B8">
        <w:rPr>
          <w:rFonts w:asciiTheme="minorHAnsi" w:hAnsiTheme="minorHAnsi" w:cstheme="minorHAnsi"/>
          <w:sz w:val="21"/>
          <w:szCs w:val="21"/>
        </w:rPr>
        <w:t xml:space="preserve"> file logically 3 major </w:t>
      </w:r>
      <w:r w:rsidRPr="005204B8">
        <w:rPr>
          <w:rFonts w:ascii="Nirmala UI" w:hAnsi="Nirmala UI" w:cs="Nirmala UI"/>
          <w:sz w:val="21"/>
          <w:szCs w:val="21"/>
        </w:rPr>
        <w:t>काम</w:t>
      </w:r>
      <w:r w:rsidRPr="005204B8">
        <w:rPr>
          <w:rFonts w:asciiTheme="minorHAnsi" w:hAnsiTheme="minorHAnsi" w:cstheme="minorHAnsi"/>
          <w:sz w:val="21"/>
          <w:szCs w:val="21"/>
        </w:rPr>
        <w:t xml:space="preserve"> </w:t>
      </w:r>
      <w:r w:rsidRPr="005204B8">
        <w:rPr>
          <w:rFonts w:ascii="Nirmala UI" w:hAnsi="Nirmala UI" w:cs="Nirmala UI"/>
          <w:sz w:val="21"/>
          <w:szCs w:val="21"/>
        </w:rPr>
        <w:t>कर</w:t>
      </w:r>
      <w:r w:rsidRPr="005204B8">
        <w:rPr>
          <w:rFonts w:asciiTheme="minorHAnsi" w:hAnsiTheme="minorHAnsi" w:cstheme="minorHAnsi"/>
          <w:sz w:val="21"/>
          <w:szCs w:val="21"/>
        </w:rPr>
        <w:t xml:space="preserve"> </w:t>
      </w:r>
      <w:r w:rsidRPr="005204B8">
        <w:rPr>
          <w:rFonts w:ascii="Nirmala UI" w:hAnsi="Nirmala UI" w:cs="Nirmala UI"/>
          <w:sz w:val="21"/>
          <w:szCs w:val="21"/>
        </w:rPr>
        <w:t>रही</w:t>
      </w:r>
      <w:r w:rsidRPr="005204B8">
        <w:rPr>
          <w:rFonts w:asciiTheme="minorHAnsi" w:hAnsiTheme="minorHAnsi" w:cstheme="minorHAnsi"/>
          <w:sz w:val="21"/>
          <w:szCs w:val="21"/>
        </w:rPr>
        <w:t xml:space="preserve"> </w:t>
      </w:r>
      <w:r w:rsidRPr="005204B8">
        <w:rPr>
          <w:rFonts w:ascii="Nirmala UI" w:hAnsi="Nirmala UI" w:cs="Nirmala UI"/>
          <w:sz w:val="21"/>
          <w:szCs w:val="21"/>
        </w:rPr>
        <w:t>है</w:t>
      </w:r>
      <w:r w:rsidRPr="005204B8">
        <w:rPr>
          <w:rFonts w:asciiTheme="minorHAnsi" w:hAnsiTheme="minorHAnsi" w:cstheme="minorHAnsi"/>
          <w:sz w:val="21"/>
          <w:szCs w:val="21"/>
        </w:rPr>
        <w:t>:</w:t>
      </w:r>
    </w:p>
    <w:p w:rsidR="004436F5" w:rsidRPr="005204B8" w:rsidRDefault="004436F5" w:rsidP="004436F5">
      <w:pPr>
        <w:pStyle w:val="Heading2"/>
        <w:spacing w:line="300" w:lineRule="atLeast"/>
        <w:rPr>
          <w:rFonts w:asciiTheme="minorHAnsi" w:hAnsiTheme="minorHAnsi" w:cstheme="minorHAnsi"/>
        </w:rPr>
      </w:pPr>
      <w:r w:rsidRPr="005204B8">
        <w:rPr>
          <w:rFonts w:ascii="Segoe UI Symbol" w:hAnsi="Segoe UI Symbol" w:cs="Segoe UI Symbol"/>
        </w:rPr>
        <w:t>✅</w:t>
      </w:r>
      <w:r w:rsidRPr="005204B8">
        <w:rPr>
          <w:rFonts w:asciiTheme="minorHAnsi" w:hAnsiTheme="minorHAnsi" w:cstheme="minorHAnsi"/>
        </w:rPr>
        <w:t xml:space="preserve"> 1. </w:t>
      </w:r>
      <w:r w:rsidRPr="005204B8">
        <w:rPr>
          <w:rStyle w:val="HTMLCode"/>
          <w:rFonts w:asciiTheme="minorHAnsi" w:hAnsiTheme="minorHAnsi" w:cstheme="minorHAnsi"/>
        </w:rPr>
        <w:t>common_tags</w:t>
      </w:r>
    </w:p>
    <w:p w:rsidR="004436F5" w:rsidRPr="005204B8" w:rsidRDefault="004436F5" w:rsidP="004436F5">
      <w:pPr>
        <w:pStyle w:val="Heading2"/>
        <w:spacing w:line="300" w:lineRule="atLeast"/>
        <w:rPr>
          <w:rFonts w:asciiTheme="minorHAnsi" w:hAnsiTheme="minorHAnsi" w:cstheme="minorHAnsi"/>
        </w:rPr>
      </w:pPr>
      <w:r w:rsidRPr="005204B8">
        <w:rPr>
          <w:rFonts w:ascii="Segoe UI Symbol" w:hAnsi="Segoe UI Symbol" w:cs="Segoe UI Symbol"/>
        </w:rPr>
        <w:t>✅</w:t>
      </w:r>
      <w:r w:rsidRPr="005204B8">
        <w:rPr>
          <w:rFonts w:asciiTheme="minorHAnsi" w:hAnsiTheme="minorHAnsi" w:cstheme="minorHAnsi"/>
        </w:rPr>
        <w:t xml:space="preserve"> 2. </w:t>
      </w:r>
      <w:r w:rsidRPr="005204B8">
        <w:rPr>
          <w:rStyle w:val="HTMLCode"/>
          <w:rFonts w:asciiTheme="minorHAnsi" w:hAnsiTheme="minorHAnsi" w:cstheme="minorHAnsi"/>
        </w:rPr>
        <w:t>lambda_env_vars</w:t>
      </w:r>
    </w:p>
    <w:p w:rsidR="004436F5" w:rsidRPr="005204B8" w:rsidRDefault="004436F5" w:rsidP="004436F5">
      <w:pPr>
        <w:pStyle w:val="Heading2"/>
        <w:spacing w:line="300" w:lineRule="atLeast"/>
        <w:rPr>
          <w:rStyle w:val="HTMLCode"/>
          <w:rFonts w:asciiTheme="minorHAnsi" w:hAnsiTheme="minorHAnsi" w:cstheme="minorHAnsi"/>
        </w:rPr>
      </w:pPr>
      <w:r w:rsidRPr="005204B8">
        <w:rPr>
          <w:rFonts w:ascii="Segoe UI Symbol" w:hAnsi="Segoe UI Symbol" w:cs="Segoe UI Symbol"/>
        </w:rPr>
        <w:t>✅</w:t>
      </w:r>
      <w:r w:rsidRPr="005204B8">
        <w:rPr>
          <w:rFonts w:asciiTheme="minorHAnsi" w:hAnsiTheme="minorHAnsi" w:cstheme="minorHAnsi"/>
        </w:rPr>
        <w:t xml:space="preserve"> 3. </w:t>
      </w:r>
      <w:r w:rsidRPr="005204B8">
        <w:rPr>
          <w:rStyle w:val="HTMLCode"/>
          <w:rFonts w:asciiTheme="minorHAnsi" w:hAnsiTheme="minorHAnsi" w:cstheme="minorHAnsi"/>
        </w:rPr>
        <w:t>lambda_source_path</w:t>
      </w:r>
    </w:p>
    <w:p w:rsidR="004436F5" w:rsidRPr="005204B8" w:rsidRDefault="004436F5" w:rsidP="004436F5">
      <w:pPr>
        <w:pStyle w:val="Heading2"/>
        <w:spacing w:line="300" w:lineRule="atLeast"/>
        <w:rPr>
          <w:rFonts w:asciiTheme="minorHAnsi" w:hAnsiTheme="minorHAnsi" w:cstheme="minorHAnsi"/>
        </w:rPr>
      </w:pPr>
    </w:p>
    <w:p w:rsidR="004436F5" w:rsidRPr="005204B8" w:rsidRDefault="004436F5" w:rsidP="004436F5">
      <w:pPr>
        <w:pStyle w:val="Heading2"/>
        <w:spacing w:line="300" w:lineRule="atLeast"/>
        <w:rPr>
          <w:rFonts w:asciiTheme="minorHAnsi" w:hAnsiTheme="minorHAnsi" w:cstheme="minorHAnsi"/>
        </w:rPr>
      </w:pPr>
      <w:r w:rsidRPr="005204B8">
        <w:rPr>
          <w:rFonts w:ascii="Nirmala UI" w:hAnsi="Nirmala UI" w:cs="Nirmala UI"/>
        </w:rPr>
        <w:t>अब</w:t>
      </w:r>
      <w:r w:rsidRPr="005204B8">
        <w:rPr>
          <w:rFonts w:asciiTheme="minorHAnsi" w:hAnsiTheme="minorHAnsi" w:cstheme="minorHAnsi"/>
        </w:rPr>
        <w:t xml:space="preserve"> Terraform </w:t>
      </w:r>
      <w:r w:rsidRPr="005204B8">
        <w:rPr>
          <w:rFonts w:ascii="Nirmala UI" w:hAnsi="Nirmala UI" w:cs="Nirmala UI"/>
        </w:rPr>
        <w:t>करेगा</w:t>
      </w:r>
      <w:r w:rsidRPr="005204B8">
        <w:rPr>
          <w:rFonts w:asciiTheme="minorHAnsi" w:hAnsiTheme="minorHAnsi" w:cstheme="minorHAnsi"/>
        </w:rPr>
        <w:t>:</w:t>
      </w:r>
    </w:p>
    <w:p w:rsidR="004436F5" w:rsidRPr="005204B8" w:rsidRDefault="004436F5" w:rsidP="004436F5">
      <w:pPr>
        <w:pStyle w:val="NoSpacing"/>
        <w:rPr>
          <w:rFonts w:cstheme="minorHAnsi"/>
        </w:rPr>
      </w:pPr>
      <w:r w:rsidRPr="005204B8">
        <w:rPr>
          <w:rFonts w:cstheme="minorHAnsi"/>
        </w:rPr>
        <w:t>Code (app/lambda)</w:t>
      </w:r>
    </w:p>
    <w:p w:rsidR="004436F5" w:rsidRPr="005204B8" w:rsidRDefault="004436F5" w:rsidP="004436F5">
      <w:pPr>
        <w:pStyle w:val="NoSpacing"/>
        <w:rPr>
          <w:rFonts w:cstheme="minorHAnsi"/>
        </w:rPr>
      </w:pPr>
      <w:r w:rsidRPr="005204B8">
        <w:rPr>
          <w:rFonts w:cstheme="minorHAnsi"/>
        </w:rPr>
        <w:t>↓</w:t>
      </w:r>
    </w:p>
    <w:p w:rsidR="004436F5" w:rsidRPr="005204B8" w:rsidRDefault="004436F5" w:rsidP="004436F5">
      <w:pPr>
        <w:pStyle w:val="NoSpacing"/>
        <w:rPr>
          <w:rFonts w:cstheme="minorHAnsi"/>
        </w:rPr>
      </w:pPr>
      <w:r w:rsidRPr="005204B8">
        <w:rPr>
          <w:rFonts w:cstheme="minorHAnsi"/>
        </w:rPr>
        <w:t>Terraform archive_file</w:t>
      </w:r>
    </w:p>
    <w:p w:rsidR="004436F5" w:rsidRPr="005204B8" w:rsidRDefault="004436F5" w:rsidP="004436F5">
      <w:pPr>
        <w:pStyle w:val="NoSpacing"/>
        <w:rPr>
          <w:rFonts w:cstheme="minorHAnsi"/>
        </w:rPr>
      </w:pPr>
      <w:r w:rsidRPr="005204B8">
        <w:rPr>
          <w:rFonts w:cstheme="minorHAnsi"/>
        </w:rPr>
        <w:t>↓</w:t>
      </w:r>
    </w:p>
    <w:p w:rsidR="004436F5" w:rsidRPr="005204B8" w:rsidRDefault="004436F5" w:rsidP="004436F5">
      <w:pPr>
        <w:pStyle w:val="NoSpacing"/>
        <w:rPr>
          <w:rFonts w:cstheme="minorHAnsi"/>
        </w:rPr>
      </w:pPr>
      <w:r w:rsidRPr="005204B8">
        <w:rPr>
          <w:rFonts w:cstheme="minorHAnsi"/>
        </w:rPr>
        <w:t>auto zip</w:t>
      </w:r>
    </w:p>
    <w:p w:rsidR="004436F5" w:rsidRPr="005204B8" w:rsidRDefault="004436F5" w:rsidP="004436F5">
      <w:pPr>
        <w:pStyle w:val="NoSpacing"/>
        <w:rPr>
          <w:rFonts w:cstheme="minorHAnsi"/>
        </w:rPr>
      </w:pPr>
      <w:r w:rsidRPr="005204B8">
        <w:rPr>
          <w:rFonts w:cstheme="minorHAnsi"/>
        </w:rPr>
        <w:t>↓</w:t>
      </w:r>
    </w:p>
    <w:p w:rsidR="004436F5" w:rsidRPr="005204B8" w:rsidRDefault="004436F5" w:rsidP="004436F5">
      <w:pPr>
        <w:pStyle w:val="NoSpacing"/>
        <w:rPr>
          <w:rFonts w:cstheme="minorHAnsi"/>
        </w:rPr>
      </w:pPr>
      <w:r w:rsidRPr="005204B8">
        <w:rPr>
          <w:rFonts w:cstheme="minorHAnsi"/>
        </w:rPr>
        <w:t>Lambda deploy</w:t>
      </w:r>
    </w:p>
    <w:p w:rsidR="004436F5" w:rsidRPr="005204B8" w:rsidRDefault="004436F5" w:rsidP="004436F5">
      <w:pPr>
        <w:pStyle w:val="NoSpacing"/>
        <w:rPr>
          <w:rFonts w:cstheme="minorHAnsi"/>
        </w:rPr>
      </w:pPr>
    </w:p>
    <w:p w:rsidR="00FE0CB2" w:rsidRPr="00FE0CB2" w:rsidRDefault="00FE0CB2" w:rsidP="00FE0CB2">
      <w:pPr>
        <w:spacing w:after="0" w:line="300" w:lineRule="atLeast"/>
        <w:rPr>
          <w:rFonts w:eastAsia="Times New Roman" w:cstheme="minorHAnsi"/>
          <w:sz w:val="21"/>
          <w:szCs w:val="21"/>
          <w:lang w:eastAsia="en-IN"/>
        </w:rPr>
      </w:pPr>
      <w:r w:rsidRPr="00FE0CB2">
        <w:rPr>
          <w:rFonts w:ascii="Segoe UI Symbol" w:eastAsia="Times New Roman" w:hAnsi="Segoe UI Symbol" w:cs="Segoe UI Symbol"/>
          <w:sz w:val="21"/>
          <w:szCs w:val="21"/>
          <w:lang w:eastAsia="en-IN"/>
        </w:rPr>
        <w:t>👉</w:t>
      </w:r>
      <w:r w:rsidRPr="00FE0CB2">
        <w:rPr>
          <w:rFonts w:eastAsia="Times New Roman" w:cstheme="minorHAnsi"/>
          <w:sz w:val="21"/>
          <w:szCs w:val="21"/>
          <w:lang w:eastAsia="en-IN"/>
        </w:rPr>
        <w:t xml:space="preserve"> </w:t>
      </w:r>
      <w:r w:rsidRPr="00FE0CB2">
        <w:rPr>
          <w:rFonts w:ascii="Segoe UI Symbol" w:eastAsia="Times New Roman" w:hAnsi="Segoe UI Symbol" w:cs="Segoe UI Symbol"/>
          <w:sz w:val="21"/>
          <w:szCs w:val="21"/>
          <w:lang w:eastAsia="en-IN"/>
        </w:rPr>
        <w:t>✅</w:t>
      </w:r>
      <w:r w:rsidRPr="00FE0CB2">
        <w:rPr>
          <w:rFonts w:eastAsia="Times New Roman" w:cstheme="minorHAnsi"/>
          <w:sz w:val="21"/>
          <w:szCs w:val="21"/>
          <w:lang w:eastAsia="en-IN"/>
        </w:rPr>
        <w:t xml:space="preserve"> Fully automated</w:t>
      </w:r>
      <w:r w:rsidRPr="00FE0CB2">
        <w:rPr>
          <w:rFonts w:eastAsia="Times New Roman" w:cstheme="minorHAnsi"/>
          <w:sz w:val="21"/>
          <w:szCs w:val="21"/>
          <w:lang w:eastAsia="en-IN"/>
        </w:rPr>
        <w:br/>
      </w:r>
      <w:r w:rsidRPr="00FE0CB2">
        <w:rPr>
          <w:rFonts w:ascii="Segoe UI Symbol" w:eastAsia="Times New Roman" w:hAnsi="Segoe UI Symbol" w:cs="Segoe UI Symbol"/>
          <w:sz w:val="21"/>
          <w:szCs w:val="21"/>
          <w:lang w:eastAsia="en-IN"/>
        </w:rPr>
        <w:t>👉</w:t>
      </w:r>
      <w:r w:rsidRPr="00FE0CB2">
        <w:rPr>
          <w:rFonts w:eastAsia="Times New Roman" w:cstheme="minorHAnsi"/>
          <w:sz w:val="21"/>
          <w:szCs w:val="21"/>
          <w:lang w:eastAsia="en-IN"/>
        </w:rPr>
        <w:t xml:space="preserve"> </w:t>
      </w:r>
      <w:r w:rsidRPr="00FE0CB2">
        <w:rPr>
          <w:rFonts w:ascii="Segoe UI Symbol" w:eastAsia="Times New Roman" w:hAnsi="Segoe UI Symbol" w:cs="Segoe UI Symbol"/>
          <w:sz w:val="21"/>
          <w:szCs w:val="21"/>
          <w:lang w:eastAsia="en-IN"/>
        </w:rPr>
        <w:t>✅</w:t>
      </w:r>
      <w:r w:rsidRPr="00FE0CB2">
        <w:rPr>
          <w:rFonts w:eastAsia="Times New Roman" w:cstheme="minorHAnsi"/>
          <w:sz w:val="21"/>
          <w:szCs w:val="21"/>
          <w:lang w:eastAsia="en-IN"/>
        </w:rPr>
        <w:t xml:space="preserve"> CI/CD ready</w:t>
      </w:r>
    </w:p>
    <w:p w:rsidR="00FE0CB2" w:rsidRPr="005204B8" w:rsidRDefault="00FE0CB2" w:rsidP="004436F5">
      <w:pPr>
        <w:pStyle w:val="NoSpacing"/>
        <w:rPr>
          <w:rFonts w:cstheme="minorHAnsi"/>
        </w:rPr>
      </w:pPr>
    </w:p>
    <w:p w:rsidR="00FE0CB2" w:rsidRPr="00FE0CB2" w:rsidRDefault="00FE0CB2" w:rsidP="00FE0CB2">
      <w:pPr>
        <w:spacing w:after="0" w:line="300" w:lineRule="atLeast"/>
        <w:rPr>
          <w:rFonts w:eastAsia="Times New Roman" w:cstheme="minorHAnsi"/>
          <w:sz w:val="21"/>
          <w:szCs w:val="21"/>
          <w:lang w:eastAsia="en-IN"/>
        </w:rPr>
      </w:pPr>
      <w:r w:rsidRPr="00FE0CB2">
        <w:rPr>
          <w:rFonts w:ascii="Nirmala UI" w:eastAsia="Times New Roman" w:hAnsi="Nirmala UI" w:cs="Nirmala UI"/>
          <w:sz w:val="21"/>
          <w:szCs w:val="21"/>
          <w:lang w:eastAsia="en-IN"/>
        </w:rPr>
        <w:t>अब</w:t>
      </w:r>
      <w:r w:rsidRPr="00FE0CB2">
        <w:rPr>
          <w:rFonts w:eastAsia="Times New Roman" w:cstheme="minorHAnsi"/>
          <w:sz w:val="21"/>
          <w:szCs w:val="21"/>
          <w:lang w:eastAsia="en-IN"/>
        </w:rPr>
        <w:t xml:space="preserve"> </w:t>
      </w:r>
      <w:r w:rsidRPr="005204B8">
        <w:rPr>
          <w:rFonts w:eastAsia="Times New Roman" w:cstheme="minorHAnsi"/>
          <w:b/>
          <w:bCs/>
          <w:sz w:val="21"/>
          <w:szCs w:val="21"/>
          <w:lang w:eastAsia="en-IN"/>
        </w:rPr>
        <w:t xml:space="preserve">real Terraform execution start </w:t>
      </w:r>
      <w:r w:rsidRPr="005204B8">
        <w:rPr>
          <w:rFonts w:ascii="Nirmala UI" w:eastAsia="Times New Roman" w:hAnsi="Nirmala UI" w:cs="Nirmala UI"/>
          <w:b/>
          <w:bCs/>
          <w:sz w:val="21"/>
          <w:szCs w:val="21"/>
          <w:lang w:eastAsia="en-IN"/>
        </w:rPr>
        <w:t>हो</w:t>
      </w:r>
      <w:r w:rsidRPr="005204B8">
        <w:rPr>
          <w:rFonts w:eastAsia="Times New Roman" w:cstheme="minorHAnsi"/>
          <w:b/>
          <w:bCs/>
          <w:sz w:val="21"/>
          <w:szCs w:val="21"/>
          <w:lang w:eastAsia="en-IN"/>
        </w:rPr>
        <w:t xml:space="preserve"> </w:t>
      </w:r>
      <w:r w:rsidRPr="005204B8">
        <w:rPr>
          <w:rFonts w:ascii="Nirmala UI" w:eastAsia="Times New Roman" w:hAnsi="Nirmala UI" w:cs="Nirmala UI"/>
          <w:b/>
          <w:bCs/>
          <w:sz w:val="21"/>
          <w:szCs w:val="21"/>
          <w:lang w:eastAsia="en-IN"/>
        </w:rPr>
        <w:t>रहा</w:t>
      </w:r>
      <w:r w:rsidRPr="005204B8">
        <w:rPr>
          <w:rFonts w:eastAsia="Times New Roman" w:cstheme="minorHAnsi"/>
          <w:b/>
          <w:bCs/>
          <w:sz w:val="21"/>
          <w:szCs w:val="21"/>
          <w:lang w:eastAsia="en-IN"/>
        </w:rPr>
        <w:t xml:space="preserve"> </w:t>
      </w:r>
      <w:r w:rsidRPr="005204B8">
        <w:rPr>
          <w:rFonts w:ascii="Nirmala UI" w:eastAsia="Times New Roman" w:hAnsi="Nirmala UI" w:cs="Nirmala UI"/>
          <w:b/>
          <w:bCs/>
          <w:sz w:val="21"/>
          <w:szCs w:val="21"/>
          <w:lang w:eastAsia="en-IN"/>
        </w:rPr>
        <w:t>है</w:t>
      </w:r>
      <w:r w:rsidRPr="00FE0CB2">
        <w:rPr>
          <w:rFonts w:eastAsia="Times New Roman" w:cstheme="minorHAnsi"/>
          <w:sz w:val="21"/>
          <w:szCs w:val="21"/>
          <w:lang w:eastAsia="en-IN"/>
        </w:rPr>
        <w:t xml:space="preserve"> — </w:t>
      </w:r>
      <w:r w:rsidRPr="00FE0CB2">
        <w:rPr>
          <w:rFonts w:ascii="Nirmala UI" w:eastAsia="Times New Roman" w:hAnsi="Nirmala UI" w:cs="Nirmala UI"/>
          <w:sz w:val="21"/>
          <w:szCs w:val="21"/>
          <w:lang w:eastAsia="en-IN"/>
        </w:rPr>
        <w:t>ये</w:t>
      </w:r>
      <w:r w:rsidRPr="00FE0CB2">
        <w:rPr>
          <w:rFonts w:eastAsia="Times New Roman" w:cstheme="minorHAnsi"/>
          <w:sz w:val="21"/>
          <w:szCs w:val="21"/>
          <w:lang w:eastAsia="en-IN"/>
        </w:rPr>
        <w:t xml:space="preserve"> </w:t>
      </w:r>
      <w:r w:rsidRPr="00FE0CB2">
        <w:rPr>
          <w:rFonts w:ascii="Nirmala UI" w:eastAsia="Times New Roman" w:hAnsi="Nirmala UI" w:cs="Nirmala UI"/>
          <w:sz w:val="21"/>
          <w:szCs w:val="21"/>
          <w:lang w:eastAsia="en-IN"/>
        </w:rPr>
        <w:t>सबसे</w:t>
      </w:r>
      <w:r w:rsidRPr="00FE0CB2">
        <w:rPr>
          <w:rFonts w:eastAsia="Times New Roman" w:cstheme="minorHAnsi"/>
          <w:sz w:val="21"/>
          <w:szCs w:val="21"/>
          <w:lang w:eastAsia="en-IN"/>
        </w:rPr>
        <w:t xml:space="preserve"> important step </w:t>
      </w:r>
      <w:r w:rsidRPr="00FE0CB2">
        <w:rPr>
          <w:rFonts w:ascii="Nirmala UI" w:eastAsia="Times New Roman" w:hAnsi="Nirmala UI" w:cs="Nirmala UI"/>
          <w:sz w:val="21"/>
          <w:szCs w:val="21"/>
          <w:lang w:eastAsia="en-IN"/>
        </w:rPr>
        <w:t>है</w:t>
      </w:r>
      <w:r w:rsidRPr="00FE0CB2">
        <w:rPr>
          <w:rFonts w:eastAsia="Times New Roman" w:cstheme="minorHAnsi"/>
          <w:sz w:val="21"/>
          <w:szCs w:val="21"/>
          <w:lang w:eastAsia="en-IN"/>
        </w:rPr>
        <w:t xml:space="preserve"> </w:t>
      </w:r>
      <w:r w:rsidRPr="00FE0CB2">
        <w:rPr>
          <w:rFonts w:ascii="Nirmala UI" w:eastAsia="Times New Roman" w:hAnsi="Nirmala UI" w:cs="Nirmala UI"/>
          <w:sz w:val="21"/>
          <w:szCs w:val="21"/>
          <w:lang w:eastAsia="en-IN"/>
        </w:rPr>
        <w:t>पूरे</w:t>
      </w:r>
      <w:r w:rsidRPr="00FE0CB2">
        <w:rPr>
          <w:rFonts w:eastAsia="Times New Roman" w:cstheme="minorHAnsi"/>
          <w:sz w:val="21"/>
          <w:szCs w:val="21"/>
          <w:lang w:eastAsia="en-IN"/>
        </w:rPr>
        <w:t xml:space="preserve"> flow </w:t>
      </w:r>
      <w:r w:rsidRPr="00FE0CB2">
        <w:rPr>
          <w:rFonts w:ascii="Nirmala UI" w:eastAsia="Times New Roman" w:hAnsi="Nirmala UI" w:cs="Nirmala UI"/>
          <w:sz w:val="21"/>
          <w:szCs w:val="21"/>
          <w:lang w:eastAsia="en-IN"/>
        </w:rPr>
        <w:t>में।</w:t>
      </w:r>
    </w:p>
    <w:p w:rsidR="00FE0CB2" w:rsidRPr="005204B8" w:rsidRDefault="00FE0CB2" w:rsidP="004436F5">
      <w:pPr>
        <w:pStyle w:val="NoSpacing"/>
        <w:rPr>
          <w:rFonts w:cstheme="minorHAnsi"/>
        </w:rPr>
      </w:pPr>
    </w:p>
    <w:p w:rsidR="00FE0CB2" w:rsidRPr="00FE0CB2" w:rsidRDefault="00FE0CB2" w:rsidP="00FE0CB2">
      <w:pPr>
        <w:spacing w:after="0" w:line="300" w:lineRule="atLeast"/>
        <w:rPr>
          <w:rFonts w:eastAsia="Times New Roman" w:cstheme="minorHAnsi"/>
          <w:sz w:val="21"/>
          <w:szCs w:val="21"/>
          <w:lang w:eastAsia="en-IN"/>
        </w:rPr>
      </w:pPr>
      <w:r w:rsidRPr="00FE0CB2">
        <w:rPr>
          <w:rFonts w:ascii="Segoe UI Symbol" w:eastAsia="Times New Roman" w:hAnsi="Segoe UI Symbol" w:cs="Segoe UI Symbol"/>
          <w:sz w:val="21"/>
          <w:szCs w:val="21"/>
          <w:lang w:eastAsia="en-IN"/>
        </w:rPr>
        <w:t>✅</w:t>
      </w:r>
      <w:r w:rsidRPr="00FE0CB2">
        <w:rPr>
          <w:rFonts w:eastAsia="Times New Roman" w:cstheme="minorHAnsi"/>
          <w:sz w:val="21"/>
          <w:szCs w:val="21"/>
          <w:lang w:eastAsia="en-IN"/>
        </w:rPr>
        <w:t xml:space="preserve"> </w:t>
      </w:r>
      <w:r w:rsidRPr="005204B8">
        <w:rPr>
          <w:rFonts w:eastAsia="Times New Roman" w:cstheme="minorHAnsi"/>
          <w:sz w:val="20"/>
          <w:szCs w:val="20"/>
          <w:lang w:eastAsia="en-IN"/>
        </w:rPr>
        <w:t>main.tf</w:t>
      </w:r>
      <w:r w:rsidRPr="00FE0CB2">
        <w:rPr>
          <w:rFonts w:eastAsia="Times New Roman" w:cstheme="minorHAnsi"/>
          <w:sz w:val="21"/>
          <w:szCs w:val="21"/>
          <w:lang w:eastAsia="en-IN"/>
        </w:rPr>
        <w:t xml:space="preserve"> — (REAL INFRA + Lambda auto packaging)</w:t>
      </w:r>
    </w:p>
    <w:p w:rsidR="00FE0CB2" w:rsidRPr="005204B8" w:rsidRDefault="00FE0CB2" w:rsidP="004436F5">
      <w:pPr>
        <w:pStyle w:val="NoSpacing"/>
        <w:rPr>
          <w:rFonts w:cstheme="minorHAnsi"/>
        </w:rPr>
      </w:pPr>
    </w:p>
    <w:p w:rsidR="00FE0CB2" w:rsidRPr="005204B8" w:rsidRDefault="00FE0CB2" w:rsidP="00FE0CB2">
      <w:pPr>
        <w:pStyle w:val="Heading1"/>
        <w:spacing w:line="300" w:lineRule="atLeast"/>
        <w:rPr>
          <w:rFonts w:asciiTheme="minorHAnsi" w:hAnsiTheme="minorHAnsi" w:cstheme="minorHAnsi"/>
        </w:rPr>
      </w:pPr>
      <w:r w:rsidRPr="005204B8">
        <w:rPr>
          <w:rFonts w:ascii="Segoe UI Symbol" w:hAnsi="Segoe UI Symbol" w:cs="Segoe UI Symbol"/>
        </w:rPr>
        <w:t>✅</w:t>
      </w:r>
      <w:r w:rsidRPr="005204B8">
        <w:rPr>
          <w:rFonts w:asciiTheme="minorHAnsi" w:hAnsiTheme="minorHAnsi" w:cstheme="minorHAnsi"/>
        </w:rPr>
        <w:t xml:space="preserve"> Step: </w:t>
      </w:r>
      <w:r w:rsidRPr="005204B8">
        <w:rPr>
          <w:rStyle w:val="HTMLCode"/>
          <w:rFonts w:asciiTheme="minorHAnsi" w:eastAsiaTheme="majorEastAsia" w:hAnsiTheme="minorHAnsi" w:cstheme="minorHAnsi"/>
        </w:rPr>
        <w:t>main.tf</w:t>
      </w:r>
      <w:r w:rsidRPr="005204B8">
        <w:rPr>
          <w:rFonts w:asciiTheme="minorHAnsi" w:hAnsiTheme="minorHAnsi" w:cstheme="minorHAnsi"/>
        </w:rPr>
        <w:t xml:space="preserve"> create </w:t>
      </w:r>
      <w:r w:rsidRPr="005204B8">
        <w:rPr>
          <w:rFonts w:ascii="Nirmala UI" w:hAnsi="Nirmala UI" w:cs="Nirmala UI"/>
        </w:rPr>
        <w:t>करो</w:t>
      </w:r>
    </w:p>
    <w:p w:rsidR="00FE0CB2" w:rsidRPr="005204B8" w:rsidRDefault="00FE0CB2" w:rsidP="00FE0CB2">
      <w:pPr>
        <w:pStyle w:val="NormalWeb"/>
        <w:spacing w:line="300" w:lineRule="atLeast"/>
        <w:rPr>
          <w:rFonts w:asciiTheme="minorHAnsi" w:hAnsiTheme="minorHAnsi" w:cstheme="minorHAnsi"/>
          <w:sz w:val="21"/>
          <w:szCs w:val="21"/>
        </w:rPr>
      </w:pPr>
      <w:r w:rsidRPr="005204B8">
        <w:rPr>
          <w:rFonts w:ascii="Segoe UI Symbol" w:hAnsi="Segoe UI Symbol" w:cs="Segoe UI Symbol"/>
          <w:sz w:val="21"/>
          <w:szCs w:val="21"/>
        </w:rPr>
        <w:t>👉</w:t>
      </w:r>
      <w:r w:rsidRPr="005204B8">
        <w:rPr>
          <w:rFonts w:asciiTheme="minorHAnsi" w:hAnsiTheme="minorHAnsi" w:cstheme="minorHAnsi"/>
          <w:sz w:val="21"/>
          <w:szCs w:val="21"/>
        </w:rPr>
        <w:t xml:space="preserve"> </w:t>
      </w:r>
      <w:r w:rsidRPr="005204B8">
        <w:rPr>
          <w:rStyle w:val="Strong"/>
          <w:rFonts w:asciiTheme="minorHAnsi" w:hAnsiTheme="minorHAnsi" w:cstheme="minorHAnsi"/>
          <w:sz w:val="21"/>
          <w:szCs w:val="21"/>
        </w:rPr>
        <w:t>main.tf = "Terraform ka brain"</w:t>
      </w:r>
    </w:p>
    <w:p w:rsidR="00FE0CB2" w:rsidRPr="005204B8" w:rsidRDefault="00FE0CB2" w:rsidP="00FE0CB2">
      <w:pPr>
        <w:pStyle w:val="NormalWeb"/>
        <w:spacing w:line="300" w:lineRule="atLeast"/>
        <w:rPr>
          <w:rFonts w:asciiTheme="minorHAnsi" w:hAnsiTheme="minorHAnsi" w:cstheme="minorHAnsi"/>
          <w:sz w:val="21"/>
          <w:szCs w:val="21"/>
        </w:rPr>
      </w:pPr>
      <w:r w:rsidRPr="005204B8">
        <w:rPr>
          <w:rFonts w:ascii="Nirmala UI" w:hAnsi="Nirmala UI" w:cs="Nirmala UI"/>
          <w:sz w:val="21"/>
          <w:szCs w:val="21"/>
        </w:rPr>
        <w:lastRenderedPageBreak/>
        <w:t>यही</w:t>
      </w:r>
      <w:r w:rsidRPr="005204B8">
        <w:rPr>
          <w:rFonts w:asciiTheme="minorHAnsi" w:hAnsiTheme="minorHAnsi" w:cstheme="minorHAnsi"/>
          <w:sz w:val="21"/>
          <w:szCs w:val="21"/>
        </w:rPr>
        <w:t xml:space="preserve"> file actually </w:t>
      </w:r>
      <w:r w:rsidRPr="005204B8">
        <w:rPr>
          <w:rFonts w:ascii="Nirmala UI" w:hAnsi="Nirmala UI" w:cs="Nirmala UI"/>
          <w:sz w:val="21"/>
          <w:szCs w:val="21"/>
        </w:rPr>
        <w:t>बताती</w:t>
      </w:r>
      <w:r w:rsidRPr="005204B8">
        <w:rPr>
          <w:rFonts w:asciiTheme="minorHAnsi" w:hAnsiTheme="minorHAnsi" w:cstheme="minorHAnsi"/>
          <w:sz w:val="21"/>
          <w:szCs w:val="21"/>
        </w:rPr>
        <w:t xml:space="preserve"> </w:t>
      </w:r>
      <w:r w:rsidRPr="005204B8">
        <w:rPr>
          <w:rFonts w:ascii="Nirmala UI" w:hAnsi="Nirmala UI" w:cs="Nirmala UI"/>
          <w:sz w:val="21"/>
          <w:szCs w:val="21"/>
        </w:rPr>
        <w:t>है</w:t>
      </w:r>
      <w:r w:rsidRPr="005204B8">
        <w:rPr>
          <w:rFonts w:asciiTheme="minorHAnsi" w:hAnsiTheme="minorHAnsi" w:cstheme="minorHAnsi"/>
          <w:sz w:val="21"/>
          <w:szCs w:val="21"/>
        </w:rPr>
        <w:t>:</w:t>
      </w:r>
    </w:p>
    <w:p w:rsidR="00FE0CB2" w:rsidRPr="005204B8" w:rsidRDefault="00FE0CB2" w:rsidP="00FE0CB2">
      <w:pPr>
        <w:pStyle w:val="NoSpacing"/>
        <w:rPr>
          <w:rFonts w:cstheme="minorHAnsi"/>
        </w:rPr>
      </w:pPr>
      <w:r w:rsidRPr="005204B8">
        <w:rPr>
          <w:rFonts w:cstheme="minorHAnsi"/>
        </w:rPr>
        <w:t xml:space="preserve">AWS </w:t>
      </w:r>
      <w:r w:rsidRPr="005204B8">
        <w:rPr>
          <w:rFonts w:ascii="Nirmala UI" w:hAnsi="Nirmala UI" w:cs="Nirmala UI"/>
        </w:rPr>
        <w:t>में</w:t>
      </w:r>
      <w:r w:rsidRPr="005204B8">
        <w:rPr>
          <w:rFonts w:cstheme="minorHAnsi"/>
        </w:rPr>
        <w:t xml:space="preserve"> </w:t>
      </w:r>
      <w:r w:rsidRPr="005204B8">
        <w:rPr>
          <w:rFonts w:ascii="Nirmala UI" w:hAnsi="Nirmala UI" w:cs="Nirmala UI"/>
        </w:rPr>
        <w:t>क्या</w:t>
      </w:r>
      <w:r w:rsidRPr="005204B8">
        <w:rPr>
          <w:rFonts w:cstheme="minorHAnsi"/>
        </w:rPr>
        <w:t xml:space="preserve"> </w:t>
      </w:r>
      <w:r w:rsidRPr="005204B8">
        <w:rPr>
          <w:rFonts w:ascii="Nirmala UI" w:hAnsi="Nirmala UI" w:cs="Nirmala UI"/>
        </w:rPr>
        <w:t>बनाना</w:t>
      </w:r>
      <w:r w:rsidRPr="005204B8">
        <w:rPr>
          <w:rFonts w:cstheme="minorHAnsi"/>
        </w:rPr>
        <w:t xml:space="preserve"> </w:t>
      </w:r>
      <w:r w:rsidRPr="005204B8">
        <w:rPr>
          <w:rFonts w:ascii="Nirmala UI" w:hAnsi="Nirmala UI" w:cs="Nirmala UI"/>
        </w:rPr>
        <w:t>है</w:t>
      </w:r>
      <w:r w:rsidRPr="005204B8">
        <w:rPr>
          <w:rFonts w:cstheme="minorHAnsi"/>
        </w:rPr>
        <w:t xml:space="preserve"> / manage </w:t>
      </w:r>
      <w:r w:rsidRPr="005204B8">
        <w:rPr>
          <w:rFonts w:ascii="Nirmala UI" w:hAnsi="Nirmala UI" w:cs="Nirmala UI"/>
        </w:rPr>
        <w:t>करना</w:t>
      </w:r>
      <w:r w:rsidRPr="005204B8">
        <w:rPr>
          <w:rFonts w:cstheme="minorHAnsi"/>
        </w:rPr>
        <w:t xml:space="preserve"> </w:t>
      </w:r>
      <w:r w:rsidRPr="005204B8">
        <w:rPr>
          <w:rFonts w:ascii="Nirmala UI" w:hAnsi="Nirmala UI" w:cs="Nirmala UI"/>
        </w:rPr>
        <w:t>है</w:t>
      </w:r>
    </w:p>
    <w:p w:rsidR="00FE0CB2" w:rsidRPr="005204B8" w:rsidRDefault="00FE0CB2" w:rsidP="00FE0CB2">
      <w:pPr>
        <w:pStyle w:val="NoSpacing"/>
        <w:rPr>
          <w:rFonts w:cstheme="minorHAnsi"/>
        </w:rPr>
      </w:pPr>
      <w:r w:rsidRPr="005204B8">
        <w:rPr>
          <w:rFonts w:ascii="Nirmala UI" w:hAnsi="Nirmala UI" w:cs="Nirmala UI"/>
        </w:rPr>
        <w:t>कैसे</w:t>
      </w:r>
      <w:r w:rsidRPr="005204B8">
        <w:rPr>
          <w:rFonts w:cstheme="minorHAnsi"/>
        </w:rPr>
        <w:t xml:space="preserve"> </w:t>
      </w:r>
      <w:r w:rsidRPr="005204B8">
        <w:rPr>
          <w:rFonts w:ascii="Nirmala UI" w:hAnsi="Nirmala UI" w:cs="Nirmala UI"/>
        </w:rPr>
        <w:t>बनाना</w:t>
      </w:r>
      <w:r w:rsidRPr="005204B8">
        <w:rPr>
          <w:rFonts w:cstheme="minorHAnsi"/>
        </w:rPr>
        <w:t xml:space="preserve"> </w:t>
      </w:r>
      <w:r w:rsidRPr="005204B8">
        <w:rPr>
          <w:rFonts w:ascii="Nirmala UI" w:hAnsi="Nirmala UI" w:cs="Nirmala UI"/>
        </w:rPr>
        <w:t>है</w:t>
      </w:r>
    </w:p>
    <w:p w:rsidR="00FE0CB2" w:rsidRPr="005204B8" w:rsidRDefault="00FE0CB2" w:rsidP="00FE0CB2">
      <w:pPr>
        <w:pStyle w:val="NoSpacing"/>
        <w:rPr>
          <w:rFonts w:cstheme="minorHAnsi"/>
        </w:rPr>
      </w:pPr>
      <w:r w:rsidRPr="005204B8">
        <w:rPr>
          <w:rFonts w:ascii="Nirmala UI" w:hAnsi="Nirmala UI" w:cs="Nirmala UI"/>
        </w:rPr>
        <w:t>कहाँ</w:t>
      </w:r>
      <w:r w:rsidRPr="005204B8">
        <w:rPr>
          <w:rFonts w:cstheme="minorHAnsi"/>
        </w:rPr>
        <w:t xml:space="preserve"> </w:t>
      </w:r>
      <w:r w:rsidRPr="005204B8">
        <w:rPr>
          <w:rFonts w:ascii="Nirmala UI" w:hAnsi="Nirmala UI" w:cs="Nirmala UI"/>
        </w:rPr>
        <w:t>से</w:t>
      </w:r>
      <w:r w:rsidRPr="005204B8">
        <w:rPr>
          <w:rFonts w:cstheme="minorHAnsi"/>
        </w:rPr>
        <w:t xml:space="preserve"> code </w:t>
      </w:r>
      <w:r w:rsidRPr="005204B8">
        <w:rPr>
          <w:rFonts w:ascii="Nirmala UI" w:hAnsi="Nirmala UI" w:cs="Nirmala UI"/>
        </w:rPr>
        <w:t>लेना</w:t>
      </w:r>
      <w:r w:rsidRPr="005204B8">
        <w:rPr>
          <w:rFonts w:cstheme="minorHAnsi"/>
        </w:rPr>
        <w:t xml:space="preserve"> </w:t>
      </w:r>
      <w:r w:rsidRPr="005204B8">
        <w:rPr>
          <w:rFonts w:ascii="Nirmala UI" w:hAnsi="Nirmala UI" w:cs="Nirmala UI"/>
        </w:rPr>
        <w:t>है</w:t>
      </w:r>
    </w:p>
    <w:p w:rsidR="00FE0CB2" w:rsidRPr="005204B8" w:rsidRDefault="00FE0CB2" w:rsidP="00FE0CB2">
      <w:pPr>
        <w:pStyle w:val="NoSpacing"/>
        <w:rPr>
          <w:rFonts w:cstheme="minorHAnsi"/>
        </w:rPr>
      </w:pPr>
    </w:p>
    <w:p w:rsidR="00FE0CB2" w:rsidRPr="00FE0CB2" w:rsidRDefault="00FE0CB2" w:rsidP="00FE0CB2">
      <w:pPr>
        <w:spacing w:after="0" w:line="300" w:lineRule="atLeast"/>
        <w:rPr>
          <w:rFonts w:eastAsia="Times New Roman" w:cstheme="minorHAnsi"/>
          <w:sz w:val="21"/>
          <w:szCs w:val="21"/>
          <w:lang w:eastAsia="en-IN"/>
        </w:rPr>
      </w:pPr>
      <w:r w:rsidRPr="00FE0CB2">
        <w:rPr>
          <w:rFonts w:eastAsia="Times New Roman" w:cstheme="minorHAnsi"/>
          <w:sz w:val="21"/>
          <w:szCs w:val="21"/>
          <w:lang w:eastAsia="en-IN"/>
        </w:rPr>
        <w:t>"</w:t>
      </w:r>
      <w:r w:rsidRPr="005204B8">
        <w:rPr>
          <w:rFonts w:eastAsia="Times New Roman" w:cstheme="minorHAnsi"/>
          <w:sz w:val="20"/>
          <w:szCs w:val="20"/>
          <w:lang w:eastAsia="en-IN"/>
        </w:rPr>
        <w:t>archive_file</w:t>
      </w:r>
      <w:r w:rsidRPr="00FE0CB2">
        <w:rPr>
          <w:rFonts w:eastAsia="Times New Roman" w:cstheme="minorHAnsi"/>
          <w:sz w:val="21"/>
          <w:szCs w:val="21"/>
          <w:lang w:eastAsia="en-IN"/>
        </w:rPr>
        <w:t xml:space="preserve"> automatically packages Lambda code into a zip, and </w:t>
      </w:r>
      <w:r w:rsidRPr="005204B8">
        <w:rPr>
          <w:rFonts w:eastAsia="Times New Roman" w:cstheme="minorHAnsi"/>
          <w:sz w:val="20"/>
          <w:szCs w:val="20"/>
          <w:lang w:eastAsia="en-IN"/>
        </w:rPr>
        <w:t>aws_lambda_function</w:t>
      </w:r>
      <w:r w:rsidRPr="00FE0CB2">
        <w:rPr>
          <w:rFonts w:eastAsia="Times New Roman" w:cstheme="minorHAnsi"/>
          <w:sz w:val="21"/>
          <w:szCs w:val="21"/>
          <w:lang w:eastAsia="en-IN"/>
        </w:rPr>
        <w:t xml:space="preserve"> uses that package to deploy or update the Lambda function."</w:t>
      </w:r>
    </w:p>
    <w:p w:rsidR="00FE0CB2" w:rsidRPr="005204B8" w:rsidRDefault="00FE0CB2" w:rsidP="00FE0CB2">
      <w:pPr>
        <w:pStyle w:val="NoSpacing"/>
        <w:rPr>
          <w:rFonts w:cstheme="minorHAnsi"/>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9"/>
        <w:gridCol w:w="3171"/>
      </w:tblGrid>
      <w:tr w:rsidR="00FE0CB2" w:rsidRPr="005204B8" w:rsidTr="00FE0CB2">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FE0CB2" w:rsidRPr="005204B8" w:rsidRDefault="00FE0CB2" w:rsidP="00FE0CB2">
            <w:pPr>
              <w:pStyle w:val="NoSpacing"/>
              <w:rPr>
                <w:rFonts w:cstheme="minorHAnsi"/>
                <w:b/>
                <w:bCs/>
              </w:rPr>
            </w:pPr>
            <w:r w:rsidRPr="005204B8">
              <w:rPr>
                <w:rFonts w:cstheme="minorHAnsi"/>
                <w:b/>
                <w:bCs/>
              </w:rPr>
              <w:t>Terraform block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FE0CB2" w:rsidRPr="005204B8" w:rsidRDefault="00FE0CB2" w:rsidP="00FE0CB2">
            <w:pPr>
              <w:pStyle w:val="NoSpacing"/>
              <w:rPr>
                <w:rFonts w:cstheme="minorHAnsi"/>
                <w:b/>
                <w:bCs/>
              </w:rPr>
            </w:pPr>
            <w:r w:rsidRPr="005204B8">
              <w:rPr>
                <w:rFonts w:ascii="Nirmala UI" w:hAnsi="Nirmala UI" w:cs="Nirmala UI"/>
                <w:b/>
                <w:bCs/>
              </w:rPr>
              <w:t>काम</w:t>
            </w:r>
            <w:r w:rsidRPr="005204B8">
              <w:rPr>
                <w:rFonts w:cstheme="minorHAnsi"/>
                <w:b/>
                <w:bCs/>
              </w:rPr>
              <w:t xml:space="preserve"> </w:t>
            </w:r>
            <w:r w:rsidRPr="005204B8">
              <w:rPr>
                <w:rFonts w:ascii="Nirmala UI" w:hAnsi="Nirmala UI" w:cs="Nirmala UI"/>
                <w:b/>
                <w:bCs/>
              </w:rPr>
              <w:t>क्या</w:t>
            </w:r>
            <w:r w:rsidRPr="005204B8">
              <w:rPr>
                <w:rFonts w:cstheme="minorHAnsi"/>
                <w:b/>
                <w:bCs/>
              </w:rPr>
              <w:t xml:space="preserve"> </w:t>
            </w:r>
            <w:r w:rsidRPr="005204B8">
              <w:rPr>
                <w:rFonts w:ascii="Nirmala UI" w:hAnsi="Nirmala UI" w:cs="Nirmala UI"/>
                <w:b/>
                <w:bCs/>
              </w:rPr>
              <w:t>करता</w:t>
            </w:r>
            <w:r w:rsidRPr="005204B8">
              <w:rPr>
                <w:rFonts w:cstheme="minorHAnsi"/>
                <w:b/>
                <w:bCs/>
              </w:rPr>
              <w:t xml:space="preserve"> </w:t>
            </w:r>
            <w:r w:rsidRPr="005204B8">
              <w:rPr>
                <w:rFonts w:ascii="Nirmala UI" w:hAnsi="Nirmala UI" w:cs="Nirmala UI"/>
                <w:b/>
                <w:bCs/>
              </w:rPr>
              <w:t>है</w:t>
            </w:r>
          </w:p>
        </w:tc>
      </w:tr>
      <w:tr w:rsidR="00FE0CB2" w:rsidRPr="005204B8" w:rsidTr="00FE0CB2">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FE0CB2" w:rsidRPr="005204B8" w:rsidRDefault="00FE0CB2" w:rsidP="00FE0CB2">
            <w:pPr>
              <w:pStyle w:val="NoSpacing"/>
              <w:rPr>
                <w:rFonts w:cstheme="minorHAnsi"/>
              </w:rPr>
            </w:pPr>
            <w:r w:rsidRPr="005204B8">
              <w:rPr>
                <w:rFonts w:cstheme="minorHAnsi"/>
              </w:rPr>
              <w:t>archive_file</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FE0CB2" w:rsidRPr="005204B8" w:rsidRDefault="00FE0CB2" w:rsidP="00FE0CB2">
            <w:pPr>
              <w:pStyle w:val="NoSpacing"/>
              <w:rPr>
                <w:rFonts w:cstheme="minorHAnsi"/>
              </w:rPr>
            </w:pPr>
            <w:r w:rsidRPr="005204B8">
              <w:rPr>
                <w:rFonts w:cstheme="minorHAnsi"/>
              </w:rPr>
              <w:t xml:space="preserve">Lambda code </w:t>
            </w:r>
            <w:r w:rsidRPr="005204B8">
              <w:rPr>
                <w:rFonts w:ascii="Nirmala UI" w:hAnsi="Nirmala UI" w:cs="Nirmala UI"/>
              </w:rPr>
              <w:t>को</w:t>
            </w:r>
            <w:r w:rsidRPr="005204B8">
              <w:rPr>
                <w:rFonts w:cstheme="minorHAnsi"/>
              </w:rPr>
              <w:t xml:space="preserve"> zip </w:t>
            </w:r>
            <w:r w:rsidRPr="005204B8">
              <w:rPr>
                <w:rFonts w:ascii="Nirmala UI" w:hAnsi="Nirmala UI" w:cs="Nirmala UI"/>
              </w:rPr>
              <w:t>बनाता</w:t>
            </w:r>
            <w:r w:rsidRPr="005204B8">
              <w:rPr>
                <w:rFonts w:cstheme="minorHAnsi"/>
              </w:rPr>
              <w:t xml:space="preserve"> </w:t>
            </w:r>
            <w:r w:rsidRPr="005204B8">
              <w:rPr>
                <w:rFonts w:ascii="Nirmala UI" w:hAnsi="Nirmala UI" w:cs="Nirmala UI"/>
              </w:rPr>
              <w:t>है</w:t>
            </w:r>
          </w:p>
        </w:tc>
      </w:tr>
      <w:tr w:rsidR="00FE0CB2" w:rsidRPr="005204B8" w:rsidTr="00FE0CB2">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FE0CB2" w:rsidRPr="005204B8" w:rsidRDefault="00FE0CB2" w:rsidP="00FE0CB2">
            <w:pPr>
              <w:pStyle w:val="NoSpacing"/>
              <w:rPr>
                <w:rFonts w:cstheme="minorHAnsi"/>
              </w:rPr>
            </w:pPr>
            <w:r w:rsidRPr="005204B8">
              <w:rPr>
                <w:rFonts w:cstheme="minorHAnsi"/>
              </w:rPr>
              <w:t>aws_lambda_function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FE0CB2" w:rsidRPr="005204B8" w:rsidRDefault="00FE0CB2" w:rsidP="00FE0CB2">
            <w:pPr>
              <w:pStyle w:val="NoSpacing"/>
              <w:rPr>
                <w:rFonts w:cstheme="minorHAnsi"/>
              </w:rPr>
            </w:pPr>
            <w:r w:rsidRPr="005204B8">
              <w:rPr>
                <w:rFonts w:cstheme="minorHAnsi"/>
              </w:rPr>
              <w:t xml:space="preserve">Lambda </w:t>
            </w:r>
            <w:r w:rsidRPr="005204B8">
              <w:rPr>
                <w:rFonts w:ascii="Nirmala UI" w:hAnsi="Nirmala UI" w:cs="Nirmala UI"/>
              </w:rPr>
              <w:t>को</w:t>
            </w:r>
            <w:r w:rsidRPr="005204B8">
              <w:rPr>
                <w:rFonts w:cstheme="minorHAnsi"/>
              </w:rPr>
              <w:t xml:space="preserve"> create/update </w:t>
            </w:r>
            <w:r w:rsidRPr="005204B8">
              <w:rPr>
                <w:rFonts w:ascii="Nirmala UI" w:hAnsi="Nirmala UI" w:cs="Nirmala UI"/>
              </w:rPr>
              <w:t>करता</w:t>
            </w:r>
            <w:r w:rsidRPr="005204B8">
              <w:rPr>
                <w:rFonts w:cstheme="minorHAnsi"/>
              </w:rPr>
              <w:t xml:space="preserve"> </w:t>
            </w:r>
            <w:r w:rsidRPr="005204B8">
              <w:rPr>
                <w:rFonts w:ascii="Nirmala UI" w:hAnsi="Nirmala UI" w:cs="Nirmala UI"/>
              </w:rPr>
              <w:t>है</w:t>
            </w:r>
          </w:p>
        </w:tc>
      </w:tr>
      <w:tr w:rsidR="00FE0CB2" w:rsidRPr="005204B8" w:rsidTr="00FE0CB2">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FE0CB2" w:rsidRPr="005204B8" w:rsidRDefault="00FE0CB2" w:rsidP="00FE0CB2">
            <w:pPr>
              <w:pStyle w:val="NoSpacing"/>
              <w:rPr>
                <w:rFonts w:cstheme="minorHAnsi"/>
              </w:rPr>
            </w:pPr>
            <w:r w:rsidRPr="005204B8">
              <w:rPr>
                <w:rFonts w:cstheme="minorHAnsi"/>
              </w:rPr>
              <w:t>variables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FE0CB2" w:rsidRPr="005204B8" w:rsidRDefault="00FE0CB2" w:rsidP="00FE0CB2">
            <w:pPr>
              <w:pStyle w:val="NoSpacing"/>
              <w:rPr>
                <w:rFonts w:cstheme="minorHAnsi"/>
              </w:rPr>
            </w:pPr>
            <w:r w:rsidRPr="005204B8">
              <w:rPr>
                <w:rFonts w:cstheme="minorHAnsi"/>
              </w:rPr>
              <w:t xml:space="preserve">input values </w:t>
            </w:r>
            <w:r w:rsidRPr="005204B8">
              <w:rPr>
                <w:rFonts w:ascii="Nirmala UI" w:hAnsi="Nirmala UI" w:cs="Nirmala UI"/>
              </w:rPr>
              <w:t>देता</w:t>
            </w:r>
            <w:r w:rsidRPr="005204B8">
              <w:rPr>
                <w:rFonts w:cstheme="minorHAnsi"/>
              </w:rPr>
              <w:t xml:space="preserve"> </w:t>
            </w:r>
            <w:r w:rsidRPr="005204B8">
              <w:rPr>
                <w:rFonts w:ascii="Nirmala UI" w:hAnsi="Nirmala UI" w:cs="Nirmala UI"/>
              </w:rPr>
              <w:t>है</w:t>
            </w:r>
          </w:p>
        </w:tc>
      </w:tr>
      <w:tr w:rsidR="00FE0CB2" w:rsidRPr="005204B8" w:rsidTr="00FE0CB2">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FE0CB2" w:rsidRPr="005204B8" w:rsidRDefault="00FE0CB2" w:rsidP="00FE0CB2">
            <w:pPr>
              <w:pStyle w:val="NoSpacing"/>
              <w:rPr>
                <w:rFonts w:cstheme="minorHAnsi"/>
              </w:rPr>
            </w:pPr>
            <w:r w:rsidRPr="005204B8">
              <w:rPr>
                <w:rFonts w:cstheme="minorHAnsi"/>
              </w:rPr>
              <w:t>locals</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FE0CB2" w:rsidRPr="005204B8" w:rsidRDefault="00FE0CB2" w:rsidP="00FE0CB2">
            <w:pPr>
              <w:pStyle w:val="NoSpacing"/>
              <w:rPr>
                <w:rFonts w:cstheme="minorHAnsi"/>
              </w:rPr>
            </w:pPr>
            <w:r w:rsidRPr="005204B8">
              <w:rPr>
                <w:rFonts w:cstheme="minorHAnsi"/>
              </w:rPr>
              <w:t xml:space="preserve">reusable config </w:t>
            </w:r>
            <w:r w:rsidRPr="005204B8">
              <w:rPr>
                <w:rFonts w:ascii="Nirmala UI" w:hAnsi="Nirmala UI" w:cs="Nirmala UI"/>
              </w:rPr>
              <w:t>देता</w:t>
            </w:r>
            <w:r w:rsidRPr="005204B8">
              <w:rPr>
                <w:rFonts w:cstheme="minorHAnsi"/>
              </w:rPr>
              <w:t xml:space="preserve"> </w:t>
            </w:r>
            <w:r w:rsidRPr="005204B8">
              <w:rPr>
                <w:rFonts w:ascii="Nirmala UI" w:hAnsi="Nirmala UI" w:cs="Nirmala UI"/>
              </w:rPr>
              <w:t>है</w:t>
            </w:r>
          </w:p>
        </w:tc>
      </w:tr>
    </w:tbl>
    <w:p w:rsidR="00FE0CB2" w:rsidRPr="005204B8" w:rsidRDefault="00FE0CB2" w:rsidP="00FE0CB2">
      <w:pPr>
        <w:pStyle w:val="NoSpacing"/>
        <w:rPr>
          <w:rFonts w:cstheme="minorHAnsi"/>
        </w:rPr>
      </w:pPr>
    </w:p>
    <w:p w:rsidR="00FE0CB2" w:rsidRPr="005204B8" w:rsidRDefault="00FE0CB2" w:rsidP="00FE0CB2">
      <w:pPr>
        <w:pStyle w:val="Heading1"/>
        <w:spacing w:line="300" w:lineRule="atLeast"/>
        <w:rPr>
          <w:rFonts w:asciiTheme="minorHAnsi" w:hAnsiTheme="minorHAnsi" w:cstheme="minorHAnsi"/>
        </w:rPr>
      </w:pPr>
      <w:r w:rsidRPr="005204B8">
        <w:rPr>
          <w:rFonts w:ascii="Segoe UI Symbol" w:hAnsi="Segoe UI Symbol" w:cs="Segoe UI Symbol"/>
        </w:rPr>
        <w:t>✅</w:t>
      </w:r>
      <w:r w:rsidRPr="005204B8">
        <w:rPr>
          <w:rFonts w:asciiTheme="minorHAnsi" w:hAnsiTheme="minorHAnsi" w:cstheme="minorHAnsi"/>
        </w:rPr>
        <w:t xml:space="preserve"> Next step</w:t>
      </w:r>
    </w:p>
    <w:p w:rsidR="000A0046" w:rsidRPr="005204B8" w:rsidRDefault="000A0046" w:rsidP="000A0046">
      <w:pPr>
        <w:rPr>
          <w:rFonts w:cstheme="minorHAnsi"/>
        </w:rPr>
      </w:pPr>
    </w:p>
    <w:p w:rsidR="00FE0CB2" w:rsidRPr="005204B8" w:rsidRDefault="00FE0CB2" w:rsidP="00FE0CB2">
      <w:pPr>
        <w:pStyle w:val="NoSpacing"/>
        <w:rPr>
          <w:rFonts w:cstheme="minorHAnsi"/>
        </w:rPr>
      </w:pPr>
      <w:r w:rsidRPr="005204B8">
        <w:rPr>
          <w:rFonts w:cstheme="minorHAnsi"/>
        </w:rPr>
        <w:t xml:space="preserve">terraform init: </w:t>
      </w:r>
    </w:p>
    <w:p w:rsidR="00FE0CB2" w:rsidRPr="005204B8" w:rsidRDefault="00FE0CB2" w:rsidP="00FE0CB2">
      <w:pPr>
        <w:pStyle w:val="NormalWeb"/>
        <w:spacing w:line="300" w:lineRule="atLeast"/>
        <w:rPr>
          <w:rFonts w:asciiTheme="minorHAnsi" w:hAnsiTheme="minorHAnsi" w:cstheme="minorHAnsi"/>
          <w:sz w:val="21"/>
          <w:szCs w:val="21"/>
        </w:rPr>
      </w:pPr>
      <w:r w:rsidRPr="005204B8">
        <w:rPr>
          <w:rFonts w:ascii="Segoe UI Symbol" w:hAnsi="Segoe UI Symbol" w:cs="Segoe UI Symbol"/>
          <w:sz w:val="21"/>
          <w:szCs w:val="21"/>
        </w:rPr>
        <w:t>👉</w:t>
      </w:r>
      <w:r w:rsidRPr="005204B8">
        <w:rPr>
          <w:rFonts w:asciiTheme="minorHAnsi" w:hAnsiTheme="minorHAnsi" w:cstheme="minorHAnsi"/>
          <w:sz w:val="21"/>
          <w:szCs w:val="21"/>
        </w:rPr>
        <w:t xml:space="preserve"> </w:t>
      </w:r>
      <w:r w:rsidRPr="005204B8">
        <w:rPr>
          <w:rFonts w:ascii="Nirmala UI" w:hAnsi="Nirmala UI" w:cs="Nirmala UI"/>
          <w:sz w:val="21"/>
          <w:szCs w:val="21"/>
        </w:rPr>
        <w:t>ये</w:t>
      </w:r>
      <w:r w:rsidRPr="005204B8">
        <w:rPr>
          <w:rFonts w:asciiTheme="minorHAnsi" w:hAnsiTheme="minorHAnsi" w:cstheme="minorHAnsi"/>
          <w:sz w:val="21"/>
          <w:szCs w:val="21"/>
        </w:rPr>
        <w:t xml:space="preserve"> AWS provider install </w:t>
      </w:r>
      <w:r w:rsidRPr="005204B8">
        <w:rPr>
          <w:rFonts w:ascii="Nirmala UI" w:hAnsi="Nirmala UI" w:cs="Nirmala UI"/>
          <w:sz w:val="21"/>
          <w:szCs w:val="21"/>
        </w:rPr>
        <w:t>करेगा</w:t>
      </w:r>
      <w:r w:rsidRPr="005204B8">
        <w:rPr>
          <w:rFonts w:asciiTheme="minorHAnsi" w:hAnsiTheme="minorHAnsi" w:cstheme="minorHAnsi"/>
          <w:sz w:val="21"/>
          <w:szCs w:val="21"/>
        </w:rPr>
        <w:br/>
      </w:r>
      <w:r w:rsidRPr="005204B8">
        <w:rPr>
          <w:rFonts w:ascii="Segoe UI Symbol" w:hAnsi="Segoe UI Symbol" w:cs="Segoe UI Symbol"/>
          <w:sz w:val="21"/>
          <w:szCs w:val="21"/>
        </w:rPr>
        <w:t>👉</w:t>
      </w:r>
      <w:r w:rsidRPr="005204B8">
        <w:rPr>
          <w:rFonts w:asciiTheme="minorHAnsi" w:hAnsiTheme="minorHAnsi" w:cstheme="minorHAnsi"/>
          <w:sz w:val="21"/>
          <w:szCs w:val="21"/>
        </w:rPr>
        <w:t xml:space="preserve"> Terraform environment ready </w:t>
      </w:r>
      <w:r w:rsidRPr="005204B8">
        <w:rPr>
          <w:rFonts w:ascii="Nirmala UI" w:hAnsi="Nirmala UI" w:cs="Nirmala UI"/>
          <w:sz w:val="21"/>
          <w:szCs w:val="21"/>
        </w:rPr>
        <w:t>करेगा</w:t>
      </w:r>
    </w:p>
    <w:p w:rsidR="000A0046" w:rsidRPr="005204B8" w:rsidRDefault="000A0046" w:rsidP="000A0046">
      <w:pPr>
        <w:pStyle w:val="NormalWeb"/>
        <w:spacing w:line="300" w:lineRule="atLeast"/>
        <w:rPr>
          <w:rFonts w:asciiTheme="minorHAnsi" w:hAnsiTheme="minorHAnsi" w:cstheme="minorHAnsi"/>
          <w:sz w:val="21"/>
          <w:szCs w:val="21"/>
        </w:rPr>
      </w:pPr>
      <w:r w:rsidRPr="005204B8">
        <w:rPr>
          <w:rFonts w:ascii="Nirmala UI" w:hAnsi="Nirmala UI" w:cs="Nirmala UI"/>
          <w:sz w:val="21"/>
          <w:szCs w:val="21"/>
        </w:rPr>
        <w:t>जब</w:t>
      </w:r>
      <w:r w:rsidRPr="005204B8">
        <w:rPr>
          <w:rFonts w:asciiTheme="minorHAnsi" w:hAnsiTheme="minorHAnsi" w:cstheme="minorHAnsi"/>
          <w:sz w:val="21"/>
          <w:szCs w:val="21"/>
        </w:rPr>
        <w:t xml:space="preserve"> </w:t>
      </w:r>
      <w:r w:rsidRPr="005204B8">
        <w:rPr>
          <w:rFonts w:ascii="Nirmala UI" w:hAnsi="Nirmala UI" w:cs="Nirmala UI"/>
          <w:sz w:val="21"/>
          <w:szCs w:val="21"/>
        </w:rPr>
        <w:t>तुम</w:t>
      </w:r>
      <w:r w:rsidRPr="005204B8">
        <w:rPr>
          <w:rFonts w:asciiTheme="minorHAnsi" w:hAnsiTheme="minorHAnsi" w:cstheme="minorHAnsi"/>
          <w:sz w:val="21"/>
          <w:szCs w:val="21"/>
        </w:rPr>
        <w:t xml:space="preserve"> </w:t>
      </w:r>
      <w:r w:rsidRPr="005204B8">
        <w:rPr>
          <w:rStyle w:val="HTMLCode"/>
          <w:rFonts w:asciiTheme="minorHAnsi" w:hAnsiTheme="minorHAnsi" w:cstheme="minorHAnsi"/>
        </w:rPr>
        <w:t>terraform init</w:t>
      </w:r>
      <w:r w:rsidRPr="005204B8">
        <w:rPr>
          <w:rFonts w:asciiTheme="minorHAnsi" w:hAnsiTheme="minorHAnsi" w:cstheme="minorHAnsi"/>
          <w:sz w:val="21"/>
          <w:szCs w:val="21"/>
        </w:rPr>
        <w:t xml:space="preserve"> </w:t>
      </w:r>
      <w:r w:rsidRPr="005204B8">
        <w:rPr>
          <w:rFonts w:ascii="Nirmala UI" w:hAnsi="Nirmala UI" w:cs="Nirmala UI"/>
          <w:sz w:val="21"/>
          <w:szCs w:val="21"/>
        </w:rPr>
        <w:t>चलाते</w:t>
      </w:r>
      <w:r w:rsidRPr="005204B8">
        <w:rPr>
          <w:rFonts w:asciiTheme="minorHAnsi" w:hAnsiTheme="minorHAnsi" w:cstheme="minorHAnsi"/>
          <w:sz w:val="21"/>
          <w:szCs w:val="21"/>
        </w:rPr>
        <w:t xml:space="preserve"> </w:t>
      </w:r>
      <w:r w:rsidRPr="005204B8">
        <w:rPr>
          <w:rFonts w:ascii="Nirmala UI" w:hAnsi="Nirmala UI" w:cs="Nirmala UI"/>
          <w:sz w:val="21"/>
          <w:szCs w:val="21"/>
        </w:rPr>
        <w:t>हो</w:t>
      </w:r>
      <w:r w:rsidRPr="005204B8">
        <w:rPr>
          <w:rFonts w:asciiTheme="minorHAnsi" w:hAnsiTheme="minorHAnsi" w:cstheme="minorHAnsi"/>
          <w:sz w:val="21"/>
          <w:szCs w:val="21"/>
        </w:rPr>
        <w:t xml:space="preserve">, Terraform internally </w:t>
      </w:r>
      <w:r w:rsidRPr="005204B8">
        <w:rPr>
          <w:rFonts w:ascii="Nirmala UI" w:hAnsi="Nirmala UI" w:cs="Nirmala UI"/>
          <w:sz w:val="21"/>
          <w:szCs w:val="21"/>
        </w:rPr>
        <w:t>ये</w:t>
      </w:r>
      <w:r w:rsidRPr="005204B8">
        <w:rPr>
          <w:rFonts w:asciiTheme="minorHAnsi" w:hAnsiTheme="minorHAnsi" w:cstheme="minorHAnsi"/>
          <w:sz w:val="21"/>
          <w:szCs w:val="21"/>
        </w:rPr>
        <w:t xml:space="preserve"> </w:t>
      </w:r>
      <w:r w:rsidRPr="005204B8">
        <w:rPr>
          <w:rFonts w:ascii="Nirmala UI" w:hAnsi="Nirmala UI" w:cs="Nirmala UI"/>
          <w:sz w:val="21"/>
          <w:szCs w:val="21"/>
        </w:rPr>
        <w:t>काम</w:t>
      </w:r>
      <w:r w:rsidRPr="005204B8">
        <w:rPr>
          <w:rFonts w:asciiTheme="minorHAnsi" w:hAnsiTheme="minorHAnsi" w:cstheme="minorHAnsi"/>
          <w:sz w:val="21"/>
          <w:szCs w:val="21"/>
        </w:rPr>
        <w:t xml:space="preserve"> </w:t>
      </w:r>
      <w:r w:rsidRPr="005204B8">
        <w:rPr>
          <w:rFonts w:ascii="Nirmala UI" w:hAnsi="Nirmala UI" w:cs="Nirmala UI"/>
          <w:sz w:val="21"/>
          <w:szCs w:val="21"/>
        </w:rPr>
        <w:t>करता</w:t>
      </w:r>
      <w:r w:rsidRPr="005204B8">
        <w:rPr>
          <w:rFonts w:asciiTheme="minorHAnsi" w:hAnsiTheme="minorHAnsi" w:cstheme="minorHAnsi"/>
          <w:sz w:val="21"/>
          <w:szCs w:val="21"/>
        </w:rPr>
        <w:t xml:space="preserve"> </w:t>
      </w:r>
      <w:r w:rsidRPr="005204B8">
        <w:rPr>
          <w:rFonts w:ascii="Nirmala UI" w:hAnsi="Nirmala UI" w:cs="Nirmala UI"/>
          <w:sz w:val="21"/>
          <w:szCs w:val="21"/>
        </w:rPr>
        <w:t>है</w:t>
      </w:r>
      <w:r w:rsidRPr="005204B8">
        <w:rPr>
          <w:rFonts w:asciiTheme="minorHAnsi" w:hAnsiTheme="minorHAnsi" w:cstheme="minorHAnsi"/>
          <w:sz w:val="21"/>
          <w:szCs w:val="21"/>
        </w:rPr>
        <w:t>:</w:t>
      </w:r>
    </w:p>
    <w:p w:rsidR="000A0046" w:rsidRPr="005204B8" w:rsidRDefault="000A0046" w:rsidP="000A0046">
      <w:pPr>
        <w:pStyle w:val="Heading3"/>
        <w:spacing w:line="300" w:lineRule="atLeast"/>
        <w:rPr>
          <w:rFonts w:asciiTheme="minorHAnsi" w:hAnsiTheme="minorHAnsi" w:cstheme="minorHAnsi"/>
          <w:b w:val="0"/>
          <w:sz w:val="21"/>
          <w:szCs w:val="21"/>
        </w:rPr>
      </w:pPr>
      <w:r w:rsidRPr="005204B8">
        <w:rPr>
          <w:rFonts w:ascii="Segoe UI Symbol" w:hAnsi="Segoe UI Symbol" w:cs="Segoe UI Symbol"/>
        </w:rPr>
        <w:t>✅</w:t>
      </w:r>
      <w:r w:rsidRPr="005204B8">
        <w:rPr>
          <w:rFonts w:asciiTheme="minorHAnsi" w:hAnsiTheme="minorHAnsi" w:cstheme="minorHAnsi"/>
        </w:rPr>
        <w:t xml:space="preserve"> 1. AWS Provider install </w:t>
      </w:r>
      <w:r w:rsidRPr="005204B8">
        <w:rPr>
          <w:rFonts w:ascii="Nirmala UI" w:hAnsi="Nirmala UI" w:cs="Nirmala UI"/>
        </w:rPr>
        <w:t>करता</w:t>
      </w:r>
      <w:r w:rsidRPr="005204B8">
        <w:rPr>
          <w:rFonts w:asciiTheme="minorHAnsi" w:hAnsiTheme="minorHAnsi" w:cstheme="minorHAnsi"/>
        </w:rPr>
        <w:t xml:space="preserve"> </w:t>
      </w:r>
      <w:r w:rsidRPr="005204B8">
        <w:rPr>
          <w:rFonts w:ascii="Nirmala UI" w:hAnsi="Nirmala UI" w:cs="Nirmala UI"/>
        </w:rPr>
        <w:t>है</w:t>
      </w:r>
      <w:r w:rsidRPr="005204B8">
        <w:rPr>
          <w:rFonts w:asciiTheme="minorHAnsi" w:hAnsiTheme="minorHAnsi" w:cstheme="minorHAnsi"/>
        </w:rPr>
        <w:t xml:space="preserve">: </w:t>
      </w:r>
      <w:r w:rsidRPr="005204B8">
        <w:rPr>
          <w:rFonts w:asciiTheme="minorHAnsi" w:hAnsiTheme="minorHAnsi" w:cstheme="minorHAnsi"/>
          <w:b w:val="0"/>
          <w:sz w:val="21"/>
          <w:szCs w:val="21"/>
        </w:rPr>
        <w:t xml:space="preserve">hashicorp/aws plugin download </w:t>
      </w:r>
      <w:r w:rsidRPr="005204B8">
        <w:rPr>
          <w:rFonts w:ascii="Nirmala UI" w:hAnsi="Nirmala UI" w:cs="Nirmala UI"/>
          <w:b w:val="0"/>
          <w:sz w:val="21"/>
          <w:szCs w:val="21"/>
        </w:rPr>
        <w:t>होता</w:t>
      </w:r>
      <w:r w:rsidRPr="005204B8">
        <w:rPr>
          <w:rFonts w:asciiTheme="minorHAnsi" w:hAnsiTheme="minorHAnsi" w:cstheme="minorHAnsi"/>
          <w:b w:val="0"/>
          <w:sz w:val="21"/>
          <w:szCs w:val="21"/>
        </w:rPr>
        <w:t xml:space="preserve"> </w:t>
      </w:r>
      <w:r w:rsidRPr="005204B8">
        <w:rPr>
          <w:rFonts w:ascii="Nirmala UI" w:hAnsi="Nirmala UI" w:cs="Nirmala UI"/>
          <w:b w:val="0"/>
          <w:sz w:val="21"/>
          <w:szCs w:val="21"/>
        </w:rPr>
        <w:t>है</w:t>
      </w:r>
    </w:p>
    <w:p w:rsidR="000A0046" w:rsidRPr="005204B8" w:rsidRDefault="000A0046" w:rsidP="000A0046">
      <w:pPr>
        <w:pStyle w:val="NormalWeb"/>
        <w:spacing w:line="300" w:lineRule="atLeast"/>
        <w:rPr>
          <w:rFonts w:asciiTheme="minorHAnsi" w:hAnsiTheme="minorHAnsi" w:cstheme="minorHAnsi"/>
          <w:sz w:val="21"/>
          <w:szCs w:val="21"/>
        </w:rPr>
      </w:pPr>
      <w:r w:rsidRPr="005204B8">
        <w:rPr>
          <w:rFonts w:ascii="Nirmala UI" w:hAnsi="Nirmala UI" w:cs="Nirmala UI"/>
          <w:sz w:val="21"/>
          <w:szCs w:val="21"/>
        </w:rPr>
        <w:t>यही</w:t>
      </w:r>
      <w:r w:rsidRPr="005204B8">
        <w:rPr>
          <w:rFonts w:asciiTheme="minorHAnsi" w:hAnsiTheme="minorHAnsi" w:cstheme="minorHAnsi"/>
          <w:sz w:val="21"/>
          <w:szCs w:val="21"/>
        </w:rPr>
        <w:t xml:space="preserve"> plugin AWS APIs </w:t>
      </w:r>
      <w:r w:rsidRPr="005204B8">
        <w:rPr>
          <w:rFonts w:ascii="Nirmala UI" w:hAnsi="Nirmala UI" w:cs="Nirmala UI"/>
          <w:sz w:val="21"/>
          <w:szCs w:val="21"/>
        </w:rPr>
        <w:t>से</w:t>
      </w:r>
      <w:r w:rsidRPr="005204B8">
        <w:rPr>
          <w:rFonts w:asciiTheme="minorHAnsi" w:hAnsiTheme="minorHAnsi" w:cstheme="minorHAnsi"/>
          <w:sz w:val="21"/>
          <w:szCs w:val="21"/>
        </w:rPr>
        <w:t xml:space="preserve"> </w:t>
      </w:r>
      <w:r w:rsidRPr="005204B8">
        <w:rPr>
          <w:rFonts w:ascii="Nirmala UI" w:hAnsi="Nirmala UI" w:cs="Nirmala UI"/>
          <w:sz w:val="21"/>
          <w:szCs w:val="21"/>
        </w:rPr>
        <w:t>बात</w:t>
      </w:r>
      <w:r w:rsidRPr="005204B8">
        <w:rPr>
          <w:rFonts w:asciiTheme="minorHAnsi" w:hAnsiTheme="minorHAnsi" w:cstheme="minorHAnsi"/>
          <w:sz w:val="21"/>
          <w:szCs w:val="21"/>
        </w:rPr>
        <w:t xml:space="preserve"> </w:t>
      </w:r>
      <w:r w:rsidRPr="005204B8">
        <w:rPr>
          <w:rFonts w:ascii="Nirmala UI" w:hAnsi="Nirmala UI" w:cs="Nirmala UI"/>
          <w:sz w:val="21"/>
          <w:szCs w:val="21"/>
        </w:rPr>
        <w:t>करेगा।</w:t>
      </w:r>
    </w:p>
    <w:p w:rsidR="000A0046" w:rsidRPr="005204B8" w:rsidRDefault="000A0046" w:rsidP="000A0046">
      <w:pPr>
        <w:pStyle w:val="Heading3"/>
        <w:spacing w:line="300" w:lineRule="atLeast"/>
        <w:rPr>
          <w:rFonts w:asciiTheme="minorHAnsi" w:hAnsiTheme="minorHAnsi" w:cstheme="minorHAnsi"/>
          <w:b w:val="0"/>
          <w:sz w:val="21"/>
          <w:szCs w:val="21"/>
        </w:rPr>
      </w:pPr>
      <w:r w:rsidRPr="005204B8">
        <w:rPr>
          <w:rFonts w:ascii="Segoe UI Symbol" w:hAnsi="Segoe UI Symbol" w:cs="Segoe UI Symbol"/>
        </w:rPr>
        <w:t>✅</w:t>
      </w:r>
      <w:r w:rsidRPr="005204B8">
        <w:rPr>
          <w:rFonts w:asciiTheme="minorHAnsi" w:hAnsiTheme="minorHAnsi" w:cstheme="minorHAnsi"/>
        </w:rPr>
        <w:t xml:space="preserve"> 2. </w:t>
      </w:r>
      <w:r w:rsidRPr="005204B8">
        <w:rPr>
          <w:rStyle w:val="HTMLCode"/>
          <w:rFonts w:asciiTheme="minorHAnsi" w:hAnsiTheme="minorHAnsi" w:cstheme="minorHAnsi"/>
        </w:rPr>
        <w:t>.terraform</w:t>
      </w:r>
      <w:r w:rsidRPr="005204B8">
        <w:rPr>
          <w:rFonts w:asciiTheme="minorHAnsi" w:hAnsiTheme="minorHAnsi" w:cstheme="minorHAnsi"/>
        </w:rPr>
        <w:t xml:space="preserve"> folder </w:t>
      </w:r>
      <w:r w:rsidRPr="005204B8">
        <w:rPr>
          <w:rFonts w:ascii="Nirmala UI" w:hAnsi="Nirmala UI" w:cs="Nirmala UI"/>
        </w:rPr>
        <w:t>बनाता</w:t>
      </w:r>
      <w:r w:rsidRPr="005204B8">
        <w:rPr>
          <w:rFonts w:asciiTheme="minorHAnsi" w:hAnsiTheme="minorHAnsi" w:cstheme="minorHAnsi"/>
        </w:rPr>
        <w:t xml:space="preserve"> </w:t>
      </w:r>
      <w:r w:rsidRPr="005204B8">
        <w:rPr>
          <w:rFonts w:ascii="Nirmala UI" w:hAnsi="Nirmala UI" w:cs="Nirmala UI"/>
        </w:rPr>
        <w:t>है</w:t>
      </w:r>
      <w:r w:rsidRPr="005204B8">
        <w:rPr>
          <w:rFonts w:asciiTheme="minorHAnsi" w:hAnsiTheme="minorHAnsi" w:cstheme="minorHAnsi"/>
        </w:rPr>
        <w:t xml:space="preserve">: </w:t>
      </w:r>
      <w:r w:rsidRPr="005204B8">
        <w:rPr>
          <w:rFonts w:asciiTheme="minorHAnsi" w:hAnsiTheme="minorHAnsi" w:cstheme="minorHAnsi"/>
          <w:b w:val="0"/>
          <w:sz w:val="21"/>
          <w:szCs w:val="21"/>
        </w:rPr>
        <w:t>infra/.terraform/</w:t>
      </w:r>
    </w:p>
    <w:p w:rsidR="000A0046" w:rsidRPr="005204B8" w:rsidRDefault="000A0046" w:rsidP="000A0046">
      <w:pPr>
        <w:pStyle w:val="NormalWeb"/>
        <w:spacing w:line="300" w:lineRule="atLeast"/>
        <w:rPr>
          <w:rFonts w:asciiTheme="minorHAnsi" w:hAnsiTheme="minorHAnsi" w:cstheme="minorHAnsi"/>
          <w:sz w:val="21"/>
          <w:szCs w:val="21"/>
        </w:rPr>
      </w:pPr>
      <w:r w:rsidRPr="005204B8">
        <w:rPr>
          <w:rFonts w:ascii="Nirmala UI" w:hAnsi="Nirmala UI" w:cs="Nirmala UI"/>
          <w:sz w:val="21"/>
          <w:szCs w:val="21"/>
        </w:rPr>
        <w:t>इसमें</w:t>
      </w:r>
      <w:r w:rsidRPr="005204B8">
        <w:rPr>
          <w:rFonts w:asciiTheme="minorHAnsi" w:hAnsiTheme="minorHAnsi" w:cstheme="minorHAnsi"/>
          <w:sz w:val="21"/>
          <w:szCs w:val="21"/>
        </w:rPr>
        <w:t xml:space="preserve"> plugins </w:t>
      </w:r>
      <w:r w:rsidRPr="005204B8">
        <w:rPr>
          <w:rFonts w:ascii="Nirmala UI" w:hAnsi="Nirmala UI" w:cs="Nirmala UI"/>
          <w:sz w:val="21"/>
          <w:szCs w:val="21"/>
        </w:rPr>
        <w:t>और</w:t>
      </w:r>
      <w:r w:rsidRPr="005204B8">
        <w:rPr>
          <w:rFonts w:asciiTheme="minorHAnsi" w:hAnsiTheme="minorHAnsi" w:cstheme="minorHAnsi"/>
          <w:sz w:val="21"/>
          <w:szCs w:val="21"/>
        </w:rPr>
        <w:t xml:space="preserve"> dependencies </w:t>
      </w:r>
      <w:r w:rsidRPr="005204B8">
        <w:rPr>
          <w:rFonts w:ascii="Nirmala UI" w:hAnsi="Nirmala UI" w:cs="Nirmala UI"/>
          <w:sz w:val="21"/>
          <w:szCs w:val="21"/>
        </w:rPr>
        <w:t>होती</w:t>
      </w:r>
      <w:r w:rsidRPr="005204B8">
        <w:rPr>
          <w:rFonts w:asciiTheme="minorHAnsi" w:hAnsiTheme="minorHAnsi" w:cstheme="minorHAnsi"/>
          <w:sz w:val="21"/>
          <w:szCs w:val="21"/>
        </w:rPr>
        <w:t xml:space="preserve"> </w:t>
      </w:r>
      <w:r w:rsidRPr="005204B8">
        <w:rPr>
          <w:rFonts w:ascii="Nirmala UI" w:hAnsi="Nirmala UI" w:cs="Nirmala UI"/>
          <w:sz w:val="21"/>
          <w:szCs w:val="21"/>
        </w:rPr>
        <w:t>हैं।</w:t>
      </w:r>
    </w:p>
    <w:p w:rsidR="000A0046" w:rsidRPr="005204B8" w:rsidRDefault="000A0046" w:rsidP="000A0046">
      <w:pPr>
        <w:pStyle w:val="Heading3"/>
        <w:spacing w:line="300" w:lineRule="atLeast"/>
        <w:rPr>
          <w:rFonts w:asciiTheme="minorHAnsi" w:hAnsiTheme="minorHAnsi" w:cstheme="minorHAnsi"/>
        </w:rPr>
      </w:pPr>
      <w:r w:rsidRPr="005204B8">
        <w:rPr>
          <w:rFonts w:ascii="Segoe UI Symbol" w:hAnsi="Segoe UI Symbol" w:cs="Segoe UI Symbol"/>
        </w:rPr>
        <w:t>✅</w:t>
      </w:r>
      <w:r w:rsidRPr="005204B8">
        <w:rPr>
          <w:rFonts w:asciiTheme="minorHAnsi" w:hAnsiTheme="minorHAnsi" w:cstheme="minorHAnsi"/>
        </w:rPr>
        <w:t xml:space="preserve"> 3. Backend initialize </w:t>
      </w:r>
      <w:r w:rsidRPr="005204B8">
        <w:rPr>
          <w:rFonts w:ascii="Nirmala UI" w:hAnsi="Nirmala UI" w:cs="Nirmala UI"/>
        </w:rPr>
        <w:t>करता</w:t>
      </w:r>
      <w:r w:rsidRPr="005204B8">
        <w:rPr>
          <w:rFonts w:asciiTheme="minorHAnsi" w:hAnsiTheme="minorHAnsi" w:cstheme="minorHAnsi"/>
        </w:rPr>
        <w:t xml:space="preserve"> </w:t>
      </w:r>
      <w:r w:rsidRPr="005204B8">
        <w:rPr>
          <w:rFonts w:ascii="Nirmala UI" w:hAnsi="Nirmala UI" w:cs="Nirmala UI"/>
        </w:rPr>
        <w:t>है</w:t>
      </w:r>
      <w:r w:rsidRPr="005204B8">
        <w:rPr>
          <w:rFonts w:asciiTheme="minorHAnsi" w:hAnsiTheme="minorHAnsi" w:cstheme="minorHAnsi"/>
        </w:rPr>
        <w:t xml:space="preserve"> (future use)</w:t>
      </w:r>
    </w:p>
    <w:p w:rsidR="000A0046" w:rsidRPr="005204B8" w:rsidRDefault="000A0046" w:rsidP="000A0046">
      <w:pPr>
        <w:pStyle w:val="NormalWeb"/>
        <w:spacing w:line="300" w:lineRule="atLeast"/>
        <w:rPr>
          <w:rFonts w:asciiTheme="minorHAnsi" w:hAnsiTheme="minorHAnsi" w:cstheme="minorHAnsi"/>
          <w:sz w:val="21"/>
          <w:szCs w:val="21"/>
        </w:rPr>
      </w:pPr>
      <w:r w:rsidRPr="005204B8">
        <w:rPr>
          <w:rFonts w:ascii="Nirmala UI" w:hAnsi="Nirmala UI" w:cs="Nirmala UI"/>
          <w:sz w:val="21"/>
          <w:szCs w:val="21"/>
        </w:rPr>
        <w:t>अभी</w:t>
      </w:r>
      <w:r w:rsidRPr="005204B8">
        <w:rPr>
          <w:rFonts w:asciiTheme="minorHAnsi" w:hAnsiTheme="minorHAnsi" w:cstheme="minorHAnsi"/>
          <w:sz w:val="21"/>
          <w:szCs w:val="21"/>
        </w:rPr>
        <w:t>: local backend (cloudshell)</w:t>
      </w:r>
    </w:p>
    <w:p w:rsidR="000A0046" w:rsidRPr="005204B8" w:rsidRDefault="000A0046" w:rsidP="000A0046">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 xml:space="preserve">Future </w:t>
      </w:r>
      <w:r w:rsidRPr="005204B8">
        <w:rPr>
          <w:rFonts w:ascii="Nirmala UI" w:hAnsi="Nirmala UI" w:cs="Nirmala UI"/>
          <w:sz w:val="21"/>
          <w:szCs w:val="21"/>
        </w:rPr>
        <w:t>में</w:t>
      </w:r>
      <w:r w:rsidRPr="005204B8">
        <w:rPr>
          <w:rFonts w:asciiTheme="minorHAnsi" w:hAnsiTheme="minorHAnsi" w:cstheme="minorHAnsi"/>
          <w:sz w:val="21"/>
          <w:szCs w:val="21"/>
        </w:rPr>
        <w:t>: S3 backend (production)</w:t>
      </w:r>
    </w:p>
    <w:p w:rsidR="000A0046" w:rsidRPr="005204B8" w:rsidRDefault="000A0046" w:rsidP="000A0046">
      <w:pPr>
        <w:pStyle w:val="NormalWeb"/>
        <w:spacing w:line="300" w:lineRule="atLeast"/>
        <w:rPr>
          <w:rFonts w:asciiTheme="minorHAnsi" w:hAnsiTheme="minorHAnsi" w:cstheme="minorHAnsi"/>
          <w:sz w:val="21"/>
          <w:szCs w:val="21"/>
        </w:rPr>
      </w:pPr>
      <w:r w:rsidRPr="005204B8">
        <w:rPr>
          <w:rFonts w:ascii="Nirmala UI" w:hAnsi="Nirmala UI" w:cs="Nirmala UI"/>
          <w:sz w:val="21"/>
          <w:szCs w:val="21"/>
        </w:rPr>
        <w:t>यहां</w:t>
      </w:r>
      <w:r w:rsidRPr="005204B8">
        <w:rPr>
          <w:rFonts w:asciiTheme="minorHAnsi" w:hAnsiTheme="minorHAnsi" w:cstheme="minorHAnsi"/>
          <w:sz w:val="21"/>
          <w:szCs w:val="21"/>
        </w:rPr>
        <w:t xml:space="preserve"> </w:t>
      </w:r>
      <w:r w:rsidRPr="005204B8">
        <w:rPr>
          <w:rFonts w:ascii="Nirmala UI" w:hAnsi="Nirmala UI" w:cs="Nirmala UI"/>
          <w:sz w:val="21"/>
          <w:szCs w:val="21"/>
        </w:rPr>
        <w:t>तक</w:t>
      </w:r>
      <w:r w:rsidRPr="005204B8">
        <w:rPr>
          <w:rFonts w:asciiTheme="minorHAnsi" w:hAnsiTheme="minorHAnsi" w:cstheme="minorHAnsi"/>
          <w:sz w:val="21"/>
          <w:szCs w:val="21"/>
        </w:rPr>
        <w:t xml:space="preserve"> </w:t>
      </w:r>
      <w:r w:rsidRPr="005204B8">
        <w:rPr>
          <w:rFonts w:ascii="Nirmala UI" w:hAnsi="Nirmala UI" w:cs="Nirmala UI"/>
          <w:sz w:val="21"/>
          <w:szCs w:val="21"/>
        </w:rPr>
        <w:t>पहुंचने</w:t>
      </w:r>
      <w:r w:rsidRPr="005204B8">
        <w:rPr>
          <w:rFonts w:asciiTheme="minorHAnsi" w:hAnsiTheme="minorHAnsi" w:cstheme="minorHAnsi"/>
          <w:sz w:val="21"/>
          <w:szCs w:val="21"/>
        </w:rPr>
        <w:t xml:space="preserve"> </w:t>
      </w:r>
      <w:r w:rsidRPr="005204B8">
        <w:rPr>
          <w:rFonts w:ascii="Nirmala UI" w:hAnsi="Nirmala UI" w:cs="Nirmala UI"/>
          <w:sz w:val="21"/>
          <w:szCs w:val="21"/>
        </w:rPr>
        <w:t>के</w:t>
      </w:r>
      <w:r w:rsidRPr="005204B8">
        <w:rPr>
          <w:rFonts w:asciiTheme="minorHAnsi" w:hAnsiTheme="minorHAnsi" w:cstheme="minorHAnsi"/>
          <w:sz w:val="21"/>
          <w:szCs w:val="21"/>
        </w:rPr>
        <w:t xml:space="preserve"> </w:t>
      </w:r>
      <w:r w:rsidRPr="005204B8">
        <w:rPr>
          <w:rFonts w:ascii="Nirmala UI" w:hAnsi="Nirmala UI" w:cs="Nirmala UI"/>
          <w:sz w:val="21"/>
          <w:szCs w:val="21"/>
        </w:rPr>
        <w:t>बाद</w:t>
      </w:r>
      <w:r w:rsidRPr="005204B8">
        <w:rPr>
          <w:rFonts w:asciiTheme="minorHAnsi" w:hAnsiTheme="minorHAnsi" w:cstheme="minorHAnsi"/>
          <w:sz w:val="21"/>
          <w:szCs w:val="21"/>
        </w:rPr>
        <w:t>:</w:t>
      </w:r>
    </w:p>
    <w:p w:rsidR="000A0046" w:rsidRPr="005204B8" w:rsidRDefault="000A0046" w:rsidP="000A0046">
      <w:pPr>
        <w:pStyle w:val="NoSpacing"/>
        <w:rPr>
          <w:rFonts w:cstheme="minorHAnsi"/>
        </w:rPr>
      </w:pPr>
      <w:r w:rsidRPr="005204B8">
        <w:rPr>
          <w:rFonts w:ascii="Segoe UI Symbol" w:hAnsi="Segoe UI Symbol" w:cs="Segoe UI Symbol"/>
        </w:rPr>
        <w:t>✅</w:t>
      </w:r>
      <w:r w:rsidRPr="005204B8">
        <w:rPr>
          <w:rFonts w:cstheme="minorHAnsi"/>
        </w:rPr>
        <w:t xml:space="preserve"> Terraform ready</w:t>
      </w:r>
      <w:r w:rsidRPr="005204B8">
        <w:rPr>
          <w:rFonts w:ascii="Segoe UI Symbol" w:hAnsi="Segoe UI Symbol" w:cs="Segoe UI Symbol"/>
        </w:rPr>
        <w:t>✅</w:t>
      </w:r>
      <w:r w:rsidRPr="005204B8">
        <w:rPr>
          <w:rFonts w:cstheme="minorHAnsi"/>
        </w:rPr>
        <w:t xml:space="preserve"> Terraform</w:t>
      </w:r>
      <w:r w:rsidRPr="005204B8">
        <w:rPr>
          <w:rFonts w:ascii="Segoe UI Symbol" w:hAnsi="Segoe UI Symbol" w:cs="Segoe UI Symbol"/>
        </w:rPr>
        <w:t>✅</w:t>
      </w:r>
      <w:r w:rsidRPr="005204B8">
        <w:rPr>
          <w:rFonts w:cstheme="minorHAnsi"/>
        </w:rPr>
        <w:t xml:space="preserve"> Code + infra linked</w:t>
      </w:r>
    </w:p>
    <w:p w:rsidR="000A0046" w:rsidRPr="005204B8" w:rsidRDefault="000A0046" w:rsidP="000A0046">
      <w:pPr>
        <w:pStyle w:val="NoSpacing"/>
        <w:rPr>
          <w:rFonts w:cstheme="minorHAnsi"/>
        </w:rPr>
      </w:pPr>
      <w:r w:rsidRPr="005204B8">
        <w:rPr>
          <w:rFonts w:ascii="Segoe UI Symbol" w:hAnsi="Segoe UI Symbol" w:cs="Segoe UI Symbol"/>
        </w:rPr>
        <w:t>✅</w:t>
      </w:r>
      <w:r w:rsidRPr="005204B8">
        <w:rPr>
          <w:rFonts w:cstheme="minorHAnsi"/>
        </w:rPr>
        <w:t xml:space="preserve"> AWS provider ready</w:t>
      </w:r>
    </w:p>
    <w:p w:rsidR="00126791" w:rsidRPr="005204B8" w:rsidRDefault="00126791" w:rsidP="00126791">
      <w:pPr>
        <w:pStyle w:val="Heading2"/>
        <w:spacing w:line="300" w:lineRule="atLeast"/>
        <w:rPr>
          <w:rFonts w:asciiTheme="minorHAnsi" w:hAnsiTheme="minorHAnsi" w:cstheme="minorHAnsi"/>
        </w:rPr>
      </w:pPr>
      <w:r w:rsidRPr="005204B8">
        <w:rPr>
          <w:rFonts w:ascii="Segoe UI Symbol" w:hAnsi="Segoe UI Symbol" w:cs="Segoe UI Symbol"/>
        </w:rPr>
        <w:t>🔥</w:t>
      </w:r>
      <w:r w:rsidRPr="005204B8">
        <w:rPr>
          <w:rFonts w:asciiTheme="minorHAnsi" w:hAnsiTheme="minorHAnsi" w:cstheme="minorHAnsi"/>
        </w:rPr>
        <w:t xml:space="preserve"> Real Production Automation (CI/CD)</w:t>
      </w:r>
    </w:p>
    <w:p w:rsidR="00126791" w:rsidRPr="005204B8" w:rsidRDefault="00126791" w:rsidP="00126791">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Real world me ye hota hai:</w:t>
      </w:r>
    </w:p>
    <w:p w:rsidR="00126791" w:rsidRPr="005204B8" w:rsidRDefault="00126791" w:rsidP="00126791">
      <w:pPr>
        <w:pStyle w:val="NoSpacing"/>
        <w:rPr>
          <w:rFonts w:cstheme="minorHAnsi"/>
        </w:rPr>
      </w:pPr>
      <w:r w:rsidRPr="005204B8">
        <w:rPr>
          <w:rFonts w:cstheme="minorHAnsi"/>
        </w:rPr>
        <w:t>Developer code change karta hai</w:t>
      </w:r>
    </w:p>
    <w:p w:rsidR="00126791" w:rsidRPr="005204B8" w:rsidRDefault="00126791" w:rsidP="00126791">
      <w:pPr>
        <w:pStyle w:val="NoSpacing"/>
        <w:rPr>
          <w:rFonts w:cstheme="minorHAnsi"/>
        </w:rPr>
      </w:pPr>
      <w:r w:rsidRPr="005204B8">
        <w:rPr>
          <w:rFonts w:cstheme="minorHAnsi"/>
        </w:rPr>
        <w:t>↓</w:t>
      </w:r>
    </w:p>
    <w:p w:rsidR="00126791" w:rsidRPr="005204B8" w:rsidRDefault="00126791" w:rsidP="00126791">
      <w:pPr>
        <w:pStyle w:val="NoSpacing"/>
        <w:rPr>
          <w:rFonts w:cstheme="minorHAnsi"/>
        </w:rPr>
      </w:pPr>
      <w:r w:rsidRPr="005204B8">
        <w:rPr>
          <w:rFonts w:cstheme="minorHAnsi"/>
        </w:rPr>
        <w:t>git commit + push</w:t>
      </w:r>
    </w:p>
    <w:p w:rsidR="00126791" w:rsidRPr="005204B8" w:rsidRDefault="00126791" w:rsidP="00126791">
      <w:pPr>
        <w:pStyle w:val="NoSpacing"/>
        <w:rPr>
          <w:rFonts w:cstheme="minorHAnsi"/>
        </w:rPr>
      </w:pPr>
      <w:r w:rsidRPr="005204B8">
        <w:rPr>
          <w:rFonts w:cstheme="minorHAnsi"/>
        </w:rPr>
        <w:lastRenderedPageBreak/>
        <w:t>↓</w:t>
      </w:r>
    </w:p>
    <w:p w:rsidR="00126791" w:rsidRPr="005204B8" w:rsidRDefault="00126791" w:rsidP="00126791">
      <w:pPr>
        <w:pStyle w:val="NoSpacing"/>
        <w:rPr>
          <w:rFonts w:cstheme="minorHAnsi"/>
        </w:rPr>
      </w:pPr>
      <w:r w:rsidRPr="005204B8">
        <w:rPr>
          <w:rFonts w:cstheme="minorHAnsi"/>
        </w:rPr>
        <w:t>CI/CD pipeline auto run hoti hai</w:t>
      </w:r>
    </w:p>
    <w:p w:rsidR="00126791" w:rsidRPr="005204B8" w:rsidRDefault="00126791" w:rsidP="00126791">
      <w:pPr>
        <w:pStyle w:val="NoSpacing"/>
        <w:rPr>
          <w:rFonts w:cstheme="minorHAnsi"/>
        </w:rPr>
      </w:pPr>
      <w:r w:rsidRPr="005204B8">
        <w:rPr>
          <w:rFonts w:cstheme="minorHAnsi"/>
        </w:rPr>
        <w:t>↓</w:t>
      </w:r>
    </w:p>
    <w:p w:rsidR="00126791" w:rsidRPr="005204B8" w:rsidRDefault="00126791" w:rsidP="00126791">
      <w:pPr>
        <w:pStyle w:val="NoSpacing"/>
        <w:rPr>
          <w:rFonts w:cstheme="minorHAnsi"/>
        </w:rPr>
      </w:pPr>
      <w:r w:rsidRPr="005204B8">
        <w:rPr>
          <w:rFonts w:cstheme="minorHAnsi"/>
        </w:rPr>
        <w:t>terraform plan automatically</w:t>
      </w:r>
    </w:p>
    <w:p w:rsidR="00126791" w:rsidRPr="005204B8" w:rsidRDefault="00126791" w:rsidP="00126791">
      <w:pPr>
        <w:pStyle w:val="NoSpacing"/>
        <w:rPr>
          <w:rFonts w:cstheme="minorHAnsi"/>
        </w:rPr>
      </w:pPr>
      <w:r w:rsidRPr="005204B8">
        <w:rPr>
          <w:rFonts w:cstheme="minorHAnsi"/>
        </w:rPr>
        <w:t>↓</w:t>
      </w:r>
    </w:p>
    <w:p w:rsidR="00126791" w:rsidRPr="005204B8" w:rsidRDefault="00126791" w:rsidP="00126791">
      <w:pPr>
        <w:pStyle w:val="NoSpacing"/>
        <w:rPr>
          <w:rFonts w:cstheme="minorHAnsi"/>
        </w:rPr>
      </w:pPr>
      <w:r w:rsidRPr="005204B8">
        <w:rPr>
          <w:rFonts w:cstheme="minorHAnsi"/>
        </w:rPr>
        <w:t>approval (prod me)</w:t>
      </w:r>
    </w:p>
    <w:p w:rsidR="00126791" w:rsidRPr="005204B8" w:rsidRDefault="00126791" w:rsidP="00126791">
      <w:pPr>
        <w:pStyle w:val="NoSpacing"/>
        <w:rPr>
          <w:rFonts w:cstheme="minorHAnsi"/>
        </w:rPr>
      </w:pPr>
      <w:r w:rsidRPr="005204B8">
        <w:rPr>
          <w:rFonts w:cstheme="minorHAnsi"/>
        </w:rPr>
        <w:t>↓</w:t>
      </w:r>
    </w:p>
    <w:p w:rsidR="00126791" w:rsidRPr="005204B8" w:rsidRDefault="00126791" w:rsidP="00126791">
      <w:pPr>
        <w:pStyle w:val="NoSpacing"/>
        <w:rPr>
          <w:rFonts w:cstheme="minorHAnsi"/>
        </w:rPr>
      </w:pPr>
      <w:r w:rsidRPr="005204B8">
        <w:rPr>
          <w:rFonts w:cstheme="minorHAnsi"/>
        </w:rPr>
        <w:t>terraform apply automatically</w:t>
      </w:r>
    </w:p>
    <w:p w:rsidR="00126791" w:rsidRPr="005204B8" w:rsidRDefault="00126791" w:rsidP="00126791">
      <w:pPr>
        <w:pStyle w:val="NoSpacing"/>
        <w:rPr>
          <w:rFonts w:cstheme="minorHAnsi"/>
        </w:rPr>
      </w:pPr>
      <w:r w:rsidRPr="005204B8">
        <w:rPr>
          <w:rFonts w:cstheme="minorHAnsi"/>
        </w:rPr>
        <w:t>↓</w:t>
      </w:r>
    </w:p>
    <w:p w:rsidR="000A0046" w:rsidRPr="005204B8" w:rsidRDefault="00126791" w:rsidP="00126791">
      <w:pPr>
        <w:pStyle w:val="NoSpacing"/>
        <w:rPr>
          <w:rFonts w:cstheme="minorHAnsi"/>
        </w:rPr>
      </w:pPr>
      <w:r w:rsidRPr="005204B8">
        <w:rPr>
          <w:rFonts w:cstheme="minorHAnsi"/>
        </w:rPr>
        <w:t>Lambda auto deploy</w:t>
      </w:r>
    </w:p>
    <w:p w:rsidR="00522C6C" w:rsidRPr="005204B8" w:rsidRDefault="00522C6C" w:rsidP="00522C6C">
      <w:pPr>
        <w:pStyle w:val="Heading3"/>
        <w:rPr>
          <w:rFonts w:asciiTheme="minorHAnsi" w:hAnsiTheme="minorHAnsi" w:cstheme="minorHAnsi"/>
          <w:sz w:val="21"/>
          <w:szCs w:val="21"/>
        </w:rPr>
      </w:pPr>
      <w:r w:rsidRPr="005204B8">
        <w:rPr>
          <w:rFonts w:asciiTheme="minorHAnsi" w:hAnsiTheme="minorHAnsi" w:cstheme="minorHAnsi"/>
          <w:sz w:val="21"/>
          <w:szCs w:val="21"/>
        </w:rPr>
        <w:t>Lambda deployment me security kaise handle hoti hai?</w:t>
      </w:r>
    </w:p>
    <w:p w:rsidR="00522C6C" w:rsidRPr="005204B8" w:rsidRDefault="00522C6C" w:rsidP="00522C6C">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Production CI/CD me yeh important security layers hoti hain:</w:t>
      </w:r>
    </w:p>
    <w:p w:rsidR="00522C6C" w:rsidRPr="005204B8" w:rsidRDefault="00522C6C" w:rsidP="00522C6C">
      <w:pPr>
        <w:pStyle w:val="Heading3"/>
        <w:spacing w:line="300" w:lineRule="atLeast"/>
        <w:rPr>
          <w:rFonts w:asciiTheme="minorHAnsi" w:hAnsiTheme="minorHAnsi" w:cstheme="minorHAnsi"/>
          <w:b w:val="0"/>
          <w:sz w:val="21"/>
          <w:szCs w:val="21"/>
        </w:rPr>
      </w:pPr>
      <w:r w:rsidRPr="005204B8">
        <w:rPr>
          <w:rFonts w:asciiTheme="minorHAnsi" w:hAnsiTheme="minorHAnsi" w:cstheme="minorHAnsi"/>
        </w:rPr>
        <w:t xml:space="preserve">1. IAM Role for pipeline: </w:t>
      </w:r>
      <w:r w:rsidRPr="005204B8">
        <w:rPr>
          <w:rFonts w:asciiTheme="minorHAnsi" w:hAnsiTheme="minorHAnsi" w:cstheme="minorHAnsi"/>
          <w:b w:val="0"/>
          <w:sz w:val="21"/>
          <w:szCs w:val="21"/>
        </w:rPr>
        <w:t>Pipeline ko limited permissions milti hain.</w:t>
      </w:r>
    </w:p>
    <w:p w:rsidR="00522C6C" w:rsidRPr="005204B8" w:rsidRDefault="00522C6C" w:rsidP="00522C6C">
      <w:pPr>
        <w:pStyle w:val="Heading3"/>
        <w:spacing w:line="300" w:lineRule="atLeast"/>
        <w:rPr>
          <w:rFonts w:asciiTheme="minorHAnsi" w:hAnsiTheme="minorHAnsi" w:cstheme="minorHAnsi"/>
          <w:b w:val="0"/>
          <w:sz w:val="21"/>
          <w:szCs w:val="21"/>
        </w:rPr>
      </w:pPr>
      <w:r w:rsidRPr="005204B8">
        <w:rPr>
          <w:rFonts w:asciiTheme="minorHAnsi" w:hAnsiTheme="minorHAnsi" w:cstheme="minorHAnsi"/>
          <w:b w:val="0"/>
          <w:sz w:val="21"/>
          <w:szCs w:val="21"/>
        </w:rPr>
        <w:t>Example:</w:t>
      </w:r>
    </w:p>
    <w:p w:rsidR="00522C6C" w:rsidRPr="005204B8" w:rsidRDefault="00522C6C" w:rsidP="00522C6C">
      <w:pPr>
        <w:pStyle w:val="NoSpacing"/>
        <w:rPr>
          <w:rFonts w:cstheme="minorHAnsi"/>
        </w:rPr>
      </w:pPr>
      <w:r w:rsidRPr="005204B8">
        <w:rPr>
          <w:rFonts w:cstheme="minorHAnsi"/>
        </w:rPr>
        <w:t>Can update only this Lambda</w:t>
      </w:r>
    </w:p>
    <w:p w:rsidR="00522C6C" w:rsidRPr="005204B8" w:rsidRDefault="00522C6C" w:rsidP="00522C6C">
      <w:pPr>
        <w:pStyle w:val="NoSpacing"/>
        <w:rPr>
          <w:rFonts w:cstheme="minorHAnsi"/>
        </w:rPr>
      </w:pPr>
      <w:r w:rsidRPr="005204B8">
        <w:rPr>
          <w:rFonts w:cstheme="minorHAnsi"/>
        </w:rPr>
        <w:t>Can read/write only specific S3 bucket</w:t>
      </w:r>
    </w:p>
    <w:p w:rsidR="00522C6C" w:rsidRPr="005204B8" w:rsidRDefault="00522C6C" w:rsidP="00522C6C">
      <w:pPr>
        <w:pStyle w:val="NoSpacing"/>
        <w:rPr>
          <w:rFonts w:cstheme="minorHAnsi"/>
        </w:rPr>
      </w:pPr>
      <w:r w:rsidRPr="005204B8">
        <w:rPr>
          <w:rFonts w:cstheme="minorHAnsi"/>
        </w:rPr>
        <w:t>Can access specific Terraform state</w:t>
      </w:r>
    </w:p>
    <w:p w:rsidR="00522C6C" w:rsidRPr="005204B8" w:rsidRDefault="00522C6C" w:rsidP="00522C6C">
      <w:pPr>
        <w:pStyle w:val="NoSpacing"/>
        <w:rPr>
          <w:rFonts w:cstheme="minorHAnsi"/>
        </w:rPr>
      </w:pPr>
      <w:r w:rsidRPr="005204B8">
        <w:rPr>
          <w:rFonts w:cstheme="minorHAnsi"/>
        </w:rPr>
        <w:t>Cannot delete random resources</w:t>
      </w:r>
    </w:p>
    <w:p w:rsidR="00522C6C" w:rsidRPr="005204B8" w:rsidRDefault="00522C6C" w:rsidP="00522C6C">
      <w:pPr>
        <w:pStyle w:val="NoSpacing"/>
        <w:rPr>
          <w:rFonts w:cstheme="minorHAnsi"/>
        </w:rPr>
      </w:pPr>
    </w:p>
    <w:p w:rsidR="00522C6C" w:rsidRPr="005204B8" w:rsidRDefault="00522C6C" w:rsidP="00522C6C">
      <w:pPr>
        <w:pStyle w:val="Heading3"/>
        <w:spacing w:line="300" w:lineRule="atLeast"/>
        <w:rPr>
          <w:rFonts w:asciiTheme="minorHAnsi" w:hAnsiTheme="minorHAnsi" w:cstheme="minorHAnsi"/>
        </w:rPr>
      </w:pPr>
      <w:r w:rsidRPr="005204B8">
        <w:rPr>
          <w:rFonts w:asciiTheme="minorHAnsi" w:hAnsiTheme="minorHAnsi" w:cstheme="minorHAnsi"/>
        </w:rPr>
        <w:t>2. Secrets pipeline me hardcode nahi hote</w:t>
      </w:r>
    </w:p>
    <w:p w:rsidR="00522C6C" w:rsidRPr="005204B8" w:rsidRDefault="00522C6C" w:rsidP="00522C6C">
      <w:pPr>
        <w:pStyle w:val="NoSpacing"/>
        <w:rPr>
          <w:rFonts w:cstheme="minorHAnsi"/>
        </w:rPr>
      </w:pPr>
      <w:r w:rsidRPr="005204B8">
        <w:rPr>
          <w:rFonts w:cstheme="minorHAnsi"/>
        </w:rPr>
        <w:t>GitHub Actions Secrets</w:t>
      </w:r>
    </w:p>
    <w:p w:rsidR="00522C6C" w:rsidRPr="005204B8" w:rsidRDefault="00522C6C" w:rsidP="00522C6C">
      <w:pPr>
        <w:pStyle w:val="NoSpacing"/>
        <w:rPr>
          <w:rFonts w:cstheme="minorHAnsi"/>
        </w:rPr>
      </w:pPr>
      <w:r w:rsidRPr="005204B8">
        <w:rPr>
          <w:rFonts w:cstheme="minorHAnsi"/>
        </w:rPr>
        <w:t>AWS CodeBuild environment secrets</w:t>
      </w:r>
    </w:p>
    <w:p w:rsidR="00522C6C" w:rsidRPr="005204B8" w:rsidRDefault="00522C6C" w:rsidP="00522C6C">
      <w:pPr>
        <w:pStyle w:val="NoSpacing"/>
        <w:rPr>
          <w:rFonts w:cstheme="minorHAnsi"/>
        </w:rPr>
      </w:pPr>
      <w:r w:rsidRPr="005204B8">
        <w:rPr>
          <w:rFonts w:cstheme="minorHAnsi"/>
        </w:rPr>
        <w:t>AWS Secrets Manager</w:t>
      </w:r>
    </w:p>
    <w:p w:rsidR="000A0046" w:rsidRPr="005204B8" w:rsidRDefault="00522C6C" w:rsidP="00522C6C">
      <w:pPr>
        <w:pStyle w:val="NoSpacing"/>
        <w:rPr>
          <w:rFonts w:cstheme="minorHAnsi"/>
        </w:rPr>
      </w:pPr>
      <w:r w:rsidRPr="005204B8">
        <w:rPr>
          <w:rFonts w:cstheme="minorHAnsi"/>
        </w:rPr>
        <w:t>SSM Parameter Store</w:t>
      </w:r>
    </w:p>
    <w:p w:rsidR="00522C6C" w:rsidRPr="005204B8" w:rsidRDefault="00522C6C" w:rsidP="00522C6C">
      <w:pPr>
        <w:pStyle w:val="NoSpacing"/>
        <w:rPr>
          <w:rFonts w:cstheme="minorHAnsi"/>
        </w:rPr>
      </w:pPr>
    </w:p>
    <w:p w:rsidR="00522C6C" w:rsidRPr="005204B8" w:rsidRDefault="00522C6C" w:rsidP="00522C6C">
      <w:pPr>
        <w:pStyle w:val="Heading3"/>
        <w:spacing w:line="300" w:lineRule="atLeast"/>
        <w:rPr>
          <w:rFonts w:asciiTheme="minorHAnsi" w:hAnsiTheme="minorHAnsi" w:cstheme="minorHAnsi"/>
        </w:rPr>
      </w:pPr>
      <w:r w:rsidRPr="005204B8">
        <w:rPr>
          <w:rFonts w:asciiTheme="minorHAnsi" w:hAnsiTheme="minorHAnsi" w:cstheme="minorHAnsi"/>
        </w:rPr>
        <w:t>3. Terraform remote state secure hota hai</w:t>
      </w:r>
    </w:p>
    <w:p w:rsidR="00522C6C" w:rsidRPr="005204B8" w:rsidRDefault="00522C6C" w:rsidP="00522C6C">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Normally S3 backend + DynamoDB lock use hota hai:</w:t>
      </w:r>
    </w:p>
    <w:p w:rsidR="00522C6C" w:rsidRPr="005204B8" w:rsidRDefault="00522C6C" w:rsidP="00522C6C">
      <w:pPr>
        <w:pStyle w:val="NoSpacing"/>
        <w:rPr>
          <w:rFonts w:cstheme="minorHAnsi"/>
          <w:b/>
        </w:rPr>
      </w:pPr>
      <w:r w:rsidRPr="005204B8">
        <w:rPr>
          <w:rFonts w:cstheme="minorHAnsi"/>
          <w:b/>
        </w:rPr>
        <w:t>S3      → Terraform state store</w:t>
      </w:r>
    </w:p>
    <w:p w:rsidR="00522C6C" w:rsidRPr="005204B8" w:rsidRDefault="00522C6C" w:rsidP="00522C6C">
      <w:pPr>
        <w:pStyle w:val="NoSpacing"/>
        <w:rPr>
          <w:rFonts w:cstheme="minorHAnsi"/>
          <w:b/>
        </w:rPr>
      </w:pPr>
      <w:r w:rsidRPr="005204B8">
        <w:rPr>
          <w:rFonts w:cstheme="minorHAnsi"/>
          <w:b/>
        </w:rPr>
        <w:t>DynamoDB → state locking</w:t>
      </w:r>
    </w:p>
    <w:p w:rsidR="00522C6C" w:rsidRPr="005204B8" w:rsidRDefault="00522C6C" w:rsidP="00522C6C">
      <w:pPr>
        <w:pStyle w:val="NoSpacing"/>
        <w:rPr>
          <w:rFonts w:cstheme="minorHAnsi"/>
          <w:b/>
        </w:rPr>
      </w:pPr>
      <w:r w:rsidRPr="005204B8">
        <w:rPr>
          <w:rFonts w:cstheme="minorHAnsi"/>
          <w:b/>
        </w:rPr>
        <w:t>KMS     → encryption</w:t>
      </w:r>
    </w:p>
    <w:p w:rsidR="00522C6C" w:rsidRPr="005204B8" w:rsidRDefault="00522C6C" w:rsidP="00522C6C">
      <w:pPr>
        <w:pStyle w:val="NoSpacing"/>
        <w:rPr>
          <w:rFonts w:cstheme="minorHAnsi"/>
          <w:b/>
        </w:rPr>
      </w:pPr>
    </w:p>
    <w:p w:rsidR="00522C6C" w:rsidRPr="005204B8" w:rsidRDefault="00522C6C" w:rsidP="00522C6C">
      <w:pPr>
        <w:pStyle w:val="Heading3"/>
        <w:spacing w:line="300" w:lineRule="atLeast"/>
        <w:rPr>
          <w:rFonts w:asciiTheme="minorHAnsi" w:hAnsiTheme="minorHAnsi" w:cstheme="minorHAnsi"/>
        </w:rPr>
      </w:pPr>
      <w:r w:rsidRPr="005204B8">
        <w:rPr>
          <w:rFonts w:asciiTheme="minorHAnsi" w:hAnsiTheme="minorHAnsi" w:cstheme="minorHAnsi"/>
        </w:rPr>
        <w:t>4. Manual approval for production</w:t>
      </w:r>
    </w:p>
    <w:p w:rsidR="00522C6C" w:rsidRPr="005204B8" w:rsidRDefault="00522C6C" w:rsidP="00522C6C">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Dev automatic ho sakta hai, but prod usually approval ke baad deploy hota hai.</w:t>
      </w:r>
    </w:p>
    <w:p w:rsidR="00522C6C" w:rsidRPr="005204B8" w:rsidRDefault="00522C6C" w:rsidP="00522C6C">
      <w:pPr>
        <w:pStyle w:val="Heading2"/>
        <w:spacing w:line="300" w:lineRule="atLeast"/>
        <w:rPr>
          <w:rFonts w:asciiTheme="minorHAnsi" w:hAnsiTheme="minorHAnsi" w:cstheme="minorHAnsi"/>
        </w:rPr>
      </w:pPr>
      <w:r w:rsidRPr="005204B8">
        <w:rPr>
          <w:rFonts w:asciiTheme="minorHAnsi" w:hAnsiTheme="minorHAnsi" w:cstheme="minorHAnsi"/>
        </w:rPr>
        <w:t>10. Aapke current project ke context me</w:t>
      </w:r>
    </w:p>
    <w:p w:rsidR="00522C6C" w:rsidRPr="005204B8" w:rsidRDefault="00522C6C" w:rsidP="00522C6C">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Aapke case me jo humne kiya:</w:t>
      </w:r>
    </w:p>
    <w:p w:rsidR="00522C6C" w:rsidRPr="005204B8" w:rsidRDefault="00522C6C" w:rsidP="00522C6C">
      <w:pPr>
        <w:pStyle w:val="NoSpacing"/>
        <w:rPr>
          <w:rFonts w:cstheme="minorHAnsi"/>
          <w:b/>
        </w:rPr>
      </w:pPr>
      <w:r w:rsidRPr="005204B8">
        <w:rPr>
          <w:rFonts w:cstheme="minorHAnsi"/>
          <w:b/>
        </w:rPr>
        <w:t>CloudShell me src files banayi</w:t>
      </w:r>
    </w:p>
    <w:p w:rsidR="00522C6C" w:rsidRPr="005204B8" w:rsidRDefault="00522C6C" w:rsidP="00522C6C">
      <w:pPr>
        <w:pStyle w:val="NoSpacing"/>
        <w:rPr>
          <w:rFonts w:cstheme="minorHAnsi"/>
          <w:b/>
        </w:rPr>
      </w:pPr>
      <w:r w:rsidRPr="005204B8">
        <w:rPr>
          <w:rFonts w:cstheme="minorHAnsi"/>
          <w:b/>
        </w:rPr>
        <w:t>Terraform files banayi</w:t>
      </w:r>
    </w:p>
    <w:p w:rsidR="00522C6C" w:rsidRPr="005204B8" w:rsidRDefault="00522C6C" w:rsidP="00522C6C">
      <w:pPr>
        <w:pStyle w:val="NoSpacing"/>
        <w:rPr>
          <w:rFonts w:cstheme="minorHAnsi"/>
          <w:b/>
        </w:rPr>
      </w:pPr>
      <w:r w:rsidRPr="005204B8">
        <w:rPr>
          <w:rFonts w:cstheme="minorHAnsi"/>
          <w:b/>
        </w:rPr>
        <w:t>terraform init/plan/apply kiya</w:t>
      </w:r>
    </w:p>
    <w:p w:rsidR="00522C6C" w:rsidRPr="005204B8" w:rsidRDefault="00522C6C" w:rsidP="00522C6C">
      <w:pPr>
        <w:pStyle w:val="NoSpacing"/>
        <w:rPr>
          <w:rFonts w:cstheme="minorHAnsi"/>
          <w:b/>
        </w:rPr>
      </w:pPr>
      <w:r w:rsidRPr="005204B8">
        <w:rPr>
          <w:rFonts w:cstheme="minorHAnsi"/>
          <w:b/>
        </w:rPr>
        <w:t>Lambda update hui</w:t>
      </w:r>
    </w:p>
    <w:p w:rsidR="00522C6C" w:rsidRPr="005204B8" w:rsidRDefault="00522C6C" w:rsidP="00522C6C">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CI/CD me same kaam manual nahi hoga.</w:t>
      </w:r>
    </w:p>
    <w:p w:rsidR="00522C6C" w:rsidRPr="005204B8" w:rsidRDefault="00522C6C" w:rsidP="00522C6C">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lastRenderedPageBreak/>
        <w:t>Pipeline automatically karegi:</w:t>
      </w:r>
    </w:p>
    <w:p w:rsidR="00522C6C" w:rsidRPr="005204B8" w:rsidRDefault="00522C6C" w:rsidP="00522C6C">
      <w:pPr>
        <w:pStyle w:val="NoSpacing"/>
        <w:rPr>
          <w:rFonts w:cstheme="minorHAnsi"/>
        </w:rPr>
      </w:pPr>
      <w:r w:rsidRPr="005204B8">
        <w:rPr>
          <w:rFonts w:cstheme="minorHAnsi"/>
        </w:rPr>
        <w:t>Git push</w:t>
      </w:r>
    </w:p>
    <w:p w:rsidR="00522C6C" w:rsidRPr="005204B8" w:rsidRDefault="00522C6C" w:rsidP="00522C6C">
      <w:pPr>
        <w:pStyle w:val="NoSpacing"/>
        <w:rPr>
          <w:rFonts w:cstheme="minorHAnsi"/>
        </w:rPr>
      </w:pPr>
      <w:r w:rsidRPr="005204B8">
        <w:rPr>
          <w:rFonts w:cstheme="minorHAnsi"/>
        </w:rPr>
        <w:t>   ↓</w:t>
      </w:r>
    </w:p>
    <w:p w:rsidR="00522C6C" w:rsidRPr="005204B8" w:rsidRDefault="00522C6C" w:rsidP="00522C6C">
      <w:pPr>
        <w:pStyle w:val="NoSpacing"/>
        <w:rPr>
          <w:rFonts w:cstheme="minorHAnsi"/>
        </w:rPr>
      </w:pPr>
      <w:r w:rsidRPr="005204B8">
        <w:rPr>
          <w:rFonts w:cstheme="minorHAnsi"/>
        </w:rPr>
        <w:t>Pipeline start</w:t>
      </w:r>
    </w:p>
    <w:p w:rsidR="00522C6C" w:rsidRPr="005204B8" w:rsidRDefault="00522C6C" w:rsidP="00522C6C">
      <w:pPr>
        <w:pStyle w:val="NoSpacing"/>
        <w:rPr>
          <w:rFonts w:cstheme="minorHAnsi"/>
        </w:rPr>
      </w:pPr>
      <w:r w:rsidRPr="005204B8">
        <w:rPr>
          <w:rFonts w:cstheme="minorHAnsi"/>
        </w:rPr>
        <w:t>   ↓</w:t>
      </w:r>
    </w:p>
    <w:p w:rsidR="00522C6C" w:rsidRPr="005204B8" w:rsidRDefault="00522C6C" w:rsidP="00522C6C">
      <w:pPr>
        <w:pStyle w:val="NoSpacing"/>
        <w:rPr>
          <w:rFonts w:cstheme="minorHAnsi"/>
        </w:rPr>
      </w:pPr>
      <w:r w:rsidRPr="005204B8">
        <w:rPr>
          <w:rFonts w:cstheme="minorHAnsi"/>
        </w:rPr>
        <w:t>Terraform init</w:t>
      </w:r>
    </w:p>
    <w:p w:rsidR="00522C6C" w:rsidRPr="005204B8" w:rsidRDefault="00522C6C" w:rsidP="00522C6C">
      <w:pPr>
        <w:pStyle w:val="NoSpacing"/>
        <w:rPr>
          <w:rFonts w:cstheme="minorHAnsi"/>
        </w:rPr>
      </w:pPr>
      <w:r w:rsidRPr="005204B8">
        <w:rPr>
          <w:rFonts w:cstheme="minorHAnsi"/>
        </w:rPr>
        <w:t>   ↓</w:t>
      </w:r>
    </w:p>
    <w:p w:rsidR="00522C6C" w:rsidRPr="005204B8" w:rsidRDefault="00522C6C" w:rsidP="00522C6C">
      <w:pPr>
        <w:pStyle w:val="NoSpacing"/>
        <w:rPr>
          <w:rFonts w:cstheme="minorHAnsi"/>
        </w:rPr>
      </w:pPr>
      <w:r w:rsidRPr="005204B8">
        <w:rPr>
          <w:rFonts w:cstheme="minorHAnsi"/>
        </w:rPr>
        <w:t>Terraform validate</w:t>
      </w:r>
    </w:p>
    <w:p w:rsidR="00522C6C" w:rsidRPr="005204B8" w:rsidRDefault="00522C6C" w:rsidP="00522C6C">
      <w:pPr>
        <w:pStyle w:val="NoSpacing"/>
        <w:rPr>
          <w:rFonts w:cstheme="minorHAnsi"/>
        </w:rPr>
      </w:pPr>
      <w:r w:rsidRPr="005204B8">
        <w:rPr>
          <w:rFonts w:cstheme="minorHAnsi"/>
        </w:rPr>
        <w:t>   ↓</w:t>
      </w:r>
    </w:p>
    <w:p w:rsidR="00522C6C" w:rsidRPr="005204B8" w:rsidRDefault="00522C6C" w:rsidP="00522C6C">
      <w:pPr>
        <w:pStyle w:val="NoSpacing"/>
        <w:rPr>
          <w:rFonts w:cstheme="minorHAnsi"/>
        </w:rPr>
      </w:pPr>
      <w:r w:rsidRPr="005204B8">
        <w:rPr>
          <w:rFonts w:cstheme="minorHAnsi"/>
        </w:rPr>
        <w:t>Terraform plan</w:t>
      </w:r>
    </w:p>
    <w:p w:rsidR="00522C6C" w:rsidRPr="005204B8" w:rsidRDefault="00522C6C" w:rsidP="00522C6C">
      <w:pPr>
        <w:pStyle w:val="NoSpacing"/>
        <w:rPr>
          <w:rFonts w:cstheme="minorHAnsi"/>
        </w:rPr>
      </w:pPr>
      <w:r w:rsidRPr="005204B8">
        <w:rPr>
          <w:rFonts w:cstheme="minorHAnsi"/>
        </w:rPr>
        <w:t>   ↓</w:t>
      </w:r>
    </w:p>
    <w:p w:rsidR="00522C6C" w:rsidRPr="005204B8" w:rsidRDefault="00522C6C" w:rsidP="00522C6C">
      <w:pPr>
        <w:pStyle w:val="NoSpacing"/>
        <w:rPr>
          <w:rFonts w:cstheme="minorHAnsi"/>
        </w:rPr>
      </w:pPr>
      <w:r w:rsidRPr="005204B8">
        <w:rPr>
          <w:rFonts w:cstheme="minorHAnsi"/>
        </w:rPr>
        <w:t>Approval if prod</w:t>
      </w:r>
    </w:p>
    <w:p w:rsidR="00522C6C" w:rsidRPr="005204B8" w:rsidRDefault="00522C6C" w:rsidP="00522C6C">
      <w:pPr>
        <w:pStyle w:val="NoSpacing"/>
        <w:rPr>
          <w:rFonts w:cstheme="minorHAnsi"/>
        </w:rPr>
      </w:pPr>
      <w:r w:rsidRPr="005204B8">
        <w:rPr>
          <w:rFonts w:cstheme="minorHAnsi"/>
        </w:rPr>
        <w:t>   ↓</w:t>
      </w:r>
    </w:p>
    <w:p w:rsidR="00522C6C" w:rsidRPr="005204B8" w:rsidRDefault="00522C6C" w:rsidP="00522C6C">
      <w:pPr>
        <w:pStyle w:val="NoSpacing"/>
        <w:rPr>
          <w:rFonts w:cstheme="minorHAnsi"/>
        </w:rPr>
      </w:pPr>
      <w:r w:rsidRPr="005204B8">
        <w:rPr>
          <w:rFonts w:cstheme="minorHAnsi"/>
        </w:rPr>
        <w:t>Terraform apply</w:t>
      </w:r>
    </w:p>
    <w:p w:rsidR="00522C6C" w:rsidRPr="005204B8" w:rsidRDefault="00522C6C" w:rsidP="00522C6C">
      <w:pPr>
        <w:pStyle w:val="NoSpacing"/>
        <w:rPr>
          <w:rFonts w:cstheme="minorHAnsi"/>
        </w:rPr>
      </w:pPr>
      <w:r w:rsidRPr="005204B8">
        <w:rPr>
          <w:rFonts w:cstheme="minorHAnsi"/>
        </w:rPr>
        <w:t>   ↓</w:t>
      </w:r>
    </w:p>
    <w:p w:rsidR="00522C6C" w:rsidRPr="005204B8" w:rsidRDefault="00522C6C" w:rsidP="00522C6C">
      <w:pPr>
        <w:pStyle w:val="NoSpacing"/>
        <w:rPr>
          <w:rFonts w:cstheme="minorHAnsi"/>
        </w:rPr>
      </w:pPr>
      <w:r w:rsidRPr="005204B8">
        <w:rPr>
          <w:rFonts w:cstheme="minorHAnsi"/>
        </w:rPr>
        <w:t>Lambda deployed</w:t>
      </w:r>
    </w:p>
    <w:p w:rsidR="00522C6C" w:rsidRPr="005204B8" w:rsidRDefault="00522C6C" w:rsidP="00522C6C">
      <w:pPr>
        <w:pStyle w:val="NoSpacing"/>
        <w:rPr>
          <w:rFonts w:cstheme="minorHAnsi"/>
        </w:rPr>
      </w:pPr>
    </w:p>
    <w:p w:rsidR="00522C6C" w:rsidRPr="00522C6C" w:rsidRDefault="00522C6C" w:rsidP="00522C6C">
      <w:pPr>
        <w:spacing w:after="0" w:line="300" w:lineRule="atLeast"/>
        <w:rPr>
          <w:rFonts w:eastAsia="Times New Roman" w:cstheme="minorHAnsi"/>
          <w:sz w:val="21"/>
          <w:szCs w:val="21"/>
          <w:lang w:eastAsia="en-IN"/>
        </w:rPr>
      </w:pPr>
      <w:r w:rsidRPr="00522C6C">
        <w:rPr>
          <w:rFonts w:eastAsia="Times New Roman" w:cstheme="minorHAnsi"/>
          <w:sz w:val="21"/>
          <w:szCs w:val="21"/>
          <w:lang w:eastAsia="en-IN"/>
        </w:rPr>
        <w:t xml:space="preserve">In our production setup, Lambda deployments were automated through a CI/CD pipeline. Developers pushed code to Git, which triggered the pipeline. The pipeline performed code checkout, validation, dependency packaging, and created a Lambda deployment artifact. Terraform was used to manage the Lambda infrastructure and deployment. The </w:t>
      </w:r>
      <w:r w:rsidRPr="005204B8">
        <w:rPr>
          <w:rFonts w:eastAsia="Times New Roman" w:cstheme="minorHAnsi"/>
          <w:sz w:val="20"/>
          <w:szCs w:val="20"/>
          <w:lang w:eastAsia="en-IN"/>
        </w:rPr>
        <w:t>archive_file</w:t>
      </w:r>
      <w:r w:rsidRPr="00522C6C">
        <w:rPr>
          <w:rFonts w:eastAsia="Times New Roman" w:cstheme="minorHAnsi"/>
          <w:sz w:val="21"/>
          <w:szCs w:val="21"/>
          <w:lang w:eastAsia="en-IN"/>
        </w:rPr>
        <w:t xml:space="preserve"> data source generated the Lambda ZIP package, and </w:t>
      </w:r>
      <w:r w:rsidRPr="005204B8">
        <w:rPr>
          <w:rFonts w:eastAsia="Times New Roman" w:cstheme="minorHAnsi"/>
          <w:sz w:val="20"/>
          <w:szCs w:val="20"/>
          <w:lang w:eastAsia="en-IN"/>
        </w:rPr>
        <w:t>source_code_hash</w:t>
      </w:r>
      <w:r w:rsidRPr="00522C6C">
        <w:rPr>
          <w:rFonts w:eastAsia="Times New Roman" w:cstheme="minorHAnsi"/>
          <w:sz w:val="21"/>
          <w:szCs w:val="21"/>
          <w:lang w:eastAsia="en-IN"/>
        </w:rPr>
        <w:t xml:space="preserve"> ensured Terraform detected code changes and updated the Lambda function only when required. For production, we used environment-specific variables, IAM least-privilege roles, secure secrets management, Terraform remote state, and approval gates before applying changes.</w:t>
      </w:r>
    </w:p>
    <w:p w:rsidR="00522C6C" w:rsidRPr="005204B8" w:rsidRDefault="00522C6C" w:rsidP="00522C6C">
      <w:pPr>
        <w:pStyle w:val="NoSpacing"/>
        <w:rPr>
          <w:rFonts w:cstheme="minorHAnsi"/>
        </w:rPr>
      </w:pPr>
    </w:p>
    <w:p w:rsidR="00522C6C" w:rsidRPr="005204B8" w:rsidRDefault="00522C6C" w:rsidP="00522C6C">
      <w:pPr>
        <w:pStyle w:val="NoSpacing"/>
        <w:rPr>
          <w:rFonts w:cstheme="minorHAnsi"/>
        </w:rPr>
      </w:pPr>
    </w:p>
    <w:p w:rsidR="00522C6C" w:rsidRPr="005204B8" w:rsidRDefault="00522C6C" w:rsidP="00522C6C">
      <w:pPr>
        <w:pStyle w:val="NoSpacing"/>
        <w:rPr>
          <w:rFonts w:cstheme="minorHAnsi"/>
        </w:rPr>
      </w:pPr>
    </w:p>
    <w:p w:rsidR="00522C6C" w:rsidRPr="005204B8" w:rsidRDefault="00522C6C" w:rsidP="00522C6C">
      <w:pPr>
        <w:pStyle w:val="NoSpacing"/>
        <w:rPr>
          <w:rFonts w:cstheme="minorHAnsi"/>
        </w:rPr>
      </w:pPr>
    </w:p>
    <w:p w:rsidR="00522C6C" w:rsidRPr="005204B8" w:rsidRDefault="00522C6C" w:rsidP="00522C6C">
      <w:pPr>
        <w:pStyle w:val="NoSpacing"/>
        <w:rPr>
          <w:rFonts w:cstheme="minorHAnsi"/>
        </w:rPr>
      </w:pPr>
    </w:p>
    <w:p w:rsidR="00522C6C" w:rsidRPr="005204B8" w:rsidRDefault="00522C6C" w:rsidP="00522C6C">
      <w:pPr>
        <w:pStyle w:val="NoSpacing"/>
        <w:rPr>
          <w:rFonts w:cstheme="minorHAnsi"/>
        </w:rPr>
      </w:pPr>
    </w:p>
    <w:p w:rsidR="00522C6C" w:rsidRPr="005204B8" w:rsidRDefault="00522C6C" w:rsidP="00522C6C">
      <w:pPr>
        <w:pStyle w:val="NormalWeb"/>
        <w:spacing w:line="300" w:lineRule="atLeast"/>
        <w:rPr>
          <w:rFonts w:asciiTheme="minorHAnsi" w:hAnsiTheme="minorHAnsi" w:cstheme="minorHAnsi"/>
          <w:sz w:val="21"/>
          <w:szCs w:val="21"/>
        </w:rPr>
      </w:pPr>
      <w:r w:rsidRPr="005204B8">
        <w:rPr>
          <w:rFonts w:asciiTheme="minorHAnsi" w:hAnsiTheme="minorHAnsi" w:cstheme="minorHAnsi"/>
          <w:sz w:val="21"/>
          <w:szCs w:val="21"/>
        </w:rPr>
        <w:t>Short me:</w:t>
      </w:r>
    </w:p>
    <w:p w:rsidR="00522C6C" w:rsidRPr="005204B8" w:rsidRDefault="00522C6C" w:rsidP="00522C6C">
      <w:pPr>
        <w:pStyle w:val="NoSpacing"/>
        <w:rPr>
          <w:rFonts w:cstheme="minorHAnsi"/>
        </w:rPr>
      </w:pPr>
      <w:r w:rsidRPr="005204B8">
        <w:rPr>
          <w:rFonts w:cstheme="minorHAnsi"/>
        </w:rPr>
        <w:t>CI/CD pipeline = manual deployment ka automation</w:t>
      </w:r>
    </w:p>
    <w:p w:rsidR="00522C6C" w:rsidRPr="005204B8" w:rsidRDefault="00522C6C" w:rsidP="00522C6C">
      <w:pPr>
        <w:pStyle w:val="NoSpacing"/>
        <w:rPr>
          <w:rFonts w:cstheme="minorHAnsi"/>
        </w:rPr>
      </w:pPr>
      <w:r w:rsidRPr="005204B8">
        <w:rPr>
          <w:rFonts w:cstheme="minorHAnsi"/>
        </w:rPr>
        <w:t>Terraform = infrastructure + Lambda deployment manager</w:t>
      </w:r>
    </w:p>
    <w:p w:rsidR="00522C6C" w:rsidRPr="005204B8" w:rsidRDefault="00522C6C" w:rsidP="00522C6C">
      <w:pPr>
        <w:pStyle w:val="NoSpacing"/>
        <w:rPr>
          <w:rFonts w:cstheme="minorHAnsi"/>
        </w:rPr>
      </w:pPr>
      <w:r w:rsidRPr="005204B8">
        <w:rPr>
          <w:rFonts w:cstheme="minorHAnsi"/>
        </w:rPr>
        <w:t>ZIP package = Lambda code bundle</w:t>
      </w:r>
    </w:p>
    <w:p w:rsidR="00522C6C" w:rsidRPr="005204B8" w:rsidRDefault="00522C6C" w:rsidP="00522C6C">
      <w:pPr>
        <w:pStyle w:val="NoSpacing"/>
        <w:rPr>
          <w:rFonts w:cstheme="minorHAnsi"/>
        </w:rPr>
      </w:pPr>
      <w:r w:rsidRPr="005204B8">
        <w:rPr>
          <w:rFonts w:cstheme="minorHAnsi"/>
        </w:rPr>
        <w:t>source_code_hash = code change detector</w:t>
      </w:r>
    </w:p>
    <w:p w:rsidR="00522C6C" w:rsidRPr="005204B8" w:rsidRDefault="00522C6C" w:rsidP="00522C6C">
      <w:pPr>
        <w:pStyle w:val="NoSpacing"/>
        <w:rPr>
          <w:rFonts w:cstheme="minorHAnsi"/>
        </w:rPr>
      </w:pPr>
      <w:r w:rsidRPr="005204B8">
        <w:rPr>
          <w:rFonts w:cstheme="minorHAnsi"/>
        </w:rPr>
        <w:t>terraform apply = actual deploy trigger</w:t>
      </w:r>
    </w:p>
    <w:p w:rsidR="00522C6C" w:rsidRPr="005204B8" w:rsidRDefault="00522C6C" w:rsidP="00522C6C">
      <w:pPr>
        <w:pStyle w:val="NoSpacing"/>
        <w:rPr>
          <w:rFonts w:cstheme="minorHAnsi"/>
        </w:rPr>
      </w:pPr>
    </w:p>
    <w:p w:rsidR="00522C6C" w:rsidRPr="005204B8" w:rsidRDefault="00522C6C" w:rsidP="00522C6C">
      <w:pPr>
        <w:pStyle w:val="NoSpacing"/>
        <w:rPr>
          <w:rFonts w:cstheme="minorHAnsi"/>
        </w:rPr>
      </w:pPr>
    </w:p>
    <w:p w:rsidR="005204B8" w:rsidRDefault="005204B8" w:rsidP="005204B8">
      <w:pPr>
        <w:pStyle w:val="NormalWeb"/>
        <w:spacing w:line="300" w:lineRule="atLeast"/>
        <w:rPr>
          <w:rFonts w:ascii="Segoe UI" w:hAnsi="Segoe UI" w:cs="Segoe UI"/>
          <w:sz w:val="21"/>
          <w:szCs w:val="21"/>
        </w:rPr>
      </w:pPr>
      <w:r>
        <w:rPr>
          <w:rFonts w:ascii="Segoe UI" w:hAnsi="Segoe UI" w:cs="Segoe UI"/>
          <w:sz w:val="21"/>
          <w:szCs w:val="21"/>
        </w:rPr>
        <w:t xml:space="preserve">Perfect bhai </w:t>
      </w:r>
      <w:r>
        <w:rPr>
          <w:rFonts w:ascii="Segoe UI Symbol" w:hAnsi="Segoe UI Symbol" w:cs="Segoe UI Symbol"/>
          <w:sz w:val="21"/>
          <w:szCs w:val="21"/>
        </w:rPr>
        <w:t>✅</w:t>
      </w:r>
      <w:r>
        <w:rPr>
          <w:rFonts w:ascii="Segoe UI" w:hAnsi="Segoe UI" w:cs="Segoe UI"/>
          <w:sz w:val="21"/>
          <w:szCs w:val="21"/>
        </w:rPr>
        <w:t xml:space="preserve"> screenshot ke bottom part se clear hai ki CloudShell reconnect ke baad tum abhi home directory me ho:</w:t>
      </w:r>
    </w:p>
    <w:p w:rsidR="005204B8" w:rsidRDefault="005204B8" w:rsidP="005204B8">
      <w:pPr>
        <w:pStyle w:val="NormalWeb"/>
        <w:spacing w:line="300" w:lineRule="atLeast"/>
        <w:rPr>
          <w:rFonts w:ascii="Segoe UI" w:hAnsi="Segoe UI" w:cs="Segoe UI"/>
          <w:sz w:val="21"/>
          <w:szCs w:val="21"/>
        </w:rPr>
      </w:pPr>
      <w:r>
        <w:rPr>
          <w:rFonts w:ascii="Segoe UI" w:hAnsi="Segoe UI" w:cs="Segoe UI"/>
          <w:sz w:val="21"/>
          <w:szCs w:val="21"/>
        </w:rPr>
        <w:t>imageimage.png (Image: CloudShell home directory with project folders)</w:t>
      </w:r>
    </w:p>
    <w:p w:rsidR="005204B8" w:rsidRDefault="005204B8" w:rsidP="005204B8">
      <w:pPr>
        <w:pStyle w:val="NormalWeb"/>
        <w:spacing w:line="300" w:lineRule="atLeast"/>
        <w:rPr>
          <w:rFonts w:ascii="Segoe UI" w:hAnsi="Segoe UI" w:cs="Segoe UI"/>
          <w:sz w:val="21"/>
          <w:szCs w:val="21"/>
        </w:rPr>
      </w:pPr>
      <w:r>
        <w:rPr>
          <w:rFonts w:ascii="Segoe UI" w:hAnsi="Segoe UI" w:cs="Segoe UI"/>
          <w:sz w:val="21"/>
          <w:szCs w:val="21"/>
        </w:rPr>
        <w:t>Visible folders:</w:t>
      </w:r>
    </w:p>
    <w:p w:rsidR="005204B8" w:rsidRDefault="005204B8" w:rsidP="005204B8">
      <w:pPr>
        <w:spacing w:line="300" w:lineRule="atLeast"/>
        <w:rPr>
          <w:rFonts w:ascii="Segoe UI" w:hAnsi="Segoe UI" w:cs="Segoe UI"/>
          <w:sz w:val="21"/>
          <w:szCs w:val="21"/>
        </w:rPr>
      </w:pPr>
      <w:r>
        <w:rPr>
          <w:rFonts w:ascii="Segoe UI" w:hAnsi="Segoe UI" w:cs="Segoe UI"/>
          <w:sz w:val="21"/>
          <w:szCs w:val="21"/>
        </w:rPr>
        <w:t>enterprise-genai-assistant-lambda</w:t>
      </w:r>
    </w:p>
    <w:p w:rsidR="005204B8" w:rsidRDefault="005204B8" w:rsidP="005204B8">
      <w:pPr>
        <w:spacing w:line="300" w:lineRule="atLeast"/>
        <w:rPr>
          <w:rFonts w:ascii="Segoe UI" w:hAnsi="Segoe UI" w:cs="Segoe UI"/>
          <w:sz w:val="21"/>
          <w:szCs w:val="21"/>
        </w:rPr>
      </w:pPr>
      <w:r>
        <w:rPr>
          <w:rFonts w:ascii="Segoe UI" w:hAnsi="Segoe UI" w:cs="Segoe UI"/>
          <w:sz w:val="21"/>
          <w:szCs w:val="21"/>
        </w:rPr>
        <w:t>enterprise-genai-iac</w:t>
      </w:r>
    </w:p>
    <w:p w:rsidR="005204B8" w:rsidRDefault="005204B8" w:rsidP="005204B8">
      <w:pPr>
        <w:spacing w:line="300" w:lineRule="atLeast"/>
        <w:rPr>
          <w:rFonts w:ascii="Segoe UI" w:hAnsi="Segoe UI" w:cs="Segoe UI"/>
          <w:sz w:val="21"/>
          <w:szCs w:val="21"/>
        </w:rPr>
      </w:pPr>
      <w:r>
        <w:rPr>
          <w:rFonts w:ascii="Segoe UI" w:hAnsi="Segoe UI" w:cs="Segoe UI"/>
          <w:sz w:val="21"/>
          <w:szCs w:val="21"/>
        </w:rPr>
        <w:t>genai-assistant-backup</w:t>
      </w:r>
    </w:p>
    <w:p w:rsidR="005204B8" w:rsidRDefault="005204B8" w:rsidP="005204B8">
      <w:pPr>
        <w:spacing w:line="300" w:lineRule="atLeast"/>
        <w:rPr>
          <w:rFonts w:ascii="Segoe UI" w:hAnsi="Segoe UI" w:cs="Segoe UI"/>
          <w:sz w:val="21"/>
          <w:szCs w:val="21"/>
        </w:rPr>
      </w:pPr>
      <w:r>
        <w:rPr>
          <w:rFonts w:ascii="Segoe UI" w:hAnsi="Segoe UI" w:cs="Segoe UI"/>
          <w:sz w:val="21"/>
          <w:szCs w:val="21"/>
        </w:rPr>
        <w:t>bin</w:t>
      </w:r>
    </w:p>
    <w:p w:rsidR="005204B8" w:rsidRDefault="005204B8" w:rsidP="005204B8">
      <w:pPr>
        <w:pStyle w:val="NormalWeb"/>
        <w:spacing w:line="300" w:lineRule="atLeast"/>
        <w:rPr>
          <w:rFonts w:ascii="Segoe UI" w:hAnsi="Segoe UI" w:cs="Segoe UI"/>
          <w:sz w:val="21"/>
          <w:szCs w:val="21"/>
        </w:rPr>
      </w:pPr>
      <w:r>
        <w:rPr>
          <w:rFonts w:ascii="Segoe UI" w:hAnsi="Segoe UI" w:cs="Segoe UI"/>
          <w:sz w:val="21"/>
          <w:szCs w:val="21"/>
        </w:rPr>
        <w:lastRenderedPageBreak/>
        <w:t xml:space="preserve">Matlab project files safe hain </w:t>
      </w:r>
      <w:r>
        <w:rPr>
          <w:rFonts w:ascii="Segoe UI Symbol" w:hAnsi="Segoe UI Symbol" w:cs="Segoe UI Symbol"/>
          <w:sz w:val="21"/>
          <w:szCs w:val="21"/>
        </w:rPr>
        <w:t>✅</w:t>
      </w:r>
      <w:r>
        <w:rPr>
          <w:rFonts w:ascii="Segoe UI" w:hAnsi="Segoe UI" w:cs="Segoe UI"/>
          <w:sz w:val="21"/>
          <w:szCs w:val="21"/>
        </w:rPr>
        <w:br/>
        <w:t xml:space="preserve">Ab hum </w:t>
      </w:r>
      <w:r>
        <w:rPr>
          <w:rStyle w:val="Strong"/>
          <w:rFonts w:ascii="Segoe UI" w:hAnsi="Segoe UI" w:cs="Segoe UI"/>
          <w:sz w:val="21"/>
          <w:szCs w:val="21"/>
        </w:rPr>
        <w:t>CI/CD continue</w:t>
      </w:r>
      <w:r>
        <w:rPr>
          <w:rFonts w:ascii="Segoe UI" w:hAnsi="Segoe UI" w:cs="Segoe UI"/>
          <w:sz w:val="21"/>
          <w:szCs w:val="21"/>
        </w:rPr>
        <w:t xml:space="preserve"> karte hain — but production-style me, pehle </w:t>
      </w:r>
      <w:r>
        <w:rPr>
          <w:rStyle w:val="Strong"/>
          <w:rFonts w:ascii="Segoe UI" w:hAnsi="Segoe UI" w:cs="Segoe UI"/>
          <w:sz w:val="21"/>
          <w:szCs w:val="21"/>
        </w:rPr>
        <w:t>Git repo + safe ignore rules</w:t>
      </w:r>
      <w:r>
        <w:rPr>
          <w:rFonts w:ascii="Segoe UI" w:hAnsi="Segoe UI" w:cs="Segoe UI"/>
          <w:sz w:val="21"/>
          <w:szCs w:val="21"/>
        </w:rPr>
        <w:t xml:space="preserve"> set karenge.</w:t>
      </w:r>
    </w:p>
    <w:p w:rsidR="005204B8" w:rsidRDefault="00114F67" w:rsidP="005204B8">
      <w:pPr>
        <w:spacing w:line="300" w:lineRule="atLeast"/>
        <w:rPr>
          <w:rFonts w:ascii="Segoe UI" w:hAnsi="Segoe UI" w:cs="Segoe UI"/>
          <w:sz w:val="21"/>
          <w:szCs w:val="21"/>
        </w:rPr>
      </w:pPr>
      <w:r>
        <w:rPr>
          <w:rFonts w:ascii="Segoe UI" w:hAnsi="Segoe UI" w:cs="Segoe UI"/>
          <w:sz w:val="21"/>
          <w:szCs w:val="21"/>
        </w:rPr>
        <w:pict>
          <v:rect id="_x0000_i1055" style="width:0;height:1.5pt" o:hralign="center" o:hrstd="t" o:hr="t" fillcolor="#a0a0a0" stroked="f"/>
        </w:pict>
      </w:r>
    </w:p>
    <w:p w:rsidR="005204B8" w:rsidRDefault="005204B8" w:rsidP="005204B8">
      <w:pPr>
        <w:pStyle w:val="Heading1"/>
        <w:spacing w:line="300" w:lineRule="atLeast"/>
        <w:rPr>
          <w:rFonts w:ascii="Segoe UI" w:hAnsi="Segoe UI" w:cs="Segoe UI"/>
          <w:sz w:val="48"/>
          <w:szCs w:val="48"/>
        </w:rPr>
      </w:pPr>
      <w:r>
        <w:rPr>
          <w:rFonts w:ascii="Segoe UI" w:hAnsi="Segoe UI" w:cs="Segoe UI"/>
        </w:rPr>
        <w:t>CI/CD ka overall flow samjho</w:t>
      </w:r>
    </w:p>
    <w:p w:rsidR="005204B8" w:rsidRDefault="005204B8" w:rsidP="00BE3D3E">
      <w:pPr>
        <w:pStyle w:val="NoSpacing"/>
      </w:pPr>
      <w:r>
        <w:t>Real production me flow ye hota hai:</w:t>
      </w:r>
    </w:p>
    <w:p w:rsidR="005204B8" w:rsidRDefault="005204B8" w:rsidP="00BE3D3E">
      <w:pPr>
        <w:pStyle w:val="NoSpacing"/>
      </w:pPr>
      <w:r>
        <w:t>Developer code change</w:t>
      </w:r>
    </w:p>
    <w:p w:rsidR="005204B8" w:rsidRDefault="005204B8" w:rsidP="00BE3D3E">
      <w:pPr>
        <w:pStyle w:val="NoSpacing"/>
      </w:pPr>
      <w:r>
        <w:t>↓</w:t>
      </w:r>
    </w:p>
    <w:p w:rsidR="005204B8" w:rsidRDefault="005204B8" w:rsidP="00BE3D3E">
      <w:pPr>
        <w:pStyle w:val="NoSpacing"/>
      </w:pPr>
      <w:r>
        <w:t>git add / commit / push</w:t>
      </w:r>
    </w:p>
    <w:p w:rsidR="005204B8" w:rsidRDefault="005204B8" w:rsidP="00BE3D3E">
      <w:pPr>
        <w:pStyle w:val="NoSpacing"/>
      </w:pPr>
      <w:r>
        <w:t>↓</w:t>
      </w:r>
    </w:p>
    <w:p w:rsidR="005204B8" w:rsidRDefault="005204B8" w:rsidP="00BE3D3E">
      <w:pPr>
        <w:pStyle w:val="NoSpacing"/>
      </w:pPr>
      <w:r>
        <w:t>CI/CD pipeline trigger</w:t>
      </w:r>
    </w:p>
    <w:p w:rsidR="005204B8" w:rsidRDefault="005204B8" w:rsidP="00BE3D3E">
      <w:pPr>
        <w:pStyle w:val="NoSpacing"/>
      </w:pPr>
      <w:r>
        <w:t>↓</w:t>
      </w:r>
    </w:p>
    <w:p w:rsidR="005204B8" w:rsidRDefault="005204B8" w:rsidP="00BE3D3E">
      <w:pPr>
        <w:pStyle w:val="NoSpacing"/>
      </w:pPr>
      <w:r>
        <w:t>terraform init</w:t>
      </w:r>
    </w:p>
    <w:p w:rsidR="005204B8" w:rsidRDefault="005204B8" w:rsidP="00BE3D3E">
      <w:pPr>
        <w:pStyle w:val="NoSpacing"/>
      </w:pPr>
      <w:r>
        <w:t>↓</w:t>
      </w:r>
    </w:p>
    <w:p w:rsidR="005204B8" w:rsidRDefault="005204B8" w:rsidP="00BE3D3E">
      <w:pPr>
        <w:pStyle w:val="NoSpacing"/>
      </w:pPr>
      <w:r>
        <w:t>terraform plan</w:t>
      </w:r>
    </w:p>
    <w:p w:rsidR="005204B8" w:rsidRDefault="005204B8" w:rsidP="00BE3D3E">
      <w:pPr>
        <w:pStyle w:val="NoSpacing"/>
      </w:pPr>
      <w:r>
        <w:t>↓</w:t>
      </w:r>
    </w:p>
    <w:p w:rsidR="005204B8" w:rsidRDefault="005204B8" w:rsidP="00BE3D3E">
      <w:pPr>
        <w:pStyle w:val="NoSpacing"/>
      </w:pPr>
      <w:r>
        <w:t>approval if prod</w:t>
      </w:r>
    </w:p>
    <w:p w:rsidR="005204B8" w:rsidRDefault="005204B8" w:rsidP="00BE3D3E">
      <w:pPr>
        <w:pStyle w:val="NoSpacing"/>
      </w:pPr>
      <w:r>
        <w:t>↓</w:t>
      </w:r>
    </w:p>
    <w:p w:rsidR="005204B8" w:rsidRDefault="005204B8" w:rsidP="00BE3D3E">
      <w:pPr>
        <w:pStyle w:val="NoSpacing"/>
      </w:pPr>
      <w:r>
        <w:t>terraform apply</w:t>
      </w:r>
    </w:p>
    <w:p w:rsidR="005204B8" w:rsidRDefault="005204B8" w:rsidP="00BE3D3E">
      <w:pPr>
        <w:pStyle w:val="NoSpacing"/>
      </w:pPr>
      <w:r>
        <w:t>↓</w:t>
      </w:r>
    </w:p>
    <w:p w:rsidR="005204B8" w:rsidRDefault="005204B8" w:rsidP="00BE3D3E">
      <w:pPr>
        <w:pStyle w:val="NoSpacing"/>
      </w:pPr>
      <w:r>
        <w:t>Lambda auto zip + deploy</w:t>
      </w:r>
    </w:p>
    <w:p w:rsidR="005204B8" w:rsidRDefault="005204B8" w:rsidP="00BE3D3E">
      <w:pPr>
        <w:pStyle w:val="NoSpacing"/>
      </w:pPr>
      <w:r>
        <w:t>↓</w:t>
      </w:r>
    </w:p>
    <w:p w:rsidR="005204B8" w:rsidRDefault="005204B8" w:rsidP="00BE3D3E">
      <w:pPr>
        <w:pStyle w:val="NoSpacing"/>
      </w:pPr>
      <w:r>
        <w:t>smoke tests</w:t>
      </w:r>
    </w:p>
    <w:p w:rsidR="005204B8" w:rsidRDefault="005204B8" w:rsidP="00BE3D3E">
      <w:pPr>
        <w:pStyle w:val="NoSpacing"/>
      </w:pPr>
      <w:r>
        <w:t>Abhi hum CloudShell me local Git setup karenge. Baad me GitHub/GitLab/CodeCommit pipeline connect karenge.</w:t>
      </w:r>
    </w:p>
    <w:p w:rsidR="005204B8" w:rsidRDefault="00114F67" w:rsidP="005204B8">
      <w:pPr>
        <w:spacing w:line="300" w:lineRule="atLeast"/>
        <w:rPr>
          <w:rFonts w:ascii="Segoe UI" w:hAnsi="Segoe UI" w:cs="Segoe UI"/>
          <w:sz w:val="21"/>
          <w:szCs w:val="21"/>
        </w:rPr>
      </w:pPr>
      <w:r>
        <w:rPr>
          <w:rFonts w:ascii="Segoe UI" w:hAnsi="Segoe UI" w:cs="Segoe UI"/>
          <w:sz w:val="21"/>
          <w:szCs w:val="21"/>
        </w:rPr>
        <w:pict>
          <v:rect id="_x0000_i1056" style="width:0;height:1.5pt" o:hralign="center" o:hrstd="t" o:hr="t" fillcolor="#a0a0a0" stroked="f"/>
        </w:pict>
      </w:r>
    </w:p>
    <w:p w:rsidR="005204B8" w:rsidRDefault="005204B8" w:rsidP="005204B8">
      <w:pPr>
        <w:pStyle w:val="Heading1"/>
        <w:spacing w:line="300" w:lineRule="atLeast"/>
        <w:rPr>
          <w:rFonts w:ascii="Segoe UI" w:hAnsi="Segoe UI" w:cs="Segoe UI"/>
          <w:sz w:val="48"/>
          <w:szCs w:val="48"/>
        </w:rPr>
      </w:pPr>
      <w:r>
        <w:rPr>
          <w:rFonts w:ascii="Segoe UI" w:hAnsi="Segoe UI" w:cs="Segoe UI"/>
        </w:rPr>
        <w:t>Very important: kya Git me commit nahi karna hai?</w:t>
      </w:r>
    </w:p>
    <w:p w:rsidR="005204B8" w:rsidRDefault="005204B8" w:rsidP="00BE3D3E">
      <w:pPr>
        <w:pStyle w:val="NoSpacing"/>
      </w:pPr>
      <w:r>
        <w:t xml:space="preserve">Kuch files </w:t>
      </w:r>
      <w:r>
        <w:rPr>
          <w:rStyle w:val="Strong"/>
          <w:rFonts w:ascii="Segoe UI" w:hAnsi="Segoe UI" w:cs="Segoe UI"/>
          <w:sz w:val="21"/>
          <w:szCs w:val="21"/>
        </w:rPr>
        <w:t>kabhi commit nahi karni</w:t>
      </w:r>
      <w:r>
        <w:t>:</w:t>
      </w:r>
    </w:p>
    <w:p w:rsidR="005204B8" w:rsidRDefault="005204B8" w:rsidP="00BE3D3E">
      <w:pPr>
        <w:pStyle w:val="NoSpacing"/>
      </w:pPr>
      <w:r>
        <w:t>terraform.tfstate</w:t>
      </w:r>
    </w:p>
    <w:p w:rsidR="005204B8" w:rsidRDefault="005204B8" w:rsidP="00BE3D3E">
      <w:pPr>
        <w:pStyle w:val="NoSpacing"/>
      </w:pPr>
      <w:r>
        <w:t>terraform.tfstate.backup</w:t>
      </w:r>
    </w:p>
    <w:p w:rsidR="005204B8" w:rsidRDefault="005204B8" w:rsidP="00BE3D3E">
      <w:pPr>
        <w:pStyle w:val="NoSpacing"/>
      </w:pPr>
      <w:r>
        <w:t>.terraform/</w:t>
      </w:r>
    </w:p>
    <w:p w:rsidR="005204B8" w:rsidRDefault="005204B8" w:rsidP="00BE3D3E">
      <w:pPr>
        <w:pStyle w:val="NoSpacing"/>
      </w:pPr>
      <w:r>
        <w:t>lambda.zip</w:t>
      </w:r>
    </w:p>
    <w:p w:rsidR="005204B8" w:rsidRDefault="005204B8" w:rsidP="00BE3D3E">
      <w:pPr>
        <w:pStyle w:val="NoSpacing"/>
      </w:pPr>
      <w:r>
        <w:rPr>
          <w:rStyle w:val="Emphasis"/>
          <w:rFonts w:ascii="Segoe UI" w:hAnsi="Segoe UI" w:cs="Segoe UI"/>
          <w:sz w:val="21"/>
          <w:szCs w:val="21"/>
        </w:rPr>
        <w:t>.tfplan</w:t>
      </w:r>
    </w:p>
    <w:p w:rsidR="005204B8" w:rsidRDefault="005204B8" w:rsidP="00BE3D3E">
      <w:pPr>
        <w:pStyle w:val="NoSpacing"/>
      </w:pPr>
      <w:r>
        <w:t>.zip</w:t>
      </w:r>
    </w:p>
    <w:p w:rsidR="005204B8" w:rsidRDefault="005204B8" w:rsidP="00BE3D3E">
      <w:pPr>
        <w:pStyle w:val="NoSpacing"/>
      </w:pPr>
      <w:r>
        <w:t>Reason:</w:t>
      </w:r>
    </w:p>
    <w:p w:rsidR="005204B8" w:rsidRDefault="005204B8" w:rsidP="005204B8">
      <w:pPr>
        <w:numPr>
          <w:ilvl w:val="0"/>
          <w:numId w:val="29"/>
        </w:numPr>
        <w:spacing w:before="100" w:beforeAutospacing="1" w:after="100" w:afterAutospacing="1" w:line="300" w:lineRule="atLeast"/>
        <w:rPr>
          <w:rFonts w:ascii="Segoe UI" w:hAnsi="Segoe UI" w:cs="Segoe UI"/>
          <w:sz w:val="21"/>
          <w:szCs w:val="21"/>
        </w:rPr>
      </w:pPr>
      <w:r>
        <w:rPr>
          <w:rStyle w:val="HTMLCode"/>
          <w:rFonts w:eastAsiaTheme="majorEastAsia"/>
        </w:rPr>
        <w:t>terraform.tfstate</w:t>
      </w:r>
      <w:r>
        <w:rPr>
          <w:rFonts w:ascii="Segoe UI" w:hAnsi="Segoe UI" w:cs="Segoe UI"/>
          <w:sz w:val="21"/>
          <w:szCs w:val="21"/>
        </w:rPr>
        <w:t xml:space="preserve"> me infra details/sensitive values aa sakti hain</w:t>
      </w:r>
    </w:p>
    <w:p w:rsidR="005204B8" w:rsidRDefault="005204B8" w:rsidP="005204B8">
      <w:pPr>
        <w:numPr>
          <w:ilvl w:val="0"/>
          <w:numId w:val="29"/>
        </w:numPr>
        <w:spacing w:before="100" w:beforeAutospacing="1" w:after="100" w:afterAutospacing="1" w:line="300" w:lineRule="atLeast"/>
        <w:rPr>
          <w:rFonts w:ascii="Segoe UI" w:hAnsi="Segoe UI" w:cs="Segoe UI"/>
          <w:sz w:val="21"/>
          <w:szCs w:val="21"/>
        </w:rPr>
      </w:pPr>
      <w:r>
        <w:rPr>
          <w:rStyle w:val="HTMLCode"/>
          <w:rFonts w:eastAsiaTheme="majorEastAsia"/>
        </w:rPr>
        <w:t>.terraform/</w:t>
      </w:r>
      <w:r>
        <w:rPr>
          <w:rFonts w:ascii="Segoe UI" w:hAnsi="Segoe UI" w:cs="Segoe UI"/>
          <w:sz w:val="21"/>
          <w:szCs w:val="21"/>
        </w:rPr>
        <w:t xml:space="preserve"> provider plugins hota hai, huge/unnecessary</w:t>
      </w:r>
    </w:p>
    <w:p w:rsidR="005204B8" w:rsidRDefault="005204B8" w:rsidP="005204B8">
      <w:pPr>
        <w:numPr>
          <w:ilvl w:val="0"/>
          <w:numId w:val="29"/>
        </w:numPr>
        <w:spacing w:before="100" w:beforeAutospacing="1" w:after="100" w:afterAutospacing="1" w:line="300" w:lineRule="atLeast"/>
        <w:rPr>
          <w:rFonts w:ascii="Segoe UI" w:hAnsi="Segoe UI" w:cs="Segoe UI"/>
          <w:sz w:val="21"/>
          <w:szCs w:val="21"/>
        </w:rPr>
      </w:pPr>
      <w:r>
        <w:rPr>
          <w:rStyle w:val="HTMLCode"/>
          <w:rFonts w:eastAsiaTheme="majorEastAsia"/>
        </w:rPr>
        <w:t>lambda.zip</w:t>
      </w:r>
      <w:r>
        <w:rPr>
          <w:rFonts w:ascii="Segoe UI" w:hAnsi="Segoe UI" w:cs="Segoe UI"/>
          <w:sz w:val="21"/>
          <w:szCs w:val="21"/>
        </w:rPr>
        <w:t xml:space="preserve"> build artifact hai, source code nahi</w:t>
      </w:r>
    </w:p>
    <w:p w:rsidR="005204B8" w:rsidRDefault="005204B8" w:rsidP="005204B8">
      <w:pPr>
        <w:numPr>
          <w:ilvl w:val="0"/>
          <w:numId w:val="2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secrets/tokens kabhi Git me nahi jaane chahiye</w:t>
      </w:r>
    </w:p>
    <w:p w:rsidR="005204B8" w:rsidRDefault="00114F67" w:rsidP="005204B8">
      <w:pPr>
        <w:spacing w:after="0" w:line="300" w:lineRule="atLeast"/>
        <w:rPr>
          <w:rFonts w:ascii="Segoe UI" w:hAnsi="Segoe UI" w:cs="Segoe UI"/>
          <w:sz w:val="21"/>
          <w:szCs w:val="21"/>
        </w:rPr>
      </w:pPr>
      <w:r>
        <w:rPr>
          <w:rFonts w:ascii="Segoe UI" w:hAnsi="Segoe UI" w:cs="Segoe UI"/>
          <w:sz w:val="21"/>
          <w:szCs w:val="21"/>
        </w:rPr>
        <w:pict>
          <v:rect id="_x0000_i1057" style="width:0;height:1.5pt" o:hralign="center" o:hrstd="t" o:hr="t" fillcolor="#a0a0a0" stroked="f"/>
        </w:pict>
      </w:r>
    </w:p>
    <w:p w:rsidR="005204B8" w:rsidRDefault="005204B8" w:rsidP="005204B8">
      <w:pPr>
        <w:pStyle w:val="Heading1"/>
        <w:spacing w:line="300" w:lineRule="atLeast"/>
        <w:rPr>
          <w:rFonts w:ascii="Segoe UI" w:hAnsi="Segoe UI" w:cs="Segoe UI"/>
          <w:sz w:val="48"/>
          <w:szCs w:val="48"/>
        </w:rPr>
      </w:pPr>
      <w:r>
        <w:rPr>
          <w:rFonts w:ascii="Segoe UI" w:hAnsi="Segoe UI" w:cs="Segoe UI"/>
        </w:rPr>
        <w:t>Step 1: Project folder me jao</w:t>
      </w:r>
    </w:p>
    <w:p w:rsidR="005204B8" w:rsidRDefault="005204B8" w:rsidP="00BE3D3E">
      <w:pPr>
        <w:pStyle w:val="NoSpacing"/>
      </w:pPr>
      <w:r>
        <w:t>Run karo:</w:t>
      </w:r>
    </w:p>
    <w:p w:rsidR="005204B8" w:rsidRDefault="005204B8" w:rsidP="00BE3D3E">
      <w:pPr>
        <w:pStyle w:val="NoSpacing"/>
      </w:pPr>
      <w:r>
        <w:t>cd ~/enterprise-genai-iac</w:t>
      </w:r>
    </w:p>
    <w:p w:rsidR="005204B8" w:rsidRDefault="005204B8" w:rsidP="00BE3D3E">
      <w:pPr>
        <w:pStyle w:val="NoSpacing"/>
      </w:pPr>
      <w:r>
        <w:t>pwd</w:t>
      </w:r>
    </w:p>
    <w:p w:rsidR="005204B8" w:rsidRDefault="005204B8" w:rsidP="00BE3D3E">
      <w:pPr>
        <w:pStyle w:val="NoSpacing"/>
      </w:pPr>
      <w:r>
        <w:t>ls -lh</w:t>
      </w:r>
    </w:p>
    <w:p w:rsidR="005204B8" w:rsidRDefault="005204B8" w:rsidP="00BE3D3E">
      <w:pPr>
        <w:pStyle w:val="NoSpacing"/>
      </w:pPr>
      <w:r>
        <w:t>Expected:</w:t>
      </w:r>
    </w:p>
    <w:p w:rsidR="005204B8" w:rsidRDefault="005204B8" w:rsidP="00BE3D3E">
      <w:pPr>
        <w:pStyle w:val="NoSpacing"/>
      </w:pPr>
      <w:r>
        <w:t>/home/cloudshell-user/enterprise-genai-iac</w:t>
      </w:r>
    </w:p>
    <w:p w:rsidR="005204B8" w:rsidRDefault="005204B8" w:rsidP="00BE3D3E">
      <w:pPr>
        <w:pStyle w:val="NoSpacing"/>
      </w:pPr>
      <w:r>
        <w:t>Aur folders:</w:t>
      </w:r>
    </w:p>
    <w:p w:rsidR="005204B8" w:rsidRDefault="005204B8" w:rsidP="00BE3D3E">
      <w:pPr>
        <w:pStyle w:val="NoSpacing"/>
      </w:pPr>
      <w:r>
        <w:t>app</w:t>
      </w:r>
    </w:p>
    <w:p w:rsidR="005204B8" w:rsidRDefault="005204B8" w:rsidP="00BE3D3E">
      <w:pPr>
        <w:pStyle w:val="NoSpacing"/>
      </w:pPr>
      <w:r>
        <w:t>infra</w:t>
      </w:r>
    </w:p>
    <w:p w:rsidR="005204B8" w:rsidRDefault="005204B8" w:rsidP="00BE3D3E">
      <w:pPr>
        <w:pStyle w:val="NoSpacing"/>
      </w:pPr>
      <w:r>
        <w:t>README.md</w:t>
      </w:r>
    </w:p>
    <w:p w:rsidR="005204B8" w:rsidRDefault="00114F67" w:rsidP="005204B8">
      <w:pPr>
        <w:spacing w:line="300" w:lineRule="atLeast"/>
        <w:rPr>
          <w:rFonts w:ascii="Segoe UI" w:hAnsi="Segoe UI" w:cs="Segoe UI"/>
          <w:sz w:val="21"/>
          <w:szCs w:val="21"/>
        </w:rPr>
      </w:pPr>
      <w:r>
        <w:rPr>
          <w:rFonts w:ascii="Segoe UI" w:hAnsi="Segoe UI" w:cs="Segoe UI"/>
          <w:sz w:val="21"/>
          <w:szCs w:val="21"/>
        </w:rPr>
        <w:lastRenderedPageBreak/>
        <w:pict>
          <v:rect id="_x0000_i1058" style="width:0;height:1.5pt" o:hralign="center" o:hrstd="t" o:hr="t" fillcolor="#a0a0a0" stroked="f"/>
        </w:pict>
      </w:r>
    </w:p>
    <w:p w:rsidR="005204B8" w:rsidRDefault="005204B8" w:rsidP="005204B8">
      <w:pPr>
        <w:pStyle w:val="Heading1"/>
        <w:spacing w:line="300" w:lineRule="atLeast"/>
        <w:rPr>
          <w:rFonts w:ascii="Segoe UI" w:hAnsi="Segoe UI" w:cs="Segoe UI"/>
          <w:sz w:val="48"/>
          <w:szCs w:val="48"/>
        </w:rPr>
      </w:pPr>
      <w:r>
        <w:rPr>
          <w:rFonts w:ascii="Segoe UI" w:hAnsi="Segoe UI" w:cs="Segoe UI"/>
        </w:rPr>
        <w:t xml:space="preserve">Step 2: </w:t>
      </w:r>
      <w:r>
        <w:rPr>
          <w:rStyle w:val="HTMLCode"/>
          <w:rFonts w:eastAsiaTheme="majorEastAsia"/>
        </w:rPr>
        <w:t>.gitignore</w:t>
      </w:r>
      <w:r>
        <w:rPr>
          <w:rFonts w:ascii="Segoe UI" w:hAnsi="Segoe UI" w:cs="Segoe UI"/>
        </w:rPr>
        <w:t xml:space="preserve"> create karo</w:t>
      </w:r>
    </w:p>
    <w:p w:rsidR="005204B8" w:rsidRDefault="005204B8" w:rsidP="00BE3D3E">
      <w:pPr>
        <w:pStyle w:val="NoSpacing"/>
      </w:pPr>
      <w:r>
        <w:t>Run:</w:t>
      </w:r>
    </w:p>
    <w:p w:rsidR="005204B8" w:rsidRDefault="005204B8" w:rsidP="00BE3D3E">
      <w:pPr>
        <w:pStyle w:val="NoSpacing"/>
      </w:pPr>
      <w:r>
        <w:t>cat &gt; .gitignore &lt;&lt;'EOF'</w:t>
      </w:r>
    </w:p>
    <w:p w:rsidR="005204B8" w:rsidRDefault="005204B8" w:rsidP="00BE3D3E">
      <w:pPr>
        <w:pStyle w:val="NoSpacing"/>
      </w:pPr>
      <w:r>
        <w:t># Terraform local state and providers</w:t>
      </w:r>
    </w:p>
    <w:p w:rsidR="005204B8" w:rsidRDefault="005204B8" w:rsidP="00BE3D3E">
      <w:pPr>
        <w:pStyle w:val="NoSpacing"/>
      </w:pPr>
      <w:r>
        <w:t>.terraform/</w:t>
      </w:r>
    </w:p>
    <w:p w:rsidR="005204B8" w:rsidRDefault="005204B8" w:rsidP="00BE3D3E">
      <w:pPr>
        <w:pStyle w:val="NoSpacing"/>
      </w:pPr>
      <w:r>
        <w:t>.terraform.lock.hcl</w:t>
      </w:r>
    </w:p>
    <w:p w:rsidR="005204B8" w:rsidRDefault="005204B8" w:rsidP="00BE3D3E">
      <w:pPr>
        <w:pStyle w:val="NoSpacing"/>
      </w:pPr>
      <w:r>
        <w:t>terraform.tfstate</w:t>
      </w:r>
    </w:p>
    <w:p w:rsidR="005204B8" w:rsidRDefault="005204B8" w:rsidP="00BE3D3E">
      <w:pPr>
        <w:pStyle w:val="NoSpacing"/>
      </w:pPr>
      <w:r>
        <w:t>terraform.tfstate.</w:t>
      </w:r>
    </w:p>
    <w:p w:rsidR="005204B8" w:rsidRDefault="005204B8" w:rsidP="00BE3D3E">
      <w:pPr>
        <w:pStyle w:val="NoSpacing"/>
      </w:pPr>
      <w:r>
        <w:t>.tfplan</w:t>
      </w:r>
    </w:p>
    <w:p w:rsidR="005204B8" w:rsidRDefault="005204B8" w:rsidP="00BE3D3E">
      <w:pPr>
        <w:pStyle w:val="NoSpacing"/>
      </w:pPr>
      <w:r>
        <w:t>crash.log</w:t>
      </w:r>
    </w:p>
    <w:p w:rsidR="005204B8" w:rsidRDefault="005204B8" w:rsidP="00BE3D3E">
      <w:pPr>
        <w:pStyle w:val="NoSpacing"/>
      </w:pPr>
      <w:r>
        <w:t>crash.</w:t>
      </w:r>
      <w:r>
        <w:rPr>
          <w:rStyle w:val="Emphasis"/>
          <w:rFonts w:ascii="Segoe UI" w:hAnsi="Segoe UI" w:cs="Segoe UI"/>
          <w:sz w:val="21"/>
          <w:szCs w:val="21"/>
        </w:rPr>
        <w:t>.log</w:t>
      </w:r>
    </w:p>
    <w:p w:rsidR="005204B8" w:rsidRDefault="005204B8" w:rsidP="00BE3D3E">
      <w:pPr>
        <w:pStyle w:val="NoSpacing"/>
        <w:rPr>
          <w:rStyle w:val="Emphasis"/>
        </w:rPr>
      </w:pPr>
    </w:p>
    <w:p w:rsidR="005204B8" w:rsidRDefault="005204B8" w:rsidP="00BE3D3E">
      <w:pPr>
        <w:pStyle w:val="NoSpacing"/>
      </w:pPr>
      <w:r>
        <w:rPr>
          <w:i/>
          <w:iCs/>
        </w:rPr>
        <w:t># Lambda build artifacts</w:t>
      </w:r>
    </w:p>
    <w:p w:rsidR="005204B8" w:rsidRDefault="005204B8" w:rsidP="00BE3D3E">
      <w:pPr>
        <w:pStyle w:val="NoSpacing"/>
        <w:rPr>
          <w:i/>
          <w:iCs/>
        </w:rPr>
      </w:pPr>
      <w:r>
        <w:rPr>
          <w:i/>
          <w:iCs/>
        </w:rPr>
        <w:t>lambda.zip</w:t>
      </w:r>
    </w:p>
    <w:p w:rsidR="005204B8" w:rsidRDefault="005204B8" w:rsidP="00BE3D3E">
      <w:pPr>
        <w:pStyle w:val="NoSpacing"/>
      </w:pPr>
      <w:r>
        <w:t>.zip</w:t>
      </w:r>
    </w:p>
    <w:p w:rsidR="005204B8" w:rsidRDefault="005204B8" w:rsidP="00BE3D3E">
      <w:pPr>
        <w:pStyle w:val="NoSpacing"/>
      </w:pPr>
      <w:r>
        <w:rPr>
          <w:rStyle w:val="Strong"/>
          <w:rFonts w:ascii="Segoe UI" w:hAnsi="Segoe UI" w:cs="Segoe UI"/>
          <w:sz w:val="21"/>
          <w:szCs w:val="21"/>
        </w:rPr>
        <w:t>pycache</w:t>
      </w:r>
      <w:r>
        <w:t>/</w:t>
      </w:r>
    </w:p>
    <w:p w:rsidR="005204B8" w:rsidRDefault="005204B8" w:rsidP="00BE3D3E">
      <w:pPr>
        <w:pStyle w:val="NoSpacing"/>
      </w:pPr>
      <w:r>
        <w:rPr>
          <w:rStyle w:val="Emphasis"/>
          <w:rFonts w:ascii="Segoe UI" w:hAnsi="Segoe UI" w:cs="Segoe UI"/>
          <w:sz w:val="21"/>
          <w:szCs w:val="21"/>
        </w:rPr>
        <w:t>.pyc</w:t>
      </w:r>
    </w:p>
    <w:p w:rsidR="005204B8" w:rsidRDefault="005204B8" w:rsidP="00BE3D3E">
      <w:pPr>
        <w:pStyle w:val="NoSpacing"/>
        <w:rPr>
          <w:rStyle w:val="Emphasis"/>
        </w:rPr>
      </w:pPr>
    </w:p>
    <w:p w:rsidR="005204B8" w:rsidRDefault="005204B8" w:rsidP="00BE3D3E">
      <w:pPr>
        <w:pStyle w:val="NoSpacing"/>
      </w:pPr>
      <w:r>
        <w:rPr>
          <w:i/>
          <w:iCs/>
        </w:rPr>
        <w:t># Local/editor files</w:t>
      </w:r>
    </w:p>
    <w:p w:rsidR="005204B8" w:rsidRDefault="005204B8" w:rsidP="00BE3D3E">
      <w:pPr>
        <w:pStyle w:val="NoSpacing"/>
        <w:rPr>
          <w:i/>
          <w:iCs/>
        </w:rPr>
      </w:pPr>
      <w:r>
        <w:rPr>
          <w:i/>
          <w:iCs/>
        </w:rPr>
        <w:t>.vscode/</w:t>
      </w:r>
    </w:p>
    <w:p w:rsidR="005204B8" w:rsidRDefault="005204B8" w:rsidP="00BE3D3E">
      <w:pPr>
        <w:pStyle w:val="NoSpacing"/>
        <w:rPr>
          <w:i/>
          <w:iCs/>
        </w:rPr>
      </w:pPr>
      <w:r>
        <w:rPr>
          <w:i/>
          <w:iCs/>
        </w:rPr>
        <w:t>.idea/</w:t>
      </w:r>
    </w:p>
    <w:p w:rsidR="005204B8" w:rsidRDefault="005204B8" w:rsidP="00BE3D3E">
      <w:pPr>
        <w:pStyle w:val="NoSpacing"/>
        <w:rPr>
          <w:i/>
          <w:iCs/>
        </w:rPr>
      </w:pPr>
      <w:r>
        <w:rPr>
          <w:i/>
          <w:iCs/>
        </w:rPr>
        <w:t>.DS_Store</w:t>
      </w:r>
    </w:p>
    <w:p w:rsidR="005204B8" w:rsidRDefault="005204B8" w:rsidP="00BE3D3E">
      <w:pPr>
        <w:pStyle w:val="NoSpacing"/>
        <w:rPr>
          <w:rStyle w:val="Emphasis"/>
        </w:rPr>
      </w:pPr>
    </w:p>
    <w:p w:rsidR="005204B8" w:rsidRDefault="005204B8" w:rsidP="00BE3D3E">
      <w:pPr>
        <w:pStyle w:val="NoSpacing"/>
      </w:pPr>
      <w:r>
        <w:rPr>
          <w:i/>
          <w:iCs/>
        </w:rPr>
        <w:t># Secrets / env files</w:t>
      </w:r>
    </w:p>
    <w:p w:rsidR="005204B8" w:rsidRDefault="005204B8" w:rsidP="00BE3D3E">
      <w:pPr>
        <w:pStyle w:val="NoSpacing"/>
        <w:rPr>
          <w:i/>
          <w:iCs/>
        </w:rPr>
      </w:pPr>
      <w:r>
        <w:rPr>
          <w:i/>
          <w:iCs/>
        </w:rPr>
        <w:t>.env</w:t>
      </w:r>
    </w:p>
    <w:p w:rsidR="005204B8" w:rsidRDefault="005204B8" w:rsidP="00BE3D3E">
      <w:pPr>
        <w:pStyle w:val="NoSpacing"/>
      </w:pPr>
      <w:r>
        <w:t>.pem</w:t>
      </w:r>
    </w:p>
    <w:p w:rsidR="005204B8" w:rsidRDefault="005204B8" w:rsidP="00BE3D3E">
      <w:pPr>
        <w:pStyle w:val="NoSpacing"/>
      </w:pPr>
      <w:r>
        <w:t>*.key</w:t>
      </w:r>
    </w:p>
    <w:p w:rsidR="005204B8" w:rsidRDefault="005204B8" w:rsidP="00BE3D3E">
      <w:pPr>
        <w:pStyle w:val="NoSpacing"/>
      </w:pPr>
      <w:r>
        <w:t>credentials</w:t>
      </w:r>
    </w:p>
    <w:p w:rsidR="005204B8" w:rsidRDefault="005204B8" w:rsidP="00BE3D3E">
      <w:pPr>
        <w:pStyle w:val="NoSpacing"/>
      </w:pPr>
      <w:r>
        <w:t>EOF</w:t>
      </w:r>
    </w:p>
    <w:p w:rsidR="005204B8" w:rsidRDefault="00114F67" w:rsidP="005204B8">
      <w:pPr>
        <w:spacing w:line="300" w:lineRule="atLeast"/>
        <w:rPr>
          <w:rFonts w:ascii="Segoe UI" w:hAnsi="Segoe UI" w:cs="Segoe UI"/>
          <w:sz w:val="21"/>
          <w:szCs w:val="21"/>
        </w:rPr>
      </w:pPr>
      <w:r>
        <w:rPr>
          <w:rFonts w:ascii="Segoe UI" w:hAnsi="Segoe UI" w:cs="Segoe UI"/>
          <w:sz w:val="21"/>
          <w:szCs w:val="21"/>
        </w:rPr>
        <w:pict>
          <v:rect id="_x0000_i1059" style="width:0;height:1.5pt" o:hralign="center" o:hrstd="t" o:hr="t" fillcolor="#a0a0a0" stroked="f"/>
        </w:pict>
      </w:r>
    </w:p>
    <w:p w:rsidR="005204B8" w:rsidRDefault="005204B8" w:rsidP="005204B8">
      <w:pPr>
        <w:pStyle w:val="Heading1"/>
        <w:spacing w:line="300" w:lineRule="atLeast"/>
        <w:rPr>
          <w:rFonts w:ascii="Segoe UI" w:hAnsi="Segoe UI" w:cs="Segoe UI"/>
          <w:sz w:val="48"/>
          <w:szCs w:val="48"/>
        </w:rPr>
      </w:pPr>
      <w:r>
        <w:rPr>
          <w:rFonts w:ascii="Segoe UI" w:hAnsi="Segoe UI" w:cs="Segoe UI"/>
        </w:rPr>
        <w:t>Step 3: README basic create/update karo</w:t>
      </w:r>
    </w:p>
    <w:p w:rsidR="005204B8" w:rsidRDefault="005204B8" w:rsidP="00BE3D3E">
      <w:pPr>
        <w:pStyle w:val="NoSpacing"/>
      </w:pPr>
      <w:r>
        <w:t>Run:</w:t>
      </w:r>
    </w:p>
    <w:p w:rsidR="005204B8" w:rsidRDefault="005204B8" w:rsidP="00BE3D3E">
      <w:pPr>
        <w:pStyle w:val="NoSpacing"/>
      </w:pPr>
      <w:r>
        <w:t>cat &gt; README.md &lt;&lt;'EOF'</w:t>
      </w:r>
    </w:p>
    <w:p w:rsidR="005204B8" w:rsidRDefault="005204B8" w:rsidP="00BE3D3E">
      <w:pPr>
        <w:pStyle w:val="NoSpacing"/>
      </w:pPr>
      <w:r>
        <w:t># Enterprise GenAI Assistant on AWS</w:t>
      </w:r>
    </w:p>
    <w:p w:rsidR="005204B8" w:rsidRDefault="005204B8" w:rsidP="00BE3D3E">
      <w:pPr>
        <w:pStyle w:val="NoSpacing"/>
      </w:pPr>
    </w:p>
    <w:p w:rsidR="005204B8" w:rsidRDefault="005204B8" w:rsidP="00BE3D3E">
      <w:pPr>
        <w:pStyle w:val="NoSpacing"/>
      </w:pPr>
      <w:r>
        <w:t>This project contains the application source code and Terraform infrastructure for an AWS-native Enterprise GenAI Assistant.</w:t>
      </w:r>
    </w:p>
    <w:p w:rsidR="005204B8" w:rsidRDefault="005204B8" w:rsidP="00BE3D3E">
      <w:pPr>
        <w:pStyle w:val="NoSpacing"/>
      </w:pPr>
    </w:p>
    <w:p w:rsidR="005204B8" w:rsidRDefault="005204B8" w:rsidP="00BE3D3E">
      <w:pPr>
        <w:pStyle w:val="NoSpacing"/>
      </w:pPr>
      <w:r>
        <w:t>## Current capabilities</w:t>
      </w:r>
    </w:p>
    <w:p w:rsidR="005204B8" w:rsidRDefault="005204B8" w:rsidP="00BE3D3E">
      <w:pPr>
        <w:pStyle w:val="NoSpacing"/>
      </w:pPr>
    </w:p>
    <w:p w:rsidR="005204B8" w:rsidRDefault="005204B8" w:rsidP="00BE3D3E">
      <w:pPr>
        <w:pStyle w:val="NoSpacing"/>
      </w:pPr>
      <w:r>
        <w:t>- Cognito-protected API Gateway endpoints</w:t>
      </w:r>
    </w:p>
    <w:p w:rsidR="005204B8" w:rsidRDefault="005204B8" w:rsidP="00BE3D3E">
      <w:pPr>
        <w:pStyle w:val="NoSpacing"/>
      </w:pPr>
      <w:r>
        <w:t>- Modular Python Lambda backend</w:t>
      </w:r>
    </w:p>
    <w:p w:rsidR="005204B8" w:rsidRDefault="005204B8" w:rsidP="00BE3D3E">
      <w:pPr>
        <w:pStyle w:val="NoSpacing"/>
      </w:pPr>
      <w:r>
        <w:t>- Amazon Bedrock Claude integration</w:t>
      </w:r>
    </w:p>
    <w:p w:rsidR="005204B8" w:rsidRDefault="005204B8" w:rsidP="00BE3D3E">
      <w:pPr>
        <w:pStyle w:val="NoSpacing"/>
      </w:pPr>
      <w:r>
        <w:t>- RAG using Bedrock Knowledge Base and S3 source documents</w:t>
      </w:r>
    </w:p>
    <w:p w:rsidR="005204B8" w:rsidRDefault="005204B8" w:rsidP="00BE3D3E">
      <w:pPr>
        <w:pStyle w:val="NoSpacing"/>
      </w:pPr>
      <w:r>
        <w:t>- DynamoDB-based chat history and ticket storage</w:t>
      </w:r>
    </w:p>
    <w:p w:rsidR="005204B8" w:rsidRDefault="005204B8" w:rsidP="00BE3D3E">
      <w:pPr>
        <w:pStyle w:val="NoSpacing"/>
      </w:pPr>
      <w:r>
        <w:t>- Agentic action endpoint for controlled ticket creation</w:t>
      </w:r>
    </w:p>
    <w:p w:rsidR="005204B8" w:rsidRDefault="005204B8" w:rsidP="00BE3D3E">
      <w:pPr>
        <w:pStyle w:val="NoSpacing"/>
      </w:pPr>
      <w:r>
        <w:t>- Terraform-managed Lambda packaging and deployment</w:t>
      </w:r>
    </w:p>
    <w:p w:rsidR="005204B8" w:rsidRDefault="005204B8" w:rsidP="00BE3D3E">
      <w:pPr>
        <w:pStyle w:val="NoSpacing"/>
      </w:pPr>
    </w:p>
    <w:p w:rsidR="005204B8" w:rsidRDefault="005204B8" w:rsidP="00BE3D3E">
      <w:pPr>
        <w:pStyle w:val="NoSpacing"/>
      </w:pPr>
      <w:r>
        <w:t>## Folder structure</w:t>
      </w:r>
    </w:p>
    <w:p w:rsidR="005204B8" w:rsidRDefault="005204B8" w:rsidP="00BE3D3E">
      <w:pPr>
        <w:pStyle w:val="NoSpacing"/>
      </w:pPr>
    </w:p>
    <w:p w:rsidR="005204B8" w:rsidRDefault="005204B8" w:rsidP="00BE3D3E">
      <w:pPr>
        <w:pStyle w:val="NoSpacing"/>
      </w:pPr>
      <w:r>
        <w:t>```text</w:t>
      </w:r>
    </w:p>
    <w:p w:rsidR="005204B8" w:rsidRDefault="005204B8" w:rsidP="00BE3D3E">
      <w:pPr>
        <w:pStyle w:val="NoSpacing"/>
      </w:pPr>
      <w:r>
        <w:t>app/lambda     - Python Lambda source code</w:t>
      </w:r>
    </w:p>
    <w:p w:rsidR="005204B8" w:rsidRDefault="005204B8" w:rsidP="00BE3D3E">
      <w:pPr>
        <w:pStyle w:val="NoSpacing"/>
      </w:pPr>
      <w:r>
        <w:t>infra          - Terraform infrastructure code</w:t>
      </w:r>
    </w:p>
    <w:p w:rsidR="005204B8" w:rsidRDefault="005204B8" w:rsidP="005204B8">
      <w:pPr>
        <w:pStyle w:val="Heading2"/>
        <w:spacing w:line="300" w:lineRule="atLeast"/>
        <w:rPr>
          <w:rFonts w:ascii="Segoe UI" w:hAnsi="Segoe UI" w:cs="Segoe UI"/>
        </w:rPr>
      </w:pPr>
      <w:r>
        <w:rPr>
          <w:rFonts w:ascii="Segoe UI" w:hAnsi="Segoe UI" w:cs="Segoe UI"/>
        </w:rPr>
        <w:lastRenderedPageBreak/>
        <w:t>Deployment flow</w:t>
      </w:r>
    </w:p>
    <w:p w:rsidR="005204B8" w:rsidRDefault="005204B8" w:rsidP="005204B8">
      <w:pPr>
        <w:spacing w:line="300" w:lineRule="atLeast"/>
        <w:rPr>
          <w:rFonts w:ascii="Segoe UI" w:hAnsi="Segoe UI" w:cs="Segoe UI"/>
          <w:sz w:val="21"/>
          <w:szCs w:val="21"/>
        </w:rPr>
      </w:pPr>
      <w:r>
        <w:rPr>
          <w:rFonts w:ascii="Segoe UI" w:hAnsi="Segoe UI" w:cs="Segoe UI"/>
          <w:sz w:val="21"/>
          <w:szCs w:val="21"/>
        </w:rPr>
        <w:t>Code change</w:t>
      </w:r>
    </w:p>
    <w:p w:rsidR="005204B8" w:rsidRDefault="005204B8" w:rsidP="005204B8">
      <w:pPr>
        <w:spacing w:line="300" w:lineRule="atLeast"/>
        <w:rPr>
          <w:rFonts w:ascii="Segoe UI" w:hAnsi="Segoe UI" w:cs="Segoe UI"/>
          <w:sz w:val="21"/>
          <w:szCs w:val="21"/>
        </w:rPr>
      </w:pPr>
      <w:r>
        <w:rPr>
          <w:rFonts w:ascii="Segoe UI" w:hAnsi="Segoe UI" w:cs="Segoe UI"/>
          <w:sz w:val="21"/>
          <w:szCs w:val="21"/>
        </w:rPr>
        <w:t>Terraform archive_file builds Lambda zip</w:t>
      </w:r>
    </w:p>
    <w:p w:rsidR="005204B8" w:rsidRDefault="005204B8" w:rsidP="005204B8">
      <w:pPr>
        <w:spacing w:line="300" w:lineRule="atLeast"/>
        <w:rPr>
          <w:rFonts w:ascii="Segoe UI" w:hAnsi="Segoe UI" w:cs="Segoe UI"/>
          <w:sz w:val="21"/>
          <w:szCs w:val="21"/>
        </w:rPr>
      </w:pPr>
      <w:r>
        <w:rPr>
          <w:rFonts w:ascii="Segoe UI" w:hAnsi="Segoe UI" w:cs="Segoe UI"/>
          <w:sz w:val="21"/>
          <w:szCs w:val="21"/>
        </w:rPr>
        <w:t>Terraform updates Lambda function</w:t>
      </w:r>
    </w:p>
    <w:p w:rsidR="005204B8" w:rsidRDefault="005204B8" w:rsidP="005204B8">
      <w:pPr>
        <w:spacing w:line="300" w:lineRule="atLeast"/>
        <w:rPr>
          <w:rFonts w:ascii="Segoe UI" w:hAnsi="Segoe UI" w:cs="Segoe UI"/>
          <w:sz w:val="21"/>
          <w:szCs w:val="21"/>
        </w:rPr>
      </w:pPr>
      <w:r>
        <w:rPr>
          <w:rFonts w:ascii="Segoe UI" w:hAnsi="Segoe UI" w:cs="Segoe UI"/>
          <w:sz w:val="21"/>
          <w:szCs w:val="21"/>
        </w:rPr>
        <w:t>Regression tests validate API endpoints</w:t>
      </w:r>
    </w:p>
    <w:p w:rsidR="005204B8" w:rsidRDefault="005204B8" w:rsidP="005204B8">
      <w:pPr>
        <w:pStyle w:val="Heading2"/>
        <w:spacing w:line="300" w:lineRule="atLeast"/>
        <w:rPr>
          <w:rFonts w:ascii="Segoe UI" w:hAnsi="Segoe UI" w:cs="Segoe UI"/>
        </w:rPr>
      </w:pPr>
      <w:r>
        <w:rPr>
          <w:rFonts w:ascii="Segoe UI" w:hAnsi="Segoe UI" w:cs="Segoe UI"/>
        </w:rPr>
        <w:t>Important</w:t>
      </w:r>
    </w:p>
    <w:p w:rsidR="005204B8" w:rsidRDefault="005204B8" w:rsidP="005204B8">
      <w:pPr>
        <w:pStyle w:val="NoSpacing"/>
      </w:pPr>
      <w:r>
        <w:t>Terraform state files and generated zip artifacts are not committed to Git. EOF</w:t>
      </w:r>
    </w:p>
    <w:p w:rsidR="005204B8" w:rsidRDefault="005204B8" w:rsidP="005204B8">
      <w:pPr>
        <w:pStyle w:val="NoSpacing"/>
        <w:rPr>
          <w:rStyle w:val="HTMLCode"/>
          <w:rFonts w:eastAsiaTheme="majorEastAsia"/>
        </w:rPr>
      </w:pPr>
    </w:p>
    <w:p w:rsidR="005204B8" w:rsidRDefault="005204B8" w:rsidP="005204B8">
      <w:pPr>
        <w:pStyle w:val="NoSpacing"/>
        <w:rPr>
          <w:rStyle w:val="HTMLCode"/>
          <w:rFonts w:eastAsiaTheme="majorEastAsia"/>
        </w:rPr>
      </w:pPr>
      <w:r>
        <w:rPr>
          <w:rStyle w:val="HTMLCode"/>
          <w:rFonts w:eastAsiaTheme="majorEastAsia"/>
        </w:rPr>
        <w:t>---</w:t>
      </w:r>
    </w:p>
    <w:p w:rsidR="005204B8" w:rsidRDefault="005204B8" w:rsidP="005204B8">
      <w:pPr>
        <w:pStyle w:val="NoSpacing"/>
        <w:rPr>
          <w:rStyle w:val="HTMLCode"/>
          <w:rFonts w:eastAsiaTheme="majorEastAsia"/>
        </w:rPr>
      </w:pPr>
    </w:p>
    <w:p w:rsidR="005204B8" w:rsidRDefault="005204B8" w:rsidP="005204B8">
      <w:pPr>
        <w:pStyle w:val="NoSpacing"/>
        <w:rPr>
          <w:rStyle w:val="HTMLCode"/>
          <w:rFonts w:eastAsiaTheme="majorEastAsia"/>
        </w:rPr>
      </w:pPr>
      <w:r>
        <w:rPr>
          <w:rStyle w:val="HTMLCode"/>
          <w:rFonts w:eastAsiaTheme="majorEastAsia"/>
        </w:rPr>
        <w:t># Step 4: Git initialize karo</w:t>
      </w:r>
    </w:p>
    <w:p w:rsidR="005204B8" w:rsidRDefault="005204B8" w:rsidP="005204B8">
      <w:pPr>
        <w:pStyle w:val="NoSpacing"/>
        <w:rPr>
          <w:rStyle w:val="HTMLCode"/>
          <w:rFonts w:eastAsiaTheme="majorEastAsia"/>
        </w:rPr>
      </w:pPr>
    </w:p>
    <w:p w:rsidR="005204B8" w:rsidRDefault="005204B8" w:rsidP="005204B8">
      <w:pPr>
        <w:pStyle w:val="NoSpacing"/>
        <w:rPr>
          <w:rStyle w:val="HTMLCode"/>
          <w:rFonts w:eastAsiaTheme="majorEastAsia"/>
        </w:rPr>
      </w:pPr>
      <w:r>
        <w:rPr>
          <w:rStyle w:val="HTMLCode"/>
          <w:rFonts w:eastAsiaTheme="majorEastAsia"/>
        </w:rPr>
        <w:t>Run:</w:t>
      </w:r>
    </w:p>
    <w:p w:rsidR="005204B8" w:rsidRDefault="005204B8" w:rsidP="005204B8">
      <w:pPr>
        <w:pStyle w:val="NoSpacing"/>
        <w:rPr>
          <w:rStyle w:val="HTMLCode"/>
          <w:rFonts w:eastAsiaTheme="majorEastAsia"/>
        </w:rPr>
      </w:pPr>
    </w:p>
    <w:p w:rsidR="005204B8" w:rsidRDefault="005204B8" w:rsidP="005204B8">
      <w:pPr>
        <w:pStyle w:val="NoSpacing"/>
        <w:rPr>
          <w:rStyle w:val="HTMLCode"/>
          <w:rFonts w:eastAsiaTheme="majorEastAsia"/>
        </w:rPr>
      </w:pPr>
      <w:r>
        <w:rPr>
          <w:rStyle w:val="HTMLCode"/>
          <w:rFonts w:eastAsiaTheme="majorEastAsia"/>
        </w:rPr>
        <w:t>```bash</w:t>
      </w:r>
    </w:p>
    <w:p w:rsidR="005204B8" w:rsidRDefault="005204B8" w:rsidP="005204B8">
      <w:pPr>
        <w:pStyle w:val="NoSpacing"/>
        <w:rPr>
          <w:rStyle w:val="HTMLCode"/>
          <w:rFonts w:eastAsiaTheme="majorEastAsia"/>
        </w:rPr>
      </w:pPr>
      <w:r>
        <w:rPr>
          <w:rStyle w:val="HTMLCode"/>
          <w:rFonts w:eastAsiaTheme="majorEastAsia"/>
        </w:rPr>
        <w:t>git init</w:t>
      </w:r>
    </w:p>
    <w:p w:rsidR="005204B8" w:rsidRDefault="00114F67" w:rsidP="005204B8">
      <w:pPr>
        <w:spacing w:line="300" w:lineRule="atLeast"/>
        <w:rPr>
          <w:rFonts w:ascii="Segoe UI" w:hAnsi="Segoe UI" w:cs="Segoe UI"/>
          <w:sz w:val="21"/>
          <w:szCs w:val="21"/>
        </w:rPr>
      </w:pPr>
      <w:r>
        <w:rPr>
          <w:rFonts w:ascii="Segoe UI" w:hAnsi="Segoe UI" w:cs="Segoe UI"/>
          <w:sz w:val="21"/>
          <w:szCs w:val="21"/>
        </w:rPr>
        <w:pict>
          <v:rect id="_x0000_i1060" style="width:0;height:1.5pt" o:hralign="center" o:hrstd="t" o:hr="t" fillcolor="#a0a0a0" stroked="f"/>
        </w:pict>
      </w:r>
    </w:p>
    <w:p w:rsidR="005204B8" w:rsidRDefault="005204B8" w:rsidP="005204B8">
      <w:pPr>
        <w:pStyle w:val="Heading1"/>
        <w:spacing w:line="300" w:lineRule="atLeast"/>
        <w:rPr>
          <w:rFonts w:ascii="Segoe UI" w:hAnsi="Segoe UI" w:cs="Segoe UI"/>
          <w:sz w:val="48"/>
          <w:szCs w:val="48"/>
        </w:rPr>
      </w:pPr>
      <w:r>
        <w:rPr>
          <w:rFonts w:ascii="Segoe UI" w:hAnsi="Segoe UI" w:cs="Segoe UI"/>
        </w:rPr>
        <w:t>Step 5: Git status check karo</w:t>
      </w:r>
    </w:p>
    <w:p w:rsidR="005204B8" w:rsidRDefault="005204B8" w:rsidP="005204B8">
      <w:pPr>
        <w:pStyle w:val="NoSpacing"/>
      </w:pPr>
      <w:r>
        <w:t>Run:</w:t>
      </w:r>
    </w:p>
    <w:p w:rsidR="005204B8" w:rsidRDefault="005204B8" w:rsidP="005204B8">
      <w:pPr>
        <w:pStyle w:val="NoSpacing"/>
      </w:pPr>
      <w:r>
        <w:t>git status</w:t>
      </w:r>
    </w:p>
    <w:p w:rsidR="005204B8" w:rsidRDefault="005204B8" w:rsidP="005204B8">
      <w:pPr>
        <w:pStyle w:val="NoSpacing"/>
      </w:pPr>
      <w:r>
        <w:t xml:space="preserve">Expected: files untracked dikhengi, but ignored files jaise </w:t>
      </w:r>
      <w:r>
        <w:rPr>
          <w:rStyle w:val="HTMLCode"/>
          <w:rFonts w:eastAsiaTheme="majorEastAsia"/>
        </w:rPr>
        <w:t>terraform.tfstate</w:t>
      </w:r>
      <w:r>
        <w:t xml:space="preserve">, </w:t>
      </w:r>
      <w:r>
        <w:rPr>
          <w:rStyle w:val="HTMLCode"/>
          <w:rFonts w:eastAsiaTheme="majorEastAsia"/>
        </w:rPr>
        <w:t>lambda.zip</w:t>
      </w:r>
      <w:r>
        <w:t xml:space="preserve">, </w:t>
      </w:r>
      <w:r>
        <w:rPr>
          <w:rStyle w:val="HTMLCode"/>
          <w:rFonts w:eastAsiaTheme="majorEastAsia"/>
        </w:rPr>
        <w:t>.terraform/</w:t>
      </w:r>
      <w:r>
        <w:t xml:space="preserve"> ideally show nahi honi chahiye.</w:t>
      </w:r>
    </w:p>
    <w:p w:rsidR="005204B8" w:rsidRDefault="00114F67" w:rsidP="005204B8">
      <w:pPr>
        <w:spacing w:line="300" w:lineRule="atLeast"/>
        <w:rPr>
          <w:rFonts w:ascii="Segoe UI" w:hAnsi="Segoe UI" w:cs="Segoe UI"/>
          <w:sz w:val="21"/>
          <w:szCs w:val="21"/>
        </w:rPr>
      </w:pPr>
      <w:r>
        <w:rPr>
          <w:rFonts w:ascii="Segoe UI" w:hAnsi="Segoe UI" w:cs="Segoe UI"/>
          <w:sz w:val="21"/>
          <w:szCs w:val="21"/>
        </w:rPr>
        <w:pict>
          <v:rect id="_x0000_i1061" style="width:0;height:1.5pt" o:hralign="center" o:hrstd="t" o:hr="t" fillcolor="#a0a0a0" stroked="f"/>
        </w:pict>
      </w:r>
    </w:p>
    <w:p w:rsidR="005204B8" w:rsidRDefault="005204B8" w:rsidP="005204B8">
      <w:pPr>
        <w:pStyle w:val="Heading1"/>
        <w:spacing w:line="300" w:lineRule="atLeast"/>
        <w:rPr>
          <w:rFonts w:ascii="Segoe UI" w:hAnsi="Segoe UI" w:cs="Segoe UI"/>
          <w:sz w:val="48"/>
          <w:szCs w:val="48"/>
        </w:rPr>
      </w:pPr>
      <w:r>
        <w:rPr>
          <w:rFonts w:ascii="Segoe UI" w:hAnsi="Segoe UI" w:cs="Segoe UI"/>
        </w:rPr>
        <w:t>Step 6: Confirm ignored files</w:t>
      </w:r>
    </w:p>
    <w:p w:rsidR="005204B8" w:rsidRDefault="005204B8" w:rsidP="005204B8">
      <w:pPr>
        <w:pStyle w:val="NoSpacing"/>
      </w:pPr>
      <w:r>
        <w:t>Run:</w:t>
      </w:r>
    </w:p>
    <w:p w:rsidR="005204B8" w:rsidRDefault="005204B8" w:rsidP="005204B8">
      <w:pPr>
        <w:pStyle w:val="NoSpacing"/>
      </w:pPr>
      <w:r>
        <w:t>git status --ignored</w:t>
      </w:r>
    </w:p>
    <w:p w:rsidR="005204B8" w:rsidRDefault="005204B8" w:rsidP="005204B8">
      <w:pPr>
        <w:pStyle w:val="NoSpacing"/>
      </w:pPr>
      <w:r>
        <w:t>Isme ignored section me ye aa sakta hai:</w:t>
      </w:r>
    </w:p>
    <w:p w:rsidR="005204B8" w:rsidRDefault="005204B8" w:rsidP="005204B8">
      <w:pPr>
        <w:pStyle w:val="NoSpacing"/>
      </w:pPr>
      <w:r>
        <w:t>infra/.terraform/</w:t>
      </w:r>
    </w:p>
    <w:p w:rsidR="005204B8" w:rsidRDefault="005204B8" w:rsidP="005204B8">
      <w:pPr>
        <w:pStyle w:val="NoSpacing"/>
      </w:pPr>
      <w:r>
        <w:t>infra/terraform.tfstate</w:t>
      </w:r>
    </w:p>
    <w:p w:rsidR="005204B8" w:rsidRDefault="005204B8" w:rsidP="005204B8">
      <w:pPr>
        <w:pStyle w:val="NoSpacing"/>
      </w:pPr>
      <w:r>
        <w:t>infra/terraform.tfstate.backup</w:t>
      </w:r>
    </w:p>
    <w:p w:rsidR="005204B8" w:rsidRDefault="005204B8" w:rsidP="005204B8">
      <w:pPr>
        <w:pStyle w:val="NoSpacing"/>
      </w:pPr>
      <w:r>
        <w:t>infra/lambda.zip</w:t>
      </w:r>
    </w:p>
    <w:p w:rsidR="005204B8" w:rsidRDefault="005204B8" w:rsidP="005204B8">
      <w:pPr>
        <w:pStyle w:val="NoSpacing"/>
      </w:pPr>
      <w:r>
        <w:t xml:space="preserve">Ye good hai </w:t>
      </w:r>
      <w:r>
        <w:rPr>
          <w:rFonts w:ascii="Segoe UI Symbol" w:hAnsi="Segoe UI Symbol" w:cs="Segoe UI Symbol"/>
        </w:rPr>
        <w:t>✅</w:t>
      </w:r>
    </w:p>
    <w:p w:rsidR="005204B8" w:rsidRDefault="00114F67" w:rsidP="005204B8">
      <w:pPr>
        <w:spacing w:line="300" w:lineRule="atLeast"/>
        <w:rPr>
          <w:rFonts w:ascii="Segoe UI" w:hAnsi="Segoe UI" w:cs="Segoe UI"/>
          <w:sz w:val="21"/>
          <w:szCs w:val="21"/>
        </w:rPr>
      </w:pPr>
      <w:r>
        <w:rPr>
          <w:rFonts w:ascii="Segoe UI" w:hAnsi="Segoe UI" w:cs="Segoe UI"/>
          <w:sz w:val="21"/>
          <w:szCs w:val="21"/>
        </w:rPr>
        <w:pict>
          <v:rect id="_x0000_i1062" style="width:0;height:1.5pt" o:hralign="center" o:hrstd="t" o:hr="t" fillcolor="#a0a0a0" stroked="f"/>
        </w:pict>
      </w:r>
    </w:p>
    <w:p w:rsidR="005204B8" w:rsidRDefault="005204B8" w:rsidP="005204B8">
      <w:pPr>
        <w:pStyle w:val="Heading1"/>
        <w:spacing w:line="300" w:lineRule="atLeast"/>
        <w:rPr>
          <w:rFonts w:ascii="Segoe UI" w:hAnsi="Segoe UI" w:cs="Segoe UI"/>
          <w:sz w:val="48"/>
          <w:szCs w:val="48"/>
        </w:rPr>
      </w:pPr>
      <w:r>
        <w:rPr>
          <w:rFonts w:ascii="Segoe UI" w:hAnsi="Segoe UI" w:cs="Segoe UI"/>
        </w:rPr>
        <w:t>Step 7: First commit prepare karo</w:t>
      </w:r>
    </w:p>
    <w:p w:rsidR="005204B8" w:rsidRDefault="005204B8" w:rsidP="005204B8">
      <w:pPr>
        <w:pStyle w:val="NoSpacing"/>
      </w:pPr>
      <w:r>
        <w:t>Agar status clean/expected hai, then:</w:t>
      </w:r>
    </w:p>
    <w:p w:rsidR="005204B8" w:rsidRDefault="005204B8" w:rsidP="005204B8">
      <w:pPr>
        <w:pStyle w:val="NoSpacing"/>
      </w:pPr>
      <w:r>
        <w:t>git add .</w:t>
      </w:r>
    </w:p>
    <w:p w:rsidR="005204B8" w:rsidRDefault="005204B8" w:rsidP="005204B8">
      <w:pPr>
        <w:pStyle w:val="NoSpacing"/>
      </w:pPr>
      <w:r>
        <w:t>git status</w:t>
      </w:r>
    </w:p>
    <w:p w:rsidR="005204B8" w:rsidRDefault="005204B8" w:rsidP="005204B8">
      <w:pPr>
        <w:pStyle w:val="NoSpacing"/>
      </w:pPr>
      <w:r>
        <w:t xml:space="preserve">Carefully check karna ki staged files me ye </w:t>
      </w:r>
      <w:r>
        <w:rPr>
          <w:rStyle w:val="Strong"/>
          <w:rFonts w:ascii="Segoe UI" w:hAnsi="Segoe UI" w:cs="Segoe UI"/>
          <w:sz w:val="21"/>
          <w:szCs w:val="21"/>
        </w:rPr>
        <w:t>nahi</w:t>
      </w:r>
      <w:r>
        <w:t xml:space="preserve"> hone chahiye:</w:t>
      </w:r>
    </w:p>
    <w:p w:rsidR="005204B8" w:rsidRDefault="005204B8" w:rsidP="005204B8">
      <w:pPr>
        <w:pStyle w:val="NoSpacing"/>
      </w:pPr>
      <w:r>
        <w:t>terraform.tfstate</w:t>
      </w:r>
    </w:p>
    <w:p w:rsidR="005204B8" w:rsidRDefault="005204B8" w:rsidP="005204B8">
      <w:pPr>
        <w:pStyle w:val="NoSpacing"/>
      </w:pPr>
      <w:r>
        <w:t>terraform.tfstate.backup</w:t>
      </w:r>
    </w:p>
    <w:p w:rsidR="005204B8" w:rsidRDefault="005204B8" w:rsidP="005204B8">
      <w:pPr>
        <w:pStyle w:val="NoSpacing"/>
      </w:pPr>
      <w:r>
        <w:t>lambda.zip</w:t>
      </w:r>
    </w:p>
    <w:p w:rsidR="005204B8" w:rsidRDefault="005204B8" w:rsidP="005204B8">
      <w:pPr>
        <w:pStyle w:val="NoSpacing"/>
      </w:pPr>
      <w:r>
        <w:t>.terraform/</w:t>
      </w:r>
    </w:p>
    <w:p w:rsidR="005204B8" w:rsidRDefault="005204B8" w:rsidP="005204B8">
      <w:pPr>
        <w:pStyle w:val="NoSpacing"/>
      </w:pPr>
      <w:r>
        <w:t>Agar ye staged nahi hain, commit karo:</w:t>
      </w:r>
    </w:p>
    <w:p w:rsidR="005204B8" w:rsidRDefault="005204B8" w:rsidP="005204B8">
      <w:pPr>
        <w:pStyle w:val="NoSpacing"/>
      </w:pPr>
      <w:r>
        <w:t>git commit -m "Initial enterprise GenAI assistant Terraform and Lambda setup"</w:t>
      </w:r>
    </w:p>
    <w:p w:rsidR="005204B8" w:rsidRDefault="00114F67" w:rsidP="005204B8">
      <w:pPr>
        <w:spacing w:line="300" w:lineRule="atLeast"/>
        <w:rPr>
          <w:rFonts w:ascii="Segoe UI" w:hAnsi="Segoe UI" w:cs="Segoe UI"/>
          <w:sz w:val="21"/>
          <w:szCs w:val="21"/>
        </w:rPr>
      </w:pPr>
      <w:r>
        <w:rPr>
          <w:rFonts w:ascii="Segoe UI" w:hAnsi="Segoe UI" w:cs="Segoe UI"/>
          <w:sz w:val="21"/>
          <w:szCs w:val="21"/>
        </w:rPr>
        <w:pict>
          <v:rect id="_x0000_i1063" style="width:0;height:1.5pt" o:hralign="center" o:hrstd="t" o:hr="t" fillcolor="#a0a0a0" stroked="f"/>
        </w:pict>
      </w:r>
    </w:p>
    <w:p w:rsidR="005204B8" w:rsidRDefault="005204B8" w:rsidP="005204B8">
      <w:pPr>
        <w:pStyle w:val="Heading1"/>
        <w:spacing w:line="300" w:lineRule="atLeast"/>
        <w:rPr>
          <w:rFonts w:ascii="Segoe UI" w:hAnsi="Segoe UI" w:cs="Segoe UI"/>
          <w:sz w:val="48"/>
          <w:szCs w:val="48"/>
        </w:rPr>
      </w:pPr>
      <w:r>
        <w:rPr>
          <w:rFonts w:ascii="Segoe UI" w:hAnsi="Segoe UI" w:cs="Segoe UI"/>
        </w:rPr>
        <w:lastRenderedPageBreak/>
        <w:t>Abhi tum kya run karo</w:t>
      </w:r>
    </w:p>
    <w:p w:rsidR="005204B8" w:rsidRDefault="005204B8" w:rsidP="005204B8">
      <w:pPr>
        <w:pStyle w:val="NoSpacing"/>
      </w:pPr>
      <w:r>
        <w:t>Sequence ye run karo:</w:t>
      </w:r>
    </w:p>
    <w:p w:rsidR="005204B8" w:rsidRDefault="005204B8" w:rsidP="005204B8">
      <w:pPr>
        <w:pStyle w:val="NoSpacing"/>
      </w:pPr>
      <w:r>
        <w:t>cd ~/enterprise-genai-iac</w:t>
      </w:r>
    </w:p>
    <w:p w:rsidR="005204B8" w:rsidRDefault="005204B8" w:rsidP="005204B8">
      <w:pPr>
        <w:pStyle w:val="NoSpacing"/>
      </w:pPr>
      <w:r>
        <w:t>pwd</w:t>
      </w:r>
    </w:p>
    <w:p w:rsidR="005204B8" w:rsidRDefault="005204B8" w:rsidP="005204B8">
      <w:pPr>
        <w:pStyle w:val="NoSpacing"/>
      </w:pPr>
      <w:r>
        <w:t>ls -lh</w:t>
      </w:r>
    </w:p>
    <w:p w:rsidR="005204B8" w:rsidRDefault="005204B8" w:rsidP="005204B8">
      <w:pPr>
        <w:pStyle w:val="NoSpacing"/>
      </w:pPr>
    </w:p>
    <w:p w:rsidR="005204B8" w:rsidRDefault="005204B8" w:rsidP="005204B8">
      <w:pPr>
        <w:pStyle w:val="NoSpacing"/>
      </w:pPr>
      <w:r>
        <w:t>cat &gt; .gitignore &lt;&lt;'EOF'</w:t>
      </w:r>
    </w:p>
    <w:p w:rsidR="005204B8" w:rsidRDefault="005204B8" w:rsidP="005204B8">
      <w:pPr>
        <w:pStyle w:val="NoSpacing"/>
      </w:pPr>
      <w:r>
        <w:t># Terraform local state and providers</w:t>
      </w:r>
    </w:p>
    <w:p w:rsidR="005204B8" w:rsidRDefault="005204B8" w:rsidP="005204B8">
      <w:pPr>
        <w:pStyle w:val="NoSpacing"/>
      </w:pPr>
      <w:r>
        <w:t>.terraform/</w:t>
      </w:r>
    </w:p>
    <w:p w:rsidR="005204B8" w:rsidRDefault="005204B8" w:rsidP="005204B8">
      <w:pPr>
        <w:pStyle w:val="NoSpacing"/>
      </w:pPr>
      <w:r>
        <w:t>.terraform.lock.hcl</w:t>
      </w:r>
    </w:p>
    <w:p w:rsidR="005204B8" w:rsidRDefault="005204B8" w:rsidP="005204B8">
      <w:pPr>
        <w:pStyle w:val="NoSpacing"/>
      </w:pPr>
      <w:r>
        <w:t>terraform.tfstate</w:t>
      </w:r>
    </w:p>
    <w:p w:rsidR="005204B8" w:rsidRDefault="005204B8" w:rsidP="005204B8">
      <w:pPr>
        <w:pStyle w:val="NoSpacing"/>
      </w:pPr>
      <w:r>
        <w:t>terraform.tfstate.</w:t>
      </w:r>
    </w:p>
    <w:p w:rsidR="005204B8" w:rsidRDefault="005204B8" w:rsidP="005204B8">
      <w:pPr>
        <w:pStyle w:val="NoSpacing"/>
      </w:pPr>
      <w:r>
        <w:t>.tfplan</w:t>
      </w:r>
    </w:p>
    <w:p w:rsidR="005204B8" w:rsidRDefault="005204B8" w:rsidP="005204B8">
      <w:pPr>
        <w:pStyle w:val="NoSpacing"/>
      </w:pPr>
      <w:r>
        <w:t>crash.log</w:t>
      </w:r>
    </w:p>
    <w:p w:rsidR="005204B8" w:rsidRDefault="005204B8" w:rsidP="005204B8">
      <w:pPr>
        <w:pStyle w:val="NoSpacing"/>
      </w:pPr>
      <w:r>
        <w:t>crash.</w:t>
      </w:r>
      <w:r>
        <w:rPr>
          <w:rStyle w:val="Emphasis"/>
          <w:rFonts w:ascii="Segoe UI" w:hAnsi="Segoe UI" w:cs="Segoe UI"/>
          <w:sz w:val="21"/>
          <w:szCs w:val="21"/>
        </w:rPr>
        <w:t>.log</w:t>
      </w:r>
    </w:p>
    <w:p w:rsidR="005204B8" w:rsidRDefault="005204B8" w:rsidP="005204B8">
      <w:pPr>
        <w:pStyle w:val="NoSpacing"/>
        <w:rPr>
          <w:rStyle w:val="Emphasis"/>
        </w:rPr>
      </w:pPr>
    </w:p>
    <w:p w:rsidR="005204B8" w:rsidRDefault="005204B8" w:rsidP="005204B8">
      <w:pPr>
        <w:pStyle w:val="NoSpacing"/>
      </w:pPr>
      <w:r>
        <w:rPr>
          <w:i/>
          <w:iCs/>
        </w:rPr>
        <w:t># Lambda build artifacts</w:t>
      </w:r>
    </w:p>
    <w:p w:rsidR="005204B8" w:rsidRDefault="005204B8" w:rsidP="005204B8">
      <w:pPr>
        <w:pStyle w:val="NoSpacing"/>
        <w:rPr>
          <w:i/>
          <w:iCs/>
        </w:rPr>
      </w:pPr>
      <w:r>
        <w:rPr>
          <w:i/>
          <w:iCs/>
        </w:rPr>
        <w:t>lambda.zip</w:t>
      </w:r>
    </w:p>
    <w:p w:rsidR="005204B8" w:rsidRDefault="005204B8" w:rsidP="005204B8">
      <w:pPr>
        <w:pStyle w:val="NoSpacing"/>
      </w:pPr>
      <w:r>
        <w:t>.zip</w:t>
      </w:r>
    </w:p>
    <w:p w:rsidR="005204B8" w:rsidRDefault="005204B8" w:rsidP="005204B8">
      <w:pPr>
        <w:pStyle w:val="NoSpacing"/>
      </w:pPr>
      <w:r>
        <w:rPr>
          <w:rStyle w:val="Strong"/>
          <w:rFonts w:ascii="Segoe UI" w:hAnsi="Segoe UI" w:cs="Segoe UI"/>
          <w:sz w:val="21"/>
          <w:szCs w:val="21"/>
        </w:rPr>
        <w:t>pycache</w:t>
      </w:r>
      <w:r>
        <w:t>/</w:t>
      </w:r>
    </w:p>
    <w:p w:rsidR="005204B8" w:rsidRDefault="005204B8" w:rsidP="005204B8">
      <w:pPr>
        <w:pStyle w:val="NoSpacing"/>
      </w:pPr>
      <w:r>
        <w:rPr>
          <w:rStyle w:val="Emphasis"/>
          <w:rFonts w:ascii="Segoe UI" w:hAnsi="Segoe UI" w:cs="Segoe UI"/>
          <w:sz w:val="21"/>
          <w:szCs w:val="21"/>
        </w:rPr>
        <w:t>.pyc</w:t>
      </w:r>
    </w:p>
    <w:p w:rsidR="005204B8" w:rsidRDefault="005204B8" w:rsidP="005204B8">
      <w:pPr>
        <w:pStyle w:val="NoSpacing"/>
        <w:rPr>
          <w:rStyle w:val="Emphasis"/>
        </w:rPr>
      </w:pPr>
    </w:p>
    <w:p w:rsidR="005204B8" w:rsidRDefault="005204B8" w:rsidP="005204B8">
      <w:pPr>
        <w:pStyle w:val="NoSpacing"/>
      </w:pPr>
      <w:r>
        <w:rPr>
          <w:i/>
          <w:iCs/>
        </w:rPr>
        <w:t># Local/editor files</w:t>
      </w:r>
    </w:p>
    <w:p w:rsidR="005204B8" w:rsidRDefault="005204B8" w:rsidP="005204B8">
      <w:pPr>
        <w:pStyle w:val="NoSpacing"/>
        <w:rPr>
          <w:i/>
          <w:iCs/>
        </w:rPr>
      </w:pPr>
      <w:r>
        <w:rPr>
          <w:i/>
          <w:iCs/>
        </w:rPr>
        <w:t>.vscode/</w:t>
      </w:r>
    </w:p>
    <w:p w:rsidR="005204B8" w:rsidRDefault="005204B8" w:rsidP="005204B8">
      <w:pPr>
        <w:pStyle w:val="NoSpacing"/>
        <w:rPr>
          <w:i/>
          <w:iCs/>
        </w:rPr>
      </w:pPr>
      <w:r>
        <w:rPr>
          <w:i/>
          <w:iCs/>
        </w:rPr>
        <w:t>.idea/</w:t>
      </w:r>
    </w:p>
    <w:p w:rsidR="005204B8" w:rsidRDefault="005204B8" w:rsidP="005204B8">
      <w:pPr>
        <w:pStyle w:val="NoSpacing"/>
        <w:rPr>
          <w:i/>
          <w:iCs/>
        </w:rPr>
      </w:pPr>
      <w:r>
        <w:rPr>
          <w:i/>
          <w:iCs/>
        </w:rPr>
        <w:t>.DS_Store</w:t>
      </w:r>
    </w:p>
    <w:p w:rsidR="005204B8" w:rsidRDefault="005204B8" w:rsidP="005204B8">
      <w:pPr>
        <w:pStyle w:val="NoSpacing"/>
        <w:rPr>
          <w:rStyle w:val="Emphasis"/>
        </w:rPr>
      </w:pPr>
    </w:p>
    <w:p w:rsidR="005204B8" w:rsidRDefault="005204B8" w:rsidP="005204B8">
      <w:pPr>
        <w:pStyle w:val="NoSpacing"/>
      </w:pPr>
      <w:r>
        <w:rPr>
          <w:i/>
          <w:iCs/>
        </w:rPr>
        <w:t># Secrets / env files</w:t>
      </w:r>
    </w:p>
    <w:p w:rsidR="005204B8" w:rsidRDefault="005204B8" w:rsidP="005204B8">
      <w:pPr>
        <w:pStyle w:val="NoSpacing"/>
        <w:rPr>
          <w:i/>
          <w:iCs/>
        </w:rPr>
      </w:pPr>
      <w:r>
        <w:rPr>
          <w:i/>
          <w:iCs/>
        </w:rPr>
        <w:t>.env</w:t>
      </w:r>
    </w:p>
    <w:p w:rsidR="005204B8" w:rsidRDefault="005204B8" w:rsidP="005204B8">
      <w:pPr>
        <w:pStyle w:val="NoSpacing"/>
      </w:pPr>
      <w:r>
        <w:t>.pem</w:t>
      </w:r>
    </w:p>
    <w:p w:rsidR="005204B8" w:rsidRDefault="005204B8" w:rsidP="005204B8">
      <w:pPr>
        <w:pStyle w:val="NoSpacing"/>
      </w:pPr>
      <w:r>
        <w:t>*.key</w:t>
      </w:r>
    </w:p>
    <w:p w:rsidR="005204B8" w:rsidRDefault="005204B8" w:rsidP="005204B8">
      <w:pPr>
        <w:pStyle w:val="NoSpacing"/>
      </w:pPr>
      <w:r>
        <w:t>credentials</w:t>
      </w:r>
    </w:p>
    <w:p w:rsidR="005204B8" w:rsidRDefault="005204B8" w:rsidP="005204B8">
      <w:pPr>
        <w:pStyle w:val="NoSpacing"/>
      </w:pPr>
      <w:r>
        <w:t>EOF</w:t>
      </w:r>
    </w:p>
    <w:p w:rsidR="005204B8" w:rsidRDefault="005204B8" w:rsidP="005204B8">
      <w:pPr>
        <w:pStyle w:val="NoSpacing"/>
      </w:pPr>
    </w:p>
    <w:p w:rsidR="005204B8" w:rsidRDefault="005204B8" w:rsidP="005204B8">
      <w:pPr>
        <w:pStyle w:val="NoSpacing"/>
      </w:pPr>
      <w:r>
        <w:t>git init</w:t>
      </w:r>
    </w:p>
    <w:p w:rsidR="005204B8" w:rsidRDefault="005204B8" w:rsidP="005204B8">
      <w:pPr>
        <w:pStyle w:val="NoSpacing"/>
      </w:pPr>
      <w:r>
        <w:t>git status</w:t>
      </w:r>
    </w:p>
    <w:p w:rsidR="005204B8" w:rsidRDefault="005204B8" w:rsidP="005204B8">
      <w:pPr>
        <w:pStyle w:val="NoSpacing"/>
      </w:pPr>
      <w:r>
        <w:t>git status --ignored</w:t>
      </w:r>
    </w:p>
    <w:p w:rsidR="005204B8" w:rsidRPr="005204B8" w:rsidRDefault="005204B8" w:rsidP="005204B8">
      <w:pPr>
        <w:pStyle w:val="NoSpacing"/>
        <w:rPr>
          <w:rFonts w:cstheme="minorHAnsi"/>
        </w:rPr>
      </w:pPr>
    </w:p>
    <w:p w:rsidR="00BE3D3E" w:rsidRDefault="00BE3D3E" w:rsidP="00BE3D3E">
      <w:pPr>
        <w:pStyle w:val="NoSpacing"/>
      </w:pPr>
      <w:r>
        <w:t xml:space="preserve">Bhai screenshot dekhkar important cheez pakdi hai </w:t>
      </w:r>
      <w:r>
        <w:rPr>
          <w:rFonts w:ascii="Segoe UI Symbol" w:hAnsi="Segoe UI Symbol" w:cs="Segoe UI Symbol"/>
        </w:rPr>
        <w:t>✅</w:t>
      </w:r>
    </w:p>
    <w:p w:rsidR="00BE3D3E" w:rsidRDefault="00BE3D3E" w:rsidP="00BE3D3E">
      <w:pPr>
        <w:pStyle w:val="NoSpacing"/>
      </w:pPr>
      <w:r>
        <w:t>imageimage.png (Image: CloudShell home folder with project directories)</w:t>
      </w:r>
    </w:p>
    <w:p w:rsidR="00BE3D3E" w:rsidRDefault="00BE3D3E" w:rsidP="00BE3D3E">
      <w:pPr>
        <w:pStyle w:val="NoSpacing"/>
      </w:pPr>
      <w:r>
        <w:t>Pehle screenshot me tum correct folder me aa gaye:</w:t>
      </w:r>
    </w:p>
    <w:p w:rsidR="00BE3D3E" w:rsidRDefault="00BE3D3E" w:rsidP="00BE3D3E">
      <w:pPr>
        <w:pStyle w:val="NoSpacing"/>
      </w:pPr>
      <w:r>
        <w:t>cd ~/enterprise-genai-iac</w:t>
      </w:r>
    </w:p>
    <w:p w:rsidR="00BE3D3E" w:rsidRDefault="00BE3D3E" w:rsidP="00BE3D3E">
      <w:pPr>
        <w:pStyle w:val="NoSpacing"/>
      </w:pPr>
      <w:r>
        <w:t>pwd</w:t>
      </w:r>
    </w:p>
    <w:p w:rsidR="00BE3D3E" w:rsidRDefault="00BE3D3E" w:rsidP="00BE3D3E">
      <w:pPr>
        <w:pStyle w:val="NoSpacing"/>
      </w:pPr>
      <w:r>
        <w:t>ls -lh</w:t>
      </w:r>
    </w:p>
    <w:p w:rsidR="00BE3D3E" w:rsidRDefault="00BE3D3E" w:rsidP="00BE3D3E">
      <w:pPr>
        <w:pStyle w:val="NoSpacing"/>
      </w:pPr>
      <w:r>
        <w:t>Output correct hai:</w:t>
      </w:r>
    </w:p>
    <w:p w:rsidR="00BE3D3E" w:rsidRDefault="00BE3D3E" w:rsidP="00BE3D3E">
      <w:pPr>
        <w:pStyle w:val="NoSpacing"/>
      </w:pPr>
      <w:r>
        <w:t>/home/cloudshell-user/enterprise-genai-iac</w:t>
      </w:r>
    </w:p>
    <w:p w:rsidR="00BE3D3E" w:rsidRDefault="00BE3D3E" w:rsidP="00BE3D3E">
      <w:pPr>
        <w:pStyle w:val="NoSpacing"/>
      </w:pPr>
    </w:p>
    <w:p w:rsidR="00BE3D3E" w:rsidRDefault="00BE3D3E" w:rsidP="00BE3D3E">
      <w:pPr>
        <w:pStyle w:val="NoSpacing"/>
      </w:pPr>
      <w:r>
        <w:t>app/</w:t>
      </w:r>
    </w:p>
    <w:p w:rsidR="00BE3D3E" w:rsidRDefault="00BE3D3E" w:rsidP="00BE3D3E">
      <w:pPr>
        <w:pStyle w:val="NoSpacing"/>
      </w:pPr>
      <w:r>
        <w:t>infra/</w:t>
      </w:r>
    </w:p>
    <w:p w:rsidR="00BE3D3E" w:rsidRDefault="00BE3D3E" w:rsidP="00BE3D3E">
      <w:pPr>
        <w:pStyle w:val="NoSpacing"/>
      </w:pPr>
      <w:r>
        <w:t xml:space="preserve">Matlab CI/CD ke liye project root correct hai </w:t>
      </w:r>
      <w:r>
        <w:rPr>
          <w:rFonts w:ascii="Segoe UI Symbol" w:hAnsi="Segoe UI Symbol" w:cs="Segoe UI Symbol"/>
        </w:rPr>
        <w:t>✅</w:t>
      </w:r>
    </w:p>
    <w:p w:rsidR="00BE3D3E" w:rsidRDefault="00114F67" w:rsidP="00BE3D3E">
      <w:pPr>
        <w:pStyle w:val="NoSpacing"/>
      </w:pPr>
      <w:r>
        <w:pict>
          <v:rect id="_x0000_i1064" style="width:0;height:1.5pt" o:hralign="center" o:hrstd="t" o:hr="t" fillcolor="#a0a0a0" stroked="f"/>
        </w:pict>
      </w:r>
    </w:p>
    <w:p w:rsidR="00BE3D3E" w:rsidRDefault="00BE3D3E" w:rsidP="00BE3D3E">
      <w:pPr>
        <w:pStyle w:val="NoSpacing"/>
      </w:pPr>
      <w:r>
        <w:t>imageimage.png (Image: README heredoc still open in CloudShell)</w:t>
      </w:r>
    </w:p>
    <w:p w:rsidR="00BE3D3E" w:rsidRDefault="00BE3D3E" w:rsidP="00BE3D3E">
      <w:pPr>
        <w:pStyle w:val="NoSpacing"/>
      </w:pPr>
      <w:r>
        <w:t>Second screenshot me tumne README create karna start kiya hai:</w:t>
      </w:r>
    </w:p>
    <w:p w:rsidR="00BE3D3E" w:rsidRDefault="00BE3D3E" w:rsidP="00BE3D3E">
      <w:pPr>
        <w:pStyle w:val="NoSpacing"/>
      </w:pPr>
      <w:r>
        <w:t>cat &gt; README.md &lt;&lt;'EOF'</w:t>
      </w:r>
    </w:p>
    <w:p w:rsidR="00BE3D3E" w:rsidRDefault="00BE3D3E" w:rsidP="00BE3D3E">
      <w:pPr>
        <w:pStyle w:val="NoSpacing"/>
      </w:pPr>
      <w:r>
        <w:t>Lekin bottom me prompt abhi bhi:</w:t>
      </w:r>
    </w:p>
    <w:p w:rsidR="00BE3D3E" w:rsidRDefault="00BE3D3E" w:rsidP="00BE3D3E">
      <w:pPr>
        <w:pStyle w:val="NoSpacing"/>
      </w:pPr>
      <w:r>
        <w:t>&gt;</w:t>
      </w:r>
    </w:p>
    <w:p w:rsidR="00BE3D3E" w:rsidRDefault="00BE3D3E" w:rsidP="00BE3D3E">
      <w:pPr>
        <w:pStyle w:val="NoSpacing"/>
      </w:pPr>
      <w:r>
        <w:t>dikh raha hai.</w:t>
      </w:r>
    </w:p>
    <w:p w:rsidR="00BE3D3E" w:rsidRDefault="00BE3D3E" w:rsidP="00BE3D3E">
      <w:pPr>
        <w:pStyle w:val="NoSpacing"/>
        <w:rPr>
          <w:sz w:val="36"/>
          <w:szCs w:val="36"/>
        </w:rPr>
      </w:pPr>
      <w:r>
        <w:t>Iska matlab kya hai?</w:t>
      </w:r>
    </w:p>
    <w:p w:rsidR="00BE3D3E" w:rsidRDefault="00BE3D3E" w:rsidP="00BE3D3E">
      <w:pPr>
        <w:pStyle w:val="NoSpacing"/>
      </w:pPr>
      <w:r>
        <w:lastRenderedPageBreak/>
        <w:t xml:space="preserve">Tum abhi </w:t>
      </w:r>
      <w:r>
        <w:rPr>
          <w:rStyle w:val="Strong"/>
          <w:rFonts w:ascii="Segoe UI" w:hAnsi="Segoe UI" w:cs="Segoe UI"/>
          <w:sz w:val="21"/>
          <w:szCs w:val="21"/>
        </w:rPr>
        <w:t>heredoc input mode</w:t>
      </w:r>
      <w:r>
        <w:t xml:space="preserve"> me ho. Matlab CloudShell wait kar raha hai ki tum </w:t>
      </w:r>
      <w:r>
        <w:rPr>
          <w:rStyle w:val="HTMLCode"/>
          <w:rFonts w:eastAsiaTheme="majorEastAsia"/>
        </w:rPr>
        <w:t>EOF</w:t>
      </w:r>
      <w:r>
        <w:t xml:space="preserve"> likhkar file close karo.</w:t>
      </w:r>
    </w:p>
    <w:p w:rsidR="00BE3D3E" w:rsidRDefault="00BE3D3E" w:rsidP="00BE3D3E">
      <w:pPr>
        <w:pStyle w:val="NoSpacing"/>
      </w:pPr>
      <w:r>
        <w:t>Abhi command complete nahi hui hai.</w:t>
      </w:r>
    </w:p>
    <w:p w:rsidR="00BE3D3E" w:rsidRDefault="00114F67" w:rsidP="00BE3D3E">
      <w:pPr>
        <w:spacing w:line="300" w:lineRule="atLeast"/>
        <w:rPr>
          <w:rFonts w:ascii="Segoe UI" w:hAnsi="Segoe UI" w:cs="Segoe UI"/>
          <w:sz w:val="21"/>
          <w:szCs w:val="21"/>
        </w:rPr>
      </w:pPr>
      <w:r>
        <w:rPr>
          <w:rFonts w:ascii="Segoe UI" w:hAnsi="Segoe UI" w:cs="Segoe UI"/>
          <w:sz w:val="21"/>
          <w:szCs w:val="21"/>
        </w:rPr>
        <w:pict>
          <v:rect id="_x0000_i1065" style="width:0;height:1.5pt" o:hralign="center" o:hrstd="t" o:hr="t" fillcolor="#a0a0a0" stroked="f"/>
        </w:pict>
      </w:r>
    </w:p>
    <w:p w:rsidR="00BE3D3E" w:rsidRDefault="00BE3D3E" w:rsidP="00BE3D3E">
      <w:pPr>
        <w:pStyle w:val="Heading1"/>
        <w:spacing w:line="300" w:lineRule="atLeast"/>
        <w:rPr>
          <w:rFonts w:ascii="Segoe UI" w:hAnsi="Segoe UI" w:cs="Segoe UI"/>
          <w:sz w:val="48"/>
          <w:szCs w:val="48"/>
        </w:rPr>
      </w:pPr>
      <w:r>
        <w:rPr>
          <w:rFonts w:ascii="Segoe UI" w:hAnsi="Segoe UI" w:cs="Segoe UI"/>
        </w:rPr>
        <w:t>Abhi kya karo?</w:t>
      </w:r>
    </w:p>
    <w:p w:rsidR="00BE3D3E" w:rsidRDefault="00BE3D3E" w:rsidP="00BE3D3E">
      <w:pPr>
        <w:pStyle w:val="NoSpacing"/>
      </w:pPr>
      <w:r>
        <w:t>Agar README ka content jo tumne paste kiya hai sahi hai, toh bas next line me ye type karo:</w:t>
      </w:r>
    </w:p>
    <w:p w:rsidR="00BE3D3E" w:rsidRDefault="00BE3D3E" w:rsidP="00BE3D3E">
      <w:pPr>
        <w:pStyle w:val="NoSpacing"/>
      </w:pPr>
      <w:r>
        <w:t>EOF</w:t>
      </w:r>
    </w:p>
    <w:p w:rsidR="00BE3D3E" w:rsidRDefault="00BE3D3E" w:rsidP="00BE3D3E">
      <w:pPr>
        <w:pStyle w:val="NoSpacing"/>
      </w:pPr>
      <w:r>
        <w:t>Then Enter press karo.</w:t>
      </w:r>
    </w:p>
    <w:p w:rsidR="00BE3D3E" w:rsidRDefault="00BE3D3E" w:rsidP="00BE3D3E">
      <w:pPr>
        <w:pStyle w:val="NoSpacing"/>
      </w:pPr>
      <w:r>
        <w:t>Yani exactly:</w:t>
      </w:r>
    </w:p>
    <w:p w:rsidR="00BE3D3E" w:rsidRDefault="00BE3D3E" w:rsidP="00BE3D3E">
      <w:pPr>
        <w:pStyle w:val="NoSpacing"/>
      </w:pPr>
      <w:r>
        <w:t>EOF</w:t>
      </w:r>
    </w:p>
    <w:p w:rsidR="00BE3D3E" w:rsidRDefault="00BE3D3E" w:rsidP="00BE3D3E">
      <w:pPr>
        <w:pStyle w:val="NoSpacing"/>
      </w:pPr>
      <w:r>
        <w:t>Iske baad normal prompt wapas aa jayega:</w:t>
      </w:r>
    </w:p>
    <w:p w:rsidR="00BE3D3E" w:rsidRDefault="00BE3D3E" w:rsidP="00BE3D3E">
      <w:pPr>
        <w:pStyle w:val="NormalWeb"/>
        <w:spacing w:line="300" w:lineRule="atLeast"/>
        <w:rPr>
          <w:rFonts w:ascii="Segoe UI" w:hAnsi="Segoe UI" w:cs="Segoe UI"/>
          <w:sz w:val="21"/>
          <w:szCs w:val="21"/>
        </w:rPr>
      </w:pPr>
      <w:r>
        <w:rPr>
          <w:rFonts w:ascii="Segoe UI" w:hAnsi="Segoe UI" w:cs="Segoe UI"/>
          <w:sz w:val="21"/>
          <w:szCs w:val="21"/>
        </w:rPr>
        <w:t>enterprise-genai-iac $</w:t>
      </w:r>
    </w:p>
    <w:p w:rsidR="00BE3D3E" w:rsidRDefault="00114F67" w:rsidP="00BE3D3E">
      <w:pPr>
        <w:spacing w:line="300" w:lineRule="atLeast"/>
        <w:rPr>
          <w:rFonts w:ascii="Segoe UI" w:hAnsi="Segoe UI" w:cs="Segoe UI"/>
          <w:sz w:val="21"/>
          <w:szCs w:val="21"/>
        </w:rPr>
      </w:pPr>
      <w:r>
        <w:rPr>
          <w:rFonts w:ascii="Segoe UI" w:hAnsi="Segoe UI" w:cs="Segoe UI"/>
          <w:sz w:val="21"/>
          <w:szCs w:val="21"/>
        </w:rPr>
        <w:pict>
          <v:rect id="_x0000_i1066" style="width:0;height:1.5pt" o:hralign="center" o:hrstd="t" o:hr="t" fillcolor="#a0a0a0" stroked="f"/>
        </w:pict>
      </w:r>
    </w:p>
    <w:p w:rsidR="00BE3D3E" w:rsidRDefault="00BE3D3E" w:rsidP="00BE3D3E">
      <w:pPr>
        <w:pStyle w:val="Heading1"/>
        <w:spacing w:line="300" w:lineRule="atLeast"/>
        <w:rPr>
          <w:rFonts w:ascii="Segoe UI" w:hAnsi="Segoe UI" w:cs="Segoe UI"/>
          <w:sz w:val="48"/>
          <w:szCs w:val="48"/>
        </w:rPr>
      </w:pPr>
      <w:r>
        <w:rPr>
          <w:rFonts w:ascii="Segoe UI" w:hAnsi="Segoe UI" w:cs="Segoe UI"/>
        </w:rPr>
        <w:t>Agar tum galti se README content cancel karna chahte ho</w:t>
      </w:r>
    </w:p>
    <w:p w:rsidR="00BE3D3E" w:rsidRDefault="00BE3D3E" w:rsidP="00BE3D3E">
      <w:pPr>
        <w:pStyle w:val="NoSpacing"/>
      </w:pPr>
      <w:r>
        <w:t>Agar tumhe lagta hai content galat paste hua hai, toh press karo:</w:t>
      </w:r>
    </w:p>
    <w:p w:rsidR="00BE3D3E" w:rsidRDefault="00BE3D3E" w:rsidP="00BE3D3E">
      <w:pPr>
        <w:pStyle w:val="NoSpacing"/>
      </w:pPr>
      <w:r>
        <w:t>Ctrl + C</w:t>
      </w:r>
    </w:p>
    <w:p w:rsidR="00BE3D3E" w:rsidRDefault="00BE3D3E" w:rsidP="00BE3D3E">
      <w:pPr>
        <w:pStyle w:val="NoSpacing"/>
      </w:pPr>
      <w:r>
        <w:t>Lekin screenshot me content mostly okay lag raha hai, so recommended:</w:t>
      </w:r>
    </w:p>
    <w:p w:rsidR="00BE3D3E" w:rsidRDefault="00BE3D3E" w:rsidP="00BE3D3E">
      <w:pPr>
        <w:pStyle w:val="NoSpacing"/>
      </w:pPr>
      <w:r>
        <w:t>EOF</w:t>
      </w:r>
    </w:p>
    <w:p w:rsidR="00BE3D3E" w:rsidRDefault="00114F67" w:rsidP="00BE3D3E">
      <w:pPr>
        <w:spacing w:line="300" w:lineRule="atLeast"/>
        <w:rPr>
          <w:rFonts w:ascii="Segoe UI" w:hAnsi="Segoe UI" w:cs="Segoe UI"/>
          <w:sz w:val="21"/>
          <w:szCs w:val="21"/>
        </w:rPr>
      </w:pPr>
      <w:r>
        <w:rPr>
          <w:rFonts w:ascii="Segoe UI" w:hAnsi="Segoe UI" w:cs="Segoe UI"/>
          <w:sz w:val="21"/>
          <w:szCs w:val="21"/>
        </w:rPr>
        <w:pict>
          <v:rect id="_x0000_i1067" style="width:0;height:1.5pt" o:hralign="center" o:hrstd="t" o:hr="t" fillcolor="#a0a0a0" stroked="f"/>
        </w:pict>
      </w:r>
    </w:p>
    <w:p w:rsidR="00BE3D3E" w:rsidRDefault="00BE3D3E" w:rsidP="00BE3D3E">
      <w:pPr>
        <w:pStyle w:val="Heading1"/>
        <w:spacing w:line="300" w:lineRule="atLeast"/>
        <w:rPr>
          <w:rFonts w:ascii="Segoe UI" w:hAnsi="Segoe UI" w:cs="Segoe UI"/>
          <w:sz w:val="48"/>
          <w:szCs w:val="48"/>
        </w:rPr>
      </w:pPr>
      <w:r>
        <w:rPr>
          <w:rFonts w:ascii="Segoe UI" w:hAnsi="Segoe UI" w:cs="Segoe UI"/>
        </w:rPr>
        <w:t>EOF ke baad next commands</w:t>
      </w:r>
    </w:p>
    <w:p w:rsidR="00BE3D3E" w:rsidRDefault="00BE3D3E" w:rsidP="00BE3D3E">
      <w:pPr>
        <w:pStyle w:val="NoSpacing"/>
      </w:pPr>
      <w:r>
        <w:t>Jab normal prompt aa jaye, ye run karo:</w:t>
      </w:r>
    </w:p>
    <w:p w:rsidR="00BE3D3E" w:rsidRDefault="00BE3D3E" w:rsidP="00BE3D3E">
      <w:pPr>
        <w:pStyle w:val="NoSpacing"/>
      </w:pPr>
      <w:r>
        <w:t>ls -lh</w:t>
      </w:r>
    </w:p>
    <w:p w:rsidR="00BE3D3E" w:rsidRDefault="00BE3D3E" w:rsidP="00BE3D3E">
      <w:pPr>
        <w:pStyle w:val="NoSpacing"/>
      </w:pPr>
      <w:r>
        <w:t>cat README.md</w:t>
      </w:r>
    </w:p>
    <w:p w:rsidR="00BE3D3E" w:rsidRDefault="00BE3D3E" w:rsidP="00BE3D3E">
      <w:pPr>
        <w:pStyle w:val="NoSpacing"/>
      </w:pPr>
      <w:r>
        <w:t>Phir Git setup continue karo:</w:t>
      </w:r>
    </w:p>
    <w:p w:rsidR="00BE3D3E" w:rsidRDefault="00BE3D3E" w:rsidP="00BE3D3E">
      <w:pPr>
        <w:pStyle w:val="NoSpacing"/>
      </w:pPr>
      <w:r>
        <w:t>git init</w:t>
      </w:r>
    </w:p>
    <w:p w:rsidR="00BE3D3E" w:rsidRDefault="00BE3D3E" w:rsidP="00BE3D3E">
      <w:pPr>
        <w:pStyle w:val="NoSpacing"/>
      </w:pPr>
      <w:r>
        <w:t>git status</w:t>
      </w:r>
    </w:p>
    <w:p w:rsidR="00BE3D3E" w:rsidRDefault="00BE3D3E" w:rsidP="00BE3D3E">
      <w:pPr>
        <w:pStyle w:val="NoSpacing"/>
      </w:pPr>
      <w:r>
        <w:t>git status --ignored</w:t>
      </w:r>
    </w:p>
    <w:p w:rsidR="00BE3D3E" w:rsidRDefault="00114F67" w:rsidP="00BE3D3E">
      <w:pPr>
        <w:spacing w:line="300" w:lineRule="atLeast"/>
        <w:rPr>
          <w:rFonts w:ascii="Segoe UI" w:hAnsi="Segoe UI" w:cs="Segoe UI"/>
          <w:sz w:val="21"/>
          <w:szCs w:val="21"/>
        </w:rPr>
      </w:pPr>
      <w:r>
        <w:rPr>
          <w:rFonts w:ascii="Segoe UI" w:hAnsi="Segoe UI" w:cs="Segoe UI"/>
          <w:sz w:val="21"/>
          <w:szCs w:val="21"/>
        </w:rPr>
        <w:pict>
          <v:rect id="_x0000_i1068" style="width:0;height:1.5pt" o:hralign="center" o:hrstd="t" o:hr="t" fillcolor="#a0a0a0" stroked="f"/>
        </w:pict>
      </w:r>
    </w:p>
    <w:p w:rsidR="00BE3D3E" w:rsidRDefault="00BE3D3E" w:rsidP="00BE3D3E">
      <w:pPr>
        <w:pStyle w:val="Heading1"/>
        <w:spacing w:line="300" w:lineRule="atLeast"/>
        <w:rPr>
          <w:rFonts w:ascii="Segoe UI" w:hAnsi="Segoe UI" w:cs="Segoe UI"/>
          <w:sz w:val="48"/>
          <w:szCs w:val="48"/>
        </w:rPr>
      </w:pPr>
      <w:r>
        <w:rPr>
          <w:rFonts w:ascii="Segoe UI" w:hAnsi="Segoe UI" w:cs="Segoe UI"/>
        </w:rPr>
        <w:t>Expected kya hona chahiye?</w:t>
      </w:r>
    </w:p>
    <w:p w:rsidR="00BE3D3E" w:rsidRDefault="00BE3D3E" w:rsidP="00BE3D3E">
      <w:pPr>
        <w:pStyle w:val="NoSpacing"/>
      </w:pPr>
      <w:r>
        <w:rPr>
          <w:rStyle w:val="HTMLCode"/>
          <w:rFonts w:eastAsiaTheme="majorEastAsia"/>
        </w:rPr>
        <w:t>git status</w:t>
      </w:r>
      <w:r>
        <w:t xml:space="preserve"> me source files dikhengi:</w:t>
      </w:r>
    </w:p>
    <w:p w:rsidR="00BE3D3E" w:rsidRDefault="00BE3D3E" w:rsidP="00BE3D3E">
      <w:pPr>
        <w:pStyle w:val="NoSpacing"/>
      </w:pPr>
      <w:r>
        <w:t>.gitignore</w:t>
      </w:r>
    </w:p>
    <w:p w:rsidR="00BE3D3E" w:rsidRDefault="00BE3D3E" w:rsidP="00BE3D3E">
      <w:pPr>
        <w:pStyle w:val="NoSpacing"/>
      </w:pPr>
      <w:r>
        <w:t>README.md</w:t>
      </w:r>
    </w:p>
    <w:p w:rsidR="00BE3D3E" w:rsidRDefault="00BE3D3E" w:rsidP="00BE3D3E">
      <w:pPr>
        <w:pStyle w:val="NoSpacing"/>
      </w:pPr>
      <w:r>
        <w:t>app/</w:t>
      </w:r>
    </w:p>
    <w:p w:rsidR="00BE3D3E" w:rsidRDefault="00BE3D3E" w:rsidP="00BE3D3E">
      <w:pPr>
        <w:pStyle w:val="NoSpacing"/>
      </w:pPr>
      <w:r>
        <w:t>infra/</w:t>
      </w:r>
    </w:p>
    <w:p w:rsidR="00BE3D3E" w:rsidRDefault="00BE3D3E" w:rsidP="00BE3D3E">
      <w:pPr>
        <w:pStyle w:val="NoSpacing"/>
      </w:pPr>
      <w:r>
        <w:t xml:space="preserve">But ye files </w:t>
      </w:r>
      <w:r>
        <w:rPr>
          <w:rStyle w:val="Strong"/>
          <w:rFonts w:ascii="Segoe UI" w:hAnsi="Segoe UI" w:cs="Segoe UI"/>
          <w:sz w:val="21"/>
          <w:szCs w:val="21"/>
        </w:rPr>
        <w:t>staged/untracked me nahi aani chahiye</w:t>
      </w:r>
      <w:r>
        <w:t>:</w:t>
      </w:r>
    </w:p>
    <w:p w:rsidR="00BE3D3E" w:rsidRDefault="00BE3D3E" w:rsidP="00BE3D3E">
      <w:pPr>
        <w:pStyle w:val="NoSpacing"/>
      </w:pPr>
      <w:r>
        <w:t>infra/terraform.tfstate</w:t>
      </w:r>
    </w:p>
    <w:p w:rsidR="00BE3D3E" w:rsidRDefault="00BE3D3E" w:rsidP="00BE3D3E">
      <w:pPr>
        <w:pStyle w:val="NoSpacing"/>
      </w:pPr>
      <w:r>
        <w:t>infra/terraform.tfstate.backup</w:t>
      </w:r>
    </w:p>
    <w:p w:rsidR="00BE3D3E" w:rsidRDefault="00BE3D3E" w:rsidP="00BE3D3E">
      <w:pPr>
        <w:pStyle w:val="NoSpacing"/>
      </w:pPr>
      <w:r>
        <w:t>infra/lambda.zip</w:t>
      </w:r>
    </w:p>
    <w:p w:rsidR="00BE3D3E" w:rsidRDefault="00BE3D3E" w:rsidP="00BE3D3E">
      <w:pPr>
        <w:pStyle w:val="NoSpacing"/>
      </w:pPr>
      <w:r>
        <w:t>infra/.terraform/</w:t>
      </w:r>
    </w:p>
    <w:p w:rsidR="00BE3D3E" w:rsidRDefault="00BE3D3E" w:rsidP="00BE3D3E">
      <w:pPr>
        <w:pStyle w:val="NoSpacing"/>
      </w:pPr>
      <w:r>
        <w:t xml:space="preserve">Agar </w:t>
      </w:r>
      <w:r>
        <w:rPr>
          <w:rStyle w:val="HTMLCode"/>
          <w:rFonts w:eastAsiaTheme="majorEastAsia"/>
        </w:rPr>
        <w:t>git status --ignored</w:t>
      </w:r>
      <w:r>
        <w:t xml:space="preserve"> me ye ignored files dikhte hain, toh </w:t>
      </w:r>
      <w:r>
        <w:rPr>
          <w:rStyle w:val="HTMLCode"/>
          <w:rFonts w:eastAsiaTheme="majorEastAsia"/>
        </w:rPr>
        <w:t>.gitignore</w:t>
      </w:r>
      <w:r>
        <w:t xml:space="preserve"> sahi kaam kar raha hai </w:t>
      </w:r>
      <w:r>
        <w:rPr>
          <w:rFonts w:ascii="Segoe UI Symbol" w:hAnsi="Segoe UI Symbol" w:cs="Segoe UI Symbol"/>
        </w:rPr>
        <w:t>✅</w:t>
      </w:r>
    </w:p>
    <w:p w:rsidR="00BE3D3E" w:rsidRDefault="00114F67" w:rsidP="00BE3D3E">
      <w:pPr>
        <w:spacing w:line="300" w:lineRule="atLeast"/>
        <w:rPr>
          <w:rFonts w:ascii="Segoe UI" w:hAnsi="Segoe UI" w:cs="Segoe UI"/>
          <w:sz w:val="21"/>
          <w:szCs w:val="21"/>
        </w:rPr>
      </w:pPr>
      <w:r>
        <w:rPr>
          <w:rFonts w:ascii="Segoe UI" w:hAnsi="Segoe UI" w:cs="Segoe UI"/>
          <w:sz w:val="21"/>
          <w:szCs w:val="21"/>
        </w:rPr>
        <w:pict>
          <v:rect id="_x0000_i1069" style="width:0;height:1.5pt" o:hralign="center" o:hrstd="t" o:hr="t" fillcolor="#a0a0a0" stroked="f"/>
        </w:pict>
      </w:r>
    </w:p>
    <w:p w:rsidR="00BE3D3E" w:rsidRDefault="00BE3D3E" w:rsidP="00BE3D3E">
      <w:pPr>
        <w:pStyle w:val="Heading1"/>
        <w:spacing w:line="300" w:lineRule="atLeast"/>
        <w:rPr>
          <w:rFonts w:ascii="Segoe UI" w:hAnsi="Segoe UI" w:cs="Segoe UI"/>
          <w:sz w:val="48"/>
          <w:szCs w:val="48"/>
        </w:rPr>
      </w:pPr>
      <w:r>
        <w:rPr>
          <w:rFonts w:ascii="Segoe UI" w:hAnsi="Segoe UI" w:cs="Segoe UI"/>
        </w:rPr>
        <w:t>Abhi immediate action</w:t>
      </w:r>
    </w:p>
    <w:p w:rsidR="00BE3D3E" w:rsidRDefault="00BE3D3E" w:rsidP="00BE3D3E">
      <w:pPr>
        <w:pStyle w:val="NoSpacing"/>
      </w:pPr>
      <w:r>
        <w:t>Bas ye type karo:</w:t>
      </w:r>
    </w:p>
    <w:p w:rsidR="00BE3D3E" w:rsidRDefault="00BE3D3E" w:rsidP="00BE3D3E">
      <w:pPr>
        <w:pStyle w:val="NoSpacing"/>
      </w:pPr>
      <w:r>
        <w:t>EOF</w:t>
      </w:r>
    </w:p>
    <w:p w:rsidR="00BE3D3E" w:rsidRDefault="00BE3D3E" w:rsidP="00BE3D3E">
      <w:pPr>
        <w:pStyle w:val="NoSpacing"/>
      </w:pPr>
      <w:r>
        <w:t>Phir run karo:</w:t>
      </w:r>
    </w:p>
    <w:p w:rsidR="00BE3D3E" w:rsidRDefault="00BE3D3E" w:rsidP="00BE3D3E">
      <w:pPr>
        <w:pStyle w:val="NoSpacing"/>
      </w:pPr>
      <w:r>
        <w:t>git init</w:t>
      </w:r>
    </w:p>
    <w:p w:rsidR="00BE3D3E" w:rsidRDefault="00BE3D3E" w:rsidP="00BE3D3E">
      <w:pPr>
        <w:pStyle w:val="NoSpacing"/>
      </w:pPr>
      <w:r>
        <w:t>git status</w:t>
      </w:r>
    </w:p>
    <w:p w:rsidR="00522C6C" w:rsidRPr="00BE3D3E" w:rsidRDefault="00BE3D3E" w:rsidP="00BE3D3E">
      <w:pPr>
        <w:pStyle w:val="NoSpacing"/>
      </w:pPr>
      <w:r>
        <w:t>git status --ignored</w:t>
      </w:r>
    </w:p>
    <w:p w:rsidR="00522C6C" w:rsidRPr="005204B8" w:rsidRDefault="00522C6C" w:rsidP="00522C6C">
      <w:pPr>
        <w:pStyle w:val="NoSpacing"/>
        <w:rPr>
          <w:rFonts w:cstheme="minorHAnsi"/>
          <w:b/>
        </w:rPr>
      </w:pPr>
    </w:p>
    <w:p w:rsidR="009F7C53" w:rsidRDefault="009F7C53" w:rsidP="009F7C53">
      <w:pPr>
        <w:pStyle w:val="NormalWeb"/>
        <w:spacing w:line="300" w:lineRule="atLeast"/>
        <w:rPr>
          <w:rFonts w:ascii="Segoe UI" w:hAnsi="Segoe UI" w:cs="Segoe UI"/>
          <w:sz w:val="21"/>
          <w:szCs w:val="21"/>
        </w:rPr>
      </w:pPr>
      <w:r>
        <w:rPr>
          <w:rFonts w:ascii="Segoe UI" w:hAnsi="Segoe UI" w:cs="Segoe UI"/>
          <w:sz w:val="21"/>
          <w:szCs w:val="21"/>
        </w:rPr>
        <w:lastRenderedPageBreak/>
        <w:t xml:space="preserve">Perfect bhai </w:t>
      </w:r>
      <w:r>
        <w:rPr>
          <w:rFonts w:ascii="Segoe UI Symbol" w:hAnsi="Segoe UI Symbol" w:cs="Segoe UI Symbol"/>
          <w:sz w:val="21"/>
          <w:szCs w:val="21"/>
        </w:rPr>
        <w:t>✅</w:t>
      </w:r>
      <w:r>
        <w:rPr>
          <w:rFonts w:ascii="Segoe UI" w:hAnsi="Segoe UI" w:cs="Segoe UI"/>
          <w:sz w:val="21"/>
          <w:szCs w:val="21"/>
        </w:rPr>
        <w:t xml:space="preserve"> screenshots dekhkar status clear hai.</w:t>
      </w:r>
    </w:p>
    <w:p w:rsidR="009F7C53" w:rsidRDefault="009F7C53" w:rsidP="009F7C53">
      <w:pPr>
        <w:pStyle w:val="NormalWeb"/>
        <w:spacing w:line="300" w:lineRule="atLeast"/>
        <w:rPr>
          <w:rFonts w:ascii="Segoe UI" w:hAnsi="Segoe UI" w:cs="Segoe UI"/>
          <w:sz w:val="21"/>
          <w:szCs w:val="21"/>
        </w:rPr>
      </w:pPr>
      <w:r>
        <w:rPr>
          <w:rFonts w:ascii="Segoe UI" w:hAnsi="Segoe UI" w:cs="Segoe UI"/>
          <w:sz w:val="21"/>
          <w:szCs w:val="21"/>
        </w:rPr>
        <w:t>imageimage.png (Image: CloudShell Git init and ignored files output)</w:t>
      </w:r>
    </w:p>
    <w:p w:rsidR="009F7C53" w:rsidRDefault="009F7C53" w:rsidP="009F7C53">
      <w:pPr>
        <w:pStyle w:val="NormalWeb"/>
        <w:spacing w:line="300" w:lineRule="atLeast"/>
        <w:rPr>
          <w:rFonts w:ascii="Segoe UI" w:hAnsi="Segoe UI" w:cs="Segoe UI"/>
          <w:sz w:val="21"/>
          <w:szCs w:val="21"/>
        </w:rPr>
      </w:pPr>
      <w:r>
        <w:rPr>
          <w:rFonts w:ascii="Segoe UI" w:hAnsi="Segoe UI" w:cs="Segoe UI"/>
          <w:sz w:val="21"/>
          <w:szCs w:val="21"/>
        </w:rPr>
        <w:t>Tumne ye successfully kar liya:</w:t>
      </w:r>
    </w:p>
    <w:p w:rsidR="009F7C53" w:rsidRDefault="009F7C53" w:rsidP="009F7C53">
      <w:pPr>
        <w:spacing w:line="300" w:lineRule="atLeast"/>
        <w:rPr>
          <w:rFonts w:ascii="Segoe UI" w:hAnsi="Segoe UI" w:cs="Segoe UI"/>
          <w:sz w:val="21"/>
          <w:szCs w:val="21"/>
        </w:rPr>
      </w:pPr>
      <w:r>
        <w:rPr>
          <w:rFonts w:ascii="Segoe UI" w:hAnsi="Segoe UI" w:cs="Segoe UI"/>
          <w:sz w:val="21"/>
          <w:szCs w:val="21"/>
        </w:rPr>
        <w:t xml:space="preserve">cd ~/enterprise-genai-iac </w:t>
      </w:r>
      <w:r>
        <w:rPr>
          <w:rFonts w:ascii="Segoe UI Symbol" w:hAnsi="Segoe UI Symbol" w:cs="Segoe UI Symbol"/>
          <w:sz w:val="21"/>
          <w:szCs w:val="21"/>
        </w:rPr>
        <w:t>✅</w:t>
      </w:r>
    </w:p>
    <w:p w:rsidR="009F7C53" w:rsidRDefault="009F7C53" w:rsidP="009F7C53">
      <w:pPr>
        <w:spacing w:line="300" w:lineRule="atLeast"/>
        <w:rPr>
          <w:rFonts w:ascii="Segoe UI" w:hAnsi="Segoe UI" w:cs="Segoe UI"/>
          <w:sz w:val="21"/>
          <w:szCs w:val="21"/>
        </w:rPr>
      </w:pPr>
      <w:r>
        <w:rPr>
          <w:rFonts w:ascii="Segoe UI" w:hAnsi="Segoe UI" w:cs="Segoe UI"/>
          <w:sz w:val="21"/>
          <w:szCs w:val="21"/>
        </w:rPr>
        <w:t xml:space="preserve">.gitignore create </w:t>
      </w:r>
      <w:r>
        <w:rPr>
          <w:rFonts w:ascii="Segoe UI Symbol" w:hAnsi="Segoe UI Symbol" w:cs="Segoe UI Symbol"/>
          <w:sz w:val="21"/>
          <w:szCs w:val="21"/>
        </w:rPr>
        <w:t>✅</w:t>
      </w:r>
    </w:p>
    <w:p w:rsidR="009F7C53" w:rsidRDefault="009F7C53" w:rsidP="009F7C53">
      <w:pPr>
        <w:spacing w:line="300" w:lineRule="atLeast"/>
        <w:rPr>
          <w:rFonts w:ascii="Segoe UI" w:hAnsi="Segoe UI" w:cs="Segoe UI"/>
          <w:sz w:val="21"/>
          <w:szCs w:val="21"/>
        </w:rPr>
      </w:pPr>
      <w:r>
        <w:rPr>
          <w:rFonts w:ascii="Segoe UI" w:hAnsi="Segoe UI" w:cs="Segoe UI"/>
          <w:sz w:val="21"/>
          <w:szCs w:val="21"/>
        </w:rPr>
        <w:t xml:space="preserve">README.md create </w:t>
      </w:r>
      <w:r>
        <w:rPr>
          <w:rFonts w:ascii="Segoe UI Symbol" w:hAnsi="Segoe UI Symbol" w:cs="Segoe UI Symbol"/>
          <w:sz w:val="21"/>
          <w:szCs w:val="21"/>
        </w:rPr>
        <w:t>✅</w:t>
      </w:r>
    </w:p>
    <w:p w:rsidR="009F7C53" w:rsidRDefault="009F7C53" w:rsidP="009F7C53">
      <w:pPr>
        <w:spacing w:line="300" w:lineRule="atLeast"/>
        <w:rPr>
          <w:rFonts w:ascii="Segoe UI" w:hAnsi="Segoe UI" w:cs="Segoe UI"/>
          <w:sz w:val="21"/>
          <w:szCs w:val="21"/>
        </w:rPr>
      </w:pPr>
      <w:r>
        <w:rPr>
          <w:rFonts w:ascii="Segoe UI" w:hAnsi="Segoe UI" w:cs="Segoe UI"/>
          <w:sz w:val="21"/>
          <w:szCs w:val="21"/>
        </w:rPr>
        <w:t xml:space="preserve">git init </w:t>
      </w:r>
      <w:r>
        <w:rPr>
          <w:rFonts w:ascii="Segoe UI Symbol" w:hAnsi="Segoe UI Symbol" w:cs="Segoe UI Symbol"/>
          <w:sz w:val="21"/>
          <w:szCs w:val="21"/>
        </w:rPr>
        <w:t>✅</w:t>
      </w:r>
    </w:p>
    <w:p w:rsidR="009F7C53" w:rsidRDefault="009F7C53" w:rsidP="009F7C53">
      <w:pPr>
        <w:spacing w:line="300" w:lineRule="atLeast"/>
        <w:rPr>
          <w:rFonts w:ascii="Segoe UI" w:hAnsi="Segoe UI" w:cs="Segoe UI"/>
          <w:sz w:val="21"/>
          <w:szCs w:val="21"/>
        </w:rPr>
      </w:pPr>
      <w:r>
        <w:rPr>
          <w:rFonts w:ascii="Segoe UI" w:hAnsi="Segoe UI" w:cs="Segoe UI"/>
          <w:sz w:val="21"/>
          <w:szCs w:val="21"/>
        </w:rPr>
        <w:t xml:space="preserve">git status </w:t>
      </w:r>
      <w:r>
        <w:rPr>
          <w:rFonts w:ascii="Segoe UI Symbol" w:hAnsi="Segoe UI Symbol" w:cs="Segoe UI Symbol"/>
          <w:sz w:val="21"/>
          <w:szCs w:val="21"/>
        </w:rPr>
        <w:t>✅</w:t>
      </w:r>
    </w:p>
    <w:p w:rsidR="009F7C53" w:rsidRDefault="009F7C53" w:rsidP="009F7C53">
      <w:pPr>
        <w:spacing w:line="300" w:lineRule="atLeast"/>
        <w:rPr>
          <w:rFonts w:ascii="Segoe UI" w:hAnsi="Segoe UI" w:cs="Segoe UI"/>
          <w:sz w:val="21"/>
          <w:szCs w:val="21"/>
        </w:rPr>
      </w:pPr>
      <w:r>
        <w:rPr>
          <w:rFonts w:ascii="Segoe UI" w:hAnsi="Segoe UI" w:cs="Segoe UI"/>
          <w:sz w:val="21"/>
          <w:szCs w:val="21"/>
        </w:rPr>
        <w:t xml:space="preserve">git status --ignored </w:t>
      </w:r>
      <w:r>
        <w:rPr>
          <w:rFonts w:ascii="Segoe UI Symbol" w:hAnsi="Segoe UI Symbol" w:cs="Segoe UI Symbol"/>
          <w:sz w:val="21"/>
          <w:szCs w:val="21"/>
        </w:rPr>
        <w:t>✅</w:t>
      </w:r>
    </w:p>
    <w:p w:rsidR="009F7C53" w:rsidRDefault="009F7C53" w:rsidP="009F7C53">
      <w:pPr>
        <w:pStyle w:val="NormalWeb"/>
        <w:spacing w:line="300" w:lineRule="atLeast"/>
        <w:rPr>
          <w:rFonts w:ascii="Segoe UI" w:hAnsi="Segoe UI" w:cs="Segoe UI"/>
          <w:sz w:val="21"/>
          <w:szCs w:val="21"/>
        </w:rPr>
      </w:pPr>
      <w:r>
        <w:rPr>
          <w:rFonts w:ascii="Segoe UI" w:hAnsi="Segoe UI" w:cs="Segoe UI"/>
          <w:sz w:val="21"/>
          <w:szCs w:val="21"/>
        </w:rPr>
        <w:t>Aur output me ye bhi good hai:</w:t>
      </w:r>
    </w:p>
    <w:p w:rsidR="009F7C53" w:rsidRDefault="009F7C53" w:rsidP="009F7C53">
      <w:pPr>
        <w:spacing w:line="300" w:lineRule="atLeast"/>
        <w:rPr>
          <w:rFonts w:ascii="Segoe UI" w:hAnsi="Segoe UI" w:cs="Segoe UI"/>
          <w:sz w:val="21"/>
          <w:szCs w:val="21"/>
        </w:rPr>
      </w:pPr>
      <w:r>
        <w:rPr>
          <w:rFonts w:ascii="Segoe UI" w:hAnsi="Segoe UI" w:cs="Segoe UI"/>
          <w:sz w:val="21"/>
          <w:szCs w:val="21"/>
        </w:rPr>
        <w:t>Untracked:</w:t>
      </w:r>
    </w:p>
    <w:p w:rsidR="009F7C53" w:rsidRDefault="009F7C53" w:rsidP="009F7C53">
      <w:pPr>
        <w:spacing w:line="300" w:lineRule="atLeast"/>
        <w:rPr>
          <w:rFonts w:ascii="Segoe UI" w:hAnsi="Segoe UI" w:cs="Segoe UI"/>
          <w:sz w:val="21"/>
          <w:szCs w:val="21"/>
        </w:rPr>
      </w:pPr>
      <w:r>
        <w:rPr>
          <w:rFonts w:ascii="Segoe UI" w:hAnsi="Segoe UI" w:cs="Segoe UI"/>
          <w:sz w:val="21"/>
          <w:szCs w:val="21"/>
        </w:rPr>
        <w:t>.gitignore</w:t>
      </w:r>
    </w:p>
    <w:p w:rsidR="009F7C53" w:rsidRDefault="009F7C53" w:rsidP="009F7C53">
      <w:pPr>
        <w:spacing w:line="300" w:lineRule="atLeast"/>
        <w:rPr>
          <w:rFonts w:ascii="Segoe UI" w:hAnsi="Segoe UI" w:cs="Segoe UI"/>
          <w:sz w:val="21"/>
          <w:szCs w:val="21"/>
        </w:rPr>
      </w:pPr>
      <w:r>
        <w:rPr>
          <w:rFonts w:ascii="Segoe UI" w:hAnsi="Segoe UI" w:cs="Segoe UI"/>
          <w:sz w:val="21"/>
          <w:szCs w:val="21"/>
        </w:rPr>
        <w:t>README.md</w:t>
      </w:r>
    </w:p>
    <w:p w:rsidR="009F7C53" w:rsidRDefault="009F7C53" w:rsidP="009F7C53">
      <w:pPr>
        <w:spacing w:line="300" w:lineRule="atLeast"/>
        <w:rPr>
          <w:rFonts w:ascii="Segoe UI" w:hAnsi="Segoe UI" w:cs="Segoe UI"/>
          <w:sz w:val="21"/>
          <w:szCs w:val="21"/>
        </w:rPr>
      </w:pPr>
      <w:r>
        <w:rPr>
          <w:rFonts w:ascii="Segoe UI" w:hAnsi="Segoe UI" w:cs="Segoe UI"/>
          <w:sz w:val="21"/>
          <w:szCs w:val="21"/>
        </w:rPr>
        <w:t>app/</w:t>
      </w:r>
    </w:p>
    <w:p w:rsidR="009F7C53" w:rsidRDefault="009F7C53" w:rsidP="009F7C53">
      <w:pPr>
        <w:spacing w:line="300" w:lineRule="atLeast"/>
        <w:rPr>
          <w:rFonts w:ascii="Segoe UI" w:hAnsi="Segoe UI" w:cs="Segoe UI"/>
          <w:sz w:val="21"/>
          <w:szCs w:val="21"/>
        </w:rPr>
      </w:pPr>
      <w:r>
        <w:rPr>
          <w:rFonts w:ascii="Segoe UI" w:hAnsi="Segoe UI" w:cs="Segoe UI"/>
          <w:sz w:val="21"/>
          <w:szCs w:val="21"/>
        </w:rPr>
        <w:t>infra/</w:t>
      </w:r>
    </w:p>
    <w:p w:rsidR="009F7C53" w:rsidRDefault="009F7C53" w:rsidP="009F7C53">
      <w:pPr>
        <w:pStyle w:val="NormalWeb"/>
        <w:spacing w:line="300" w:lineRule="atLeast"/>
        <w:rPr>
          <w:rFonts w:ascii="Segoe UI" w:hAnsi="Segoe UI" w:cs="Segoe UI"/>
          <w:sz w:val="21"/>
          <w:szCs w:val="21"/>
        </w:rPr>
      </w:pPr>
      <w:r>
        <w:rPr>
          <w:rFonts w:ascii="Segoe UI" w:hAnsi="Segoe UI" w:cs="Segoe UI"/>
          <w:sz w:val="21"/>
          <w:szCs w:val="21"/>
        </w:rPr>
        <w:t>Ignored section me ye aa raha hai:</w:t>
      </w:r>
    </w:p>
    <w:p w:rsidR="009F7C53" w:rsidRDefault="009F7C53" w:rsidP="009F7C53">
      <w:pPr>
        <w:spacing w:line="300" w:lineRule="atLeast"/>
        <w:rPr>
          <w:rFonts w:ascii="Segoe UI" w:hAnsi="Segoe UI" w:cs="Segoe UI"/>
          <w:sz w:val="21"/>
          <w:szCs w:val="21"/>
        </w:rPr>
      </w:pPr>
      <w:r>
        <w:rPr>
          <w:rFonts w:ascii="Segoe UI" w:hAnsi="Segoe UI" w:cs="Segoe UI"/>
          <w:sz w:val="21"/>
          <w:szCs w:val="21"/>
        </w:rPr>
        <w:t>infra/.terraform/</w:t>
      </w:r>
    </w:p>
    <w:p w:rsidR="009F7C53" w:rsidRDefault="009F7C53" w:rsidP="009F7C53">
      <w:pPr>
        <w:spacing w:line="300" w:lineRule="atLeast"/>
        <w:rPr>
          <w:rFonts w:ascii="Segoe UI" w:hAnsi="Segoe UI" w:cs="Segoe UI"/>
          <w:sz w:val="21"/>
          <w:szCs w:val="21"/>
        </w:rPr>
      </w:pPr>
      <w:r>
        <w:rPr>
          <w:rFonts w:ascii="Segoe UI" w:hAnsi="Segoe UI" w:cs="Segoe UI"/>
          <w:sz w:val="21"/>
          <w:szCs w:val="21"/>
        </w:rPr>
        <w:t>infra/lambda.zip</w:t>
      </w:r>
    </w:p>
    <w:p w:rsidR="009F7C53" w:rsidRDefault="009F7C53" w:rsidP="009F7C53">
      <w:pPr>
        <w:spacing w:line="300" w:lineRule="atLeast"/>
        <w:rPr>
          <w:rFonts w:ascii="Segoe UI" w:hAnsi="Segoe UI" w:cs="Segoe UI"/>
          <w:sz w:val="21"/>
          <w:szCs w:val="21"/>
        </w:rPr>
      </w:pPr>
      <w:r>
        <w:rPr>
          <w:rFonts w:ascii="Segoe UI" w:hAnsi="Segoe UI" w:cs="Segoe UI"/>
          <w:sz w:val="21"/>
          <w:szCs w:val="21"/>
        </w:rPr>
        <w:t>infra/terraform.tfstate</w:t>
      </w:r>
    </w:p>
    <w:p w:rsidR="009F7C53" w:rsidRDefault="009F7C53" w:rsidP="009F7C53">
      <w:pPr>
        <w:spacing w:line="300" w:lineRule="atLeast"/>
        <w:rPr>
          <w:rFonts w:ascii="Segoe UI" w:hAnsi="Segoe UI" w:cs="Segoe UI"/>
          <w:sz w:val="21"/>
          <w:szCs w:val="21"/>
        </w:rPr>
      </w:pPr>
      <w:r>
        <w:rPr>
          <w:rFonts w:ascii="Segoe UI" w:hAnsi="Segoe UI" w:cs="Segoe UI"/>
          <w:sz w:val="21"/>
          <w:szCs w:val="21"/>
        </w:rPr>
        <w:t>infra/terraform.tfstate.backup</w:t>
      </w:r>
    </w:p>
    <w:p w:rsidR="009F7C53" w:rsidRDefault="009F7C53" w:rsidP="009F7C53">
      <w:pPr>
        <w:pStyle w:val="NormalWeb"/>
        <w:spacing w:line="300" w:lineRule="atLeast"/>
        <w:rPr>
          <w:rFonts w:ascii="Segoe UI" w:hAnsi="Segoe UI" w:cs="Segoe UI"/>
          <w:sz w:val="21"/>
          <w:szCs w:val="21"/>
        </w:rPr>
      </w:pPr>
      <w:r>
        <w:rPr>
          <w:rFonts w:ascii="Segoe UI" w:hAnsi="Segoe UI" w:cs="Segoe UI"/>
          <w:sz w:val="21"/>
          <w:szCs w:val="21"/>
        </w:rPr>
        <w:t xml:space="preserve">Ye good hai </w:t>
      </w:r>
      <w:r>
        <w:rPr>
          <w:rFonts w:ascii="Segoe UI Symbol" w:hAnsi="Segoe UI Symbol" w:cs="Segoe UI Symbol"/>
          <w:sz w:val="21"/>
          <w:szCs w:val="21"/>
        </w:rPr>
        <w:t>✅</w:t>
      </w:r>
      <w:r>
        <w:rPr>
          <w:rFonts w:ascii="Segoe UI" w:hAnsi="Segoe UI" w:cs="Segoe UI"/>
          <w:sz w:val="21"/>
          <w:szCs w:val="21"/>
        </w:rPr>
        <w:t xml:space="preserve"> Kyunki state/zip/provider folders Git me nahi jaane chahiye.</w:t>
      </w:r>
    </w:p>
    <w:p w:rsidR="009F7C53" w:rsidRDefault="00114F67" w:rsidP="009F7C53">
      <w:pPr>
        <w:spacing w:line="300" w:lineRule="atLeast"/>
        <w:rPr>
          <w:rFonts w:ascii="Segoe UI" w:hAnsi="Segoe UI" w:cs="Segoe UI"/>
          <w:sz w:val="21"/>
          <w:szCs w:val="21"/>
        </w:rPr>
      </w:pPr>
      <w:r>
        <w:rPr>
          <w:rFonts w:ascii="Segoe UI" w:hAnsi="Segoe UI" w:cs="Segoe UI"/>
          <w:sz w:val="21"/>
          <w:szCs w:val="21"/>
        </w:rPr>
        <w:pict>
          <v:rect id="_x0000_i1070" style="width:0;height:1.5pt" o:hralign="center" o:hrstd="t" o:hr="t" fillcolor="#a0a0a0" stroked="f"/>
        </w:pict>
      </w:r>
    </w:p>
    <w:p w:rsidR="009F7C53" w:rsidRDefault="009F7C53" w:rsidP="009F7C53">
      <w:pPr>
        <w:pStyle w:val="Heading2"/>
        <w:spacing w:line="300" w:lineRule="atLeast"/>
        <w:rPr>
          <w:rFonts w:ascii="Segoe UI" w:hAnsi="Segoe UI" w:cs="Segoe UI"/>
        </w:rPr>
      </w:pPr>
      <w:r>
        <w:rPr>
          <w:rFonts w:ascii="Segoe UI" w:hAnsi="Segoe UI" w:cs="Segoe UI"/>
        </w:rPr>
        <w:t xml:space="preserve">Ek important correction: </w:t>
      </w:r>
      <w:r>
        <w:rPr>
          <w:rStyle w:val="HTMLCode"/>
        </w:rPr>
        <w:t>.terraform.lock.hcl</w:t>
      </w:r>
    </w:p>
    <w:p w:rsidR="009F7C53" w:rsidRDefault="009F7C53" w:rsidP="009F7C53">
      <w:pPr>
        <w:pStyle w:val="NormalWeb"/>
        <w:spacing w:line="300" w:lineRule="atLeast"/>
        <w:rPr>
          <w:rFonts w:ascii="Segoe UI" w:hAnsi="Segoe UI" w:cs="Segoe UI"/>
          <w:sz w:val="21"/>
          <w:szCs w:val="21"/>
        </w:rPr>
      </w:pPr>
      <w:r>
        <w:rPr>
          <w:rFonts w:ascii="Segoe UI" w:hAnsi="Segoe UI" w:cs="Segoe UI"/>
          <w:sz w:val="21"/>
          <w:szCs w:val="21"/>
        </w:rPr>
        <w:t>Screenshot me ignored files me ye bhi dikh raha hai:</w:t>
      </w:r>
    </w:p>
    <w:p w:rsidR="009F7C53" w:rsidRDefault="009F7C53" w:rsidP="009F7C53">
      <w:pPr>
        <w:pStyle w:val="NormalWeb"/>
        <w:spacing w:line="300" w:lineRule="atLeast"/>
        <w:rPr>
          <w:rFonts w:ascii="Segoe UI" w:hAnsi="Segoe UI" w:cs="Segoe UI"/>
          <w:sz w:val="21"/>
          <w:szCs w:val="21"/>
        </w:rPr>
      </w:pPr>
      <w:r>
        <w:rPr>
          <w:rFonts w:ascii="Segoe UI" w:hAnsi="Segoe UI" w:cs="Segoe UI"/>
          <w:sz w:val="21"/>
          <w:szCs w:val="21"/>
        </w:rPr>
        <w:t>infra/.terraform.lock.hcl</w:t>
      </w:r>
    </w:p>
    <w:p w:rsidR="009F7C53" w:rsidRDefault="009F7C53" w:rsidP="009F7C53">
      <w:pPr>
        <w:pStyle w:val="NormalWeb"/>
        <w:spacing w:line="300" w:lineRule="atLeast"/>
        <w:rPr>
          <w:rFonts w:ascii="Segoe UI" w:hAnsi="Segoe UI" w:cs="Segoe UI"/>
          <w:sz w:val="21"/>
          <w:szCs w:val="21"/>
        </w:rPr>
      </w:pPr>
      <w:r>
        <w:rPr>
          <w:rFonts w:ascii="Segoe UI" w:hAnsi="Segoe UI" w:cs="Segoe UI"/>
          <w:sz w:val="21"/>
          <w:szCs w:val="21"/>
        </w:rPr>
        <w:t xml:space="preserve">Isko normally </w:t>
      </w:r>
      <w:r>
        <w:rPr>
          <w:rStyle w:val="Strong"/>
          <w:rFonts w:ascii="Segoe UI" w:eastAsiaTheme="majorEastAsia" w:hAnsi="Segoe UI" w:cs="Segoe UI"/>
          <w:sz w:val="21"/>
          <w:szCs w:val="21"/>
        </w:rPr>
        <w:t>ignore nahi karte</w:t>
      </w:r>
      <w:r>
        <w:rPr>
          <w:rFonts w:ascii="Segoe UI" w:hAnsi="Segoe UI" w:cs="Segoe UI"/>
          <w:sz w:val="21"/>
          <w:szCs w:val="21"/>
        </w:rPr>
        <w:t>. Terraform lock file commit karna best practice hota hai, kyunki ye provider versions lock karta hai so team/pipeline same provider version use kare.</w:t>
      </w:r>
    </w:p>
    <w:p w:rsidR="009F7C53" w:rsidRDefault="009F7C53" w:rsidP="009F7C53">
      <w:pPr>
        <w:pStyle w:val="NormalWeb"/>
        <w:spacing w:line="300" w:lineRule="atLeast"/>
        <w:rPr>
          <w:rFonts w:ascii="Segoe UI" w:hAnsi="Segoe UI" w:cs="Segoe UI"/>
          <w:sz w:val="21"/>
          <w:szCs w:val="21"/>
        </w:rPr>
      </w:pPr>
      <w:r>
        <w:rPr>
          <w:rFonts w:ascii="Segoe UI" w:hAnsi="Segoe UI" w:cs="Segoe UI"/>
          <w:sz w:val="21"/>
          <w:szCs w:val="21"/>
        </w:rPr>
        <w:t>Second important point:</w:t>
      </w:r>
    </w:p>
    <w:p w:rsidR="009F7C53" w:rsidRDefault="009F7C53" w:rsidP="009F7C53">
      <w:pPr>
        <w:pStyle w:val="NormalWeb"/>
        <w:spacing w:line="300" w:lineRule="atLeast"/>
        <w:rPr>
          <w:rFonts w:ascii="Segoe UI" w:hAnsi="Segoe UI" w:cs="Segoe UI"/>
          <w:sz w:val="21"/>
          <w:szCs w:val="21"/>
        </w:rPr>
      </w:pPr>
      <w:r>
        <w:rPr>
          <w:rFonts w:ascii="Segoe UI" w:hAnsi="Segoe UI" w:cs="Segoe UI"/>
          <w:sz w:val="21"/>
          <w:szCs w:val="21"/>
        </w:rPr>
        <w:t>terraform.tfvars</w:t>
      </w:r>
    </w:p>
    <w:p w:rsidR="009F7C53" w:rsidRDefault="009F7C53" w:rsidP="009F7C53">
      <w:pPr>
        <w:pStyle w:val="NormalWeb"/>
        <w:spacing w:line="300" w:lineRule="atLeast"/>
        <w:rPr>
          <w:rFonts w:ascii="Segoe UI" w:hAnsi="Segoe UI" w:cs="Segoe UI"/>
          <w:sz w:val="21"/>
          <w:szCs w:val="21"/>
        </w:rPr>
      </w:pPr>
      <w:r>
        <w:rPr>
          <w:rFonts w:ascii="Segoe UI" w:hAnsi="Segoe UI" w:cs="Segoe UI"/>
          <w:sz w:val="21"/>
          <w:szCs w:val="21"/>
        </w:rPr>
        <w:lastRenderedPageBreak/>
        <w:t xml:space="preserve">Isko production me usually Git me commit nahi karte, kyunki isme environment-specific values/secrets ho sakte hain. Abhi tumhare tfvars me secrets nahi hain, but best practice ke liye hum real </w:t>
      </w:r>
      <w:r>
        <w:rPr>
          <w:rStyle w:val="HTMLCode"/>
        </w:rPr>
        <w:t>terraform.tfvars</w:t>
      </w:r>
      <w:r>
        <w:rPr>
          <w:rFonts w:ascii="Segoe UI" w:hAnsi="Segoe UI" w:cs="Segoe UI"/>
          <w:sz w:val="21"/>
          <w:szCs w:val="21"/>
        </w:rPr>
        <w:t xml:space="preserve"> ignore karenge aur ek </w:t>
      </w:r>
      <w:r>
        <w:rPr>
          <w:rStyle w:val="HTMLCode"/>
        </w:rPr>
        <w:t>terraform.tfvars.example</w:t>
      </w:r>
      <w:r>
        <w:rPr>
          <w:rFonts w:ascii="Segoe UI" w:hAnsi="Segoe UI" w:cs="Segoe UI"/>
          <w:sz w:val="21"/>
          <w:szCs w:val="21"/>
        </w:rPr>
        <w:t xml:space="preserve"> commit karenge.</w:t>
      </w:r>
    </w:p>
    <w:p w:rsidR="009F7C53" w:rsidRDefault="00114F67" w:rsidP="009F7C53">
      <w:pPr>
        <w:spacing w:line="300" w:lineRule="atLeast"/>
        <w:rPr>
          <w:rFonts w:ascii="Segoe UI" w:hAnsi="Segoe UI" w:cs="Segoe UI"/>
          <w:sz w:val="21"/>
          <w:szCs w:val="21"/>
        </w:rPr>
      </w:pPr>
      <w:r>
        <w:rPr>
          <w:rFonts w:ascii="Segoe UI" w:hAnsi="Segoe UI" w:cs="Segoe UI"/>
          <w:sz w:val="21"/>
          <w:szCs w:val="21"/>
        </w:rPr>
        <w:pict>
          <v:rect id="_x0000_i1071" style="width:0;height:1.5pt" o:hralign="center" o:hrstd="t" o:hr="t" fillcolor="#a0a0a0" stroked="f"/>
        </w:pict>
      </w:r>
    </w:p>
    <w:p w:rsidR="009F7C53" w:rsidRDefault="009F7C53" w:rsidP="009F7C53">
      <w:pPr>
        <w:pStyle w:val="Heading1"/>
        <w:spacing w:line="300" w:lineRule="atLeast"/>
        <w:rPr>
          <w:rFonts w:ascii="Segoe UI" w:hAnsi="Segoe UI" w:cs="Segoe UI"/>
          <w:sz w:val="48"/>
          <w:szCs w:val="48"/>
        </w:rPr>
      </w:pPr>
      <w:r>
        <w:rPr>
          <w:rFonts w:ascii="Segoe UI" w:hAnsi="Segoe UI" w:cs="Segoe UI"/>
        </w:rPr>
        <w:t xml:space="preserve">Ab next safe step: </w:t>
      </w:r>
      <w:r>
        <w:rPr>
          <w:rStyle w:val="HTMLCode"/>
          <w:rFonts w:eastAsiaTheme="majorEastAsia"/>
        </w:rPr>
        <w:t>.gitignore</w:t>
      </w:r>
      <w:r>
        <w:rPr>
          <w:rFonts w:ascii="Segoe UI" w:hAnsi="Segoe UI" w:cs="Segoe UI"/>
        </w:rPr>
        <w:t xml:space="preserve"> fix karo</w:t>
      </w:r>
    </w:p>
    <w:p w:rsidR="009F7C53" w:rsidRDefault="009F7C53" w:rsidP="009F7C53">
      <w:pPr>
        <w:pStyle w:val="NormalWeb"/>
        <w:spacing w:line="300" w:lineRule="atLeast"/>
        <w:rPr>
          <w:rFonts w:ascii="Segoe UI" w:hAnsi="Segoe UI" w:cs="Segoe UI"/>
          <w:sz w:val="21"/>
          <w:szCs w:val="21"/>
        </w:rPr>
      </w:pPr>
      <w:r>
        <w:rPr>
          <w:rFonts w:ascii="Segoe UI" w:hAnsi="Segoe UI" w:cs="Segoe UI"/>
          <w:sz w:val="21"/>
          <w:szCs w:val="21"/>
        </w:rPr>
        <w:t>Run this from project root:</w:t>
      </w:r>
    </w:p>
    <w:p w:rsidR="009F7C53" w:rsidRDefault="009F7C53" w:rsidP="009F7C53">
      <w:pPr>
        <w:spacing w:line="300" w:lineRule="atLeast"/>
        <w:rPr>
          <w:rFonts w:ascii="Segoe UI" w:hAnsi="Segoe UI" w:cs="Segoe UI"/>
          <w:sz w:val="21"/>
          <w:szCs w:val="21"/>
        </w:rPr>
      </w:pPr>
      <w:r>
        <w:rPr>
          <w:rFonts w:ascii="Segoe UI" w:hAnsi="Segoe UI" w:cs="Segoe UI"/>
          <w:sz w:val="21"/>
          <w:szCs w:val="21"/>
        </w:rPr>
        <w:t>cd ~/enterprise-genai-iac</w:t>
      </w:r>
    </w:p>
    <w:p w:rsidR="009F7C53" w:rsidRDefault="009F7C53" w:rsidP="009F7C53">
      <w:pPr>
        <w:spacing w:line="300" w:lineRule="atLeast"/>
        <w:rPr>
          <w:rFonts w:ascii="Segoe UI" w:hAnsi="Segoe UI" w:cs="Segoe UI"/>
          <w:sz w:val="21"/>
          <w:szCs w:val="21"/>
        </w:rPr>
      </w:pPr>
    </w:p>
    <w:p w:rsidR="009F7C53" w:rsidRDefault="009F7C53" w:rsidP="003739FD">
      <w:pPr>
        <w:pStyle w:val="NoSpacing"/>
      </w:pPr>
      <w:r>
        <w:t>cat &gt; .gitignore &lt;&lt;'EOF'</w:t>
      </w:r>
    </w:p>
    <w:p w:rsidR="009F7C53" w:rsidRDefault="009F7C53" w:rsidP="003739FD">
      <w:pPr>
        <w:pStyle w:val="NoSpacing"/>
      </w:pPr>
      <w:r>
        <w:t># Terraform local working directories and state</w:t>
      </w:r>
    </w:p>
    <w:p w:rsidR="009F7C53" w:rsidRDefault="009F7C53" w:rsidP="003739FD">
      <w:pPr>
        <w:pStyle w:val="NoSpacing"/>
      </w:pPr>
      <w:r>
        <w:t>.terraform/</w:t>
      </w:r>
    </w:p>
    <w:p w:rsidR="009F7C53" w:rsidRDefault="009F7C53" w:rsidP="003739FD">
      <w:pPr>
        <w:pStyle w:val="NoSpacing"/>
      </w:pPr>
      <w:r>
        <w:t>terraform.tfstate</w:t>
      </w:r>
    </w:p>
    <w:p w:rsidR="009F7C53" w:rsidRDefault="009F7C53" w:rsidP="003739FD">
      <w:pPr>
        <w:pStyle w:val="NoSpacing"/>
      </w:pPr>
      <w:r>
        <w:t>terraform.tfstate.</w:t>
      </w:r>
    </w:p>
    <w:p w:rsidR="009F7C53" w:rsidRDefault="009F7C53" w:rsidP="003739FD">
      <w:pPr>
        <w:pStyle w:val="NoSpacing"/>
      </w:pPr>
      <w:r>
        <w:t>.tfplan</w:t>
      </w:r>
    </w:p>
    <w:p w:rsidR="009F7C53" w:rsidRDefault="009F7C53" w:rsidP="003739FD">
      <w:pPr>
        <w:pStyle w:val="NoSpacing"/>
      </w:pPr>
      <w:r>
        <w:t>crash.log</w:t>
      </w:r>
    </w:p>
    <w:p w:rsidR="009F7C53" w:rsidRDefault="009F7C53" w:rsidP="003739FD">
      <w:pPr>
        <w:pStyle w:val="NoSpacing"/>
      </w:pPr>
      <w:r>
        <w:t>crash.</w:t>
      </w:r>
      <w:r>
        <w:rPr>
          <w:rStyle w:val="Emphasis"/>
          <w:rFonts w:ascii="Segoe UI" w:hAnsi="Segoe UI" w:cs="Segoe UI"/>
          <w:sz w:val="21"/>
          <w:szCs w:val="21"/>
        </w:rPr>
        <w:t>.log</w:t>
      </w:r>
    </w:p>
    <w:p w:rsidR="009F7C53" w:rsidRDefault="009F7C53" w:rsidP="003739FD">
      <w:pPr>
        <w:pStyle w:val="NoSpacing"/>
        <w:rPr>
          <w:rStyle w:val="Emphasis"/>
        </w:rPr>
      </w:pPr>
    </w:p>
    <w:p w:rsidR="009F7C53" w:rsidRDefault="009F7C53" w:rsidP="003739FD">
      <w:pPr>
        <w:pStyle w:val="NoSpacing"/>
      </w:pPr>
      <w:r>
        <w:rPr>
          <w:i/>
          <w:iCs/>
        </w:rPr>
        <w:t># Local Terraform variable files</w:t>
      </w:r>
    </w:p>
    <w:p w:rsidR="009F7C53" w:rsidRDefault="009F7C53" w:rsidP="003739FD">
      <w:pPr>
        <w:pStyle w:val="NoSpacing"/>
        <w:rPr>
          <w:i/>
          <w:iCs/>
        </w:rPr>
      </w:pPr>
      <w:r>
        <w:rPr>
          <w:i/>
          <w:iCs/>
        </w:rPr>
        <w:t>terraform.tfvars</w:t>
      </w:r>
    </w:p>
    <w:p w:rsidR="009F7C53" w:rsidRDefault="009F7C53" w:rsidP="003739FD">
      <w:pPr>
        <w:pStyle w:val="NoSpacing"/>
      </w:pPr>
      <w:r>
        <w:t>.auto.tfvars</w:t>
      </w:r>
    </w:p>
    <w:p w:rsidR="009F7C53" w:rsidRDefault="009F7C53" w:rsidP="003739FD">
      <w:pPr>
        <w:pStyle w:val="NoSpacing"/>
      </w:pPr>
    </w:p>
    <w:p w:rsidR="009F7C53" w:rsidRDefault="009F7C53" w:rsidP="003739FD">
      <w:pPr>
        <w:pStyle w:val="NoSpacing"/>
      </w:pPr>
      <w:r>
        <w:t># Lambda build artifacts</w:t>
      </w:r>
    </w:p>
    <w:p w:rsidR="009F7C53" w:rsidRDefault="009F7C53" w:rsidP="003739FD">
      <w:pPr>
        <w:pStyle w:val="NoSpacing"/>
      </w:pPr>
      <w:r>
        <w:t>lambda.zip</w:t>
      </w:r>
    </w:p>
    <w:p w:rsidR="009F7C53" w:rsidRDefault="009F7C53" w:rsidP="003739FD">
      <w:pPr>
        <w:pStyle w:val="NoSpacing"/>
      </w:pPr>
      <w:r>
        <w:rPr>
          <w:rStyle w:val="Emphasis"/>
          <w:rFonts w:ascii="Segoe UI" w:hAnsi="Segoe UI" w:cs="Segoe UI"/>
          <w:sz w:val="21"/>
          <w:szCs w:val="21"/>
        </w:rPr>
        <w:t>.zip</w:t>
      </w:r>
    </w:p>
    <w:p w:rsidR="009F7C53" w:rsidRDefault="009F7C53" w:rsidP="003739FD">
      <w:pPr>
        <w:pStyle w:val="NoSpacing"/>
      </w:pPr>
      <w:r>
        <w:rPr>
          <w:rStyle w:val="Strong"/>
          <w:rFonts w:ascii="Segoe UI" w:hAnsi="Segoe UI" w:cs="Segoe UI"/>
          <w:i/>
          <w:iCs/>
          <w:sz w:val="21"/>
          <w:szCs w:val="21"/>
        </w:rPr>
        <w:t>pycache</w:t>
      </w:r>
      <w:r>
        <w:rPr>
          <w:rStyle w:val="Emphasis"/>
          <w:rFonts w:ascii="Segoe UI" w:hAnsi="Segoe UI" w:cs="Segoe UI"/>
          <w:sz w:val="21"/>
          <w:szCs w:val="21"/>
        </w:rPr>
        <w:t>/</w:t>
      </w:r>
    </w:p>
    <w:p w:rsidR="009F7C53" w:rsidRDefault="009F7C53" w:rsidP="003739FD">
      <w:pPr>
        <w:pStyle w:val="NoSpacing"/>
      </w:pPr>
      <w:r>
        <w:t>.pyc</w:t>
      </w:r>
    </w:p>
    <w:p w:rsidR="009F7C53" w:rsidRDefault="009F7C53" w:rsidP="003739FD">
      <w:pPr>
        <w:pStyle w:val="NoSpacing"/>
      </w:pPr>
    </w:p>
    <w:p w:rsidR="009F7C53" w:rsidRDefault="009F7C53" w:rsidP="003739FD">
      <w:pPr>
        <w:pStyle w:val="NoSpacing"/>
      </w:pPr>
      <w:r>
        <w:t># Local/editor files</w:t>
      </w:r>
    </w:p>
    <w:p w:rsidR="009F7C53" w:rsidRDefault="009F7C53" w:rsidP="003739FD">
      <w:pPr>
        <w:pStyle w:val="NoSpacing"/>
      </w:pPr>
      <w:r>
        <w:t>.vscode/</w:t>
      </w:r>
    </w:p>
    <w:p w:rsidR="009F7C53" w:rsidRDefault="009F7C53" w:rsidP="003739FD">
      <w:pPr>
        <w:pStyle w:val="NoSpacing"/>
      </w:pPr>
      <w:r>
        <w:t>.idea/</w:t>
      </w:r>
    </w:p>
    <w:p w:rsidR="009F7C53" w:rsidRDefault="009F7C53" w:rsidP="003739FD">
      <w:pPr>
        <w:pStyle w:val="NoSpacing"/>
      </w:pPr>
      <w:r>
        <w:t>.DS_Store</w:t>
      </w:r>
    </w:p>
    <w:p w:rsidR="009F7C53" w:rsidRDefault="009F7C53" w:rsidP="003739FD">
      <w:pPr>
        <w:pStyle w:val="NoSpacing"/>
      </w:pPr>
    </w:p>
    <w:p w:rsidR="009F7C53" w:rsidRDefault="009F7C53" w:rsidP="003739FD">
      <w:pPr>
        <w:pStyle w:val="NoSpacing"/>
      </w:pPr>
      <w:r>
        <w:t># Secrets / env files</w:t>
      </w:r>
    </w:p>
    <w:p w:rsidR="009F7C53" w:rsidRDefault="009F7C53" w:rsidP="003739FD">
      <w:pPr>
        <w:pStyle w:val="NoSpacing"/>
      </w:pPr>
      <w:r>
        <w:t>.env</w:t>
      </w:r>
    </w:p>
    <w:p w:rsidR="009F7C53" w:rsidRDefault="009F7C53" w:rsidP="003739FD">
      <w:pPr>
        <w:pStyle w:val="NoSpacing"/>
      </w:pPr>
      <w:r>
        <w:rPr>
          <w:rStyle w:val="Emphasis"/>
          <w:rFonts w:ascii="Segoe UI" w:hAnsi="Segoe UI" w:cs="Segoe UI"/>
          <w:sz w:val="21"/>
          <w:szCs w:val="21"/>
        </w:rPr>
        <w:t>.pem</w:t>
      </w:r>
    </w:p>
    <w:p w:rsidR="009F7C53" w:rsidRDefault="009F7C53" w:rsidP="003739FD">
      <w:pPr>
        <w:pStyle w:val="NoSpacing"/>
      </w:pPr>
      <w:r>
        <w:t>.key</w:t>
      </w:r>
    </w:p>
    <w:p w:rsidR="009F7C53" w:rsidRDefault="009F7C53" w:rsidP="003739FD">
      <w:pPr>
        <w:pStyle w:val="NoSpacing"/>
      </w:pPr>
      <w:r>
        <w:t>credentials</w:t>
      </w:r>
    </w:p>
    <w:p w:rsidR="009F7C53" w:rsidRDefault="009F7C53" w:rsidP="003739FD">
      <w:pPr>
        <w:pStyle w:val="NoSpacing"/>
      </w:pPr>
      <w:r>
        <w:t>EOF</w:t>
      </w:r>
    </w:p>
    <w:p w:rsidR="009F7C53" w:rsidRDefault="00114F67" w:rsidP="009F7C53">
      <w:pPr>
        <w:spacing w:line="300" w:lineRule="atLeast"/>
        <w:rPr>
          <w:rFonts w:ascii="Segoe UI" w:hAnsi="Segoe UI" w:cs="Segoe UI"/>
          <w:sz w:val="21"/>
          <w:szCs w:val="21"/>
        </w:rPr>
      </w:pPr>
      <w:r>
        <w:rPr>
          <w:rFonts w:ascii="Segoe UI" w:hAnsi="Segoe UI" w:cs="Segoe UI"/>
          <w:sz w:val="21"/>
          <w:szCs w:val="21"/>
        </w:rPr>
        <w:pict>
          <v:rect id="_x0000_i1072" style="width:0;height:1.5pt" o:hralign="center" o:hrstd="t" o:hr="t" fillcolor="#a0a0a0" stroked="f"/>
        </w:pict>
      </w:r>
    </w:p>
    <w:p w:rsidR="009F7C53" w:rsidRDefault="009F7C53" w:rsidP="009F7C53">
      <w:pPr>
        <w:pStyle w:val="Heading1"/>
        <w:spacing w:line="300" w:lineRule="atLeast"/>
        <w:rPr>
          <w:rFonts w:ascii="Segoe UI" w:hAnsi="Segoe UI" w:cs="Segoe UI"/>
          <w:sz w:val="48"/>
          <w:szCs w:val="48"/>
        </w:rPr>
      </w:pPr>
      <w:r>
        <w:rPr>
          <w:rFonts w:ascii="Segoe UI" w:hAnsi="Segoe UI" w:cs="Segoe UI"/>
        </w:rPr>
        <w:t xml:space="preserve">Create </w:t>
      </w:r>
      <w:r>
        <w:rPr>
          <w:rStyle w:val="HTMLCode"/>
          <w:rFonts w:eastAsiaTheme="majorEastAsia"/>
        </w:rPr>
        <w:t>terraform.tfvars.example</w:t>
      </w:r>
    </w:p>
    <w:p w:rsidR="009F7C53" w:rsidRDefault="009F7C53" w:rsidP="003739FD">
      <w:pPr>
        <w:pStyle w:val="NoSpacing"/>
      </w:pPr>
      <w:r>
        <w:t>Ye file Git me jayegi, real values nahi — placeholders.</w:t>
      </w:r>
    </w:p>
    <w:p w:rsidR="009F7C53" w:rsidRDefault="009F7C53" w:rsidP="003739FD">
      <w:pPr>
        <w:pStyle w:val="NoSpacing"/>
      </w:pPr>
      <w:r>
        <w:t>cat &gt; infra/terraform.tfvars.example &lt;&lt;'EOF'</w:t>
      </w:r>
    </w:p>
    <w:p w:rsidR="009F7C53" w:rsidRDefault="009F7C53" w:rsidP="003739FD">
      <w:pPr>
        <w:pStyle w:val="NoSpacing"/>
      </w:pPr>
      <w:r>
        <w:t>project_name         = "enterprise-genai-assistant"</w:t>
      </w:r>
    </w:p>
    <w:p w:rsidR="009F7C53" w:rsidRDefault="009F7C53" w:rsidP="003739FD">
      <w:pPr>
        <w:pStyle w:val="NoSpacing"/>
      </w:pPr>
      <w:r>
        <w:t>environment          = "dev"</w:t>
      </w:r>
    </w:p>
    <w:p w:rsidR="009F7C53" w:rsidRDefault="009F7C53" w:rsidP="003739FD">
      <w:pPr>
        <w:pStyle w:val="NoSpacing"/>
      </w:pPr>
    </w:p>
    <w:p w:rsidR="009F7C53" w:rsidRDefault="009F7C53" w:rsidP="003739FD">
      <w:pPr>
        <w:pStyle w:val="NoSpacing"/>
      </w:pPr>
      <w:r>
        <w:t>lambda_function_name = "bedrock-claude-it-support-api"</w:t>
      </w:r>
    </w:p>
    <w:p w:rsidR="009F7C53" w:rsidRDefault="009F7C53" w:rsidP="003739FD">
      <w:pPr>
        <w:pStyle w:val="NoSpacing"/>
      </w:pPr>
    </w:p>
    <w:p w:rsidR="009F7C53" w:rsidRDefault="009F7C53" w:rsidP="003739FD">
      <w:pPr>
        <w:pStyle w:val="NoSpacing"/>
      </w:pPr>
      <w:r>
        <w:t>model_id             = "arn:aws:bedrock:REGION:ACCOUNT_ID:inference-profile/YOUR_MODEL_ID"</w:t>
      </w:r>
    </w:p>
    <w:p w:rsidR="009F7C53" w:rsidRDefault="009F7C53" w:rsidP="003739FD">
      <w:pPr>
        <w:pStyle w:val="NoSpacing"/>
      </w:pPr>
      <w:r>
        <w:t>knowledge_base_id    = "YOUR_KNOWLEDGE_BASE_ID"</w:t>
      </w:r>
    </w:p>
    <w:p w:rsidR="009F7C53" w:rsidRDefault="009F7C53" w:rsidP="003739FD">
      <w:pPr>
        <w:pStyle w:val="NoSpacing"/>
      </w:pPr>
    </w:p>
    <w:p w:rsidR="009F7C53" w:rsidRDefault="009F7C53" w:rsidP="003739FD">
      <w:pPr>
        <w:pStyle w:val="NoSpacing"/>
      </w:pPr>
      <w:r>
        <w:lastRenderedPageBreak/>
        <w:t>chat_history_table   = "EnterpriseGenAIChatHistory"</w:t>
      </w:r>
    </w:p>
    <w:p w:rsidR="009F7C53" w:rsidRDefault="009F7C53" w:rsidP="003739FD">
      <w:pPr>
        <w:pStyle w:val="NoSpacing"/>
      </w:pPr>
      <w:r>
        <w:t>tickets_table        = "EnterpriseGenAITickets"</w:t>
      </w:r>
    </w:p>
    <w:p w:rsidR="009F7C53" w:rsidRDefault="009F7C53" w:rsidP="003739FD">
      <w:pPr>
        <w:pStyle w:val="NoSpacing"/>
      </w:pPr>
    </w:p>
    <w:p w:rsidR="009F7C53" w:rsidRDefault="009F7C53" w:rsidP="003739FD">
      <w:pPr>
        <w:pStyle w:val="NoSpacing"/>
      </w:pPr>
      <w:r>
        <w:t>max_tokens           = 800</w:t>
      </w:r>
    </w:p>
    <w:p w:rsidR="009F7C53" w:rsidRDefault="009F7C53" w:rsidP="003739FD">
      <w:pPr>
        <w:pStyle w:val="NoSpacing"/>
      </w:pPr>
      <w:r>
        <w:t>temperature          = 0.3</w:t>
      </w:r>
    </w:p>
    <w:p w:rsidR="009F7C53" w:rsidRDefault="009F7C53" w:rsidP="003739FD">
      <w:pPr>
        <w:pStyle w:val="NoSpacing"/>
      </w:pPr>
      <w:r>
        <w:t>max_message_length   = 2000</w:t>
      </w:r>
    </w:p>
    <w:p w:rsidR="009F7C53" w:rsidRDefault="009F7C53" w:rsidP="003739FD">
      <w:pPr>
        <w:pStyle w:val="NoSpacing"/>
      </w:pPr>
      <w:r>
        <w:t>EOF</w:t>
      </w:r>
    </w:p>
    <w:p w:rsidR="009F7C53" w:rsidRDefault="00114F67" w:rsidP="009F7C53">
      <w:pPr>
        <w:spacing w:line="300" w:lineRule="atLeast"/>
        <w:rPr>
          <w:rFonts w:ascii="Segoe UI" w:hAnsi="Segoe UI" w:cs="Segoe UI"/>
          <w:sz w:val="21"/>
          <w:szCs w:val="21"/>
        </w:rPr>
      </w:pPr>
      <w:r>
        <w:rPr>
          <w:rFonts w:ascii="Segoe UI" w:hAnsi="Segoe UI" w:cs="Segoe UI"/>
          <w:sz w:val="21"/>
          <w:szCs w:val="21"/>
        </w:rPr>
        <w:pict>
          <v:rect id="_x0000_i1073" style="width:0;height:1.5pt" o:hralign="center" o:hrstd="t" o:hr="t" fillcolor="#a0a0a0" stroked="f"/>
        </w:pict>
      </w:r>
    </w:p>
    <w:p w:rsidR="009F7C53" w:rsidRDefault="009F7C53" w:rsidP="009F7C53">
      <w:pPr>
        <w:pStyle w:val="Heading1"/>
        <w:spacing w:line="300" w:lineRule="atLeast"/>
        <w:rPr>
          <w:rFonts w:ascii="Segoe UI" w:hAnsi="Segoe UI" w:cs="Segoe UI"/>
          <w:sz w:val="48"/>
          <w:szCs w:val="48"/>
        </w:rPr>
      </w:pPr>
      <w:r>
        <w:rPr>
          <w:rFonts w:ascii="Segoe UI" w:hAnsi="Segoe UI" w:cs="Segoe UI"/>
        </w:rPr>
        <w:t>Git status dobara check karo</w:t>
      </w:r>
    </w:p>
    <w:p w:rsidR="009F7C53" w:rsidRDefault="009F7C53" w:rsidP="009F7C53">
      <w:pPr>
        <w:spacing w:line="300" w:lineRule="atLeast"/>
        <w:rPr>
          <w:rFonts w:ascii="Segoe UI" w:hAnsi="Segoe UI" w:cs="Segoe UI"/>
          <w:sz w:val="21"/>
          <w:szCs w:val="21"/>
        </w:rPr>
      </w:pPr>
      <w:r>
        <w:rPr>
          <w:rFonts w:ascii="Segoe UI" w:hAnsi="Segoe UI" w:cs="Segoe UI"/>
          <w:sz w:val="21"/>
          <w:szCs w:val="21"/>
        </w:rPr>
        <w:t>git status</w:t>
      </w:r>
    </w:p>
    <w:p w:rsidR="009F7C53" w:rsidRDefault="009F7C53" w:rsidP="009F7C53">
      <w:pPr>
        <w:spacing w:line="300" w:lineRule="atLeast"/>
        <w:rPr>
          <w:rFonts w:ascii="Segoe UI" w:hAnsi="Segoe UI" w:cs="Segoe UI"/>
          <w:sz w:val="21"/>
          <w:szCs w:val="21"/>
        </w:rPr>
      </w:pPr>
      <w:r>
        <w:rPr>
          <w:rFonts w:ascii="Segoe UI" w:hAnsi="Segoe UI" w:cs="Segoe UI"/>
          <w:sz w:val="21"/>
          <w:szCs w:val="21"/>
        </w:rPr>
        <w:t>git status --ignored</w:t>
      </w:r>
    </w:p>
    <w:p w:rsidR="009F7C53" w:rsidRDefault="009F7C53" w:rsidP="009F7C53">
      <w:pPr>
        <w:pStyle w:val="NormalWeb"/>
        <w:spacing w:line="300" w:lineRule="atLeast"/>
        <w:rPr>
          <w:rFonts w:ascii="Segoe UI" w:hAnsi="Segoe UI" w:cs="Segoe UI"/>
          <w:sz w:val="21"/>
          <w:szCs w:val="21"/>
        </w:rPr>
      </w:pPr>
      <w:r>
        <w:rPr>
          <w:rFonts w:ascii="Segoe UI" w:hAnsi="Segoe UI" w:cs="Segoe UI"/>
          <w:sz w:val="21"/>
          <w:szCs w:val="21"/>
        </w:rPr>
        <w:t>Expected:</w:t>
      </w:r>
    </w:p>
    <w:p w:rsidR="009F7C53" w:rsidRDefault="009F7C53" w:rsidP="009F7C53">
      <w:pPr>
        <w:pStyle w:val="Heading2"/>
        <w:spacing w:line="300" w:lineRule="atLeast"/>
        <w:rPr>
          <w:rFonts w:ascii="Segoe UI" w:hAnsi="Segoe UI" w:cs="Segoe UI"/>
        </w:rPr>
      </w:pPr>
      <w:r>
        <w:rPr>
          <w:rStyle w:val="HTMLCode"/>
        </w:rPr>
        <w:t>git status</w:t>
      </w:r>
      <w:r>
        <w:rPr>
          <w:rFonts w:ascii="Segoe UI" w:hAnsi="Segoe UI" w:cs="Segoe UI"/>
        </w:rPr>
        <w:t xml:space="preserve"> me dikhna chahiye</w:t>
      </w:r>
    </w:p>
    <w:p w:rsidR="009F7C53" w:rsidRDefault="009F7C53" w:rsidP="009F7C53">
      <w:pPr>
        <w:spacing w:line="300" w:lineRule="atLeast"/>
        <w:rPr>
          <w:rFonts w:ascii="Segoe UI" w:hAnsi="Segoe UI" w:cs="Segoe UI"/>
          <w:sz w:val="21"/>
          <w:szCs w:val="21"/>
        </w:rPr>
      </w:pPr>
      <w:r>
        <w:rPr>
          <w:rFonts w:ascii="Segoe UI" w:hAnsi="Segoe UI" w:cs="Segoe UI"/>
          <w:sz w:val="21"/>
          <w:szCs w:val="21"/>
        </w:rPr>
        <w:t>.gitignore</w:t>
      </w:r>
    </w:p>
    <w:p w:rsidR="009F7C53" w:rsidRDefault="009F7C53" w:rsidP="009F7C53">
      <w:pPr>
        <w:spacing w:line="300" w:lineRule="atLeast"/>
        <w:rPr>
          <w:rFonts w:ascii="Segoe UI" w:hAnsi="Segoe UI" w:cs="Segoe UI"/>
          <w:sz w:val="21"/>
          <w:szCs w:val="21"/>
        </w:rPr>
      </w:pPr>
      <w:r>
        <w:rPr>
          <w:rFonts w:ascii="Segoe UI" w:hAnsi="Segoe UI" w:cs="Segoe UI"/>
          <w:sz w:val="21"/>
          <w:szCs w:val="21"/>
        </w:rPr>
        <w:t>README.md</w:t>
      </w:r>
    </w:p>
    <w:p w:rsidR="009F7C53" w:rsidRDefault="009F7C53" w:rsidP="009F7C53">
      <w:pPr>
        <w:spacing w:line="300" w:lineRule="atLeast"/>
        <w:rPr>
          <w:rFonts w:ascii="Segoe UI" w:hAnsi="Segoe UI" w:cs="Segoe UI"/>
          <w:sz w:val="21"/>
          <w:szCs w:val="21"/>
        </w:rPr>
      </w:pPr>
      <w:r>
        <w:rPr>
          <w:rFonts w:ascii="Segoe UI" w:hAnsi="Segoe UI" w:cs="Segoe UI"/>
          <w:sz w:val="21"/>
          <w:szCs w:val="21"/>
        </w:rPr>
        <w:t>app/</w:t>
      </w:r>
    </w:p>
    <w:p w:rsidR="009F7C53" w:rsidRDefault="009F7C53" w:rsidP="009F7C53">
      <w:pPr>
        <w:spacing w:line="300" w:lineRule="atLeast"/>
        <w:rPr>
          <w:rFonts w:ascii="Segoe UI" w:hAnsi="Segoe UI" w:cs="Segoe UI"/>
          <w:sz w:val="21"/>
          <w:szCs w:val="21"/>
        </w:rPr>
      </w:pPr>
      <w:r>
        <w:rPr>
          <w:rFonts w:ascii="Segoe UI" w:hAnsi="Segoe UI" w:cs="Segoe UI"/>
          <w:sz w:val="21"/>
          <w:szCs w:val="21"/>
        </w:rPr>
        <w:t>infra/</w:t>
      </w:r>
    </w:p>
    <w:p w:rsidR="009F7C53" w:rsidRDefault="009F7C53" w:rsidP="009F7C53">
      <w:pPr>
        <w:pStyle w:val="Heading2"/>
        <w:spacing w:line="300" w:lineRule="atLeast"/>
        <w:rPr>
          <w:rFonts w:ascii="Segoe UI" w:hAnsi="Segoe UI" w:cs="Segoe UI"/>
        </w:rPr>
      </w:pPr>
      <w:r>
        <w:rPr>
          <w:rStyle w:val="HTMLCode"/>
        </w:rPr>
        <w:t>git status --ignored</w:t>
      </w:r>
      <w:r>
        <w:rPr>
          <w:rFonts w:ascii="Segoe UI" w:hAnsi="Segoe UI" w:cs="Segoe UI"/>
        </w:rPr>
        <w:t xml:space="preserve"> me ignored dikhna chahiye</w:t>
      </w:r>
    </w:p>
    <w:p w:rsidR="009F7C53" w:rsidRDefault="009F7C53" w:rsidP="009F7C53">
      <w:pPr>
        <w:spacing w:line="300" w:lineRule="atLeast"/>
        <w:rPr>
          <w:rFonts w:ascii="Segoe UI" w:hAnsi="Segoe UI" w:cs="Segoe UI"/>
          <w:sz w:val="21"/>
          <w:szCs w:val="21"/>
        </w:rPr>
      </w:pPr>
      <w:r>
        <w:rPr>
          <w:rFonts w:ascii="Segoe UI" w:hAnsi="Segoe UI" w:cs="Segoe UI"/>
          <w:sz w:val="21"/>
          <w:szCs w:val="21"/>
        </w:rPr>
        <w:t>infra/.terraform/</w:t>
      </w:r>
    </w:p>
    <w:p w:rsidR="009F7C53" w:rsidRDefault="009F7C53" w:rsidP="009F7C53">
      <w:pPr>
        <w:spacing w:line="300" w:lineRule="atLeast"/>
        <w:rPr>
          <w:rFonts w:ascii="Segoe UI" w:hAnsi="Segoe UI" w:cs="Segoe UI"/>
          <w:sz w:val="21"/>
          <w:szCs w:val="21"/>
        </w:rPr>
      </w:pPr>
      <w:r>
        <w:rPr>
          <w:rFonts w:ascii="Segoe UI" w:hAnsi="Segoe UI" w:cs="Segoe UI"/>
          <w:sz w:val="21"/>
          <w:szCs w:val="21"/>
        </w:rPr>
        <w:t>infra/lambda.zip</w:t>
      </w:r>
    </w:p>
    <w:p w:rsidR="009F7C53" w:rsidRDefault="009F7C53" w:rsidP="009F7C53">
      <w:pPr>
        <w:spacing w:line="300" w:lineRule="atLeast"/>
        <w:rPr>
          <w:rFonts w:ascii="Segoe UI" w:hAnsi="Segoe UI" w:cs="Segoe UI"/>
          <w:sz w:val="21"/>
          <w:szCs w:val="21"/>
        </w:rPr>
      </w:pPr>
      <w:r>
        <w:rPr>
          <w:rFonts w:ascii="Segoe UI" w:hAnsi="Segoe UI" w:cs="Segoe UI"/>
          <w:sz w:val="21"/>
          <w:szCs w:val="21"/>
        </w:rPr>
        <w:t>infra/terraform.tfstate</w:t>
      </w:r>
    </w:p>
    <w:p w:rsidR="009F7C53" w:rsidRDefault="009F7C53" w:rsidP="009F7C53">
      <w:pPr>
        <w:spacing w:line="300" w:lineRule="atLeast"/>
        <w:rPr>
          <w:rFonts w:ascii="Segoe UI" w:hAnsi="Segoe UI" w:cs="Segoe UI"/>
          <w:sz w:val="21"/>
          <w:szCs w:val="21"/>
        </w:rPr>
      </w:pPr>
      <w:r>
        <w:rPr>
          <w:rFonts w:ascii="Segoe UI" w:hAnsi="Segoe UI" w:cs="Segoe UI"/>
          <w:sz w:val="21"/>
          <w:szCs w:val="21"/>
        </w:rPr>
        <w:t>infra/terraform.tfstate.backup</w:t>
      </w:r>
    </w:p>
    <w:p w:rsidR="009F7C53" w:rsidRDefault="009F7C53" w:rsidP="009F7C53">
      <w:pPr>
        <w:spacing w:line="300" w:lineRule="atLeast"/>
        <w:rPr>
          <w:rFonts w:ascii="Segoe UI" w:hAnsi="Segoe UI" w:cs="Segoe UI"/>
          <w:sz w:val="21"/>
          <w:szCs w:val="21"/>
        </w:rPr>
      </w:pPr>
      <w:r>
        <w:rPr>
          <w:rFonts w:ascii="Segoe UI" w:hAnsi="Segoe UI" w:cs="Segoe UI"/>
          <w:sz w:val="21"/>
          <w:szCs w:val="21"/>
        </w:rPr>
        <w:t>infra/terraform.tfvars</w:t>
      </w:r>
    </w:p>
    <w:p w:rsidR="009F7C53" w:rsidRDefault="009F7C53" w:rsidP="009F7C53">
      <w:pPr>
        <w:pStyle w:val="Heading2"/>
        <w:spacing w:line="300" w:lineRule="atLeast"/>
        <w:rPr>
          <w:rFonts w:ascii="Segoe UI" w:hAnsi="Segoe UI" w:cs="Segoe UI"/>
        </w:rPr>
      </w:pPr>
      <w:r>
        <w:rPr>
          <w:rStyle w:val="HTMLCode"/>
        </w:rPr>
        <w:t>.terraform.lock.hcl</w:t>
      </w:r>
      <w:r>
        <w:rPr>
          <w:rFonts w:ascii="Segoe UI" w:hAnsi="Segoe UI" w:cs="Segoe UI"/>
        </w:rPr>
        <w:t xml:space="preserve"> ignored nahi hona chahiye</w:t>
      </w:r>
    </w:p>
    <w:p w:rsidR="009F7C53" w:rsidRDefault="009F7C53" w:rsidP="009F7C53">
      <w:pPr>
        <w:pStyle w:val="NormalWeb"/>
        <w:spacing w:line="300" w:lineRule="atLeast"/>
        <w:rPr>
          <w:rFonts w:ascii="Segoe UI" w:hAnsi="Segoe UI" w:cs="Segoe UI"/>
          <w:sz w:val="21"/>
          <w:szCs w:val="21"/>
        </w:rPr>
      </w:pPr>
      <w:r>
        <w:rPr>
          <w:rFonts w:ascii="Segoe UI" w:hAnsi="Segoe UI" w:cs="Segoe UI"/>
          <w:sz w:val="21"/>
          <w:szCs w:val="21"/>
        </w:rPr>
        <w:t>Ideally ye normal untracked/staged file ke roop me aayegi:</w:t>
      </w:r>
    </w:p>
    <w:p w:rsidR="009F7C53" w:rsidRDefault="009F7C53" w:rsidP="009F7C53">
      <w:pPr>
        <w:pStyle w:val="NormalWeb"/>
        <w:spacing w:line="300" w:lineRule="atLeast"/>
        <w:rPr>
          <w:rFonts w:ascii="Segoe UI" w:hAnsi="Segoe UI" w:cs="Segoe UI"/>
          <w:sz w:val="21"/>
          <w:szCs w:val="21"/>
        </w:rPr>
      </w:pPr>
      <w:r>
        <w:rPr>
          <w:rFonts w:ascii="Segoe UI" w:hAnsi="Segoe UI" w:cs="Segoe UI"/>
          <w:sz w:val="21"/>
          <w:szCs w:val="21"/>
        </w:rPr>
        <w:t>infra/.terraform.lock.hcl</w:t>
      </w:r>
    </w:p>
    <w:p w:rsidR="009F7C53" w:rsidRDefault="00114F67" w:rsidP="009F7C53">
      <w:pPr>
        <w:spacing w:line="300" w:lineRule="atLeast"/>
        <w:rPr>
          <w:rFonts w:ascii="Segoe UI" w:hAnsi="Segoe UI" w:cs="Segoe UI"/>
          <w:sz w:val="21"/>
          <w:szCs w:val="21"/>
        </w:rPr>
      </w:pPr>
      <w:r>
        <w:rPr>
          <w:rFonts w:ascii="Segoe UI" w:hAnsi="Segoe UI" w:cs="Segoe UI"/>
          <w:sz w:val="21"/>
          <w:szCs w:val="21"/>
        </w:rPr>
        <w:pict>
          <v:rect id="_x0000_i1074" style="width:0;height:1.5pt" o:hralign="center" o:hrstd="t" o:hr="t" fillcolor="#a0a0a0" stroked="f"/>
        </w:pict>
      </w:r>
    </w:p>
    <w:p w:rsidR="009F7C53" w:rsidRDefault="009F7C53" w:rsidP="009F7C53">
      <w:pPr>
        <w:pStyle w:val="Heading1"/>
        <w:spacing w:line="300" w:lineRule="atLeast"/>
        <w:rPr>
          <w:rFonts w:ascii="Segoe UI" w:hAnsi="Segoe UI" w:cs="Segoe UI"/>
          <w:sz w:val="48"/>
          <w:szCs w:val="48"/>
        </w:rPr>
      </w:pPr>
      <w:r>
        <w:rPr>
          <w:rFonts w:ascii="Segoe UI" w:hAnsi="Segoe UI" w:cs="Segoe UI"/>
        </w:rPr>
        <w:t>First commit se pehle Git identity set karo</w:t>
      </w:r>
    </w:p>
    <w:p w:rsidR="009F7C53" w:rsidRDefault="009F7C53" w:rsidP="009F7C53">
      <w:pPr>
        <w:pStyle w:val="NormalWeb"/>
        <w:spacing w:line="300" w:lineRule="atLeast"/>
        <w:rPr>
          <w:rFonts w:ascii="Segoe UI" w:hAnsi="Segoe UI" w:cs="Segoe UI"/>
          <w:sz w:val="21"/>
          <w:szCs w:val="21"/>
        </w:rPr>
      </w:pPr>
      <w:r>
        <w:rPr>
          <w:rFonts w:ascii="Segoe UI" w:hAnsi="Segoe UI" w:cs="Segoe UI"/>
          <w:sz w:val="21"/>
          <w:szCs w:val="21"/>
        </w:rPr>
        <w:t>Agar CloudShell me pehli baar commit kar rahe ho, ye run kar do:</w:t>
      </w:r>
    </w:p>
    <w:p w:rsidR="009F7C53" w:rsidRDefault="009F7C53" w:rsidP="009F7C53">
      <w:pPr>
        <w:spacing w:line="300" w:lineRule="atLeast"/>
        <w:rPr>
          <w:rFonts w:ascii="Segoe UI" w:hAnsi="Segoe UI" w:cs="Segoe UI"/>
          <w:sz w:val="21"/>
          <w:szCs w:val="21"/>
        </w:rPr>
      </w:pPr>
      <w:r>
        <w:rPr>
          <w:rFonts w:ascii="Segoe UI" w:hAnsi="Segoe UI" w:cs="Segoe UI"/>
          <w:sz w:val="21"/>
          <w:szCs w:val="21"/>
        </w:rPr>
        <w:t>git config user.name "Prashant Saxena"</w:t>
      </w:r>
    </w:p>
    <w:p w:rsidR="009F7C53" w:rsidRDefault="009F7C53" w:rsidP="009F7C53">
      <w:pPr>
        <w:spacing w:line="300" w:lineRule="atLeast"/>
        <w:rPr>
          <w:rFonts w:ascii="Segoe UI" w:hAnsi="Segoe UI" w:cs="Segoe UI"/>
          <w:sz w:val="21"/>
          <w:szCs w:val="21"/>
        </w:rPr>
      </w:pPr>
      <w:r>
        <w:rPr>
          <w:rFonts w:ascii="Segoe UI" w:hAnsi="Segoe UI" w:cs="Segoe UI"/>
          <w:sz w:val="21"/>
          <w:szCs w:val="21"/>
        </w:rPr>
        <w:t>git config user.email "</w:t>
      </w:r>
      <w:hyperlink r:id="rId55" w:history="1">
        <w:r>
          <w:rPr>
            <w:rStyle w:val="Hyperlink"/>
            <w:rFonts w:ascii="Segoe UI" w:hAnsi="Segoe UI" w:cs="Segoe UI"/>
            <w:sz w:val="21"/>
            <w:szCs w:val="21"/>
          </w:rPr>
          <w:t>prashant.saxena@coforge.com</w:t>
        </w:r>
      </w:hyperlink>
      <w:r>
        <w:rPr>
          <w:rFonts w:ascii="Segoe UI" w:hAnsi="Segoe UI" w:cs="Segoe UI"/>
          <w:sz w:val="21"/>
          <w:szCs w:val="21"/>
        </w:rPr>
        <w:t>"</w:t>
      </w:r>
    </w:p>
    <w:p w:rsidR="009F7C53" w:rsidRDefault="00114F67" w:rsidP="009F7C53">
      <w:pPr>
        <w:spacing w:line="300" w:lineRule="atLeast"/>
        <w:rPr>
          <w:rFonts w:ascii="Segoe UI" w:hAnsi="Segoe UI" w:cs="Segoe UI"/>
          <w:sz w:val="21"/>
          <w:szCs w:val="21"/>
        </w:rPr>
      </w:pPr>
      <w:r>
        <w:rPr>
          <w:rFonts w:ascii="Segoe UI" w:hAnsi="Segoe UI" w:cs="Segoe UI"/>
          <w:sz w:val="21"/>
          <w:szCs w:val="21"/>
        </w:rPr>
        <w:pict>
          <v:rect id="_x0000_i1075" style="width:0;height:1.5pt" o:hralign="center" o:hrstd="t" o:hr="t" fillcolor="#a0a0a0" stroked="f"/>
        </w:pict>
      </w:r>
    </w:p>
    <w:p w:rsidR="009F7C53" w:rsidRDefault="009F7C53" w:rsidP="009F7C53">
      <w:pPr>
        <w:pStyle w:val="Heading1"/>
        <w:spacing w:line="300" w:lineRule="atLeast"/>
        <w:rPr>
          <w:rFonts w:ascii="Segoe UI" w:hAnsi="Segoe UI" w:cs="Segoe UI"/>
          <w:sz w:val="48"/>
          <w:szCs w:val="48"/>
        </w:rPr>
      </w:pPr>
      <w:r>
        <w:rPr>
          <w:rFonts w:ascii="Segoe UI" w:hAnsi="Segoe UI" w:cs="Segoe UI"/>
        </w:rPr>
        <w:lastRenderedPageBreak/>
        <w:t xml:space="preserve">Branch name </w:t>
      </w:r>
      <w:r>
        <w:rPr>
          <w:rStyle w:val="HTMLCode"/>
          <w:rFonts w:eastAsiaTheme="majorEastAsia"/>
        </w:rPr>
        <w:t>main</w:t>
      </w:r>
      <w:r>
        <w:rPr>
          <w:rFonts w:ascii="Segoe UI" w:hAnsi="Segoe UI" w:cs="Segoe UI"/>
        </w:rPr>
        <w:t xml:space="preserve"> set karo</w:t>
      </w:r>
    </w:p>
    <w:p w:rsidR="009F7C53" w:rsidRDefault="009F7C53" w:rsidP="009F7C53">
      <w:pPr>
        <w:pStyle w:val="NormalWeb"/>
        <w:spacing w:line="300" w:lineRule="atLeast"/>
        <w:rPr>
          <w:rFonts w:ascii="Segoe UI" w:hAnsi="Segoe UI" w:cs="Segoe UI"/>
          <w:sz w:val="21"/>
          <w:szCs w:val="21"/>
        </w:rPr>
      </w:pPr>
      <w:r>
        <w:rPr>
          <w:rFonts w:ascii="Segoe UI" w:hAnsi="Segoe UI" w:cs="Segoe UI"/>
          <w:sz w:val="21"/>
          <w:szCs w:val="21"/>
        </w:rPr>
        <w:t xml:space="preserve">Git warning me </w:t>
      </w:r>
      <w:r>
        <w:rPr>
          <w:rStyle w:val="HTMLCode"/>
        </w:rPr>
        <w:t>master</w:t>
      </w:r>
      <w:r>
        <w:rPr>
          <w:rFonts w:ascii="Segoe UI" w:hAnsi="Segoe UI" w:cs="Segoe UI"/>
          <w:sz w:val="21"/>
          <w:szCs w:val="21"/>
        </w:rPr>
        <w:t xml:space="preserve"> default branch ka hint normal hai, error nahi. Production me usually </w:t>
      </w:r>
      <w:r>
        <w:rPr>
          <w:rStyle w:val="HTMLCode"/>
        </w:rPr>
        <w:t>main</w:t>
      </w:r>
      <w:r>
        <w:rPr>
          <w:rFonts w:ascii="Segoe UI" w:hAnsi="Segoe UI" w:cs="Segoe UI"/>
          <w:sz w:val="21"/>
          <w:szCs w:val="21"/>
        </w:rPr>
        <w:t xml:space="preserve"> use karte hain.</w:t>
      </w:r>
    </w:p>
    <w:p w:rsidR="009F7C53" w:rsidRDefault="009F7C53" w:rsidP="009F7C53">
      <w:pPr>
        <w:pStyle w:val="NormalWeb"/>
        <w:spacing w:line="300" w:lineRule="atLeast"/>
        <w:rPr>
          <w:rFonts w:ascii="Segoe UI" w:hAnsi="Segoe UI" w:cs="Segoe UI"/>
          <w:sz w:val="21"/>
          <w:szCs w:val="21"/>
        </w:rPr>
      </w:pPr>
      <w:r>
        <w:rPr>
          <w:rFonts w:ascii="Segoe UI" w:hAnsi="Segoe UI" w:cs="Segoe UI"/>
          <w:sz w:val="21"/>
          <w:szCs w:val="21"/>
        </w:rPr>
        <w:t>git branch -M main</w:t>
      </w:r>
    </w:p>
    <w:p w:rsidR="009F7C53" w:rsidRDefault="00114F67" w:rsidP="009F7C53">
      <w:pPr>
        <w:spacing w:line="300" w:lineRule="atLeast"/>
        <w:rPr>
          <w:rFonts w:ascii="Segoe UI" w:hAnsi="Segoe UI" w:cs="Segoe UI"/>
          <w:sz w:val="21"/>
          <w:szCs w:val="21"/>
        </w:rPr>
      </w:pPr>
      <w:r>
        <w:rPr>
          <w:rFonts w:ascii="Segoe UI" w:hAnsi="Segoe UI" w:cs="Segoe UI"/>
          <w:sz w:val="21"/>
          <w:szCs w:val="21"/>
        </w:rPr>
        <w:pict>
          <v:rect id="_x0000_i1076" style="width:0;height:1.5pt" o:hralign="center" o:hrstd="t" o:hr="t" fillcolor="#a0a0a0" stroked="f"/>
        </w:pict>
      </w:r>
    </w:p>
    <w:p w:rsidR="009F7C53" w:rsidRDefault="009F7C53" w:rsidP="009F7C53">
      <w:pPr>
        <w:pStyle w:val="Heading1"/>
        <w:spacing w:line="300" w:lineRule="atLeast"/>
        <w:rPr>
          <w:rFonts w:ascii="Segoe UI" w:hAnsi="Segoe UI" w:cs="Segoe UI"/>
          <w:sz w:val="48"/>
          <w:szCs w:val="48"/>
        </w:rPr>
      </w:pPr>
      <w:r>
        <w:rPr>
          <w:rFonts w:ascii="Segoe UI" w:hAnsi="Segoe UI" w:cs="Segoe UI"/>
        </w:rPr>
        <w:t>Files stage karo</w:t>
      </w:r>
    </w:p>
    <w:p w:rsidR="009F7C53" w:rsidRDefault="009F7C53" w:rsidP="009F7C53">
      <w:pPr>
        <w:spacing w:line="300" w:lineRule="atLeast"/>
        <w:rPr>
          <w:rFonts w:ascii="Segoe UI" w:hAnsi="Segoe UI" w:cs="Segoe UI"/>
          <w:sz w:val="21"/>
          <w:szCs w:val="21"/>
        </w:rPr>
      </w:pPr>
      <w:r>
        <w:rPr>
          <w:rFonts w:ascii="Segoe UI" w:hAnsi="Segoe UI" w:cs="Segoe UI"/>
          <w:sz w:val="21"/>
          <w:szCs w:val="21"/>
        </w:rPr>
        <w:t>git add .</w:t>
      </w:r>
    </w:p>
    <w:p w:rsidR="009F7C53" w:rsidRDefault="009F7C53" w:rsidP="009F7C53">
      <w:pPr>
        <w:spacing w:line="300" w:lineRule="atLeast"/>
        <w:rPr>
          <w:rFonts w:ascii="Segoe UI" w:hAnsi="Segoe UI" w:cs="Segoe UI"/>
          <w:sz w:val="21"/>
          <w:szCs w:val="21"/>
        </w:rPr>
      </w:pPr>
      <w:r>
        <w:rPr>
          <w:rFonts w:ascii="Segoe UI" w:hAnsi="Segoe UI" w:cs="Segoe UI"/>
          <w:sz w:val="21"/>
          <w:szCs w:val="21"/>
        </w:rPr>
        <w:t>git status</w:t>
      </w:r>
    </w:p>
    <w:p w:rsidR="009F7C53" w:rsidRDefault="009F7C53" w:rsidP="009F7C53">
      <w:pPr>
        <w:pStyle w:val="NormalWeb"/>
        <w:spacing w:line="300" w:lineRule="atLeast"/>
        <w:rPr>
          <w:rFonts w:ascii="Segoe UI" w:hAnsi="Segoe UI" w:cs="Segoe UI"/>
          <w:sz w:val="21"/>
          <w:szCs w:val="21"/>
        </w:rPr>
      </w:pPr>
      <w:r>
        <w:rPr>
          <w:rFonts w:ascii="Segoe UI" w:hAnsi="Segoe UI" w:cs="Segoe UI"/>
          <w:sz w:val="21"/>
          <w:szCs w:val="21"/>
        </w:rPr>
        <w:t xml:space="preserve">Dhyan se check karna staged files me ye </w:t>
      </w:r>
      <w:r>
        <w:rPr>
          <w:rStyle w:val="Strong"/>
          <w:rFonts w:ascii="Segoe UI" w:eastAsiaTheme="majorEastAsia" w:hAnsi="Segoe UI" w:cs="Segoe UI"/>
          <w:sz w:val="21"/>
          <w:szCs w:val="21"/>
        </w:rPr>
        <w:t>nahi hone chahiye</w:t>
      </w:r>
      <w:r>
        <w:rPr>
          <w:rFonts w:ascii="Segoe UI" w:hAnsi="Segoe UI" w:cs="Segoe UI"/>
          <w:sz w:val="21"/>
          <w:szCs w:val="21"/>
        </w:rPr>
        <w:t>:</w:t>
      </w:r>
    </w:p>
    <w:p w:rsidR="009F7C53" w:rsidRDefault="009F7C53" w:rsidP="009F7C53">
      <w:pPr>
        <w:spacing w:line="300" w:lineRule="atLeast"/>
        <w:rPr>
          <w:rFonts w:ascii="Segoe UI" w:hAnsi="Segoe UI" w:cs="Segoe UI"/>
          <w:sz w:val="21"/>
          <w:szCs w:val="21"/>
        </w:rPr>
      </w:pPr>
      <w:r>
        <w:rPr>
          <w:rFonts w:ascii="Segoe UI" w:hAnsi="Segoe UI" w:cs="Segoe UI"/>
          <w:sz w:val="21"/>
          <w:szCs w:val="21"/>
        </w:rPr>
        <w:t>terraform.tfstate</w:t>
      </w:r>
    </w:p>
    <w:p w:rsidR="009F7C53" w:rsidRDefault="009F7C53" w:rsidP="009F7C53">
      <w:pPr>
        <w:spacing w:line="300" w:lineRule="atLeast"/>
        <w:rPr>
          <w:rFonts w:ascii="Segoe UI" w:hAnsi="Segoe UI" w:cs="Segoe UI"/>
          <w:sz w:val="21"/>
          <w:szCs w:val="21"/>
        </w:rPr>
      </w:pPr>
      <w:r>
        <w:rPr>
          <w:rFonts w:ascii="Segoe UI" w:hAnsi="Segoe UI" w:cs="Segoe UI"/>
          <w:sz w:val="21"/>
          <w:szCs w:val="21"/>
        </w:rPr>
        <w:t>terraform.tfstate.backup</w:t>
      </w:r>
    </w:p>
    <w:p w:rsidR="009F7C53" w:rsidRDefault="009F7C53" w:rsidP="009F7C53">
      <w:pPr>
        <w:spacing w:line="300" w:lineRule="atLeast"/>
        <w:rPr>
          <w:rFonts w:ascii="Segoe UI" w:hAnsi="Segoe UI" w:cs="Segoe UI"/>
          <w:sz w:val="21"/>
          <w:szCs w:val="21"/>
        </w:rPr>
      </w:pPr>
      <w:r>
        <w:rPr>
          <w:rFonts w:ascii="Segoe UI" w:hAnsi="Segoe UI" w:cs="Segoe UI"/>
          <w:sz w:val="21"/>
          <w:szCs w:val="21"/>
        </w:rPr>
        <w:t>terraform.tfvars</w:t>
      </w:r>
    </w:p>
    <w:p w:rsidR="009F7C53" w:rsidRDefault="009F7C53" w:rsidP="009F7C53">
      <w:pPr>
        <w:spacing w:line="300" w:lineRule="atLeast"/>
        <w:rPr>
          <w:rFonts w:ascii="Segoe UI" w:hAnsi="Segoe UI" w:cs="Segoe UI"/>
          <w:sz w:val="21"/>
          <w:szCs w:val="21"/>
        </w:rPr>
      </w:pPr>
      <w:r>
        <w:rPr>
          <w:rFonts w:ascii="Segoe UI" w:hAnsi="Segoe UI" w:cs="Segoe UI"/>
          <w:sz w:val="21"/>
          <w:szCs w:val="21"/>
        </w:rPr>
        <w:t>lambda.zip</w:t>
      </w:r>
    </w:p>
    <w:p w:rsidR="009F7C53" w:rsidRDefault="009F7C53" w:rsidP="009F7C53">
      <w:pPr>
        <w:spacing w:line="300" w:lineRule="atLeast"/>
        <w:rPr>
          <w:rFonts w:ascii="Segoe UI" w:hAnsi="Segoe UI" w:cs="Segoe UI"/>
          <w:sz w:val="21"/>
          <w:szCs w:val="21"/>
        </w:rPr>
      </w:pPr>
      <w:r>
        <w:rPr>
          <w:rFonts w:ascii="Segoe UI" w:hAnsi="Segoe UI" w:cs="Segoe UI"/>
          <w:sz w:val="21"/>
          <w:szCs w:val="21"/>
        </w:rPr>
        <w:t>.terraform/</w:t>
      </w:r>
    </w:p>
    <w:p w:rsidR="009F7C53" w:rsidRDefault="009F7C53" w:rsidP="009F7C53">
      <w:pPr>
        <w:pStyle w:val="NormalWeb"/>
        <w:spacing w:line="300" w:lineRule="atLeast"/>
        <w:rPr>
          <w:rFonts w:ascii="Segoe UI" w:hAnsi="Segoe UI" w:cs="Segoe UI"/>
          <w:sz w:val="21"/>
          <w:szCs w:val="21"/>
        </w:rPr>
      </w:pPr>
      <w:r>
        <w:rPr>
          <w:rFonts w:ascii="Segoe UI" w:hAnsi="Segoe UI" w:cs="Segoe UI"/>
          <w:sz w:val="21"/>
          <w:szCs w:val="21"/>
        </w:rPr>
        <w:t>Agar ye staged nahi hain, then commit:</w:t>
      </w:r>
    </w:p>
    <w:p w:rsidR="009F7C53" w:rsidRDefault="009F7C53" w:rsidP="009F7C53">
      <w:pPr>
        <w:pStyle w:val="NormalWeb"/>
        <w:spacing w:line="300" w:lineRule="atLeast"/>
        <w:rPr>
          <w:rFonts w:ascii="Segoe UI" w:hAnsi="Segoe UI" w:cs="Segoe UI"/>
          <w:sz w:val="21"/>
          <w:szCs w:val="21"/>
        </w:rPr>
      </w:pPr>
      <w:r>
        <w:rPr>
          <w:rFonts w:ascii="Segoe UI" w:hAnsi="Segoe UI" w:cs="Segoe UI"/>
          <w:sz w:val="21"/>
          <w:szCs w:val="21"/>
        </w:rPr>
        <w:t>git commit -m "Initial Terraform and modular Lambda setup"</w:t>
      </w:r>
    </w:p>
    <w:p w:rsidR="009F7C53" w:rsidRDefault="00114F67" w:rsidP="009F7C53">
      <w:pPr>
        <w:spacing w:line="300" w:lineRule="atLeast"/>
        <w:rPr>
          <w:rFonts w:ascii="Segoe UI" w:hAnsi="Segoe UI" w:cs="Segoe UI"/>
          <w:sz w:val="21"/>
          <w:szCs w:val="21"/>
        </w:rPr>
      </w:pPr>
      <w:r>
        <w:rPr>
          <w:rFonts w:ascii="Segoe UI" w:hAnsi="Segoe UI" w:cs="Segoe UI"/>
          <w:sz w:val="21"/>
          <w:szCs w:val="21"/>
        </w:rPr>
        <w:pict>
          <v:rect id="_x0000_i1077" style="width:0;height:1.5pt" o:hralign="center" o:hrstd="t" o:hr="t" fillcolor="#a0a0a0" stroked="f"/>
        </w:pict>
      </w:r>
    </w:p>
    <w:p w:rsidR="009F7C53" w:rsidRDefault="009F7C53" w:rsidP="009F7C53">
      <w:pPr>
        <w:pStyle w:val="Heading1"/>
        <w:spacing w:line="300" w:lineRule="atLeast"/>
        <w:rPr>
          <w:rFonts w:ascii="Segoe UI" w:hAnsi="Segoe UI" w:cs="Segoe UI"/>
          <w:sz w:val="48"/>
          <w:szCs w:val="48"/>
        </w:rPr>
      </w:pPr>
      <w:r>
        <w:rPr>
          <w:rFonts w:ascii="Segoe UI" w:hAnsi="Segoe UI" w:cs="Segoe UI"/>
        </w:rPr>
        <w:t>Abhi tum ye run karo</w:t>
      </w:r>
    </w:p>
    <w:p w:rsidR="009F7C53" w:rsidRDefault="009F7C53" w:rsidP="003739FD">
      <w:pPr>
        <w:pStyle w:val="NoSpacing"/>
      </w:pPr>
      <w:r>
        <w:t>cd ~/enterprise-genai-iac</w:t>
      </w:r>
    </w:p>
    <w:p w:rsidR="009F7C53" w:rsidRDefault="009F7C53" w:rsidP="003739FD">
      <w:pPr>
        <w:pStyle w:val="NoSpacing"/>
      </w:pPr>
    </w:p>
    <w:p w:rsidR="009F7C53" w:rsidRDefault="009F7C53" w:rsidP="003739FD">
      <w:pPr>
        <w:pStyle w:val="NoSpacing"/>
      </w:pPr>
      <w:r>
        <w:t>cat &gt; .gitignore &lt;&lt;'EOF'</w:t>
      </w:r>
    </w:p>
    <w:p w:rsidR="009F7C53" w:rsidRDefault="009F7C53" w:rsidP="003739FD">
      <w:pPr>
        <w:pStyle w:val="NoSpacing"/>
      </w:pPr>
      <w:r>
        <w:t># Terraform local working directories and state</w:t>
      </w:r>
    </w:p>
    <w:p w:rsidR="009F7C53" w:rsidRDefault="009F7C53" w:rsidP="003739FD">
      <w:pPr>
        <w:pStyle w:val="NoSpacing"/>
      </w:pPr>
      <w:r>
        <w:t>.terraform/</w:t>
      </w:r>
    </w:p>
    <w:p w:rsidR="009F7C53" w:rsidRDefault="009F7C53" w:rsidP="003739FD">
      <w:pPr>
        <w:pStyle w:val="NoSpacing"/>
      </w:pPr>
      <w:r>
        <w:t>terraform.tfstate</w:t>
      </w:r>
    </w:p>
    <w:p w:rsidR="009F7C53" w:rsidRDefault="009F7C53" w:rsidP="003739FD">
      <w:pPr>
        <w:pStyle w:val="NoSpacing"/>
      </w:pPr>
      <w:r>
        <w:t>terraform.tfstate.</w:t>
      </w:r>
    </w:p>
    <w:p w:rsidR="009F7C53" w:rsidRDefault="009F7C53" w:rsidP="003739FD">
      <w:pPr>
        <w:pStyle w:val="NoSpacing"/>
      </w:pPr>
      <w:r>
        <w:t>.tfplan</w:t>
      </w:r>
    </w:p>
    <w:p w:rsidR="009F7C53" w:rsidRDefault="009F7C53" w:rsidP="003739FD">
      <w:pPr>
        <w:pStyle w:val="NoSpacing"/>
      </w:pPr>
      <w:r>
        <w:t>crash.log</w:t>
      </w:r>
    </w:p>
    <w:p w:rsidR="009F7C53" w:rsidRDefault="009F7C53" w:rsidP="003739FD">
      <w:pPr>
        <w:pStyle w:val="NoSpacing"/>
      </w:pPr>
      <w:r>
        <w:t>crash.</w:t>
      </w:r>
      <w:r>
        <w:rPr>
          <w:rStyle w:val="Emphasis"/>
          <w:rFonts w:ascii="Segoe UI" w:hAnsi="Segoe UI" w:cs="Segoe UI"/>
          <w:sz w:val="21"/>
          <w:szCs w:val="21"/>
        </w:rPr>
        <w:t>.log</w:t>
      </w:r>
    </w:p>
    <w:p w:rsidR="009F7C53" w:rsidRDefault="009F7C53" w:rsidP="003739FD">
      <w:pPr>
        <w:pStyle w:val="NoSpacing"/>
        <w:rPr>
          <w:rStyle w:val="Emphasis"/>
        </w:rPr>
      </w:pPr>
    </w:p>
    <w:p w:rsidR="009F7C53" w:rsidRDefault="009F7C53" w:rsidP="003739FD">
      <w:pPr>
        <w:pStyle w:val="NoSpacing"/>
      </w:pPr>
      <w:r>
        <w:rPr>
          <w:i/>
          <w:iCs/>
        </w:rPr>
        <w:t># Local Terraform variable files</w:t>
      </w:r>
    </w:p>
    <w:p w:rsidR="009F7C53" w:rsidRDefault="009F7C53" w:rsidP="003739FD">
      <w:pPr>
        <w:pStyle w:val="NoSpacing"/>
        <w:rPr>
          <w:i/>
          <w:iCs/>
        </w:rPr>
      </w:pPr>
      <w:r>
        <w:rPr>
          <w:i/>
          <w:iCs/>
        </w:rPr>
        <w:t>terraform.tfvars</w:t>
      </w:r>
    </w:p>
    <w:p w:rsidR="009F7C53" w:rsidRDefault="009F7C53" w:rsidP="003739FD">
      <w:pPr>
        <w:pStyle w:val="NoSpacing"/>
      </w:pPr>
      <w:r>
        <w:t>.auto.tfvars</w:t>
      </w:r>
    </w:p>
    <w:p w:rsidR="009F7C53" w:rsidRDefault="009F7C53" w:rsidP="003739FD">
      <w:pPr>
        <w:pStyle w:val="NoSpacing"/>
      </w:pPr>
    </w:p>
    <w:p w:rsidR="009F7C53" w:rsidRDefault="009F7C53" w:rsidP="003739FD">
      <w:pPr>
        <w:pStyle w:val="NoSpacing"/>
      </w:pPr>
      <w:r>
        <w:t># Lambda build artifacts</w:t>
      </w:r>
    </w:p>
    <w:p w:rsidR="009F7C53" w:rsidRDefault="009F7C53" w:rsidP="003739FD">
      <w:pPr>
        <w:pStyle w:val="NoSpacing"/>
      </w:pPr>
      <w:r>
        <w:t>lambda.zip</w:t>
      </w:r>
    </w:p>
    <w:p w:rsidR="009F7C53" w:rsidRDefault="009F7C53" w:rsidP="003739FD">
      <w:pPr>
        <w:pStyle w:val="NoSpacing"/>
      </w:pPr>
      <w:r>
        <w:rPr>
          <w:rStyle w:val="Emphasis"/>
          <w:rFonts w:ascii="Segoe UI" w:hAnsi="Segoe UI" w:cs="Segoe UI"/>
          <w:sz w:val="21"/>
          <w:szCs w:val="21"/>
        </w:rPr>
        <w:t>.zip</w:t>
      </w:r>
    </w:p>
    <w:p w:rsidR="009F7C53" w:rsidRDefault="009F7C53" w:rsidP="003739FD">
      <w:pPr>
        <w:pStyle w:val="NoSpacing"/>
      </w:pPr>
      <w:r>
        <w:rPr>
          <w:rStyle w:val="Strong"/>
          <w:rFonts w:ascii="Segoe UI" w:hAnsi="Segoe UI" w:cs="Segoe UI"/>
          <w:i/>
          <w:iCs/>
          <w:sz w:val="21"/>
          <w:szCs w:val="21"/>
        </w:rPr>
        <w:t>pycache</w:t>
      </w:r>
      <w:r>
        <w:rPr>
          <w:rStyle w:val="Emphasis"/>
          <w:rFonts w:ascii="Segoe UI" w:hAnsi="Segoe UI" w:cs="Segoe UI"/>
          <w:sz w:val="21"/>
          <w:szCs w:val="21"/>
        </w:rPr>
        <w:t>/</w:t>
      </w:r>
    </w:p>
    <w:p w:rsidR="009F7C53" w:rsidRDefault="009F7C53" w:rsidP="003739FD">
      <w:pPr>
        <w:pStyle w:val="NoSpacing"/>
      </w:pPr>
      <w:r>
        <w:t>.pyc</w:t>
      </w:r>
    </w:p>
    <w:p w:rsidR="009F7C53" w:rsidRDefault="009F7C53" w:rsidP="003739FD">
      <w:pPr>
        <w:pStyle w:val="NoSpacing"/>
      </w:pPr>
    </w:p>
    <w:p w:rsidR="009F7C53" w:rsidRDefault="009F7C53" w:rsidP="003739FD">
      <w:pPr>
        <w:pStyle w:val="NoSpacing"/>
      </w:pPr>
      <w:r>
        <w:t># Local/editor files</w:t>
      </w:r>
    </w:p>
    <w:p w:rsidR="009F7C53" w:rsidRDefault="009F7C53" w:rsidP="003739FD">
      <w:pPr>
        <w:pStyle w:val="NoSpacing"/>
      </w:pPr>
      <w:r>
        <w:t>.vscode/</w:t>
      </w:r>
    </w:p>
    <w:p w:rsidR="009F7C53" w:rsidRDefault="009F7C53" w:rsidP="003739FD">
      <w:pPr>
        <w:pStyle w:val="NoSpacing"/>
      </w:pPr>
      <w:r>
        <w:t>.idea/</w:t>
      </w:r>
    </w:p>
    <w:p w:rsidR="009F7C53" w:rsidRDefault="009F7C53" w:rsidP="003739FD">
      <w:pPr>
        <w:pStyle w:val="NoSpacing"/>
      </w:pPr>
      <w:r>
        <w:lastRenderedPageBreak/>
        <w:t>.DS_Store</w:t>
      </w:r>
    </w:p>
    <w:p w:rsidR="009F7C53" w:rsidRDefault="009F7C53" w:rsidP="003739FD">
      <w:pPr>
        <w:pStyle w:val="NoSpacing"/>
      </w:pPr>
    </w:p>
    <w:p w:rsidR="009F7C53" w:rsidRDefault="009F7C53" w:rsidP="003739FD">
      <w:pPr>
        <w:pStyle w:val="NoSpacing"/>
      </w:pPr>
      <w:r>
        <w:t># Secrets / env files</w:t>
      </w:r>
    </w:p>
    <w:p w:rsidR="009F7C53" w:rsidRDefault="009F7C53" w:rsidP="003739FD">
      <w:pPr>
        <w:pStyle w:val="NoSpacing"/>
      </w:pPr>
      <w:r>
        <w:t>.env</w:t>
      </w:r>
    </w:p>
    <w:p w:rsidR="009F7C53" w:rsidRDefault="009F7C53" w:rsidP="003739FD">
      <w:pPr>
        <w:pStyle w:val="NoSpacing"/>
      </w:pPr>
      <w:r>
        <w:rPr>
          <w:rStyle w:val="Emphasis"/>
          <w:rFonts w:ascii="Segoe UI" w:hAnsi="Segoe UI" w:cs="Segoe UI"/>
          <w:sz w:val="21"/>
          <w:szCs w:val="21"/>
        </w:rPr>
        <w:t>.pem</w:t>
      </w:r>
    </w:p>
    <w:p w:rsidR="009F7C53" w:rsidRDefault="009F7C53" w:rsidP="003739FD">
      <w:pPr>
        <w:pStyle w:val="NoSpacing"/>
      </w:pPr>
      <w:r>
        <w:t>.key</w:t>
      </w:r>
    </w:p>
    <w:p w:rsidR="009F7C53" w:rsidRDefault="009F7C53" w:rsidP="003739FD">
      <w:pPr>
        <w:pStyle w:val="NoSpacing"/>
      </w:pPr>
      <w:r>
        <w:t>credentials</w:t>
      </w:r>
    </w:p>
    <w:p w:rsidR="009F7C53" w:rsidRDefault="009F7C53" w:rsidP="003739FD">
      <w:pPr>
        <w:pStyle w:val="NoSpacing"/>
      </w:pPr>
      <w:r>
        <w:t>EOF</w:t>
      </w:r>
    </w:p>
    <w:p w:rsidR="009F7C53" w:rsidRDefault="009F7C53" w:rsidP="003739FD">
      <w:pPr>
        <w:pStyle w:val="NoSpacing"/>
      </w:pPr>
    </w:p>
    <w:p w:rsidR="009F7C53" w:rsidRDefault="009F7C53" w:rsidP="003739FD">
      <w:pPr>
        <w:pStyle w:val="NoSpacing"/>
      </w:pPr>
      <w:r>
        <w:t>cat &gt; infra/terraform.tfvars.example &lt;&lt;'EOF'</w:t>
      </w:r>
    </w:p>
    <w:p w:rsidR="009F7C53" w:rsidRDefault="009F7C53" w:rsidP="003739FD">
      <w:pPr>
        <w:pStyle w:val="NoSpacing"/>
      </w:pPr>
      <w:r>
        <w:t>project_name         = "enterprise-genai-assistant"</w:t>
      </w:r>
    </w:p>
    <w:p w:rsidR="009F7C53" w:rsidRDefault="009F7C53" w:rsidP="003739FD">
      <w:pPr>
        <w:pStyle w:val="NoSpacing"/>
      </w:pPr>
      <w:r>
        <w:t>environment          = "dev"</w:t>
      </w:r>
    </w:p>
    <w:p w:rsidR="009F7C53" w:rsidRDefault="009F7C53" w:rsidP="003739FD">
      <w:pPr>
        <w:pStyle w:val="NoSpacing"/>
      </w:pPr>
    </w:p>
    <w:p w:rsidR="009F7C53" w:rsidRDefault="009F7C53" w:rsidP="003739FD">
      <w:pPr>
        <w:pStyle w:val="NoSpacing"/>
      </w:pPr>
      <w:r>
        <w:t>lambda_function_name = "bedrock-claude-it-support-api"</w:t>
      </w:r>
    </w:p>
    <w:p w:rsidR="009F7C53" w:rsidRDefault="009F7C53" w:rsidP="003739FD">
      <w:pPr>
        <w:pStyle w:val="NoSpacing"/>
      </w:pPr>
    </w:p>
    <w:p w:rsidR="009F7C53" w:rsidRDefault="009F7C53" w:rsidP="003739FD">
      <w:pPr>
        <w:pStyle w:val="NoSpacing"/>
      </w:pPr>
      <w:r>
        <w:t>model_id             = "arn:aws:bedrock:REGION:ACCOUNT_ID:inference-profile/YOUR_MODEL_ID"</w:t>
      </w:r>
    </w:p>
    <w:p w:rsidR="009F7C53" w:rsidRDefault="009F7C53" w:rsidP="003739FD">
      <w:pPr>
        <w:pStyle w:val="NoSpacing"/>
      </w:pPr>
      <w:r>
        <w:t>knowledge_base_id    = "YOUR_KNOWLEDGE_BASE_ID"</w:t>
      </w:r>
    </w:p>
    <w:p w:rsidR="009F7C53" w:rsidRDefault="009F7C53" w:rsidP="003739FD">
      <w:pPr>
        <w:pStyle w:val="NoSpacing"/>
      </w:pPr>
    </w:p>
    <w:p w:rsidR="009F7C53" w:rsidRDefault="009F7C53" w:rsidP="003739FD">
      <w:pPr>
        <w:pStyle w:val="NoSpacing"/>
      </w:pPr>
      <w:r>
        <w:t>chat_history_table   = "EnterpriseGenAIChatHistory"</w:t>
      </w:r>
    </w:p>
    <w:p w:rsidR="009F7C53" w:rsidRDefault="009F7C53" w:rsidP="003739FD">
      <w:pPr>
        <w:pStyle w:val="NoSpacing"/>
      </w:pPr>
      <w:r>
        <w:t>tickets_table        = "EnterpriseGenAITickets"</w:t>
      </w:r>
    </w:p>
    <w:p w:rsidR="009F7C53" w:rsidRDefault="009F7C53" w:rsidP="003739FD">
      <w:pPr>
        <w:pStyle w:val="NoSpacing"/>
      </w:pPr>
    </w:p>
    <w:p w:rsidR="009F7C53" w:rsidRDefault="009F7C53" w:rsidP="003739FD">
      <w:pPr>
        <w:pStyle w:val="NoSpacing"/>
      </w:pPr>
      <w:r>
        <w:t>max_tokens           = 800</w:t>
      </w:r>
    </w:p>
    <w:p w:rsidR="009F7C53" w:rsidRDefault="009F7C53" w:rsidP="003739FD">
      <w:pPr>
        <w:pStyle w:val="NoSpacing"/>
      </w:pPr>
      <w:r>
        <w:t>temperature          = 0.3</w:t>
      </w:r>
    </w:p>
    <w:p w:rsidR="009F7C53" w:rsidRDefault="009F7C53" w:rsidP="003739FD">
      <w:pPr>
        <w:pStyle w:val="NoSpacing"/>
      </w:pPr>
      <w:r>
        <w:t>max_message_length   = 2000</w:t>
      </w:r>
    </w:p>
    <w:p w:rsidR="009F7C53" w:rsidRDefault="009F7C53" w:rsidP="003739FD">
      <w:pPr>
        <w:pStyle w:val="NoSpacing"/>
      </w:pPr>
      <w:r>
        <w:t>EOF</w:t>
      </w:r>
    </w:p>
    <w:p w:rsidR="009F7C53" w:rsidRDefault="009F7C53" w:rsidP="003739FD">
      <w:pPr>
        <w:pStyle w:val="NoSpacing"/>
      </w:pPr>
    </w:p>
    <w:p w:rsidR="009F7C53" w:rsidRDefault="009F7C53" w:rsidP="003739FD">
      <w:pPr>
        <w:pStyle w:val="NoSpacing"/>
      </w:pPr>
      <w:r>
        <w:t>git status</w:t>
      </w:r>
    </w:p>
    <w:p w:rsidR="009F7C53" w:rsidRDefault="009F7C53" w:rsidP="003739FD">
      <w:pPr>
        <w:pStyle w:val="NoSpacing"/>
      </w:pPr>
      <w:r>
        <w:t>git status --ignored</w:t>
      </w:r>
    </w:p>
    <w:p w:rsidR="009F7C53" w:rsidRDefault="009F7C53" w:rsidP="009F7C53">
      <w:pPr>
        <w:pStyle w:val="NormalWeb"/>
        <w:spacing w:line="300" w:lineRule="atLeast"/>
        <w:rPr>
          <w:rFonts w:ascii="Segoe UI" w:hAnsi="Segoe UI" w:cs="Segoe UI"/>
          <w:sz w:val="21"/>
          <w:szCs w:val="21"/>
        </w:rPr>
      </w:pPr>
      <w:r>
        <w:rPr>
          <w:rFonts w:ascii="Segoe UI" w:hAnsi="Segoe UI" w:cs="Segoe UI"/>
          <w:sz w:val="21"/>
          <w:szCs w:val="21"/>
        </w:rPr>
        <w:t>Output bhejo bhai. Main check karunga ki commit safe hai ya nahi.</w:t>
      </w:r>
    </w:p>
    <w:p w:rsidR="009F7C53" w:rsidRDefault="009F7C53" w:rsidP="009F7C53">
      <w:pPr>
        <w:pStyle w:val="NormalWeb"/>
        <w:spacing w:line="300" w:lineRule="atLeast"/>
        <w:rPr>
          <w:rFonts w:ascii="Segoe UI" w:hAnsi="Segoe UI" w:cs="Segoe UI"/>
          <w:sz w:val="21"/>
          <w:szCs w:val="21"/>
        </w:rPr>
      </w:pPr>
      <w:r>
        <w:rPr>
          <w:rFonts w:ascii="Segoe UI" w:hAnsi="Segoe UI" w:cs="Segoe UI"/>
          <w:sz w:val="21"/>
          <w:szCs w:val="21"/>
        </w:rPr>
        <w:t>imageimage.png (Image: Git status shows staged source files and ignored Terraform artifacts)</w:t>
      </w:r>
    </w:p>
    <w:p w:rsidR="009F7C53" w:rsidRDefault="009F7C53" w:rsidP="009F7C53">
      <w:pPr>
        <w:pStyle w:val="NormalWeb"/>
        <w:spacing w:line="300" w:lineRule="atLeast"/>
        <w:rPr>
          <w:rFonts w:ascii="Segoe UI" w:hAnsi="Segoe UI" w:cs="Segoe UI"/>
          <w:sz w:val="21"/>
          <w:szCs w:val="21"/>
        </w:rPr>
      </w:pPr>
      <w:r>
        <w:rPr>
          <w:rFonts w:ascii="Segoe UI" w:hAnsi="Segoe UI" w:cs="Segoe UI"/>
          <w:sz w:val="21"/>
          <w:szCs w:val="21"/>
        </w:rPr>
        <w:t xml:space="preserve">Haan bhai </w:t>
      </w:r>
      <w:r>
        <w:rPr>
          <w:rFonts w:ascii="Segoe UI Symbol" w:hAnsi="Segoe UI Symbol" w:cs="Segoe UI Symbol"/>
          <w:sz w:val="21"/>
          <w:szCs w:val="21"/>
        </w:rPr>
        <w:t>✅</w:t>
      </w:r>
      <w:r>
        <w:rPr>
          <w:rFonts w:ascii="Segoe UI" w:hAnsi="Segoe UI" w:cs="Segoe UI"/>
          <w:sz w:val="21"/>
          <w:szCs w:val="21"/>
        </w:rPr>
        <w:t xml:space="preserve"> maine screenshots check kar liye — </w:t>
      </w:r>
      <w:r>
        <w:rPr>
          <w:rStyle w:val="Strong"/>
          <w:rFonts w:ascii="Segoe UI" w:hAnsi="Segoe UI" w:cs="Segoe UI"/>
          <w:sz w:val="21"/>
          <w:szCs w:val="21"/>
        </w:rPr>
        <w:t>commit karna safe hai</w:t>
      </w:r>
      <w:r>
        <w:rPr>
          <w:rFonts w:ascii="Segoe UI" w:hAnsi="Segoe UI" w:cs="Segoe UI"/>
          <w:sz w:val="21"/>
          <w:szCs w:val="21"/>
        </w:rPr>
        <w:t>.</w:t>
      </w:r>
    </w:p>
    <w:p w:rsidR="009F7C53" w:rsidRDefault="009F7C53" w:rsidP="009F7C53">
      <w:pPr>
        <w:pStyle w:val="Heading2"/>
        <w:spacing w:line="300" w:lineRule="atLeast"/>
        <w:rPr>
          <w:rFonts w:ascii="Segoe UI" w:hAnsi="Segoe UI" w:cs="Segoe UI"/>
        </w:rPr>
      </w:pPr>
      <w:r>
        <w:rPr>
          <w:rFonts w:ascii="Segoe UI Symbol" w:hAnsi="Segoe UI Symbol" w:cs="Segoe UI Symbol"/>
        </w:rPr>
        <w:t>✅</w:t>
      </w:r>
      <w:r>
        <w:rPr>
          <w:rFonts w:ascii="Segoe UI" w:hAnsi="Segoe UI" w:cs="Segoe UI"/>
        </w:rPr>
        <w:t xml:space="preserve"> Jo staged hai — correct hai</w:t>
      </w:r>
    </w:p>
    <w:p w:rsidR="009F7C53" w:rsidRDefault="009F7C53" w:rsidP="009F7C53">
      <w:pPr>
        <w:pStyle w:val="NormalWeb"/>
        <w:spacing w:line="300" w:lineRule="atLeast"/>
        <w:rPr>
          <w:rFonts w:ascii="Segoe UI" w:hAnsi="Segoe UI" w:cs="Segoe UI"/>
          <w:sz w:val="21"/>
          <w:szCs w:val="21"/>
        </w:rPr>
      </w:pPr>
      <w:r>
        <w:rPr>
          <w:rStyle w:val="HTMLCode"/>
          <w:rFonts w:eastAsiaTheme="majorEastAsia"/>
        </w:rPr>
        <w:t>git status</w:t>
      </w:r>
      <w:r>
        <w:rPr>
          <w:rFonts w:ascii="Segoe UI" w:hAnsi="Segoe UI" w:cs="Segoe UI"/>
          <w:sz w:val="21"/>
          <w:szCs w:val="21"/>
        </w:rPr>
        <w:t xml:space="preserve"> me staged files me ye dikh rahe hain:</w:t>
      </w:r>
    </w:p>
    <w:p w:rsidR="009F7C53" w:rsidRDefault="009F7C53" w:rsidP="009F7C53">
      <w:pPr>
        <w:spacing w:line="300" w:lineRule="atLeast"/>
        <w:rPr>
          <w:rFonts w:ascii="Segoe UI" w:hAnsi="Segoe UI" w:cs="Segoe UI"/>
          <w:sz w:val="21"/>
          <w:szCs w:val="21"/>
        </w:rPr>
      </w:pPr>
      <w:r>
        <w:rPr>
          <w:rFonts w:ascii="Segoe UI" w:hAnsi="Segoe UI" w:cs="Segoe UI"/>
          <w:sz w:val="21"/>
          <w:szCs w:val="21"/>
        </w:rPr>
        <w:t>.gitignore</w:t>
      </w:r>
    </w:p>
    <w:p w:rsidR="009F7C53" w:rsidRDefault="009F7C53" w:rsidP="009F7C53">
      <w:pPr>
        <w:spacing w:line="300" w:lineRule="atLeast"/>
        <w:rPr>
          <w:rFonts w:ascii="Segoe UI" w:hAnsi="Segoe UI" w:cs="Segoe UI"/>
          <w:sz w:val="21"/>
          <w:szCs w:val="21"/>
        </w:rPr>
      </w:pPr>
      <w:r>
        <w:rPr>
          <w:rFonts w:ascii="Segoe UI" w:hAnsi="Segoe UI" w:cs="Segoe UI"/>
          <w:sz w:val="21"/>
          <w:szCs w:val="21"/>
        </w:rPr>
        <w:t>README.md</w:t>
      </w:r>
    </w:p>
    <w:p w:rsidR="009F7C53" w:rsidRDefault="009F7C53" w:rsidP="009F7C53">
      <w:pPr>
        <w:spacing w:line="300" w:lineRule="atLeast"/>
        <w:rPr>
          <w:rFonts w:ascii="Segoe UI" w:hAnsi="Segoe UI" w:cs="Segoe UI"/>
          <w:sz w:val="21"/>
          <w:szCs w:val="21"/>
        </w:rPr>
      </w:pPr>
      <w:r>
        <w:rPr>
          <w:rFonts w:ascii="Segoe UI" w:hAnsi="Segoe UI" w:cs="Segoe UI"/>
          <w:sz w:val="21"/>
          <w:szCs w:val="21"/>
        </w:rPr>
        <w:t>app/lambda/*.py</w:t>
      </w:r>
    </w:p>
    <w:p w:rsidR="009F7C53" w:rsidRDefault="009F7C53" w:rsidP="009F7C53">
      <w:pPr>
        <w:spacing w:line="300" w:lineRule="atLeast"/>
        <w:rPr>
          <w:rFonts w:ascii="Segoe UI" w:hAnsi="Segoe UI" w:cs="Segoe UI"/>
          <w:sz w:val="21"/>
          <w:szCs w:val="21"/>
        </w:rPr>
      </w:pPr>
      <w:r>
        <w:rPr>
          <w:rFonts w:ascii="Segoe UI" w:hAnsi="Segoe UI" w:cs="Segoe UI"/>
          <w:sz w:val="21"/>
          <w:szCs w:val="21"/>
        </w:rPr>
        <w:t>infra/.terraform.lock.hcl</w:t>
      </w:r>
    </w:p>
    <w:p w:rsidR="009F7C53" w:rsidRDefault="009F7C53" w:rsidP="009F7C53">
      <w:pPr>
        <w:spacing w:line="300" w:lineRule="atLeast"/>
        <w:rPr>
          <w:rFonts w:ascii="Segoe UI" w:hAnsi="Segoe UI" w:cs="Segoe UI"/>
          <w:sz w:val="21"/>
          <w:szCs w:val="21"/>
        </w:rPr>
      </w:pPr>
      <w:r>
        <w:rPr>
          <w:rFonts w:ascii="Segoe UI" w:hAnsi="Segoe UI" w:cs="Segoe UI"/>
          <w:sz w:val="21"/>
          <w:szCs w:val="21"/>
        </w:rPr>
        <w:t>infra/locals.tf</w:t>
      </w:r>
    </w:p>
    <w:p w:rsidR="009F7C53" w:rsidRDefault="009F7C53" w:rsidP="009F7C53">
      <w:pPr>
        <w:spacing w:line="300" w:lineRule="atLeast"/>
        <w:rPr>
          <w:rFonts w:ascii="Segoe UI" w:hAnsi="Segoe UI" w:cs="Segoe UI"/>
          <w:sz w:val="21"/>
          <w:szCs w:val="21"/>
        </w:rPr>
      </w:pPr>
      <w:r>
        <w:rPr>
          <w:rFonts w:ascii="Segoe UI" w:hAnsi="Segoe UI" w:cs="Segoe UI"/>
          <w:sz w:val="21"/>
          <w:szCs w:val="21"/>
        </w:rPr>
        <w:t>infra/main.tf</w:t>
      </w:r>
    </w:p>
    <w:p w:rsidR="009F7C53" w:rsidRDefault="009F7C53" w:rsidP="009F7C53">
      <w:pPr>
        <w:spacing w:line="300" w:lineRule="atLeast"/>
        <w:rPr>
          <w:rFonts w:ascii="Segoe UI" w:hAnsi="Segoe UI" w:cs="Segoe UI"/>
          <w:sz w:val="21"/>
          <w:szCs w:val="21"/>
        </w:rPr>
      </w:pPr>
      <w:r>
        <w:rPr>
          <w:rFonts w:ascii="Segoe UI" w:hAnsi="Segoe UI" w:cs="Segoe UI"/>
          <w:sz w:val="21"/>
          <w:szCs w:val="21"/>
        </w:rPr>
        <w:t>infra/providers.tf</w:t>
      </w:r>
    </w:p>
    <w:p w:rsidR="009F7C53" w:rsidRDefault="009F7C53" w:rsidP="009F7C53">
      <w:pPr>
        <w:spacing w:line="300" w:lineRule="atLeast"/>
        <w:rPr>
          <w:rFonts w:ascii="Segoe UI" w:hAnsi="Segoe UI" w:cs="Segoe UI"/>
          <w:sz w:val="21"/>
          <w:szCs w:val="21"/>
        </w:rPr>
      </w:pPr>
      <w:r>
        <w:rPr>
          <w:rFonts w:ascii="Segoe UI" w:hAnsi="Segoe UI" w:cs="Segoe UI"/>
          <w:sz w:val="21"/>
          <w:szCs w:val="21"/>
        </w:rPr>
        <w:t>infra/terraform.tfvars.example</w:t>
      </w:r>
    </w:p>
    <w:p w:rsidR="009F7C53" w:rsidRDefault="009F7C53" w:rsidP="009F7C53">
      <w:pPr>
        <w:spacing w:line="300" w:lineRule="atLeast"/>
        <w:rPr>
          <w:rFonts w:ascii="Segoe UI" w:hAnsi="Segoe UI" w:cs="Segoe UI"/>
          <w:sz w:val="21"/>
          <w:szCs w:val="21"/>
        </w:rPr>
      </w:pPr>
      <w:r>
        <w:rPr>
          <w:rFonts w:ascii="Segoe UI" w:hAnsi="Segoe UI" w:cs="Segoe UI"/>
          <w:sz w:val="21"/>
          <w:szCs w:val="21"/>
        </w:rPr>
        <w:t>infra/variables.tf</w:t>
      </w:r>
    </w:p>
    <w:p w:rsidR="009F7C53" w:rsidRDefault="009F7C53" w:rsidP="009F7C53">
      <w:pPr>
        <w:pStyle w:val="NormalWeb"/>
        <w:spacing w:line="300" w:lineRule="atLeast"/>
        <w:rPr>
          <w:rFonts w:ascii="Segoe UI" w:hAnsi="Segoe UI" w:cs="Segoe UI"/>
          <w:sz w:val="21"/>
          <w:szCs w:val="21"/>
        </w:rPr>
      </w:pPr>
      <w:r>
        <w:rPr>
          <w:rFonts w:ascii="Segoe UI" w:hAnsi="Segoe UI" w:cs="Segoe UI"/>
          <w:sz w:val="21"/>
          <w:szCs w:val="21"/>
        </w:rPr>
        <w:t xml:space="preserve">Ye sab commit hona chahiye </w:t>
      </w:r>
      <w:r>
        <w:rPr>
          <w:rFonts w:ascii="Segoe UI Symbol" w:hAnsi="Segoe UI Symbol" w:cs="Segoe UI Symbol"/>
          <w:sz w:val="21"/>
          <w:szCs w:val="21"/>
        </w:rPr>
        <w:t>✅</w:t>
      </w:r>
    </w:p>
    <w:p w:rsidR="009F7C53" w:rsidRDefault="009F7C53" w:rsidP="009F7C53">
      <w:pPr>
        <w:pStyle w:val="Heading2"/>
        <w:spacing w:line="300" w:lineRule="atLeast"/>
        <w:rPr>
          <w:rFonts w:ascii="Segoe UI" w:hAnsi="Segoe UI" w:cs="Segoe UI"/>
        </w:rPr>
      </w:pPr>
      <w:r>
        <w:rPr>
          <w:rFonts w:ascii="Segoe UI Symbol" w:hAnsi="Segoe UI Symbol" w:cs="Segoe UI Symbol"/>
        </w:rPr>
        <w:lastRenderedPageBreak/>
        <w:t>✅</w:t>
      </w:r>
      <w:r>
        <w:rPr>
          <w:rFonts w:ascii="Segoe UI" w:hAnsi="Segoe UI" w:cs="Segoe UI"/>
        </w:rPr>
        <w:t xml:space="preserve"> Jo ignored hai — correct hai</w:t>
      </w:r>
    </w:p>
    <w:p w:rsidR="009F7C53" w:rsidRDefault="009F7C53" w:rsidP="009F7C53">
      <w:pPr>
        <w:pStyle w:val="NormalWeb"/>
        <w:spacing w:line="300" w:lineRule="atLeast"/>
        <w:rPr>
          <w:rFonts w:ascii="Segoe UI" w:hAnsi="Segoe UI" w:cs="Segoe UI"/>
          <w:sz w:val="21"/>
          <w:szCs w:val="21"/>
        </w:rPr>
      </w:pPr>
      <w:r>
        <w:rPr>
          <w:rFonts w:ascii="Segoe UI" w:hAnsi="Segoe UI" w:cs="Segoe UI"/>
          <w:sz w:val="21"/>
          <w:szCs w:val="21"/>
        </w:rPr>
        <w:t>Ignored files me ye dikh rahe hain:</w:t>
      </w:r>
    </w:p>
    <w:p w:rsidR="009F7C53" w:rsidRDefault="009F7C53" w:rsidP="009F7C53">
      <w:pPr>
        <w:spacing w:line="300" w:lineRule="atLeast"/>
        <w:rPr>
          <w:rFonts w:ascii="Segoe UI" w:hAnsi="Segoe UI" w:cs="Segoe UI"/>
          <w:sz w:val="21"/>
          <w:szCs w:val="21"/>
        </w:rPr>
      </w:pPr>
      <w:r>
        <w:rPr>
          <w:rFonts w:ascii="Segoe UI" w:hAnsi="Segoe UI" w:cs="Segoe UI"/>
          <w:sz w:val="21"/>
          <w:szCs w:val="21"/>
        </w:rPr>
        <w:t>infra/.terraform/</w:t>
      </w:r>
    </w:p>
    <w:p w:rsidR="009F7C53" w:rsidRDefault="009F7C53" w:rsidP="009F7C53">
      <w:pPr>
        <w:spacing w:line="300" w:lineRule="atLeast"/>
        <w:rPr>
          <w:rFonts w:ascii="Segoe UI" w:hAnsi="Segoe UI" w:cs="Segoe UI"/>
          <w:sz w:val="21"/>
          <w:szCs w:val="21"/>
        </w:rPr>
      </w:pPr>
      <w:r>
        <w:rPr>
          <w:rFonts w:ascii="Segoe UI" w:hAnsi="Segoe UI" w:cs="Segoe UI"/>
          <w:sz w:val="21"/>
          <w:szCs w:val="21"/>
        </w:rPr>
        <w:t>infra/lambda.zip</w:t>
      </w:r>
    </w:p>
    <w:p w:rsidR="009F7C53" w:rsidRDefault="009F7C53" w:rsidP="009F7C53">
      <w:pPr>
        <w:spacing w:line="300" w:lineRule="atLeast"/>
        <w:rPr>
          <w:rFonts w:ascii="Segoe UI" w:hAnsi="Segoe UI" w:cs="Segoe UI"/>
          <w:sz w:val="21"/>
          <w:szCs w:val="21"/>
        </w:rPr>
      </w:pPr>
      <w:r>
        <w:rPr>
          <w:rFonts w:ascii="Segoe UI" w:hAnsi="Segoe UI" w:cs="Segoe UI"/>
          <w:sz w:val="21"/>
          <w:szCs w:val="21"/>
        </w:rPr>
        <w:t>infra/terraform.tfstate</w:t>
      </w:r>
    </w:p>
    <w:p w:rsidR="009F7C53" w:rsidRDefault="009F7C53" w:rsidP="009F7C53">
      <w:pPr>
        <w:spacing w:line="300" w:lineRule="atLeast"/>
        <w:rPr>
          <w:rFonts w:ascii="Segoe UI" w:hAnsi="Segoe UI" w:cs="Segoe UI"/>
          <w:sz w:val="21"/>
          <w:szCs w:val="21"/>
        </w:rPr>
      </w:pPr>
      <w:r>
        <w:rPr>
          <w:rFonts w:ascii="Segoe UI" w:hAnsi="Segoe UI" w:cs="Segoe UI"/>
          <w:sz w:val="21"/>
          <w:szCs w:val="21"/>
        </w:rPr>
        <w:t>infra/terraform.tfstate.backup</w:t>
      </w:r>
    </w:p>
    <w:p w:rsidR="009F7C53" w:rsidRDefault="009F7C53" w:rsidP="009F7C53">
      <w:pPr>
        <w:spacing w:line="300" w:lineRule="atLeast"/>
        <w:rPr>
          <w:rFonts w:ascii="Segoe UI" w:hAnsi="Segoe UI" w:cs="Segoe UI"/>
          <w:sz w:val="21"/>
          <w:szCs w:val="21"/>
        </w:rPr>
      </w:pPr>
      <w:r>
        <w:rPr>
          <w:rFonts w:ascii="Segoe UI" w:hAnsi="Segoe UI" w:cs="Segoe UI"/>
          <w:sz w:val="21"/>
          <w:szCs w:val="21"/>
        </w:rPr>
        <w:t>infra/terraform.tfvars</w:t>
      </w:r>
    </w:p>
    <w:p w:rsidR="009F7C53" w:rsidRDefault="009F7C53" w:rsidP="009F7C53">
      <w:pPr>
        <w:pStyle w:val="NormalWeb"/>
        <w:spacing w:line="300" w:lineRule="atLeast"/>
        <w:rPr>
          <w:rFonts w:ascii="Segoe UI" w:hAnsi="Segoe UI" w:cs="Segoe UI"/>
          <w:sz w:val="21"/>
          <w:szCs w:val="21"/>
        </w:rPr>
      </w:pPr>
      <w:r>
        <w:rPr>
          <w:rFonts w:ascii="Segoe UI" w:hAnsi="Segoe UI" w:cs="Segoe UI"/>
          <w:sz w:val="21"/>
          <w:szCs w:val="21"/>
        </w:rPr>
        <w:t xml:space="preserve">Ye sab Git me </w:t>
      </w:r>
      <w:r>
        <w:rPr>
          <w:rStyle w:val="Strong"/>
          <w:rFonts w:ascii="Segoe UI" w:hAnsi="Segoe UI" w:cs="Segoe UI"/>
          <w:sz w:val="21"/>
          <w:szCs w:val="21"/>
        </w:rPr>
        <w:t>nahi jaana chahiye</w:t>
      </w:r>
      <w:r>
        <w:rPr>
          <w:rFonts w:ascii="Segoe UI" w:hAnsi="Segoe UI" w:cs="Segoe UI"/>
          <w:sz w:val="21"/>
          <w:szCs w:val="21"/>
        </w:rPr>
        <w:t xml:space="preserve"> </w:t>
      </w:r>
      <w:r>
        <w:rPr>
          <w:rFonts w:ascii="Segoe UI Symbol" w:hAnsi="Segoe UI Symbol" w:cs="Segoe UI Symbol"/>
          <w:sz w:val="21"/>
          <w:szCs w:val="21"/>
        </w:rPr>
        <w:t>✅</w:t>
      </w:r>
    </w:p>
    <w:p w:rsidR="009F7C53" w:rsidRDefault="009F7C53" w:rsidP="009F7C53">
      <w:pPr>
        <w:pStyle w:val="NormalWeb"/>
        <w:spacing w:line="300" w:lineRule="atLeast"/>
        <w:rPr>
          <w:rFonts w:ascii="Segoe UI" w:hAnsi="Segoe UI" w:cs="Segoe UI"/>
          <w:sz w:val="21"/>
          <w:szCs w:val="21"/>
        </w:rPr>
      </w:pPr>
      <w:r>
        <w:rPr>
          <w:rFonts w:ascii="Segoe UI" w:hAnsi="Segoe UI" w:cs="Segoe UI"/>
          <w:sz w:val="21"/>
          <w:szCs w:val="21"/>
        </w:rPr>
        <w:t>Especially:</w:t>
      </w:r>
    </w:p>
    <w:p w:rsidR="009F7C53" w:rsidRDefault="009F7C53" w:rsidP="009F7C53">
      <w:pPr>
        <w:spacing w:line="300" w:lineRule="atLeast"/>
        <w:rPr>
          <w:rFonts w:ascii="Segoe UI" w:hAnsi="Segoe UI" w:cs="Segoe UI"/>
          <w:sz w:val="21"/>
          <w:szCs w:val="21"/>
        </w:rPr>
      </w:pPr>
      <w:r>
        <w:rPr>
          <w:rFonts w:ascii="Segoe UI" w:hAnsi="Segoe UI" w:cs="Segoe UI"/>
          <w:sz w:val="21"/>
          <w:szCs w:val="21"/>
        </w:rPr>
        <w:t>terraform.tfstate</w:t>
      </w:r>
    </w:p>
    <w:p w:rsidR="009F7C53" w:rsidRDefault="009F7C53" w:rsidP="009F7C53">
      <w:pPr>
        <w:spacing w:line="300" w:lineRule="atLeast"/>
        <w:rPr>
          <w:rFonts w:ascii="Segoe UI" w:hAnsi="Segoe UI" w:cs="Segoe UI"/>
          <w:sz w:val="21"/>
          <w:szCs w:val="21"/>
        </w:rPr>
      </w:pPr>
      <w:r>
        <w:rPr>
          <w:rFonts w:ascii="Segoe UI" w:hAnsi="Segoe UI" w:cs="Segoe UI"/>
          <w:sz w:val="21"/>
          <w:szCs w:val="21"/>
        </w:rPr>
        <w:t>terraform.tfvars</w:t>
      </w:r>
    </w:p>
    <w:p w:rsidR="009F7C53" w:rsidRDefault="009F7C53" w:rsidP="009F7C53">
      <w:pPr>
        <w:spacing w:line="300" w:lineRule="atLeast"/>
        <w:rPr>
          <w:rFonts w:ascii="Segoe UI" w:hAnsi="Segoe UI" w:cs="Segoe UI"/>
          <w:sz w:val="21"/>
          <w:szCs w:val="21"/>
        </w:rPr>
      </w:pPr>
      <w:r>
        <w:rPr>
          <w:rFonts w:ascii="Segoe UI" w:hAnsi="Segoe UI" w:cs="Segoe UI"/>
          <w:sz w:val="21"/>
          <w:szCs w:val="21"/>
        </w:rPr>
        <w:t>lambda.zip</w:t>
      </w:r>
    </w:p>
    <w:p w:rsidR="009F7C53" w:rsidRDefault="009F7C53" w:rsidP="009F7C53">
      <w:pPr>
        <w:spacing w:line="300" w:lineRule="atLeast"/>
        <w:rPr>
          <w:rFonts w:ascii="Segoe UI" w:hAnsi="Segoe UI" w:cs="Segoe UI"/>
          <w:sz w:val="21"/>
          <w:szCs w:val="21"/>
        </w:rPr>
      </w:pPr>
      <w:r>
        <w:rPr>
          <w:rFonts w:ascii="Segoe UI" w:hAnsi="Segoe UI" w:cs="Segoe UI"/>
          <w:sz w:val="21"/>
          <w:szCs w:val="21"/>
        </w:rPr>
        <w:t>.terraform/</w:t>
      </w:r>
    </w:p>
    <w:p w:rsidR="009F7C53" w:rsidRDefault="009F7C53" w:rsidP="009F7C53">
      <w:pPr>
        <w:pStyle w:val="NormalWeb"/>
        <w:spacing w:line="300" w:lineRule="atLeast"/>
        <w:rPr>
          <w:rFonts w:ascii="Segoe UI" w:hAnsi="Segoe UI" w:cs="Segoe UI"/>
          <w:sz w:val="21"/>
          <w:szCs w:val="21"/>
        </w:rPr>
      </w:pPr>
      <w:r>
        <w:rPr>
          <w:rFonts w:ascii="Segoe UI" w:hAnsi="Segoe UI" w:cs="Segoe UI"/>
          <w:sz w:val="21"/>
          <w:szCs w:val="21"/>
        </w:rPr>
        <w:t>Inko ignore karna production best practice hai.</w:t>
      </w:r>
    </w:p>
    <w:p w:rsidR="009F7C53" w:rsidRDefault="00114F67" w:rsidP="009F7C53">
      <w:pPr>
        <w:spacing w:line="300" w:lineRule="atLeast"/>
        <w:rPr>
          <w:rFonts w:ascii="Segoe UI" w:hAnsi="Segoe UI" w:cs="Segoe UI"/>
          <w:sz w:val="21"/>
          <w:szCs w:val="21"/>
        </w:rPr>
      </w:pPr>
      <w:r>
        <w:rPr>
          <w:rFonts w:ascii="Segoe UI" w:hAnsi="Segoe UI" w:cs="Segoe UI"/>
          <w:sz w:val="21"/>
          <w:szCs w:val="21"/>
        </w:rPr>
        <w:pict>
          <v:rect id="_x0000_i1078" style="width:0;height:1.5pt" o:hralign="center" o:hrstd="t" o:hr="t" fillcolor="#a0a0a0" stroked="f"/>
        </w:pict>
      </w:r>
    </w:p>
    <w:p w:rsidR="009F7C53" w:rsidRDefault="009F7C53" w:rsidP="009F7C53">
      <w:pPr>
        <w:pStyle w:val="Heading2"/>
        <w:spacing w:line="300" w:lineRule="atLeast"/>
        <w:rPr>
          <w:rFonts w:ascii="Segoe UI" w:hAnsi="Segoe UI" w:cs="Segoe UI"/>
        </w:rPr>
      </w:pPr>
      <w:r>
        <w:rPr>
          <w:rFonts w:ascii="Segoe UI Symbol" w:hAnsi="Segoe UI Symbol" w:cs="Segoe UI Symbol"/>
        </w:rPr>
        <w:t>✅</w:t>
      </w:r>
      <w:r>
        <w:rPr>
          <w:rFonts w:ascii="Segoe UI" w:hAnsi="Segoe UI" w:cs="Segoe UI"/>
        </w:rPr>
        <w:t xml:space="preserve"> </w:t>
      </w:r>
      <w:r>
        <w:rPr>
          <w:rStyle w:val="HTMLCode"/>
          <w:rFonts w:eastAsiaTheme="majorEastAsia"/>
        </w:rPr>
        <w:t>.terraform.lock.hcl</w:t>
      </w:r>
      <w:r>
        <w:rPr>
          <w:rFonts w:ascii="Segoe UI" w:hAnsi="Segoe UI" w:cs="Segoe UI"/>
        </w:rPr>
        <w:t xml:space="preserve"> commit hona chahiye?</w:t>
      </w:r>
    </w:p>
    <w:p w:rsidR="009F7C53" w:rsidRDefault="009F7C53" w:rsidP="009F7C53">
      <w:pPr>
        <w:pStyle w:val="NormalWeb"/>
        <w:spacing w:line="300" w:lineRule="atLeast"/>
        <w:rPr>
          <w:rFonts w:ascii="Segoe UI" w:hAnsi="Segoe UI" w:cs="Segoe UI"/>
          <w:sz w:val="21"/>
          <w:szCs w:val="21"/>
        </w:rPr>
      </w:pPr>
      <w:r>
        <w:rPr>
          <w:rFonts w:ascii="Segoe UI" w:hAnsi="Segoe UI" w:cs="Segoe UI"/>
          <w:sz w:val="21"/>
          <w:szCs w:val="21"/>
        </w:rPr>
        <w:t xml:space="preserve">Haan </w:t>
      </w:r>
      <w:r>
        <w:rPr>
          <w:rFonts w:ascii="Segoe UI Symbol" w:hAnsi="Segoe UI Symbol" w:cs="Segoe UI Symbol"/>
          <w:sz w:val="21"/>
          <w:szCs w:val="21"/>
        </w:rPr>
        <w:t>✅</w:t>
      </w:r>
      <w:r>
        <w:rPr>
          <w:rFonts w:ascii="Segoe UI" w:hAnsi="Segoe UI" w:cs="Segoe UI"/>
          <w:sz w:val="21"/>
          <w:szCs w:val="21"/>
        </w:rPr>
        <w:br/>
        <w:t>Screenshot me ye staged hai:</w:t>
      </w:r>
    </w:p>
    <w:p w:rsidR="009F7C53" w:rsidRDefault="009F7C53" w:rsidP="009F7C53">
      <w:pPr>
        <w:pStyle w:val="NormalWeb"/>
        <w:spacing w:line="300" w:lineRule="atLeast"/>
        <w:rPr>
          <w:rFonts w:ascii="Segoe UI" w:hAnsi="Segoe UI" w:cs="Segoe UI"/>
          <w:sz w:val="21"/>
          <w:szCs w:val="21"/>
        </w:rPr>
      </w:pPr>
      <w:r>
        <w:rPr>
          <w:rFonts w:ascii="Segoe UI" w:hAnsi="Segoe UI" w:cs="Segoe UI"/>
          <w:sz w:val="21"/>
          <w:szCs w:val="21"/>
        </w:rPr>
        <w:t>infra/.terraform.lock.hcl</w:t>
      </w:r>
    </w:p>
    <w:p w:rsidR="009F7C53" w:rsidRDefault="009F7C53" w:rsidP="009F7C53">
      <w:pPr>
        <w:pStyle w:val="NormalWeb"/>
        <w:spacing w:line="300" w:lineRule="atLeast"/>
        <w:rPr>
          <w:rFonts w:ascii="Segoe UI" w:hAnsi="Segoe UI" w:cs="Segoe UI"/>
          <w:sz w:val="21"/>
          <w:szCs w:val="21"/>
        </w:rPr>
      </w:pPr>
      <w:r>
        <w:rPr>
          <w:rFonts w:ascii="Segoe UI" w:hAnsi="Segoe UI" w:cs="Segoe UI"/>
          <w:sz w:val="21"/>
          <w:szCs w:val="21"/>
        </w:rPr>
        <w:t>Ye correct hai. Isse provider version lock hota hai, pipeline/team same Terraform provider version use kar paati hai.</w:t>
      </w:r>
    </w:p>
    <w:p w:rsidR="009F7C53" w:rsidRDefault="00114F67" w:rsidP="009F7C53">
      <w:pPr>
        <w:spacing w:line="300" w:lineRule="atLeast"/>
        <w:rPr>
          <w:rFonts w:ascii="Segoe UI" w:hAnsi="Segoe UI" w:cs="Segoe UI"/>
          <w:sz w:val="21"/>
          <w:szCs w:val="21"/>
        </w:rPr>
      </w:pPr>
      <w:r>
        <w:rPr>
          <w:rFonts w:ascii="Segoe UI" w:hAnsi="Segoe UI" w:cs="Segoe UI"/>
          <w:sz w:val="21"/>
          <w:szCs w:val="21"/>
        </w:rPr>
        <w:pict>
          <v:rect id="_x0000_i1079" style="width:0;height:1.5pt" o:hralign="center" o:hrstd="t" o:hr="t" fillcolor="#a0a0a0" stroked="f"/>
        </w:pict>
      </w:r>
    </w:p>
    <w:p w:rsidR="009F7C53" w:rsidRDefault="009F7C53" w:rsidP="009F7C53">
      <w:pPr>
        <w:pStyle w:val="Heading1"/>
        <w:spacing w:line="300" w:lineRule="atLeast"/>
        <w:rPr>
          <w:rFonts w:ascii="Segoe UI" w:hAnsi="Segoe UI" w:cs="Segoe UI"/>
          <w:sz w:val="48"/>
          <w:szCs w:val="48"/>
        </w:rPr>
      </w:pPr>
      <w:r>
        <w:rPr>
          <w:rFonts w:ascii="Segoe UI" w:hAnsi="Segoe UI" w:cs="Segoe UI"/>
        </w:rPr>
        <w:t>Ab commit command de sakte ho</w:t>
      </w:r>
    </w:p>
    <w:p w:rsidR="009F7C53" w:rsidRDefault="009F7C53" w:rsidP="009F7C53">
      <w:pPr>
        <w:pStyle w:val="NormalWeb"/>
        <w:spacing w:line="300" w:lineRule="atLeast"/>
        <w:rPr>
          <w:rFonts w:ascii="Segoe UI" w:hAnsi="Segoe UI" w:cs="Segoe UI"/>
          <w:sz w:val="21"/>
          <w:szCs w:val="21"/>
        </w:rPr>
      </w:pPr>
      <w:r>
        <w:rPr>
          <w:rFonts w:ascii="Segoe UI" w:hAnsi="Segoe UI" w:cs="Segoe UI"/>
          <w:sz w:val="21"/>
          <w:szCs w:val="21"/>
        </w:rPr>
        <w:t>Run karo:</w:t>
      </w:r>
    </w:p>
    <w:p w:rsidR="009F7C53" w:rsidRDefault="009F7C53" w:rsidP="009F7C53">
      <w:pPr>
        <w:pStyle w:val="NormalWeb"/>
        <w:spacing w:line="300" w:lineRule="atLeast"/>
        <w:rPr>
          <w:rFonts w:ascii="Segoe UI" w:hAnsi="Segoe UI" w:cs="Segoe UI"/>
          <w:sz w:val="21"/>
          <w:szCs w:val="21"/>
        </w:rPr>
      </w:pPr>
      <w:r>
        <w:rPr>
          <w:rFonts w:ascii="Segoe UI" w:hAnsi="Segoe UI" w:cs="Segoe UI"/>
          <w:sz w:val="21"/>
          <w:szCs w:val="21"/>
        </w:rPr>
        <w:t>git commit -m "Initial Terraform and modular Lambda setup"</w:t>
      </w:r>
    </w:p>
    <w:p w:rsidR="009F7C53" w:rsidRDefault="00114F67" w:rsidP="009F7C53">
      <w:pPr>
        <w:spacing w:line="300" w:lineRule="atLeast"/>
        <w:rPr>
          <w:rFonts w:ascii="Segoe UI" w:hAnsi="Segoe UI" w:cs="Segoe UI"/>
          <w:sz w:val="21"/>
          <w:szCs w:val="21"/>
        </w:rPr>
      </w:pPr>
      <w:r>
        <w:rPr>
          <w:rFonts w:ascii="Segoe UI" w:hAnsi="Segoe UI" w:cs="Segoe UI"/>
          <w:sz w:val="21"/>
          <w:szCs w:val="21"/>
        </w:rPr>
        <w:pict>
          <v:rect id="_x0000_i1080" style="width:0;height:1.5pt" o:hralign="center" o:hrstd="t" o:hr="t" fillcolor="#a0a0a0" stroked="f"/>
        </w:pict>
      </w:r>
    </w:p>
    <w:p w:rsidR="009F7C53" w:rsidRDefault="009F7C53" w:rsidP="009F7C53">
      <w:pPr>
        <w:pStyle w:val="Heading2"/>
        <w:spacing w:line="300" w:lineRule="atLeast"/>
        <w:rPr>
          <w:rFonts w:ascii="Segoe UI" w:hAnsi="Segoe UI" w:cs="Segoe UI"/>
        </w:rPr>
      </w:pPr>
      <w:r>
        <w:rPr>
          <w:rFonts w:ascii="Segoe UI" w:hAnsi="Segoe UI" w:cs="Segoe UI"/>
        </w:rPr>
        <w:t>Agar Git identity error aaye</w:t>
      </w:r>
    </w:p>
    <w:p w:rsidR="009F7C53" w:rsidRDefault="009F7C53" w:rsidP="009F7C53">
      <w:pPr>
        <w:pStyle w:val="NormalWeb"/>
        <w:spacing w:line="300" w:lineRule="atLeast"/>
        <w:rPr>
          <w:rFonts w:ascii="Segoe UI" w:hAnsi="Segoe UI" w:cs="Segoe UI"/>
          <w:sz w:val="21"/>
          <w:szCs w:val="21"/>
        </w:rPr>
      </w:pPr>
      <w:r>
        <w:rPr>
          <w:rFonts w:ascii="Segoe UI" w:hAnsi="Segoe UI" w:cs="Segoe UI"/>
          <w:sz w:val="21"/>
          <w:szCs w:val="21"/>
        </w:rPr>
        <w:t>Agar commit ke time ye error aaye:</w:t>
      </w:r>
    </w:p>
    <w:p w:rsidR="009F7C53" w:rsidRDefault="009F7C53" w:rsidP="009F7C53">
      <w:pPr>
        <w:pStyle w:val="NormalWeb"/>
        <w:spacing w:line="300" w:lineRule="atLeast"/>
        <w:rPr>
          <w:rFonts w:ascii="Segoe UI" w:hAnsi="Segoe UI" w:cs="Segoe UI"/>
          <w:sz w:val="21"/>
          <w:szCs w:val="21"/>
        </w:rPr>
      </w:pPr>
      <w:r>
        <w:rPr>
          <w:rFonts w:ascii="Segoe UI" w:hAnsi="Segoe UI" w:cs="Segoe UI"/>
          <w:sz w:val="21"/>
          <w:szCs w:val="21"/>
        </w:rPr>
        <w:t>Please tell me who you are</w:t>
      </w:r>
    </w:p>
    <w:p w:rsidR="009F7C53" w:rsidRDefault="009F7C53" w:rsidP="009F7C53">
      <w:pPr>
        <w:pStyle w:val="NormalWeb"/>
        <w:spacing w:line="300" w:lineRule="atLeast"/>
        <w:rPr>
          <w:rFonts w:ascii="Segoe UI" w:hAnsi="Segoe UI" w:cs="Segoe UI"/>
          <w:sz w:val="21"/>
          <w:szCs w:val="21"/>
        </w:rPr>
      </w:pPr>
      <w:r>
        <w:rPr>
          <w:rFonts w:ascii="Segoe UI" w:hAnsi="Segoe UI" w:cs="Segoe UI"/>
          <w:sz w:val="21"/>
          <w:szCs w:val="21"/>
        </w:rPr>
        <w:lastRenderedPageBreak/>
        <w:t>Toh ye run karo:</w:t>
      </w:r>
    </w:p>
    <w:p w:rsidR="009F7C53" w:rsidRDefault="009F7C53" w:rsidP="009F7C53">
      <w:pPr>
        <w:spacing w:line="300" w:lineRule="atLeast"/>
        <w:rPr>
          <w:rFonts w:ascii="Segoe UI" w:hAnsi="Segoe UI" w:cs="Segoe UI"/>
          <w:sz w:val="21"/>
          <w:szCs w:val="21"/>
        </w:rPr>
      </w:pPr>
      <w:r>
        <w:rPr>
          <w:rFonts w:ascii="Segoe UI" w:hAnsi="Segoe UI" w:cs="Segoe UI"/>
          <w:sz w:val="21"/>
          <w:szCs w:val="21"/>
        </w:rPr>
        <w:t>git config user.name "Prashant Saxena"</w:t>
      </w:r>
    </w:p>
    <w:p w:rsidR="009F7C53" w:rsidRDefault="009F7C53" w:rsidP="009F7C53">
      <w:pPr>
        <w:spacing w:line="300" w:lineRule="atLeast"/>
        <w:rPr>
          <w:rFonts w:ascii="Segoe UI" w:hAnsi="Segoe UI" w:cs="Segoe UI"/>
          <w:sz w:val="21"/>
          <w:szCs w:val="21"/>
        </w:rPr>
      </w:pPr>
      <w:r>
        <w:rPr>
          <w:rFonts w:ascii="Segoe UI" w:hAnsi="Segoe UI" w:cs="Segoe UI"/>
          <w:sz w:val="21"/>
          <w:szCs w:val="21"/>
        </w:rPr>
        <w:t>git config user.email "</w:t>
      </w:r>
      <w:hyperlink r:id="rId56" w:history="1">
        <w:r>
          <w:rPr>
            <w:rStyle w:val="Hyperlink"/>
            <w:rFonts w:ascii="Segoe UI" w:hAnsi="Segoe UI" w:cs="Segoe UI"/>
            <w:sz w:val="21"/>
            <w:szCs w:val="21"/>
          </w:rPr>
          <w:t>prashant.saxena@coforge.com</w:t>
        </w:r>
      </w:hyperlink>
      <w:r>
        <w:rPr>
          <w:rFonts w:ascii="Segoe UI" w:hAnsi="Segoe UI" w:cs="Segoe UI"/>
          <w:sz w:val="21"/>
          <w:szCs w:val="21"/>
        </w:rPr>
        <w:t>"</w:t>
      </w:r>
    </w:p>
    <w:p w:rsidR="009F7C53" w:rsidRDefault="009F7C53" w:rsidP="009F7C53">
      <w:pPr>
        <w:pStyle w:val="NormalWeb"/>
        <w:spacing w:line="300" w:lineRule="atLeast"/>
        <w:rPr>
          <w:rFonts w:ascii="Segoe UI" w:hAnsi="Segoe UI" w:cs="Segoe UI"/>
          <w:sz w:val="21"/>
          <w:szCs w:val="21"/>
        </w:rPr>
      </w:pPr>
      <w:r>
        <w:rPr>
          <w:rFonts w:ascii="Segoe UI" w:hAnsi="Segoe UI" w:cs="Segoe UI"/>
          <w:sz w:val="21"/>
          <w:szCs w:val="21"/>
        </w:rPr>
        <w:t>Phir dobara:</w:t>
      </w:r>
    </w:p>
    <w:p w:rsidR="009F7C53" w:rsidRDefault="009F7C53" w:rsidP="009F7C53">
      <w:pPr>
        <w:pStyle w:val="NormalWeb"/>
        <w:spacing w:line="300" w:lineRule="atLeast"/>
        <w:rPr>
          <w:rFonts w:ascii="Segoe UI" w:hAnsi="Segoe UI" w:cs="Segoe UI"/>
          <w:sz w:val="21"/>
          <w:szCs w:val="21"/>
        </w:rPr>
      </w:pPr>
      <w:r>
        <w:rPr>
          <w:rFonts w:ascii="Segoe UI" w:hAnsi="Segoe UI" w:cs="Segoe UI"/>
          <w:sz w:val="21"/>
          <w:szCs w:val="21"/>
        </w:rPr>
        <w:t>git commit -m "Initial Terraform and modular Lambda setup"</w:t>
      </w:r>
    </w:p>
    <w:p w:rsidR="009F7C53" w:rsidRDefault="00114F67" w:rsidP="009F7C53">
      <w:pPr>
        <w:spacing w:line="300" w:lineRule="atLeast"/>
        <w:rPr>
          <w:rFonts w:ascii="Segoe UI" w:hAnsi="Segoe UI" w:cs="Segoe UI"/>
          <w:sz w:val="21"/>
          <w:szCs w:val="21"/>
        </w:rPr>
      </w:pPr>
      <w:r>
        <w:rPr>
          <w:rFonts w:ascii="Segoe UI" w:hAnsi="Segoe UI" w:cs="Segoe UI"/>
          <w:sz w:val="21"/>
          <w:szCs w:val="21"/>
        </w:rPr>
        <w:pict>
          <v:rect id="_x0000_i1081" style="width:0;height:1.5pt" o:hralign="center" o:hrstd="t" o:hr="t" fillcolor="#a0a0a0" stroked="f"/>
        </w:pict>
      </w:r>
    </w:p>
    <w:p w:rsidR="009F7C53" w:rsidRDefault="009F7C53" w:rsidP="009F7C53">
      <w:pPr>
        <w:pStyle w:val="Heading2"/>
        <w:spacing w:line="300" w:lineRule="atLeast"/>
        <w:rPr>
          <w:rFonts w:ascii="Segoe UI" w:hAnsi="Segoe UI" w:cs="Segoe UI"/>
        </w:rPr>
      </w:pPr>
      <w:r>
        <w:rPr>
          <w:rFonts w:ascii="Segoe UI" w:hAnsi="Segoe UI" w:cs="Segoe UI"/>
        </w:rPr>
        <w:t>Commit ke baad verify</w:t>
      </w:r>
    </w:p>
    <w:p w:rsidR="009F7C53" w:rsidRDefault="009F7C53" w:rsidP="009F7C53">
      <w:pPr>
        <w:spacing w:line="300" w:lineRule="atLeast"/>
        <w:rPr>
          <w:rFonts w:ascii="Segoe UI" w:hAnsi="Segoe UI" w:cs="Segoe UI"/>
          <w:sz w:val="21"/>
          <w:szCs w:val="21"/>
        </w:rPr>
      </w:pPr>
      <w:r>
        <w:rPr>
          <w:rFonts w:ascii="Segoe UI" w:hAnsi="Segoe UI" w:cs="Segoe UI"/>
          <w:sz w:val="21"/>
          <w:szCs w:val="21"/>
        </w:rPr>
        <w:t>git status</w:t>
      </w:r>
    </w:p>
    <w:p w:rsidR="009F7C53" w:rsidRDefault="009F7C53" w:rsidP="009F7C53">
      <w:pPr>
        <w:spacing w:line="300" w:lineRule="atLeast"/>
        <w:rPr>
          <w:rFonts w:ascii="Segoe UI" w:hAnsi="Segoe UI" w:cs="Segoe UI"/>
          <w:sz w:val="21"/>
          <w:szCs w:val="21"/>
        </w:rPr>
      </w:pPr>
      <w:r>
        <w:rPr>
          <w:rFonts w:ascii="Segoe UI" w:hAnsi="Segoe UI" w:cs="Segoe UI"/>
          <w:sz w:val="21"/>
          <w:szCs w:val="21"/>
        </w:rPr>
        <w:t>git log --oneline -1</w:t>
      </w:r>
    </w:p>
    <w:p w:rsidR="009F7C53" w:rsidRDefault="009F7C53" w:rsidP="009F7C53">
      <w:pPr>
        <w:pStyle w:val="NormalWeb"/>
        <w:spacing w:line="300" w:lineRule="atLeast"/>
        <w:rPr>
          <w:rFonts w:ascii="Segoe UI" w:hAnsi="Segoe UI" w:cs="Segoe UI"/>
          <w:sz w:val="21"/>
          <w:szCs w:val="21"/>
        </w:rPr>
      </w:pPr>
      <w:r>
        <w:rPr>
          <w:rFonts w:ascii="Segoe UI" w:hAnsi="Segoe UI" w:cs="Segoe UI"/>
          <w:sz w:val="21"/>
          <w:szCs w:val="21"/>
        </w:rPr>
        <w:t>Expected:</w:t>
      </w:r>
    </w:p>
    <w:p w:rsidR="009F7C53" w:rsidRDefault="009F7C53" w:rsidP="009F7C53">
      <w:pPr>
        <w:pStyle w:val="NormalWeb"/>
        <w:spacing w:line="300" w:lineRule="atLeast"/>
        <w:rPr>
          <w:rFonts w:ascii="Segoe UI" w:hAnsi="Segoe UI" w:cs="Segoe UI"/>
          <w:sz w:val="21"/>
          <w:szCs w:val="21"/>
        </w:rPr>
      </w:pPr>
      <w:r>
        <w:rPr>
          <w:rFonts w:ascii="Segoe UI" w:hAnsi="Segoe UI" w:cs="Segoe UI"/>
          <w:sz w:val="21"/>
          <w:szCs w:val="21"/>
        </w:rPr>
        <w:t>nothing to commit, working tree clean</w:t>
      </w:r>
    </w:p>
    <w:p w:rsidR="009F7C53" w:rsidRDefault="009F7C53" w:rsidP="009F7C53">
      <w:pPr>
        <w:pStyle w:val="NormalWeb"/>
        <w:spacing w:line="300" w:lineRule="atLeast"/>
        <w:rPr>
          <w:rFonts w:ascii="Segoe UI" w:hAnsi="Segoe UI" w:cs="Segoe UI"/>
          <w:sz w:val="21"/>
          <w:szCs w:val="21"/>
        </w:rPr>
      </w:pPr>
      <w:r>
        <w:rPr>
          <w:rFonts w:ascii="Segoe UI" w:hAnsi="Segoe UI" w:cs="Segoe UI"/>
          <w:sz w:val="21"/>
          <w:szCs w:val="21"/>
        </w:rPr>
        <w:t>Aur log me commit message dikhega:</w:t>
      </w:r>
    </w:p>
    <w:p w:rsidR="009F7C53" w:rsidRDefault="009F7C53" w:rsidP="009F7C53">
      <w:pPr>
        <w:pStyle w:val="NormalWeb"/>
        <w:spacing w:line="300" w:lineRule="atLeast"/>
        <w:rPr>
          <w:rFonts w:ascii="Segoe UI" w:hAnsi="Segoe UI" w:cs="Segoe UI"/>
          <w:sz w:val="21"/>
          <w:szCs w:val="21"/>
        </w:rPr>
      </w:pPr>
      <w:r>
        <w:rPr>
          <w:rFonts w:ascii="Segoe UI" w:hAnsi="Segoe UI" w:cs="Segoe UI"/>
          <w:sz w:val="21"/>
          <w:szCs w:val="21"/>
        </w:rPr>
        <w:t>Initial Terraform and modular Lambda setup</w:t>
      </w:r>
    </w:p>
    <w:p w:rsidR="009F7C53" w:rsidRDefault="009F7C53" w:rsidP="009F7C53">
      <w:pPr>
        <w:pStyle w:val="NormalWeb"/>
        <w:spacing w:line="300" w:lineRule="atLeast"/>
        <w:rPr>
          <w:rFonts w:ascii="Segoe UI" w:hAnsi="Segoe UI" w:cs="Segoe UI"/>
          <w:sz w:val="21"/>
          <w:szCs w:val="21"/>
        </w:rPr>
      </w:pPr>
      <w:r>
        <w:rPr>
          <w:rFonts w:ascii="Segoe UI" w:hAnsi="Segoe UI" w:cs="Segoe UI"/>
          <w:sz w:val="21"/>
          <w:szCs w:val="21"/>
        </w:rPr>
        <w:t xml:space="preserve">Commit run karo bhai, output bhejo. Then hum next step me </w:t>
      </w:r>
      <w:r>
        <w:rPr>
          <w:rStyle w:val="Strong"/>
          <w:rFonts w:ascii="Segoe UI" w:hAnsi="Segoe UI" w:cs="Segoe UI"/>
          <w:sz w:val="21"/>
          <w:szCs w:val="21"/>
        </w:rPr>
        <w:t>remote repo + CI/CD pipeline design</w:t>
      </w:r>
      <w:r>
        <w:rPr>
          <w:rFonts w:ascii="Segoe UI" w:hAnsi="Segoe UI" w:cs="Segoe UI"/>
          <w:sz w:val="21"/>
          <w:szCs w:val="21"/>
        </w:rPr>
        <w:t xml:space="preserve"> start karenge.</w:t>
      </w:r>
    </w:p>
    <w:p w:rsidR="004436F5" w:rsidRPr="005204B8" w:rsidRDefault="004436F5" w:rsidP="004436F5">
      <w:pPr>
        <w:pStyle w:val="NormalWeb"/>
        <w:spacing w:line="300" w:lineRule="atLeast"/>
        <w:rPr>
          <w:rFonts w:asciiTheme="minorHAnsi" w:hAnsiTheme="minorHAnsi" w:cstheme="minorHAnsi"/>
          <w:sz w:val="21"/>
          <w:szCs w:val="21"/>
        </w:rPr>
      </w:pPr>
    </w:p>
    <w:p w:rsidR="004436F5" w:rsidRPr="005204B8" w:rsidRDefault="004436F5" w:rsidP="00AB4A61">
      <w:pPr>
        <w:pStyle w:val="NoSpacing"/>
        <w:rPr>
          <w:rFonts w:cstheme="minorHAnsi"/>
        </w:rPr>
      </w:pPr>
    </w:p>
    <w:p w:rsidR="003739FD" w:rsidRDefault="003739FD" w:rsidP="003739FD">
      <w:pPr>
        <w:pStyle w:val="NormalWeb"/>
        <w:spacing w:line="300" w:lineRule="atLeast"/>
        <w:rPr>
          <w:rFonts w:ascii="Segoe UI" w:hAnsi="Segoe UI" w:cs="Segoe UI"/>
          <w:sz w:val="21"/>
          <w:szCs w:val="21"/>
        </w:rPr>
      </w:pPr>
      <w:r>
        <w:rPr>
          <w:rFonts w:ascii="Segoe UI" w:hAnsi="Segoe UI" w:cs="Segoe UI"/>
          <w:sz w:val="21"/>
          <w:szCs w:val="21"/>
        </w:rPr>
        <w:t xml:space="preserve">Perfect bhai </w:t>
      </w:r>
      <w:r>
        <w:rPr>
          <w:rFonts w:ascii="Segoe UI Symbol" w:hAnsi="Segoe UI Symbol" w:cs="Segoe UI Symbol"/>
          <w:sz w:val="21"/>
          <w:szCs w:val="21"/>
        </w:rPr>
        <w:t>✅</w:t>
      </w:r>
      <w:r>
        <w:rPr>
          <w:rFonts w:ascii="Segoe UI" w:hAnsi="Segoe UI" w:cs="Segoe UI"/>
          <w:sz w:val="21"/>
          <w:szCs w:val="21"/>
        </w:rPr>
        <w:t xml:space="preserve"> </w:t>
      </w:r>
      <w:r>
        <w:rPr>
          <w:rStyle w:val="Strong"/>
          <w:rFonts w:ascii="Segoe UI" w:hAnsi="Segoe UI" w:cs="Segoe UI"/>
          <w:sz w:val="21"/>
          <w:szCs w:val="21"/>
        </w:rPr>
        <w:t>commit successfully ho gaya hai</w:t>
      </w:r>
      <w:r>
        <w:rPr>
          <w:rFonts w:ascii="Segoe UI" w:hAnsi="Segoe UI" w:cs="Segoe UI"/>
          <w:sz w:val="21"/>
          <w:szCs w:val="21"/>
        </w:rPr>
        <w:t>.</w:t>
      </w:r>
    </w:p>
    <w:p w:rsidR="003739FD" w:rsidRDefault="003739FD" w:rsidP="003739FD">
      <w:pPr>
        <w:pStyle w:val="NormalWeb"/>
        <w:spacing w:line="300" w:lineRule="atLeast"/>
        <w:rPr>
          <w:rFonts w:ascii="Segoe UI" w:hAnsi="Segoe UI" w:cs="Segoe UI"/>
          <w:sz w:val="21"/>
          <w:szCs w:val="21"/>
        </w:rPr>
      </w:pPr>
      <w:r>
        <w:rPr>
          <w:rFonts w:ascii="Segoe UI" w:hAnsi="Segoe UI" w:cs="Segoe UI"/>
          <w:sz w:val="21"/>
          <w:szCs w:val="21"/>
        </w:rPr>
        <w:t>imageimage.png (Image: Git commit completed and working tree clean)</w:t>
      </w:r>
    </w:p>
    <w:p w:rsidR="003739FD" w:rsidRDefault="003739FD" w:rsidP="003739FD">
      <w:pPr>
        <w:pStyle w:val="NormalWeb"/>
        <w:spacing w:line="300" w:lineRule="atLeast"/>
        <w:rPr>
          <w:rFonts w:ascii="Segoe UI" w:hAnsi="Segoe UI" w:cs="Segoe UI"/>
          <w:sz w:val="21"/>
          <w:szCs w:val="21"/>
        </w:rPr>
      </w:pPr>
      <w:r>
        <w:rPr>
          <w:rFonts w:ascii="Segoe UI" w:hAnsi="Segoe UI" w:cs="Segoe UI"/>
          <w:sz w:val="21"/>
          <w:szCs w:val="21"/>
        </w:rPr>
        <w:t>Screenshot me clearly dikh raha hai:</w:t>
      </w:r>
    </w:p>
    <w:p w:rsidR="003739FD" w:rsidRDefault="003739FD" w:rsidP="003739FD">
      <w:pPr>
        <w:spacing w:line="300" w:lineRule="atLeast"/>
        <w:rPr>
          <w:rFonts w:ascii="Segoe UI" w:hAnsi="Segoe UI" w:cs="Segoe UI"/>
          <w:sz w:val="21"/>
          <w:szCs w:val="21"/>
        </w:rPr>
      </w:pPr>
      <w:r>
        <w:rPr>
          <w:rFonts w:ascii="Segoe UI" w:hAnsi="Segoe UI" w:cs="Segoe UI"/>
          <w:sz w:val="21"/>
          <w:szCs w:val="21"/>
        </w:rPr>
        <w:t>[main (root-commit) e1a7105] Initial Terraform and modular Lambda setup</w:t>
      </w:r>
    </w:p>
    <w:p w:rsidR="003739FD" w:rsidRDefault="003739FD" w:rsidP="003739FD">
      <w:pPr>
        <w:spacing w:line="300" w:lineRule="atLeast"/>
        <w:rPr>
          <w:rFonts w:ascii="Segoe UI" w:hAnsi="Segoe UI" w:cs="Segoe UI"/>
          <w:sz w:val="21"/>
          <w:szCs w:val="21"/>
        </w:rPr>
      </w:pPr>
      <w:r>
        <w:rPr>
          <w:rFonts w:ascii="Segoe UI" w:hAnsi="Segoe UI" w:cs="Segoe UI"/>
          <w:sz w:val="21"/>
          <w:szCs w:val="21"/>
        </w:rPr>
        <w:t>18 files changed, 952 insertions(+)</w:t>
      </w:r>
    </w:p>
    <w:p w:rsidR="003739FD" w:rsidRDefault="003739FD" w:rsidP="003739FD">
      <w:pPr>
        <w:pStyle w:val="NormalWeb"/>
        <w:spacing w:line="300" w:lineRule="atLeast"/>
        <w:rPr>
          <w:rFonts w:ascii="Segoe UI" w:hAnsi="Segoe UI" w:cs="Segoe UI"/>
          <w:sz w:val="21"/>
          <w:szCs w:val="21"/>
        </w:rPr>
      </w:pPr>
      <w:r>
        <w:rPr>
          <w:rFonts w:ascii="Segoe UI" w:hAnsi="Segoe UI" w:cs="Segoe UI"/>
          <w:sz w:val="21"/>
          <w:szCs w:val="21"/>
        </w:rPr>
        <w:t>Aur phir:</w:t>
      </w:r>
    </w:p>
    <w:p w:rsidR="003739FD" w:rsidRDefault="003739FD" w:rsidP="003739FD">
      <w:pPr>
        <w:spacing w:line="300" w:lineRule="atLeast"/>
        <w:rPr>
          <w:rFonts w:ascii="Segoe UI" w:hAnsi="Segoe UI" w:cs="Segoe UI"/>
          <w:sz w:val="21"/>
          <w:szCs w:val="21"/>
        </w:rPr>
      </w:pPr>
      <w:r>
        <w:rPr>
          <w:rFonts w:ascii="Segoe UI" w:hAnsi="Segoe UI" w:cs="Segoe UI"/>
          <w:sz w:val="21"/>
          <w:szCs w:val="21"/>
        </w:rPr>
        <w:t>git status</w:t>
      </w:r>
    </w:p>
    <w:p w:rsidR="003739FD" w:rsidRDefault="003739FD" w:rsidP="003739FD">
      <w:pPr>
        <w:spacing w:line="300" w:lineRule="atLeast"/>
        <w:rPr>
          <w:rFonts w:ascii="Segoe UI" w:hAnsi="Segoe UI" w:cs="Segoe UI"/>
          <w:sz w:val="21"/>
          <w:szCs w:val="21"/>
        </w:rPr>
      </w:pPr>
      <w:r>
        <w:rPr>
          <w:rFonts w:ascii="Segoe UI" w:hAnsi="Segoe UI" w:cs="Segoe UI"/>
          <w:sz w:val="21"/>
          <w:szCs w:val="21"/>
        </w:rPr>
        <w:t>On branch main</w:t>
      </w:r>
    </w:p>
    <w:p w:rsidR="003739FD" w:rsidRDefault="003739FD" w:rsidP="003739FD">
      <w:pPr>
        <w:spacing w:line="300" w:lineRule="atLeast"/>
        <w:rPr>
          <w:rFonts w:ascii="Segoe UI" w:hAnsi="Segoe UI" w:cs="Segoe UI"/>
          <w:sz w:val="21"/>
          <w:szCs w:val="21"/>
        </w:rPr>
      </w:pPr>
      <w:r>
        <w:rPr>
          <w:rFonts w:ascii="Segoe UI" w:hAnsi="Segoe UI" w:cs="Segoe UI"/>
          <w:sz w:val="21"/>
          <w:szCs w:val="21"/>
        </w:rPr>
        <w:t>nothing to commit, working tree clean</w:t>
      </w:r>
    </w:p>
    <w:p w:rsidR="003739FD" w:rsidRDefault="003739FD" w:rsidP="003739FD">
      <w:pPr>
        <w:pStyle w:val="NormalWeb"/>
        <w:spacing w:line="300" w:lineRule="atLeast"/>
        <w:rPr>
          <w:rFonts w:ascii="Segoe UI" w:hAnsi="Segoe UI" w:cs="Segoe UI"/>
          <w:sz w:val="21"/>
          <w:szCs w:val="21"/>
        </w:rPr>
      </w:pPr>
      <w:r>
        <w:rPr>
          <w:rFonts w:ascii="Segoe UI" w:hAnsi="Segoe UI" w:cs="Segoe UI"/>
          <w:sz w:val="21"/>
          <w:szCs w:val="21"/>
        </w:rPr>
        <w:t>Aur latest commit bhi show ho raha hai:</w:t>
      </w:r>
    </w:p>
    <w:p w:rsidR="003739FD" w:rsidRDefault="003739FD" w:rsidP="003739FD">
      <w:pPr>
        <w:pStyle w:val="NormalWeb"/>
        <w:spacing w:line="300" w:lineRule="atLeast"/>
        <w:rPr>
          <w:rFonts w:ascii="Segoe UI" w:hAnsi="Segoe UI" w:cs="Segoe UI"/>
          <w:sz w:val="21"/>
          <w:szCs w:val="21"/>
        </w:rPr>
      </w:pPr>
      <w:r>
        <w:rPr>
          <w:rFonts w:ascii="Segoe UI" w:hAnsi="Segoe UI" w:cs="Segoe UI"/>
          <w:sz w:val="21"/>
          <w:szCs w:val="21"/>
        </w:rPr>
        <w:t>e1a7105 (HEAD -&gt; main) Initial Terraform and modular Lambda setup</w:t>
      </w:r>
    </w:p>
    <w:p w:rsidR="003739FD" w:rsidRDefault="003739FD" w:rsidP="003739FD">
      <w:pPr>
        <w:pStyle w:val="Heading2"/>
        <w:spacing w:line="300" w:lineRule="atLeast"/>
        <w:rPr>
          <w:rFonts w:ascii="Segoe UI" w:hAnsi="Segoe UI" w:cs="Segoe UI"/>
        </w:rPr>
      </w:pPr>
      <w:r>
        <w:rPr>
          <w:rFonts w:ascii="Segoe UI" w:hAnsi="Segoe UI" w:cs="Segoe UI"/>
        </w:rPr>
        <w:lastRenderedPageBreak/>
        <w:t>Iska matlab kya hua?</w:t>
      </w:r>
    </w:p>
    <w:p w:rsidR="003739FD" w:rsidRDefault="003739FD" w:rsidP="003739FD">
      <w:pPr>
        <w:pStyle w:val="NormalWeb"/>
        <w:spacing w:line="300" w:lineRule="atLeast"/>
        <w:rPr>
          <w:rFonts w:ascii="Segoe UI" w:hAnsi="Segoe UI" w:cs="Segoe UI"/>
          <w:sz w:val="21"/>
          <w:szCs w:val="21"/>
        </w:rPr>
      </w:pPr>
      <w:r>
        <w:rPr>
          <w:rFonts w:ascii="Segoe UI" w:hAnsi="Segoe UI" w:cs="Segoe UI"/>
          <w:sz w:val="21"/>
          <w:szCs w:val="21"/>
        </w:rPr>
        <w:t>Ab tumhara current project Git me safely version-controlled hai:</w:t>
      </w:r>
    </w:p>
    <w:p w:rsidR="003739FD" w:rsidRDefault="003739FD" w:rsidP="003739FD">
      <w:pPr>
        <w:spacing w:line="300" w:lineRule="atLeast"/>
        <w:rPr>
          <w:rFonts w:ascii="Segoe UI" w:hAnsi="Segoe UI" w:cs="Segoe UI"/>
          <w:sz w:val="21"/>
          <w:szCs w:val="21"/>
        </w:rPr>
      </w:pPr>
      <w:r>
        <w:rPr>
          <w:rFonts w:ascii="Segoe UI" w:hAnsi="Segoe UI" w:cs="Segoe UI"/>
          <w:sz w:val="21"/>
          <w:szCs w:val="21"/>
        </w:rPr>
        <w:t xml:space="preserve">app/lambda/          </w:t>
      </w:r>
      <w:r>
        <w:rPr>
          <w:rFonts w:ascii="Segoe UI Symbol" w:hAnsi="Segoe UI Symbol" w:cs="Segoe UI Symbol"/>
          <w:sz w:val="21"/>
          <w:szCs w:val="21"/>
        </w:rPr>
        <w:t>✅</w:t>
      </w:r>
      <w:r>
        <w:rPr>
          <w:rFonts w:ascii="Segoe UI" w:hAnsi="Segoe UI" w:cs="Segoe UI"/>
          <w:sz w:val="21"/>
          <w:szCs w:val="21"/>
        </w:rPr>
        <w:t xml:space="preserve"> modular Lambda source code</w:t>
      </w:r>
    </w:p>
    <w:p w:rsidR="003739FD" w:rsidRDefault="003739FD" w:rsidP="003739FD">
      <w:pPr>
        <w:spacing w:line="300" w:lineRule="atLeast"/>
        <w:rPr>
          <w:rFonts w:ascii="Segoe UI" w:hAnsi="Segoe UI" w:cs="Segoe UI"/>
          <w:sz w:val="21"/>
          <w:szCs w:val="21"/>
        </w:rPr>
      </w:pPr>
      <w:r>
        <w:rPr>
          <w:rFonts w:ascii="Segoe UI" w:hAnsi="Segoe UI" w:cs="Segoe UI"/>
          <w:sz w:val="21"/>
          <w:szCs w:val="21"/>
        </w:rPr>
        <w:t xml:space="preserve">infra/*.tf           </w:t>
      </w:r>
      <w:r>
        <w:rPr>
          <w:rFonts w:ascii="Segoe UI Symbol" w:hAnsi="Segoe UI Symbol" w:cs="Segoe UI Symbol"/>
          <w:sz w:val="21"/>
          <w:szCs w:val="21"/>
        </w:rPr>
        <w:t>✅</w:t>
      </w:r>
      <w:r>
        <w:rPr>
          <w:rFonts w:ascii="Segoe UI" w:hAnsi="Segoe UI" w:cs="Segoe UI"/>
          <w:sz w:val="21"/>
          <w:szCs w:val="21"/>
        </w:rPr>
        <w:t xml:space="preserve"> Terraform code</w:t>
      </w:r>
    </w:p>
    <w:p w:rsidR="003739FD" w:rsidRDefault="003739FD" w:rsidP="003739FD">
      <w:pPr>
        <w:spacing w:line="300" w:lineRule="atLeast"/>
        <w:rPr>
          <w:rFonts w:ascii="Segoe UI" w:hAnsi="Segoe UI" w:cs="Segoe UI"/>
          <w:sz w:val="21"/>
          <w:szCs w:val="21"/>
        </w:rPr>
      </w:pPr>
      <w:r>
        <w:rPr>
          <w:rFonts w:ascii="Segoe UI" w:hAnsi="Segoe UI" w:cs="Segoe UI"/>
          <w:sz w:val="21"/>
          <w:szCs w:val="21"/>
        </w:rPr>
        <w:t xml:space="preserve">README.md            </w:t>
      </w:r>
      <w:r>
        <w:rPr>
          <w:rFonts w:ascii="Segoe UI Symbol" w:hAnsi="Segoe UI Symbol" w:cs="Segoe UI Symbol"/>
          <w:sz w:val="21"/>
          <w:szCs w:val="21"/>
        </w:rPr>
        <w:t>✅</w:t>
      </w:r>
      <w:r>
        <w:rPr>
          <w:rFonts w:ascii="Segoe UI" w:hAnsi="Segoe UI" w:cs="Segoe UI"/>
          <w:sz w:val="21"/>
          <w:szCs w:val="21"/>
        </w:rPr>
        <w:t xml:space="preserve"> project overview</w:t>
      </w:r>
    </w:p>
    <w:p w:rsidR="003739FD" w:rsidRDefault="003739FD" w:rsidP="003739FD">
      <w:pPr>
        <w:spacing w:line="300" w:lineRule="atLeast"/>
        <w:rPr>
          <w:rFonts w:ascii="Segoe UI" w:hAnsi="Segoe UI" w:cs="Segoe UI"/>
          <w:sz w:val="21"/>
          <w:szCs w:val="21"/>
        </w:rPr>
      </w:pPr>
      <w:r>
        <w:rPr>
          <w:rFonts w:ascii="Segoe UI" w:hAnsi="Segoe UI" w:cs="Segoe UI"/>
          <w:sz w:val="21"/>
          <w:szCs w:val="21"/>
        </w:rPr>
        <w:t xml:space="preserve">.gitignore           </w:t>
      </w:r>
      <w:r>
        <w:rPr>
          <w:rFonts w:ascii="Segoe UI Symbol" w:hAnsi="Segoe UI Symbol" w:cs="Segoe UI Symbol"/>
          <w:sz w:val="21"/>
          <w:szCs w:val="21"/>
        </w:rPr>
        <w:t>✅</w:t>
      </w:r>
      <w:r>
        <w:rPr>
          <w:rFonts w:ascii="Segoe UI" w:hAnsi="Segoe UI" w:cs="Segoe UI"/>
          <w:sz w:val="21"/>
          <w:szCs w:val="21"/>
        </w:rPr>
        <w:t xml:space="preserve"> sensitive/build files ignored</w:t>
      </w:r>
    </w:p>
    <w:p w:rsidR="003739FD" w:rsidRDefault="003739FD" w:rsidP="003739FD">
      <w:pPr>
        <w:spacing w:line="300" w:lineRule="atLeast"/>
        <w:rPr>
          <w:rFonts w:ascii="Segoe UI" w:hAnsi="Segoe UI" w:cs="Segoe UI"/>
          <w:sz w:val="21"/>
          <w:szCs w:val="21"/>
        </w:rPr>
      </w:pPr>
      <w:r>
        <w:rPr>
          <w:rFonts w:ascii="Segoe UI" w:hAnsi="Segoe UI" w:cs="Segoe UI"/>
          <w:sz w:val="21"/>
          <w:szCs w:val="21"/>
        </w:rPr>
        <w:t xml:space="preserve">terraform lock file  </w:t>
      </w:r>
      <w:r>
        <w:rPr>
          <w:rFonts w:ascii="Segoe UI Symbol" w:hAnsi="Segoe UI Symbol" w:cs="Segoe UI Symbol"/>
          <w:sz w:val="21"/>
          <w:szCs w:val="21"/>
        </w:rPr>
        <w:t>✅</w:t>
      </w:r>
      <w:r>
        <w:rPr>
          <w:rFonts w:ascii="Segoe UI" w:hAnsi="Segoe UI" w:cs="Segoe UI"/>
          <w:sz w:val="21"/>
          <w:szCs w:val="21"/>
        </w:rPr>
        <w:t xml:space="preserve"> provider version lock</w:t>
      </w:r>
    </w:p>
    <w:p w:rsidR="003739FD" w:rsidRDefault="003739FD" w:rsidP="003739FD">
      <w:pPr>
        <w:pStyle w:val="NormalWeb"/>
        <w:spacing w:line="300" w:lineRule="atLeast"/>
        <w:rPr>
          <w:rFonts w:ascii="Segoe UI" w:hAnsi="Segoe UI" w:cs="Segoe UI"/>
          <w:sz w:val="21"/>
          <w:szCs w:val="21"/>
        </w:rPr>
      </w:pPr>
      <w:r>
        <w:rPr>
          <w:rFonts w:ascii="Segoe UI" w:hAnsi="Segoe UI" w:cs="Segoe UI"/>
          <w:sz w:val="21"/>
          <w:szCs w:val="21"/>
        </w:rPr>
        <w:t>Aur important ignored files commit nahi hue:</w:t>
      </w:r>
    </w:p>
    <w:p w:rsidR="003739FD" w:rsidRDefault="003739FD" w:rsidP="003739FD">
      <w:pPr>
        <w:spacing w:line="300" w:lineRule="atLeast"/>
        <w:rPr>
          <w:rFonts w:ascii="Segoe UI" w:hAnsi="Segoe UI" w:cs="Segoe UI"/>
          <w:sz w:val="21"/>
          <w:szCs w:val="21"/>
        </w:rPr>
      </w:pPr>
      <w:r>
        <w:rPr>
          <w:rFonts w:ascii="Segoe UI" w:hAnsi="Segoe UI" w:cs="Segoe UI"/>
          <w:sz w:val="21"/>
          <w:szCs w:val="21"/>
        </w:rPr>
        <w:t>terraform.tfstate</w:t>
      </w:r>
    </w:p>
    <w:p w:rsidR="003739FD" w:rsidRDefault="003739FD" w:rsidP="003739FD">
      <w:pPr>
        <w:spacing w:line="300" w:lineRule="atLeast"/>
        <w:rPr>
          <w:rFonts w:ascii="Segoe UI" w:hAnsi="Segoe UI" w:cs="Segoe UI"/>
          <w:sz w:val="21"/>
          <w:szCs w:val="21"/>
        </w:rPr>
      </w:pPr>
      <w:r>
        <w:rPr>
          <w:rFonts w:ascii="Segoe UI" w:hAnsi="Segoe UI" w:cs="Segoe UI"/>
          <w:sz w:val="21"/>
          <w:szCs w:val="21"/>
        </w:rPr>
        <w:t>terraform.tfstate.backup</w:t>
      </w:r>
    </w:p>
    <w:p w:rsidR="003739FD" w:rsidRDefault="003739FD" w:rsidP="003739FD">
      <w:pPr>
        <w:spacing w:line="300" w:lineRule="atLeast"/>
        <w:rPr>
          <w:rFonts w:ascii="Segoe UI" w:hAnsi="Segoe UI" w:cs="Segoe UI"/>
          <w:sz w:val="21"/>
          <w:szCs w:val="21"/>
        </w:rPr>
      </w:pPr>
      <w:r>
        <w:rPr>
          <w:rFonts w:ascii="Segoe UI" w:hAnsi="Segoe UI" w:cs="Segoe UI"/>
          <w:sz w:val="21"/>
          <w:szCs w:val="21"/>
        </w:rPr>
        <w:t>terraform.tfvars</w:t>
      </w:r>
    </w:p>
    <w:p w:rsidR="003739FD" w:rsidRDefault="003739FD" w:rsidP="003739FD">
      <w:pPr>
        <w:spacing w:line="300" w:lineRule="atLeast"/>
        <w:rPr>
          <w:rFonts w:ascii="Segoe UI" w:hAnsi="Segoe UI" w:cs="Segoe UI"/>
          <w:sz w:val="21"/>
          <w:szCs w:val="21"/>
        </w:rPr>
      </w:pPr>
      <w:r>
        <w:rPr>
          <w:rFonts w:ascii="Segoe UI" w:hAnsi="Segoe UI" w:cs="Segoe UI"/>
          <w:sz w:val="21"/>
          <w:szCs w:val="21"/>
        </w:rPr>
        <w:t>lambda.zip</w:t>
      </w:r>
    </w:p>
    <w:p w:rsidR="003739FD" w:rsidRDefault="003739FD" w:rsidP="003739FD">
      <w:pPr>
        <w:spacing w:line="300" w:lineRule="atLeast"/>
        <w:rPr>
          <w:rFonts w:ascii="Segoe UI" w:hAnsi="Segoe UI" w:cs="Segoe UI"/>
          <w:sz w:val="21"/>
          <w:szCs w:val="21"/>
        </w:rPr>
      </w:pPr>
      <w:r>
        <w:rPr>
          <w:rFonts w:ascii="Segoe UI" w:hAnsi="Segoe UI" w:cs="Segoe UI"/>
          <w:sz w:val="21"/>
          <w:szCs w:val="21"/>
        </w:rPr>
        <w:t>.terraform/</w:t>
      </w:r>
    </w:p>
    <w:p w:rsidR="003739FD" w:rsidRDefault="003739FD" w:rsidP="003739FD">
      <w:pPr>
        <w:pStyle w:val="NormalWeb"/>
        <w:spacing w:line="300" w:lineRule="atLeast"/>
        <w:rPr>
          <w:rFonts w:ascii="Segoe UI" w:hAnsi="Segoe UI" w:cs="Segoe UI"/>
          <w:sz w:val="21"/>
          <w:szCs w:val="21"/>
        </w:rPr>
      </w:pPr>
      <w:r>
        <w:rPr>
          <w:rFonts w:ascii="Segoe UI" w:hAnsi="Segoe UI" w:cs="Segoe UI"/>
          <w:sz w:val="21"/>
          <w:szCs w:val="21"/>
        </w:rPr>
        <w:t xml:space="preserve">Ye exactly production best practice hai </w:t>
      </w:r>
      <w:r>
        <w:rPr>
          <w:rFonts w:ascii="Segoe UI Symbol" w:hAnsi="Segoe UI Symbol" w:cs="Segoe UI Symbol"/>
          <w:sz w:val="21"/>
          <w:szCs w:val="21"/>
        </w:rPr>
        <w:t>✅</w:t>
      </w:r>
    </w:p>
    <w:p w:rsidR="003739FD" w:rsidRDefault="00114F67" w:rsidP="003739FD">
      <w:pPr>
        <w:spacing w:line="300" w:lineRule="atLeast"/>
        <w:rPr>
          <w:rFonts w:ascii="Segoe UI" w:hAnsi="Segoe UI" w:cs="Segoe UI"/>
          <w:sz w:val="21"/>
          <w:szCs w:val="21"/>
        </w:rPr>
      </w:pPr>
      <w:r>
        <w:rPr>
          <w:rFonts w:ascii="Segoe UI" w:hAnsi="Segoe UI" w:cs="Segoe UI"/>
          <w:sz w:val="21"/>
          <w:szCs w:val="21"/>
        </w:rPr>
        <w:pict>
          <v:rect id="_x0000_i1082" style="width:0;height:1.5pt" o:hralign="center" o:hrstd="t" o:hr="t" fillcolor="#a0a0a0" stroked="f"/>
        </w:pict>
      </w:r>
    </w:p>
    <w:p w:rsidR="003739FD" w:rsidRDefault="003739FD" w:rsidP="003739FD">
      <w:pPr>
        <w:pStyle w:val="Heading1"/>
        <w:spacing w:line="300" w:lineRule="atLeast"/>
        <w:rPr>
          <w:rFonts w:ascii="Segoe UI" w:hAnsi="Segoe UI" w:cs="Segoe UI"/>
          <w:sz w:val="48"/>
          <w:szCs w:val="48"/>
        </w:rPr>
      </w:pPr>
      <w:r>
        <w:rPr>
          <w:rFonts w:ascii="Segoe UI" w:hAnsi="Segoe UI" w:cs="Segoe UI"/>
        </w:rPr>
        <w:t>Ab CI/CD phase ka next logical step</w:t>
      </w:r>
    </w:p>
    <w:p w:rsidR="003739FD" w:rsidRDefault="003739FD" w:rsidP="003739FD">
      <w:pPr>
        <w:pStyle w:val="NormalWeb"/>
        <w:spacing w:line="300" w:lineRule="atLeast"/>
        <w:rPr>
          <w:rFonts w:ascii="Segoe UI" w:hAnsi="Segoe UI" w:cs="Segoe UI"/>
          <w:sz w:val="21"/>
          <w:szCs w:val="21"/>
        </w:rPr>
      </w:pPr>
      <w:r>
        <w:rPr>
          <w:rFonts w:ascii="Segoe UI" w:hAnsi="Segoe UI" w:cs="Segoe UI"/>
          <w:sz w:val="21"/>
          <w:szCs w:val="21"/>
        </w:rPr>
        <w:t>Ab hume decide karna hai remote Git repository kahan use karni hai.</w:t>
      </w:r>
    </w:p>
    <w:p w:rsidR="003739FD" w:rsidRDefault="003739FD" w:rsidP="003739FD">
      <w:pPr>
        <w:pStyle w:val="NormalWeb"/>
        <w:spacing w:line="300" w:lineRule="atLeast"/>
        <w:rPr>
          <w:rFonts w:ascii="Segoe UI" w:hAnsi="Segoe UI" w:cs="Segoe UI"/>
          <w:sz w:val="21"/>
          <w:szCs w:val="21"/>
        </w:rPr>
      </w:pPr>
      <w:r>
        <w:rPr>
          <w:rFonts w:ascii="Segoe UI" w:hAnsi="Segoe UI" w:cs="Segoe UI"/>
          <w:sz w:val="21"/>
          <w:szCs w:val="21"/>
        </w:rPr>
        <w:t>Real project me 3 common options hote hain:</w:t>
      </w:r>
    </w:p>
    <w:p w:rsidR="003739FD" w:rsidRDefault="003739FD" w:rsidP="003739FD">
      <w:pPr>
        <w:pStyle w:val="Heading2"/>
        <w:spacing w:line="300" w:lineRule="atLeast"/>
        <w:rPr>
          <w:rFonts w:ascii="Segoe UI" w:hAnsi="Segoe UI" w:cs="Segoe UI"/>
        </w:rPr>
      </w:pPr>
      <w:r>
        <w:rPr>
          <w:rFonts w:ascii="Segoe UI" w:hAnsi="Segoe UI" w:cs="Segoe UI"/>
        </w:rPr>
        <w:t>Option 1: GitHub + GitHub Actions</w:t>
      </w:r>
    </w:p>
    <w:p w:rsidR="003739FD" w:rsidRDefault="003739FD" w:rsidP="003739FD">
      <w:pPr>
        <w:pStyle w:val="NormalWeb"/>
        <w:spacing w:line="300" w:lineRule="atLeast"/>
        <w:rPr>
          <w:rFonts w:ascii="Segoe UI" w:hAnsi="Segoe UI" w:cs="Segoe UI"/>
          <w:sz w:val="21"/>
          <w:szCs w:val="21"/>
        </w:rPr>
      </w:pPr>
      <w:r>
        <w:rPr>
          <w:rFonts w:ascii="Segoe UI" w:hAnsi="Segoe UI" w:cs="Segoe UI"/>
          <w:sz w:val="21"/>
          <w:szCs w:val="21"/>
        </w:rPr>
        <w:t>Most common and easy to understand.</w:t>
      </w:r>
    </w:p>
    <w:p w:rsidR="003739FD" w:rsidRDefault="003739FD" w:rsidP="003739FD">
      <w:pPr>
        <w:spacing w:line="300" w:lineRule="atLeast"/>
        <w:rPr>
          <w:rFonts w:ascii="Segoe UI" w:hAnsi="Segoe UI" w:cs="Segoe UI"/>
          <w:sz w:val="21"/>
          <w:szCs w:val="21"/>
        </w:rPr>
      </w:pPr>
      <w:r>
        <w:rPr>
          <w:rFonts w:ascii="Segoe UI" w:hAnsi="Segoe UI" w:cs="Segoe UI"/>
          <w:sz w:val="21"/>
          <w:szCs w:val="21"/>
        </w:rPr>
        <w:t>CloudShell/local repo</w:t>
      </w:r>
    </w:p>
    <w:p w:rsidR="003739FD" w:rsidRDefault="003739FD" w:rsidP="003739FD">
      <w:pPr>
        <w:spacing w:line="300" w:lineRule="atLeast"/>
        <w:rPr>
          <w:rFonts w:ascii="Segoe UI" w:hAnsi="Segoe UI" w:cs="Segoe UI"/>
          <w:sz w:val="21"/>
          <w:szCs w:val="21"/>
        </w:rPr>
      </w:pPr>
      <w:r>
        <w:rPr>
          <w:rFonts w:ascii="Segoe UI" w:hAnsi="Segoe UI" w:cs="Segoe UI"/>
          <w:sz w:val="21"/>
          <w:szCs w:val="21"/>
        </w:rPr>
        <w:t>↓</w:t>
      </w:r>
    </w:p>
    <w:p w:rsidR="003739FD" w:rsidRDefault="003739FD" w:rsidP="003739FD">
      <w:pPr>
        <w:spacing w:line="300" w:lineRule="atLeast"/>
        <w:rPr>
          <w:rFonts w:ascii="Segoe UI" w:hAnsi="Segoe UI" w:cs="Segoe UI"/>
          <w:sz w:val="21"/>
          <w:szCs w:val="21"/>
        </w:rPr>
      </w:pPr>
      <w:r>
        <w:rPr>
          <w:rFonts w:ascii="Segoe UI" w:hAnsi="Segoe UI" w:cs="Segoe UI"/>
          <w:sz w:val="21"/>
          <w:szCs w:val="21"/>
        </w:rPr>
        <w:t>GitHub remote</w:t>
      </w:r>
    </w:p>
    <w:p w:rsidR="003739FD" w:rsidRDefault="003739FD" w:rsidP="003739FD">
      <w:pPr>
        <w:spacing w:line="300" w:lineRule="atLeast"/>
        <w:rPr>
          <w:rFonts w:ascii="Segoe UI" w:hAnsi="Segoe UI" w:cs="Segoe UI"/>
          <w:sz w:val="21"/>
          <w:szCs w:val="21"/>
        </w:rPr>
      </w:pPr>
      <w:r>
        <w:rPr>
          <w:rFonts w:ascii="Segoe UI" w:hAnsi="Segoe UI" w:cs="Segoe UI"/>
          <w:sz w:val="21"/>
          <w:szCs w:val="21"/>
        </w:rPr>
        <w:t>↓</w:t>
      </w:r>
    </w:p>
    <w:p w:rsidR="003739FD" w:rsidRDefault="003739FD" w:rsidP="003739FD">
      <w:pPr>
        <w:spacing w:line="300" w:lineRule="atLeast"/>
        <w:rPr>
          <w:rFonts w:ascii="Segoe UI" w:hAnsi="Segoe UI" w:cs="Segoe UI"/>
          <w:sz w:val="21"/>
          <w:szCs w:val="21"/>
        </w:rPr>
      </w:pPr>
      <w:r>
        <w:rPr>
          <w:rFonts w:ascii="Segoe UI" w:hAnsi="Segoe UI" w:cs="Segoe UI"/>
          <w:sz w:val="21"/>
          <w:szCs w:val="21"/>
        </w:rPr>
        <w:t>GitHub Actions pipeline</w:t>
      </w:r>
    </w:p>
    <w:p w:rsidR="003739FD" w:rsidRDefault="003739FD" w:rsidP="003739FD">
      <w:pPr>
        <w:spacing w:line="300" w:lineRule="atLeast"/>
        <w:rPr>
          <w:rFonts w:ascii="Segoe UI" w:hAnsi="Segoe UI" w:cs="Segoe UI"/>
          <w:sz w:val="21"/>
          <w:szCs w:val="21"/>
        </w:rPr>
      </w:pPr>
      <w:r>
        <w:rPr>
          <w:rFonts w:ascii="Segoe UI" w:hAnsi="Segoe UI" w:cs="Segoe UI"/>
          <w:sz w:val="21"/>
          <w:szCs w:val="21"/>
        </w:rPr>
        <w:t>↓</w:t>
      </w:r>
    </w:p>
    <w:p w:rsidR="003739FD" w:rsidRDefault="003739FD" w:rsidP="003739FD">
      <w:pPr>
        <w:spacing w:line="300" w:lineRule="atLeast"/>
        <w:rPr>
          <w:rFonts w:ascii="Segoe UI" w:hAnsi="Segoe UI" w:cs="Segoe UI"/>
          <w:sz w:val="21"/>
          <w:szCs w:val="21"/>
        </w:rPr>
      </w:pPr>
      <w:r>
        <w:rPr>
          <w:rFonts w:ascii="Segoe UI" w:hAnsi="Segoe UI" w:cs="Segoe UI"/>
          <w:sz w:val="21"/>
          <w:szCs w:val="21"/>
        </w:rPr>
        <w:t>terraform plan/apply</w:t>
      </w:r>
    </w:p>
    <w:p w:rsidR="003739FD" w:rsidRDefault="003739FD" w:rsidP="003739FD">
      <w:pPr>
        <w:pStyle w:val="Heading2"/>
        <w:spacing w:line="300" w:lineRule="atLeast"/>
        <w:rPr>
          <w:rFonts w:ascii="Segoe UI" w:hAnsi="Segoe UI" w:cs="Segoe UI"/>
        </w:rPr>
      </w:pPr>
      <w:r>
        <w:rPr>
          <w:rFonts w:ascii="Segoe UI" w:hAnsi="Segoe UI" w:cs="Segoe UI"/>
        </w:rPr>
        <w:t>Option 2: AWS CodeCommit + CodePipeline</w:t>
      </w:r>
    </w:p>
    <w:p w:rsidR="003739FD" w:rsidRDefault="003739FD" w:rsidP="003739FD">
      <w:pPr>
        <w:pStyle w:val="NormalWeb"/>
        <w:spacing w:line="300" w:lineRule="atLeast"/>
        <w:rPr>
          <w:rFonts w:ascii="Segoe UI" w:hAnsi="Segoe UI" w:cs="Segoe UI"/>
          <w:sz w:val="21"/>
          <w:szCs w:val="21"/>
        </w:rPr>
      </w:pPr>
      <w:r>
        <w:rPr>
          <w:rFonts w:ascii="Segoe UI" w:hAnsi="Segoe UI" w:cs="Segoe UI"/>
          <w:sz w:val="21"/>
          <w:szCs w:val="21"/>
        </w:rPr>
        <w:t>AWS-native approach.</w:t>
      </w:r>
    </w:p>
    <w:p w:rsidR="003739FD" w:rsidRDefault="003739FD" w:rsidP="003739FD">
      <w:pPr>
        <w:spacing w:line="300" w:lineRule="atLeast"/>
        <w:rPr>
          <w:rFonts w:ascii="Segoe UI" w:hAnsi="Segoe UI" w:cs="Segoe UI"/>
          <w:sz w:val="21"/>
          <w:szCs w:val="21"/>
        </w:rPr>
      </w:pPr>
      <w:r>
        <w:rPr>
          <w:rFonts w:ascii="Segoe UI" w:hAnsi="Segoe UI" w:cs="Segoe UI"/>
          <w:sz w:val="21"/>
          <w:szCs w:val="21"/>
        </w:rPr>
        <w:lastRenderedPageBreak/>
        <w:t>CodeCommit</w:t>
      </w:r>
    </w:p>
    <w:p w:rsidR="003739FD" w:rsidRDefault="003739FD" w:rsidP="003739FD">
      <w:pPr>
        <w:spacing w:line="300" w:lineRule="atLeast"/>
        <w:rPr>
          <w:rFonts w:ascii="Segoe UI" w:hAnsi="Segoe UI" w:cs="Segoe UI"/>
          <w:sz w:val="21"/>
          <w:szCs w:val="21"/>
        </w:rPr>
      </w:pPr>
      <w:r>
        <w:rPr>
          <w:rFonts w:ascii="Segoe UI" w:hAnsi="Segoe UI" w:cs="Segoe UI"/>
          <w:sz w:val="21"/>
          <w:szCs w:val="21"/>
        </w:rPr>
        <w:t>↓</w:t>
      </w:r>
    </w:p>
    <w:p w:rsidR="003739FD" w:rsidRDefault="003739FD" w:rsidP="003739FD">
      <w:pPr>
        <w:spacing w:line="300" w:lineRule="atLeast"/>
        <w:rPr>
          <w:rFonts w:ascii="Segoe UI" w:hAnsi="Segoe UI" w:cs="Segoe UI"/>
          <w:sz w:val="21"/>
          <w:szCs w:val="21"/>
        </w:rPr>
      </w:pPr>
      <w:r>
        <w:rPr>
          <w:rFonts w:ascii="Segoe UI" w:hAnsi="Segoe UI" w:cs="Segoe UI"/>
          <w:sz w:val="21"/>
          <w:szCs w:val="21"/>
        </w:rPr>
        <w:t>CodePipeline</w:t>
      </w:r>
    </w:p>
    <w:p w:rsidR="003739FD" w:rsidRDefault="003739FD" w:rsidP="003739FD">
      <w:pPr>
        <w:spacing w:line="300" w:lineRule="atLeast"/>
        <w:rPr>
          <w:rFonts w:ascii="Segoe UI" w:hAnsi="Segoe UI" w:cs="Segoe UI"/>
          <w:sz w:val="21"/>
          <w:szCs w:val="21"/>
        </w:rPr>
      </w:pPr>
      <w:r>
        <w:rPr>
          <w:rFonts w:ascii="Segoe UI" w:hAnsi="Segoe UI" w:cs="Segoe UI"/>
          <w:sz w:val="21"/>
          <w:szCs w:val="21"/>
        </w:rPr>
        <w:t>↓</w:t>
      </w:r>
    </w:p>
    <w:p w:rsidR="003739FD" w:rsidRDefault="003739FD" w:rsidP="003739FD">
      <w:pPr>
        <w:spacing w:line="300" w:lineRule="atLeast"/>
        <w:rPr>
          <w:rFonts w:ascii="Segoe UI" w:hAnsi="Segoe UI" w:cs="Segoe UI"/>
          <w:sz w:val="21"/>
          <w:szCs w:val="21"/>
        </w:rPr>
      </w:pPr>
      <w:r>
        <w:rPr>
          <w:rFonts w:ascii="Segoe UI" w:hAnsi="Segoe UI" w:cs="Segoe UI"/>
          <w:sz w:val="21"/>
          <w:szCs w:val="21"/>
        </w:rPr>
        <w:t>CodeBuild</w:t>
      </w:r>
    </w:p>
    <w:p w:rsidR="003739FD" w:rsidRDefault="003739FD" w:rsidP="003739FD">
      <w:pPr>
        <w:spacing w:line="300" w:lineRule="atLeast"/>
        <w:rPr>
          <w:rFonts w:ascii="Segoe UI" w:hAnsi="Segoe UI" w:cs="Segoe UI"/>
          <w:sz w:val="21"/>
          <w:szCs w:val="21"/>
        </w:rPr>
      </w:pPr>
      <w:r>
        <w:rPr>
          <w:rFonts w:ascii="Segoe UI" w:hAnsi="Segoe UI" w:cs="Segoe UI"/>
          <w:sz w:val="21"/>
          <w:szCs w:val="21"/>
        </w:rPr>
        <w:t>↓</w:t>
      </w:r>
    </w:p>
    <w:p w:rsidR="003739FD" w:rsidRDefault="003739FD" w:rsidP="003739FD">
      <w:pPr>
        <w:spacing w:line="300" w:lineRule="atLeast"/>
        <w:rPr>
          <w:rFonts w:ascii="Segoe UI" w:hAnsi="Segoe UI" w:cs="Segoe UI"/>
          <w:sz w:val="21"/>
          <w:szCs w:val="21"/>
        </w:rPr>
      </w:pPr>
      <w:r>
        <w:rPr>
          <w:rFonts w:ascii="Segoe UI" w:hAnsi="Segoe UI" w:cs="Segoe UI"/>
          <w:sz w:val="21"/>
          <w:szCs w:val="21"/>
        </w:rPr>
        <w:t>Terraform</w:t>
      </w:r>
    </w:p>
    <w:p w:rsidR="003739FD" w:rsidRDefault="003739FD" w:rsidP="003739FD">
      <w:pPr>
        <w:pStyle w:val="Heading2"/>
        <w:spacing w:line="300" w:lineRule="atLeast"/>
        <w:rPr>
          <w:rFonts w:ascii="Segoe UI" w:hAnsi="Segoe UI" w:cs="Segoe UI"/>
        </w:rPr>
      </w:pPr>
      <w:r>
        <w:rPr>
          <w:rFonts w:ascii="Segoe UI" w:hAnsi="Segoe UI" w:cs="Segoe UI"/>
        </w:rPr>
        <w:t>Option 3: GitLab / Bitbucket</w:t>
      </w:r>
    </w:p>
    <w:p w:rsidR="003739FD" w:rsidRDefault="003739FD" w:rsidP="003739FD">
      <w:pPr>
        <w:pStyle w:val="NormalWeb"/>
        <w:spacing w:line="300" w:lineRule="atLeast"/>
        <w:rPr>
          <w:rFonts w:ascii="Segoe UI" w:hAnsi="Segoe UI" w:cs="Segoe UI"/>
          <w:sz w:val="21"/>
          <w:szCs w:val="21"/>
        </w:rPr>
      </w:pPr>
      <w:r>
        <w:rPr>
          <w:rFonts w:ascii="Segoe UI" w:hAnsi="Segoe UI" w:cs="Segoe UI"/>
          <w:sz w:val="21"/>
          <w:szCs w:val="21"/>
        </w:rPr>
        <w:t>Enterprise teams me common.</w:t>
      </w:r>
    </w:p>
    <w:p w:rsidR="003739FD" w:rsidRDefault="00114F67" w:rsidP="003739FD">
      <w:pPr>
        <w:spacing w:line="300" w:lineRule="atLeast"/>
        <w:rPr>
          <w:rFonts w:ascii="Segoe UI" w:hAnsi="Segoe UI" w:cs="Segoe UI"/>
          <w:sz w:val="21"/>
          <w:szCs w:val="21"/>
        </w:rPr>
      </w:pPr>
      <w:r>
        <w:rPr>
          <w:rFonts w:ascii="Segoe UI" w:hAnsi="Segoe UI" w:cs="Segoe UI"/>
          <w:sz w:val="21"/>
          <w:szCs w:val="21"/>
        </w:rPr>
        <w:pict>
          <v:rect id="_x0000_i1083" style="width:0;height:1.5pt" o:hralign="center" o:hrstd="t" o:hr="t" fillcolor="#a0a0a0" stroked="f"/>
        </w:pict>
      </w:r>
    </w:p>
    <w:p w:rsidR="003739FD" w:rsidRDefault="003739FD" w:rsidP="003739FD">
      <w:pPr>
        <w:pStyle w:val="Heading1"/>
        <w:spacing w:line="300" w:lineRule="atLeast"/>
        <w:rPr>
          <w:rFonts w:ascii="Segoe UI" w:hAnsi="Segoe UI" w:cs="Segoe UI"/>
          <w:sz w:val="48"/>
          <w:szCs w:val="48"/>
        </w:rPr>
      </w:pPr>
      <w:r>
        <w:rPr>
          <w:rFonts w:ascii="Segoe UI" w:hAnsi="Segoe UI" w:cs="Segoe UI"/>
        </w:rPr>
        <w:t>Mere recommendation</w:t>
      </w:r>
    </w:p>
    <w:p w:rsidR="003739FD" w:rsidRDefault="003739FD" w:rsidP="003739FD">
      <w:pPr>
        <w:pStyle w:val="NormalWeb"/>
        <w:spacing w:line="300" w:lineRule="atLeast"/>
        <w:rPr>
          <w:rFonts w:ascii="Segoe UI" w:hAnsi="Segoe UI" w:cs="Segoe UI"/>
          <w:sz w:val="21"/>
          <w:szCs w:val="21"/>
        </w:rPr>
      </w:pPr>
      <w:r>
        <w:rPr>
          <w:rFonts w:ascii="Segoe UI" w:hAnsi="Segoe UI" w:cs="Segoe UI"/>
          <w:sz w:val="21"/>
          <w:szCs w:val="21"/>
        </w:rPr>
        <w:t>Tumhare learning + interview preparation ke liye best hai:</w:t>
      </w:r>
    </w:p>
    <w:p w:rsidR="003739FD" w:rsidRDefault="003739FD" w:rsidP="003739FD">
      <w:pPr>
        <w:pStyle w:val="NormalWeb"/>
        <w:spacing w:line="300" w:lineRule="atLeast"/>
        <w:rPr>
          <w:rFonts w:ascii="Segoe UI" w:hAnsi="Segoe UI" w:cs="Segoe UI"/>
          <w:sz w:val="21"/>
          <w:szCs w:val="21"/>
        </w:rPr>
      </w:pPr>
      <w:r>
        <w:rPr>
          <w:rFonts w:ascii="Segoe UI" w:hAnsi="Segoe UI" w:cs="Segoe UI"/>
          <w:sz w:val="21"/>
          <w:szCs w:val="21"/>
        </w:rPr>
        <w:t>GitHub + GitHub Actions</w:t>
      </w:r>
    </w:p>
    <w:p w:rsidR="003739FD" w:rsidRDefault="003739FD" w:rsidP="003739FD">
      <w:pPr>
        <w:pStyle w:val="NormalWeb"/>
        <w:spacing w:line="300" w:lineRule="atLeast"/>
        <w:rPr>
          <w:rFonts w:ascii="Segoe UI" w:hAnsi="Segoe UI" w:cs="Segoe UI"/>
          <w:sz w:val="21"/>
          <w:szCs w:val="21"/>
        </w:rPr>
      </w:pPr>
      <w:r>
        <w:rPr>
          <w:rFonts w:ascii="Segoe UI" w:hAnsi="Segoe UI" w:cs="Segoe UI"/>
          <w:sz w:val="21"/>
          <w:szCs w:val="21"/>
        </w:rPr>
        <w:t>Reason:</w:t>
      </w:r>
    </w:p>
    <w:p w:rsidR="003739FD" w:rsidRDefault="003739FD" w:rsidP="003739FD">
      <w:pPr>
        <w:spacing w:line="300" w:lineRule="atLeast"/>
        <w:rPr>
          <w:rFonts w:ascii="Segoe UI" w:hAnsi="Segoe UI" w:cs="Segoe UI"/>
          <w:sz w:val="21"/>
          <w:szCs w:val="21"/>
        </w:rPr>
      </w:pPr>
      <w:r>
        <w:rPr>
          <w:rFonts w:ascii="Segoe UI" w:hAnsi="Segoe UI" w:cs="Segoe UI"/>
          <w:sz w:val="21"/>
          <w:szCs w:val="21"/>
        </w:rPr>
        <w:t>Easy to explain</w:t>
      </w:r>
    </w:p>
    <w:p w:rsidR="003739FD" w:rsidRDefault="003739FD" w:rsidP="003739FD">
      <w:pPr>
        <w:spacing w:line="300" w:lineRule="atLeast"/>
        <w:rPr>
          <w:rFonts w:ascii="Segoe UI" w:hAnsi="Segoe UI" w:cs="Segoe UI"/>
          <w:sz w:val="21"/>
          <w:szCs w:val="21"/>
        </w:rPr>
      </w:pPr>
      <w:r>
        <w:rPr>
          <w:rFonts w:ascii="Segoe UI" w:hAnsi="Segoe UI" w:cs="Segoe UI"/>
          <w:sz w:val="21"/>
          <w:szCs w:val="21"/>
        </w:rPr>
        <w:t>Widely used</w:t>
      </w:r>
    </w:p>
    <w:p w:rsidR="003739FD" w:rsidRDefault="003739FD" w:rsidP="003739FD">
      <w:pPr>
        <w:spacing w:line="300" w:lineRule="atLeast"/>
        <w:rPr>
          <w:rFonts w:ascii="Segoe UI" w:hAnsi="Segoe UI" w:cs="Segoe UI"/>
          <w:sz w:val="21"/>
          <w:szCs w:val="21"/>
        </w:rPr>
      </w:pPr>
      <w:r>
        <w:rPr>
          <w:rFonts w:ascii="Segoe UI" w:hAnsi="Segoe UI" w:cs="Segoe UI"/>
          <w:sz w:val="21"/>
          <w:szCs w:val="21"/>
        </w:rPr>
        <w:t>JD-friendly</w:t>
      </w:r>
    </w:p>
    <w:p w:rsidR="003739FD" w:rsidRDefault="003739FD" w:rsidP="003739FD">
      <w:pPr>
        <w:spacing w:line="300" w:lineRule="atLeast"/>
        <w:rPr>
          <w:rFonts w:ascii="Segoe UI" w:hAnsi="Segoe UI" w:cs="Segoe UI"/>
          <w:sz w:val="21"/>
          <w:szCs w:val="21"/>
        </w:rPr>
      </w:pPr>
      <w:r>
        <w:rPr>
          <w:rFonts w:ascii="Segoe UI" w:hAnsi="Segoe UI" w:cs="Segoe UI"/>
          <w:sz w:val="21"/>
          <w:szCs w:val="21"/>
        </w:rPr>
        <w:t>Terraform pipeline simple</w:t>
      </w:r>
    </w:p>
    <w:p w:rsidR="003739FD" w:rsidRDefault="003739FD" w:rsidP="003739FD">
      <w:pPr>
        <w:spacing w:line="300" w:lineRule="atLeast"/>
        <w:rPr>
          <w:rFonts w:ascii="Segoe UI" w:hAnsi="Segoe UI" w:cs="Segoe UI"/>
          <w:sz w:val="21"/>
          <w:szCs w:val="21"/>
        </w:rPr>
      </w:pPr>
      <w:r>
        <w:rPr>
          <w:rFonts w:ascii="Segoe UI" w:hAnsi="Segoe UI" w:cs="Segoe UI"/>
          <w:sz w:val="21"/>
          <w:szCs w:val="21"/>
        </w:rPr>
        <w:t>CI/CD YAML visible</w:t>
      </w:r>
    </w:p>
    <w:p w:rsidR="003739FD" w:rsidRDefault="003739FD" w:rsidP="003739FD">
      <w:pPr>
        <w:pStyle w:val="NormalWeb"/>
        <w:spacing w:line="300" w:lineRule="atLeast"/>
        <w:rPr>
          <w:rFonts w:ascii="Segoe UI" w:hAnsi="Segoe UI" w:cs="Segoe UI"/>
          <w:sz w:val="21"/>
          <w:szCs w:val="21"/>
        </w:rPr>
      </w:pPr>
      <w:r>
        <w:rPr>
          <w:rFonts w:ascii="Segoe UI" w:hAnsi="Segoe UI" w:cs="Segoe UI"/>
          <w:sz w:val="21"/>
          <w:szCs w:val="21"/>
        </w:rPr>
        <w:t>But agar tum AWS-native banana chahte ho, then later hum CodePipeline/CodeBuild bhi kar sakte hain.</w:t>
      </w:r>
    </w:p>
    <w:p w:rsidR="003739FD" w:rsidRDefault="00114F67" w:rsidP="003739FD">
      <w:pPr>
        <w:spacing w:line="300" w:lineRule="atLeast"/>
        <w:rPr>
          <w:rFonts w:ascii="Segoe UI" w:hAnsi="Segoe UI" w:cs="Segoe UI"/>
          <w:sz w:val="21"/>
          <w:szCs w:val="21"/>
        </w:rPr>
      </w:pPr>
      <w:r>
        <w:rPr>
          <w:rFonts w:ascii="Segoe UI" w:hAnsi="Segoe UI" w:cs="Segoe UI"/>
          <w:sz w:val="21"/>
          <w:szCs w:val="21"/>
        </w:rPr>
        <w:pict>
          <v:rect id="_x0000_i1084" style="width:0;height:1.5pt" o:hralign="center" o:hrstd="t" o:hr="t" fillcolor="#a0a0a0" stroked="f"/>
        </w:pict>
      </w:r>
    </w:p>
    <w:p w:rsidR="003739FD" w:rsidRDefault="003739FD" w:rsidP="003739FD">
      <w:pPr>
        <w:pStyle w:val="Heading1"/>
        <w:spacing w:line="300" w:lineRule="atLeast"/>
        <w:rPr>
          <w:rFonts w:ascii="Segoe UI" w:hAnsi="Segoe UI" w:cs="Segoe UI"/>
          <w:sz w:val="48"/>
          <w:szCs w:val="48"/>
        </w:rPr>
      </w:pPr>
      <w:r>
        <w:rPr>
          <w:rFonts w:ascii="Segoe UI" w:hAnsi="Segoe UI" w:cs="Segoe UI"/>
        </w:rPr>
        <w:t>Important security before remote push</w:t>
      </w:r>
    </w:p>
    <w:p w:rsidR="003739FD" w:rsidRDefault="003739FD" w:rsidP="003739FD">
      <w:pPr>
        <w:pStyle w:val="NormalWeb"/>
        <w:spacing w:line="300" w:lineRule="atLeast"/>
        <w:rPr>
          <w:rFonts w:ascii="Segoe UI" w:hAnsi="Segoe UI" w:cs="Segoe UI"/>
          <w:sz w:val="21"/>
          <w:szCs w:val="21"/>
        </w:rPr>
      </w:pPr>
      <w:r>
        <w:rPr>
          <w:rFonts w:ascii="Segoe UI" w:hAnsi="Segoe UI" w:cs="Segoe UI"/>
          <w:sz w:val="21"/>
          <w:szCs w:val="21"/>
        </w:rPr>
        <w:t>GitHub par push karne se pehle hume ek final check karna chahiye ki sensitive files accidentally Git tracking me nahi hain.</w:t>
      </w:r>
    </w:p>
    <w:p w:rsidR="003739FD" w:rsidRDefault="003739FD" w:rsidP="003739FD">
      <w:pPr>
        <w:pStyle w:val="NormalWeb"/>
        <w:spacing w:line="300" w:lineRule="atLeast"/>
        <w:rPr>
          <w:rFonts w:ascii="Segoe UI" w:hAnsi="Segoe UI" w:cs="Segoe UI"/>
          <w:sz w:val="21"/>
          <w:szCs w:val="21"/>
        </w:rPr>
      </w:pPr>
      <w:r>
        <w:rPr>
          <w:rFonts w:ascii="Segoe UI" w:hAnsi="Segoe UI" w:cs="Segoe UI"/>
          <w:sz w:val="21"/>
          <w:szCs w:val="21"/>
        </w:rPr>
        <w:t>Run this:</w:t>
      </w:r>
    </w:p>
    <w:p w:rsidR="003739FD" w:rsidRDefault="003739FD" w:rsidP="003739FD">
      <w:pPr>
        <w:pStyle w:val="NormalWeb"/>
        <w:spacing w:line="300" w:lineRule="atLeast"/>
        <w:rPr>
          <w:rFonts w:ascii="Segoe UI" w:hAnsi="Segoe UI" w:cs="Segoe UI"/>
          <w:sz w:val="21"/>
          <w:szCs w:val="21"/>
        </w:rPr>
      </w:pPr>
      <w:r>
        <w:rPr>
          <w:rFonts w:ascii="Segoe UI" w:hAnsi="Segoe UI" w:cs="Segoe UI"/>
          <w:sz w:val="21"/>
          <w:szCs w:val="21"/>
        </w:rPr>
        <w:t>git ls-files</w:t>
      </w:r>
    </w:p>
    <w:p w:rsidR="003739FD" w:rsidRDefault="003739FD" w:rsidP="003739FD">
      <w:pPr>
        <w:pStyle w:val="NormalWeb"/>
        <w:spacing w:line="300" w:lineRule="atLeast"/>
        <w:rPr>
          <w:rFonts w:ascii="Segoe UI" w:hAnsi="Segoe UI" w:cs="Segoe UI"/>
          <w:sz w:val="21"/>
          <w:szCs w:val="21"/>
        </w:rPr>
      </w:pPr>
      <w:r>
        <w:rPr>
          <w:rFonts w:ascii="Segoe UI" w:hAnsi="Segoe UI" w:cs="Segoe UI"/>
          <w:sz w:val="21"/>
          <w:szCs w:val="21"/>
        </w:rPr>
        <w:t xml:space="preserve">Output me ye </w:t>
      </w:r>
      <w:r>
        <w:rPr>
          <w:rStyle w:val="Strong"/>
          <w:rFonts w:ascii="Segoe UI" w:hAnsi="Segoe UI" w:cs="Segoe UI"/>
          <w:sz w:val="21"/>
          <w:szCs w:val="21"/>
        </w:rPr>
        <w:t>nahi</w:t>
      </w:r>
      <w:r>
        <w:rPr>
          <w:rFonts w:ascii="Segoe UI" w:hAnsi="Segoe UI" w:cs="Segoe UI"/>
          <w:sz w:val="21"/>
          <w:szCs w:val="21"/>
        </w:rPr>
        <w:t xml:space="preserve"> hona chahiye:</w:t>
      </w:r>
    </w:p>
    <w:p w:rsidR="003739FD" w:rsidRDefault="003739FD" w:rsidP="003739FD">
      <w:pPr>
        <w:spacing w:line="300" w:lineRule="atLeast"/>
        <w:rPr>
          <w:rFonts w:ascii="Segoe UI" w:hAnsi="Segoe UI" w:cs="Segoe UI"/>
          <w:sz w:val="21"/>
          <w:szCs w:val="21"/>
        </w:rPr>
      </w:pPr>
      <w:r>
        <w:rPr>
          <w:rFonts w:ascii="Segoe UI" w:hAnsi="Segoe UI" w:cs="Segoe UI"/>
          <w:sz w:val="21"/>
          <w:szCs w:val="21"/>
        </w:rPr>
        <w:t>infra/terraform.tfstate</w:t>
      </w:r>
    </w:p>
    <w:p w:rsidR="003739FD" w:rsidRDefault="003739FD" w:rsidP="003739FD">
      <w:pPr>
        <w:spacing w:line="300" w:lineRule="atLeast"/>
        <w:rPr>
          <w:rFonts w:ascii="Segoe UI" w:hAnsi="Segoe UI" w:cs="Segoe UI"/>
          <w:sz w:val="21"/>
          <w:szCs w:val="21"/>
        </w:rPr>
      </w:pPr>
      <w:r>
        <w:rPr>
          <w:rFonts w:ascii="Segoe UI" w:hAnsi="Segoe UI" w:cs="Segoe UI"/>
          <w:sz w:val="21"/>
          <w:szCs w:val="21"/>
        </w:rPr>
        <w:t>infra/terraform.tfstate.backup</w:t>
      </w:r>
    </w:p>
    <w:p w:rsidR="003739FD" w:rsidRDefault="003739FD" w:rsidP="003739FD">
      <w:pPr>
        <w:spacing w:line="300" w:lineRule="atLeast"/>
        <w:rPr>
          <w:rFonts w:ascii="Segoe UI" w:hAnsi="Segoe UI" w:cs="Segoe UI"/>
          <w:sz w:val="21"/>
          <w:szCs w:val="21"/>
        </w:rPr>
      </w:pPr>
      <w:r>
        <w:rPr>
          <w:rFonts w:ascii="Segoe UI" w:hAnsi="Segoe UI" w:cs="Segoe UI"/>
          <w:sz w:val="21"/>
          <w:szCs w:val="21"/>
        </w:rPr>
        <w:t>infra/terraform.tfvars</w:t>
      </w:r>
    </w:p>
    <w:p w:rsidR="003739FD" w:rsidRDefault="003739FD" w:rsidP="003739FD">
      <w:pPr>
        <w:spacing w:line="300" w:lineRule="atLeast"/>
        <w:rPr>
          <w:rFonts w:ascii="Segoe UI" w:hAnsi="Segoe UI" w:cs="Segoe UI"/>
          <w:sz w:val="21"/>
          <w:szCs w:val="21"/>
        </w:rPr>
      </w:pPr>
      <w:r>
        <w:rPr>
          <w:rFonts w:ascii="Segoe UI" w:hAnsi="Segoe UI" w:cs="Segoe UI"/>
          <w:sz w:val="21"/>
          <w:szCs w:val="21"/>
        </w:rPr>
        <w:lastRenderedPageBreak/>
        <w:t>infra/lambda.zip</w:t>
      </w:r>
    </w:p>
    <w:p w:rsidR="003739FD" w:rsidRDefault="003739FD" w:rsidP="003739FD">
      <w:pPr>
        <w:spacing w:line="300" w:lineRule="atLeast"/>
        <w:rPr>
          <w:rFonts w:ascii="Segoe UI" w:hAnsi="Segoe UI" w:cs="Segoe UI"/>
          <w:sz w:val="21"/>
          <w:szCs w:val="21"/>
        </w:rPr>
      </w:pPr>
      <w:r>
        <w:rPr>
          <w:rFonts w:ascii="Segoe UI" w:hAnsi="Segoe UI" w:cs="Segoe UI"/>
          <w:sz w:val="21"/>
          <w:szCs w:val="21"/>
        </w:rPr>
        <w:t>infra/.terraform/</w:t>
      </w:r>
    </w:p>
    <w:p w:rsidR="003739FD" w:rsidRDefault="003739FD" w:rsidP="003739FD">
      <w:pPr>
        <w:pStyle w:val="NormalWeb"/>
        <w:spacing w:line="300" w:lineRule="atLeast"/>
        <w:rPr>
          <w:rFonts w:ascii="Segoe UI" w:hAnsi="Segoe UI" w:cs="Segoe UI"/>
          <w:sz w:val="21"/>
          <w:szCs w:val="21"/>
        </w:rPr>
      </w:pPr>
      <w:r>
        <w:rPr>
          <w:rFonts w:ascii="Segoe UI" w:hAnsi="Segoe UI" w:cs="Segoe UI"/>
          <w:sz w:val="21"/>
          <w:szCs w:val="21"/>
        </w:rPr>
        <w:t xml:space="preserve">Agar </w:t>
      </w:r>
      <w:r>
        <w:rPr>
          <w:rStyle w:val="HTMLCode"/>
          <w:rFonts w:eastAsiaTheme="majorEastAsia"/>
        </w:rPr>
        <w:t>git ls-files</w:t>
      </w:r>
      <w:r>
        <w:rPr>
          <w:rFonts w:ascii="Segoe UI" w:hAnsi="Segoe UI" w:cs="Segoe UI"/>
          <w:sz w:val="21"/>
          <w:szCs w:val="21"/>
        </w:rPr>
        <w:t xml:space="preserve"> me ye sensitive files nahi hain, remote push safe hai.</w:t>
      </w:r>
    </w:p>
    <w:p w:rsidR="003739FD" w:rsidRDefault="00114F67" w:rsidP="003739FD">
      <w:pPr>
        <w:spacing w:line="300" w:lineRule="atLeast"/>
        <w:rPr>
          <w:rFonts w:ascii="Segoe UI" w:hAnsi="Segoe UI" w:cs="Segoe UI"/>
          <w:sz w:val="21"/>
          <w:szCs w:val="21"/>
        </w:rPr>
      </w:pPr>
      <w:r>
        <w:rPr>
          <w:rFonts w:ascii="Segoe UI" w:hAnsi="Segoe UI" w:cs="Segoe UI"/>
          <w:sz w:val="21"/>
          <w:szCs w:val="21"/>
        </w:rPr>
        <w:pict>
          <v:rect id="_x0000_i1085" style="width:0;height:1.5pt" o:hralign="center" o:hrstd="t" o:hr="t" fillcolor="#a0a0a0" stroked="f"/>
        </w:pict>
      </w:r>
    </w:p>
    <w:p w:rsidR="003739FD" w:rsidRDefault="003739FD" w:rsidP="003739FD">
      <w:pPr>
        <w:pStyle w:val="Heading1"/>
        <w:spacing w:line="300" w:lineRule="atLeast"/>
        <w:rPr>
          <w:rFonts w:ascii="Segoe UI" w:hAnsi="Segoe UI" w:cs="Segoe UI"/>
          <w:sz w:val="48"/>
          <w:szCs w:val="48"/>
        </w:rPr>
      </w:pPr>
      <w:r>
        <w:rPr>
          <w:rFonts w:ascii="Segoe UI" w:hAnsi="Segoe UI" w:cs="Segoe UI"/>
        </w:rPr>
        <w:t>Next step: GitHub remote prepare</w:t>
      </w:r>
    </w:p>
    <w:p w:rsidR="003739FD" w:rsidRDefault="003739FD" w:rsidP="003739FD">
      <w:pPr>
        <w:pStyle w:val="NormalWeb"/>
        <w:spacing w:line="300" w:lineRule="atLeast"/>
        <w:rPr>
          <w:rFonts w:ascii="Segoe UI" w:hAnsi="Segoe UI" w:cs="Segoe UI"/>
          <w:sz w:val="21"/>
          <w:szCs w:val="21"/>
        </w:rPr>
      </w:pPr>
      <w:r>
        <w:rPr>
          <w:rFonts w:ascii="Segoe UI" w:hAnsi="Segoe UI" w:cs="Segoe UI"/>
          <w:sz w:val="21"/>
          <w:szCs w:val="21"/>
        </w:rPr>
        <w:t>Ab tumhare paas 2 choices hain:</w:t>
      </w:r>
    </w:p>
    <w:p w:rsidR="003739FD" w:rsidRDefault="003739FD" w:rsidP="003739FD">
      <w:pPr>
        <w:pStyle w:val="Heading2"/>
        <w:spacing w:line="300" w:lineRule="atLeast"/>
        <w:rPr>
          <w:rFonts w:ascii="Segoe UI" w:hAnsi="Segoe UI" w:cs="Segoe UI"/>
        </w:rPr>
      </w:pPr>
      <w:r>
        <w:rPr>
          <w:rFonts w:ascii="Segoe UI" w:hAnsi="Segoe UI" w:cs="Segoe UI"/>
        </w:rPr>
        <w:t>Choice A: Tum GitHub par repo create karoge</w:t>
      </w:r>
    </w:p>
    <w:p w:rsidR="003739FD" w:rsidRDefault="003739FD" w:rsidP="003739FD">
      <w:pPr>
        <w:pStyle w:val="NormalWeb"/>
        <w:spacing w:line="300" w:lineRule="atLeast"/>
        <w:rPr>
          <w:rFonts w:ascii="Segoe UI" w:hAnsi="Segoe UI" w:cs="Segoe UI"/>
          <w:sz w:val="21"/>
          <w:szCs w:val="21"/>
        </w:rPr>
      </w:pPr>
      <w:r>
        <w:rPr>
          <w:rFonts w:ascii="Segoe UI" w:hAnsi="Segoe UI" w:cs="Segoe UI"/>
          <w:sz w:val="21"/>
          <w:szCs w:val="21"/>
        </w:rPr>
        <w:t>Repo name:</w:t>
      </w:r>
    </w:p>
    <w:p w:rsidR="003739FD" w:rsidRDefault="003739FD" w:rsidP="003739FD">
      <w:pPr>
        <w:pStyle w:val="NormalWeb"/>
        <w:spacing w:line="300" w:lineRule="atLeast"/>
        <w:rPr>
          <w:rFonts w:ascii="Segoe UI" w:hAnsi="Segoe UI" w:cs="Segoe UI"/>
          <w:sz w:val="21"/>
          <w:szCs w:val="21"/>
        </w:rPr>
      </w:pPr>
      <w:r>
        <w:rPr>
          <w:rFonts w:ascii="Segoe UI" w:hAnsi="Segoe UI" w:cs="Segoe UI"/>
          <w:sz w:val="21"/>
          <w:szCs w:val="21"/>
        </w:rPr>
        <w:t>enterprise-genai-assistant-aws</w:t>
      </w:r>
    </w:p>
    <w:p w:rsidR="003739FD" w:rsidRDefault="003739FD" w:rsidP="003739FD">
      <w:pPr>
        <w:pStyle w:val="NormalWeb"/>
        <w:spacing w:line="300" w:lineRule="atLeast"/>
        <w:rPr>
          <w:rFonts w:ascii="Segoe UI" w:hAnsi="Segoe UI" w:cs="Segoe UI"/>
          <w:sz w:val="21"/>
          <w:szCs w:val="21"/>
        </w:rPr>
      </w:pPr>
      <w:r>
        <w:rPr>
          <w:rFonts w:ascii="Segoe UI" w:hAnsi="Segoe UI" w:cs="Segoe UI"/>
          <w:sz w:val="21"/>
          <w:szCs w:val="21"/>
        </w:rPr>
        <w:t>Then mujhe remote URL doge, like:</w:t>
      </w:r>
    </w:p>
    <w:p w:rsidR="003739FD" w:rsidRDefault="00114F67" w:rsidP="003739FD">
      <w:pPr>
        <w:pStyle w:val="NormalWeb"/>
        <w:spacing w:line="300" w:lineRule="atLeast"/>
        <w:rPr>
          <w:rFonts w:ascii="Segoe UI" w:hAnsi="Segoe UI" w:cs="Segoe UI"/>
          <w:sz w:val="21"/>
          <w:szCs w:val="21"/>
        </w:rPr>
      </w:pPr>
      <w:hyperlink r:id="rId57" w:history="1">
        <w:r w:rsidR="003739FD">
          <w:rPr>
            <w:rStyle w:val="Hyperlink"/>
            <w:rFonts w:ascii="Segoe UI" w:hAnsi="Segoe UI" w:cs="Segoe UI"/>
            <w:sz w:val="21"/>
            <w:szCs w:val="21"/>
          </w:rPr>
          <w:t>https://github.com/&amp;lt;your-username&amp;gt;/enterprise-genai-assistant-aws.git</w:t>
        </w:r>
      </w:hyperlink>
    </w:p>
    <w:p w:rsidR="003739FD" w:rsidRDefault="003739FD" w:rsidP="003739FD">
      <w:pPr>
        <w:pStyle w:val="NormalWeb"/>
        <w:spacing w:line="300" w:lineRule="atLeast"/>
        <w:rPr>
          <w:rFonts w:ascii="Segoe UI" w:hAnsi="Segoe UI" w:cs="Segoe UI"/>
          <w:sz w:val="21"/>
          <w:szCs w:val="21"/>
        </w:rPr>
      </w:pPr>
      <w:r>
        <w:rPr>
          <w:rFonts w:ascii="Segoe UI" w:hAnsi="Segoe UI" w:cs="Segoe UI"/>
          <w:sz w:val="21"/>
          <w:szCs w:val="21"/>
        </w:rPr>
        <w:t>Phir hum run karenge:</w:t>
      </w:r>
    </w:p>
    <w:p w:rsidR="003739FD" w:rsidRDefault="003739FD" w:rsidP="003739FD">
      <w:pPr>
        <w:spacing w:line="300" w:lineRule="atLeast"/>
        <w:rPr>
          <w:rFonts w:ascii="Segoe UI" w:hAnsi="Segoe UI" w:cs="Segoe UI"/>
          <w:sz w:val="21"/>
          <w:szCs w:val="21"/>
        </w:rPr>
      </w:pPr>
      <w:r>
        <w:rPr>
          <w:rFonts w:ascii="Segoe UI" w:hAnsi="Segoe UI" w:cs="Segoe UI"/>
          <w:sz w:val="21"/>
          <w:szCs w:val="21"/>
        </w:rPr>
        <w:t xml:space="preserve">git remote add origin </w:t>
      </w:r>
      <w:hyperlink r:id="rId58" w:history="1">
        <w:r>
          <w:rPr>
            <w:rStyle w:val="Hyperlink"/>
            <w:rFonts w:ascii="Segoe UI" w:hAnsi="Segoe UI" w:cs="Segoe UI"/>
            <w:sz w:val="21"/>
            <w:szCs w:val="21"/>
          </w:rPr>
          <w:t>https://github.com/&amp;lt;your-username&amp;gt;/enterprise-genai-assistant-aws.git</w:t>
        </w:r>
      </w:hyperlink>
    </w:p>
    <w:p w:rsidR="003739FD" w:rsidRDefault="003739FD" w:rsidP="003739FD">
      <w:pPr>
        <w:spacing w:line="300" w:lineRule="atLeast"/>
        <w:rPr>
          <w:rFonts w:ascii="Segoe UI" w:hAnsi="Segoe UI" w:cs="Segoe UI"/>
          <w:sz w:val="21"/>
          <w:szCs w:val="21"/>
        </w:rPr>
      </w:pPr>
      <w:r>
        <w:rPr>
          <w:rFonts w:ascii="Segoe UI" w:hAnsi="Segoe UI" w:cs="Segoe UI"/>
          <w:sz w:val="21"/>
          <w:szCs w:val="21"/>
        </w:rPr>
        <w:t>git push -u origin main</w:t>
      </w:r>
    </w:p>
    <w:p w:rsidR="003739FD" w:rsidRDefault="003739FD" w:rsidP="003739FD">
      <w:pPr>
        <w:pStyle w:val="Heading2"/>
        <w:spacing w:line="300" w:lineRule="atLeast"/>
        <w:rPr>
          <w:rFonts w:ascii="Segoe UI" w:hAnsi="Segoe UI" w:cs="Segoe UI"/>
        </w:rPr>
      </w:pPr>
      <w:r>
        <w:rPr>
          <w:rFonts w:ascii="Segoe UI" w:hAnsi="Segoe UI" w:cs="Segoe UI"/>
        </w:rPr>
        <w:t>Choice B: Abhi remote push skip karke pipeline YAML locally create karte hain</w:t>
      </w:r>
    </w:p>
    <w:p w:rsidR="003739FD" w:rsidRDefault="003739FD" w:rsidP="003739FD">
      <w:pPr>
        <w:pStyle w:val="NormalWeb"/>
        <w:spacing w:line="300" w:lineRule="atLeast"/>
        <w:rPr>
          <w:rFonts w:ascii="Segoe UI" w:hAnsi="Segoe UI" w:cs="Segoe UI"/>
          <w:sz w:val="21"/>
          <w:szCs w:val="21"/>
        </w:rPr>
      </w:pPr>
      <w:r>
        <w:rPr>
          <w:rFonts w:ascii="Segoe UI" w:hAnsi="Segoe UI" w:cs="Segoe UI"/>
          <w:sz w:val="21"/>
          <w:szCs w:val="21"/>
        </w:rPr>
        <w:t>Hum pehle GitHub Actions workflow file bana denge:</w:t>
      </w:r>
    </w:p>
    <w:p w:rsidR="003739FD" w:rsidRDefault="003739FD" w:rsidP="003739FD">
      <w:pPr>
        <w:pStyle w:val="NormalWeb"/>
        <w:spacing w:line="300" w:lineRule="atLeast"/>
        <w:rPr>
          <w:rFonts w:ascii="Segoe UI" w:hAnsi="Segoe UI" w:cs="Segoe UI"/>
          <w:sz w:val="21"/>
          <w:szCs w:val="21"/>
        </w:rPr>
      </w:pPr>
      <w:r>
        <w:rPr>
          <w:rFonts w:ascii="Segoe UI" w:hAnsi="Segoe UI" w:cs="Segoe UI"/>
          <w:sz w:val="21"/>
          <w:szCs w:val="21"/>
        </w:rPr>
        <w:t>.github/workflows/terraform.yml</w:t>
      </w:r>
    </w:p>
    <w:p w:rsidR="003739FD" w:rsidRDefault="003739FD" w:rsidP="003739FD">
      <w:pPr>
        <w:pStyle w:val="NormalWeb"/>
        <w:spacing w:line="300" w:lineRule="atLeast"/>
        <w:rPr>
          <w:rFonts w:ascii="Segoe UI" w:hAnsi="Segoe UI" w:cs="Segoe UI"/>
          <w:sz w:val="21"/>
          <w:szCs w:val="21"/>
        </w:rPr>
      </w:pPr>
      <w:r>
        <w:rPr>
          <w:rFonts w:ascii="Segoe UI" w:hAnsi="Segoe UI" w:cs="Segoe UI"/>
          <w:sz w:val="21"/>
          <w:szCs w:val="21"/>
        </w:rPr>
        <w:t>Phir jab repo create hoga, pipeline ready rahegi.</w:t>
      </w:r>
    </w:p>
    <w:p w:rsidR="003739FD" w:rsidRDefault="00114F67" w:rsidP="003739FD">
      <w:pPr>
        <w:spacing w:line="300" w:lineRule="atLeast"/>
        <w:rPr>
          <w:rFonts w:ascii="Segoe UI" w:hAnsi="Segoe UI" w:cs="Segoe UI"/>
          <w:sz w:val="21"/>
          <w:szCs w:val="21"/>
        </w:rPr>
      </w:pPr>
      <w:r>
        <w:rPr>
          <w:rFonts w:ascii="Segoe UI" w:hAnsi="Segoe UI" w:cs="Segoe UI"/>
          <w:sz w:val="21"/>
          <w:szCs w:val="21"/>
        </w:rPr>
        <w:pict>
          <v:rect id="_x0000_i1086" style="width:0;height:1.5pt" o:hralign="center" o:hrstd="t" o:hr="t" fillcolor="#a0a0a0" stroked="f"/>
        </w:pict>
      </w:r>
    </w:p>
    <w:p w:rsidR="003739FD" w:rsidRDefault="003739FD" w:rsidP="003739FD">
      <w:pPr>
        <w:pStyle w:val="Heading1"/>
        <w:spacing w:line="300" w:lineRule="atLeast"/>
        <w:rPr>
          <w:rFonts w:ascii="Segoe UI" w:hAnsi="Segoe UI" w:cs="Segoe UI"/>
          <w:sz w:val="48"/>
          <w:szCs w:val="48"/>
        </w:rPr>
      </w:pPr>
      <w:r>
        <w:rPr>
          <w:rFonts w:ascii="Segoe UI" w:hAnsi="Segoe UI" w:cs="Segoe UI"/>
        </w:rPr>
        <w:t>Meri recommendation abhi</w:t>
      </w:r>
    </w:p>
    <w:p w:rsidR="003739FD" w:rsidRDefault="003739FD" w:rsidP="003739FD">
      <w:pPr>
        <w:pStyle w:val="NormalWeb"/>
        <w:spacing w:line="300" w:lineRule="atLeast"/>
        <w:rPr>
          <w:rFonts w:ascii="Segoe UI" w:hAnsi="Segoe UI" w:cs="Segoe UI"/>
          <w:sz w:val="21"/>
          <w:szCs w:val="21"/>
        </w:rPr>
      </w:pPr>
      <w:r>
        <w:rPr>
          <w:rFonts w:ascii="Segoe UI" w:hAnsi="Segoe UI" w:cs="Segoe UI"/>
          <w:sz w:val="21"/>
          <w:szCs w:val="21"/>
        </w:rPr>
        <w:t xml:space="preserve">Pehle </w:t>
      </w:r>
      <w:r>
        <w:rPr>
          <w:rStyle w:val="Strong"/>
          <w:rFonts w:ascii="Segoe UI" w:hAnsi="Segoe UI" w:cs="Segoe UI"/>
          <w:sz w:val="21"/>
          <w:szCs w:val="21"/>
        </w:rPr>
        <w:t>local CI/CD workflow file create karte hain</w:t>
      </w:r>
      <w:r>
        <w:rPr>
          <w:rFonts w:ascii="Segoe UI" w:hAnsi="Segoe UI" w:cs="Segoe UI"/>
          <w:sz w:val="21"/>
          <w:szCs w:val="21"/>
        </w:rPr>
        <w:t>, phir remote push karenge.</w:t>
      </w:r>
    </w:p>
    <w:p w:rsidR="003739FD" w:rsidRDefault="003739FD" w:rsidP="003739FD">
      <w:pPr>
        <w:pStyle w:val="NormalWeb"/>
        <w:spacing w:line="300" w:lineRule="atLeast"/>
        <w:rPr>
          <w:rFonts w:ascii="Segoe UI" w:hAnsi="Segoe UI" w:cs="Segoe UI"/>
          <w:sz w:val="21"/>
          <w:szCs w:val="21"/>
        </w:rPr>
      </w:pPr>
      <w:r>
        <w:rPr>
          <w:rFonts w:ascii="Segoe UI" w:hAnsi="Segoe UI" w:cs="Segoe UI"/>
          <w:sz w:val="21"/>
          <w:szCs w:val="21"/>
        </w:rPr>
        <w:t>Next step:</w:t>
      </w:r>
    </w:p>
    <w:p w:rsidR="003739FD" w:rsidRDefault="003739FD" w:rsidP="003739FD">
      <w:pPr>
        <w:pStyle w:val="NormalWeb"/>
        <w:spacing w:line="300" w:lineRule="atLeast"/>
        <w:rPr>
          <w:rFonts w:ascii="Segoe UI" w:hAnsi="Segoe UI" w:cs="Segoe UI"/>
          <w:sz w:val="21"/>
          <w:szCs w:val="21"/>
        </w:rPr>
      </w:pPr>
      <w:r>
        <w:rPr>
          <w:rFonts w:ascii="Segoe UI" w:hAnsi="Segoe UI" w:cs="Segoe UI"/>
          <w:sz w:val="21"/>
          <w:szCs w:val="21"/>
        </w:rPr>
        <w:t>.github/workflows/terraform-plan.yml</w:t>
      </w:r>
    </w:p>
    <w:p w:rsidR="003739FD" w:rsidRDefault="003739FD" w:rsidP="003739FD">
      <w:pPr>
        <w:pStyle w:val="NormalWeb"/>
        <w:spacing w:line="300" w:lineRule="atLeast"/>
        <w:rPr>
          <w:rFonts w:ascii="Segoe UI" w:hAnsi="Segoe UI" w:cs="Segoe UI"/>
          <w:sz w:val="21"/>
          <w:szCs w:val="21"/>
        </w:rPr>
      </w:pPr>
      <w:r>
        <w:rPr>
          <w:rFonts w:ascii="Segoe UI" w:hAnsi="Segoe UI" w:cs="Segoe UI"/>
          <w:sz w:val="21"/>
          <w:szCs w:val="21"/>
        </w:rPr>
        <w:t>Ye pipeline initially sirf:</w:t>
      </w:r>
    </w:p>
    <w:p w:rsidR="003739FD" w:rsidRDefault="003739FD" w:rsidP="003739FD">
      <w:pPr>
        <w:spacing w:line="300" w:lineRule="atLeast"/>
        <w:rPr>
          <w:rFonts w:ascii="Segoe UI" w:hAnsi="Segoe UI" w:cs="Segoe UI"/>
          <w:sz w:val="21"/>
          <w:szCs w:val="21"/>
        </w:rPr>
      </w:pPr>
      <w:r>
        <w:rPr>
          <w:rFonts w:ascii="Segoe UI" w:hAnsi="Segoe UI" w:cs="Segoe UI"/>
          <w:sz w:val="21"/>
          <w:szCs w:val="21"/>
        </w:rPr>
        <w:t>terraform fmt</w:t>
      </w:r>
    </w:p>
    <w:p w:rsidR="003739FD" w:rsidRDefault="003739FD" w:rsidP="003739FD">
      <w:pPr>
        <w:spacing w:line="300" w:lineRule="atLeast"/>
        <w:rPr>
          <w:rFonts w:ascii="Segoe UI" w:hAnsi="Segoe UI" w:cs="Segoe UI"/>
          <w:sz w:val="21"/>
          <w:szCs w:val="21"/>
        </w:rPr>
      </w:pPr>
      <w:r>
        <w:rPr>
          <w:rFonts w:ascii="Segoe UI" w:hAnsi="Segoe UI" w:cs="Segoe UI"/>
          <w:sz w:val="21"/>
          <w:szCs w:val="21"/>
        </w:rPr>
        <w:t>terraform init</w:t>
      </w:r>
    </w:p>
    <w:p w:rsidR="003739FD" w:rsidRDefault="003739FD" w:rsidP="003739FD">
      <w:pPr>
        <w:spacing w:line="300" w:lineRule="atLeast"/>
        <w:rPr>
          <w:rFonts w:ascii="Segoe UI" w:hAnsi="Segoe UI" w:cs="Segoe UI"/>
          <w:sz w:val="21"/>
          <w:szCs w:val="21"/>
        </w:rPr>
      </w:pPr>
      <w:r>
        <w:rPr>
          <w:rFonts w:ascii="Segoe UI" w:hAnsi="Segoe UI" w:cs="Segoe UI"/>
          <w:sz w:val="21"/>
          <w:szCs w:val="21"/>
        </w:rPr>
        <w:lastRenderedPageBreak/>
        <w:t>terraform validate</w:t>
      </w:r>
    </w:p>
    <w:p w:rsidR="003739FD" w:rsidRDefault="003739FD" w:rsidP="003739FD">
      <w:pPr>
        <w:spacing w:line="300" w:lineRule="atLeast"/>
        <w:rPr>
          <w:rFonts w:ascii="Segoe UI" w:hAnsi="Segoe UI" w:cs="Segoe UI"/>
          <w:sz w:val="21"/>
          <w:szCs w:val="21"/>
        </w:rPr>
      </w:pPr>
      <w:r>
        <w:rPr>
          <w:rFonts w:ascii="Segoe UI" w:hAnsi="Segoe UI" w:cs="Segoe UI"/>
          <w:sz w:val="21"/>
          <w:szCs w:val="21"/>
        </w:rPr>
        <w:t>terraform plan</w:t>
      </w:r>
    </w:p>
    <w:p w:rsidR="003739FD" w:rsidRDefault="003739FD" w:rsidP="003739FD">
      <w:pPr>
        <w:pStyle w:val="NormalWeb"/>
        <w:spacing w:line="300" w:lineRule="atLeast"/>
        <w:rPr>
          <w:rFonts w:ascii="Segoe UI" w:hAnsi="Segoe UI" w:cs="Segoe UI"/>
          <w:sz w:val="21"/>
          <w:szCs w:val="21"/>
        </w:rPr>
      </w:pPr>
      <w:r>
        <w:rPr>
          <w:rFonts w:ascii="Segoe UI" w:hAnsi="Segoe UI" w:cs="Segoe UI"/>
          <w:sz w:val="21"/>
          <w:szCs w:val="21"/>
        </w:rPr>
        <w:t>run karegi.</w:t>
      </w:r>
    </w:p>
    <w:p w:rsidR="003739FD" w:rsidRDefault="003739FD" w:rsidP="003739FD">
      <w:pPr>
        <w:pStyle w:val="NormalWeb"/>
        <w:spacing w:line="300" w:lineRule="atLeast"/>
        <w:rPr>
          <w:rFonts w:ascii="Segoe UI" w:hAnsi="Segoe UI" w:cs="Segoe UI"/>
          <w:sz w:val="21"/>
          <w:szCs w:val="21"/>
        </w:rPr>
      </w:pPr>
      <w:r>
        <w:rPr>
          <w:rFonts w:ascii="Segoe UI" w:hAnsi="Segoe UI" w:cs="Segoe UI"/>
          <w:sz w:val="21"/>
          <w:szCs w:val="21"/>
        </w:rPr>
        <w:t xml:space="preserve">Abhi </w:t>
      </w:r>
      <w:r>
        <w:rPr>
          <w:rStyle w:val="HTMLCode"/>
          <w:rFonts w:eastAsiaTheme="majorEastAsia"/>
        </w:rPr>
        <w:t>terraform apply</w:t>
      </w:r>
      <w:r>
        <w:rPr>
          <w:rFonts w:ascii="Segoe UI" w:hAnsi="Segoe UI" w:cs="Segoe UI"/>
          <w:sz w:val="21"/>
          <w:szCs w:val="21"/>
        </w:rPr>
        <w:t xml:space="preserve"> automatic nahi karenge, kyunki production best practice me apply ke liye approval/manual control chahiye.</w:t>
      </w:r>
    </w:p>
    <w:p w:rsidR="003739FD" w:rsidRDefault="00114F67" w:rsidP="003739FD">
      <w:pPr>
        <w:spacing w:line="300" w:lineRule="atLeast"/>
        <w:rPr>
          <w:rFonts w:ascii="Segoe UI" w:hAnsi="Segoe UI" w:cs="Segoe UI"/>
          <w:sz w:val="21"/>
          <w:szCs w:val="21"/>
        </w:rPr>
      </w:pPr>
      <w:r>
        <w:rPr>
          <w:rFonts w:ascii="Segoe UI" w:hAnsi="Segoe UI" w:cs="Segoe UI"/>
          <w:sz w:val="21"/>
          <w:szCs w:val="21"/>
        </w:rPr>
        <w:pict>
          <v:rect id="_x0000_i1087" style="width:0;height:1.5pt" o:hralign="center" o:hrstd="t" o:hr="t" fillcolor="#a0a0a0" stroked="f"/>
        </w:pict>
      </w:r>
    </w:p>
    <w:p w:rsidR="003739FD" w:rsidRDefault="003739FD" w:rsidP="003739FD">
      <w:pPr>
        <w:pStyle w:val="Heading1"/>
        <w:spacing w:line="300" w:lineRule="atLeast"/>
        <w:rPr>
          <w:rFonts w:ascii="Segoe UI" w:hAnsi="Segoe UI" w:cs="Segoe UI"/>
          <w:sz w:val="48"/>
          <w:szCs w:val="48"/>
        </w:rPr>
      </w:pPr>
      <w:r>
        <w:rPr>
          <w:rFonts w:ascii="Segoe UI" w:hAnsi="Segoe UI" w:cs="Segoe UI"/>
        </w:rPr>
        <w:t>Ab tum ye run karo: final safety check</w:t>
      </w:r>
    </w:p>
    <w:p w:rsidR="003739FD" w:rsidRDefault="003739FD" w:rsidP="003739FD">
      <w:pPr>
        <w:pStyle w:val="NormalWeb"/>
        <w:spacing w:line="300" w:lineRule="atLeast"/>
        <w:rPr>
          <w:rFonts w:ascii="Segoe UI" w:hAnsi="Segoe UI" w:cs="Segoe UI"/>
          <w:sz w:val="21"/>
          <w:szCs w:val="21"/>
        </w:rPr>
      </w:pPr>
      <w:r>
        <w:rPr>
          <w:rFonts w:ascii="Segoe UI" w:hAnsi="Segoe UI" w:cs="Segoe UI"/>
          <w:sz w:val="21"/>
          <w:szCs w:val="21"/>
        </w:rPr>
        <w:t>git ls-files</w:t>
      </w:r>
    </w:p>
    <w:p w:rsidR="003739FD" w:rsidRDefault="003739FD" w:rsidP="003739FD">
      <w:pPr>
        <w:pStyle w:val="NormalWeb"/>
        <w:spacing w:line="300" w:lineRule="atLeast"/>
        <w:rPr>
          <w:rFonts w:ascii="Segoe UI" w:hAnsi="Segoe UI" w:cs="Segoe UI"/>
          <w:sz w:val="21"/>
          <w:szCs w:val="21"/>
        </w:rPr>
      </w:pPr>
      <w:r>
        <w:rPr>
          <w:rFonts w:ascii="Segoe UI" w:hAnsi="Segoe UI" w:cs="Segoe UI"/>
          <w:sz w:val="21"/>
          <w:szCs w:val="21"/>
        </w:rPr>
        <w:t>Output bhejo.</w:t>
      </w:r>
      <w:r>
        <w:rPr>
          <w:rFonts w:ascii="Segoe UI" w:hAnsi="Segoe UI" w:cs="Segoe UI"/>
          <w:sz w:val="21"/>
          <w:szCs w:val="21"/>
        </w:rPr>
        <w:br/>
        <w:t>Main check karunga ki sensitive files tracked nahi hain. Uske baad hum GitHub Actions workflow create karenge.</w:t>
      </w:r>
    </w:p>
    <w:p w:rsidR="003739FD" w:rsidRDefault="003739FD" w:rsidP="003739FD">
      <w:pPr>
        <w:pStyle w:val="NormalWeb"/>
        <w:spacing w:line="300" w:lineRule="atLeast"/>
        <w:rPr>
          <w:rFonts w:ascii="Segoe UI" w:hAnsi="Segoe UI" w:cs="Segoe UI"/>
          <w:sz w:val="21"/>
          <w:szCs w:val="21"/>
        </w:rPr>
      </w:pP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 xml:space="preserve">Bhai, pehle screenshot check kar liya </w:t>
      </w:r>
      <w:r>
        <w:rPr>
          <w:rFonts w:ascii="Segoe UI Symbol" w:hAnsi="Segoe UI Symbol" w:cs="Segoe UI Symbol"/>
          <w:sz w:val="21"/>
          <w:szCs w:val="21"/>
        </w:rPr>
        <w:t>✅</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imageimage.png (Image: Git tracked files list without state or zip files)</w:t>
      </w:r>
    </w:p>
    <w:p w:rsidR="00814424" w:rsidRDefault="00814424" w:rsidP="00814424">
      <w:pPr>
        <w:pStyle w:val="NormalWeb"/>
        <w:spacing w:line="300" w:lineRule="atLeast"/>
        <w:rPr>
          <w:rFonts w:ascii="Segoe UI" w:hAnsi="Segoe UI" w:cs="Segoe UI"/>
          <w:sz w:val="21"/>
          <w:szCs w:val="21"/>
        </w:rPr>
      </w:pPr>
      <w:r>
        <w:rPr>
          <w:rStyle w:val="HTMLCode"/>
        </w:rPr>
        <w:t>git ls-files</w:t>
      </w:r>
      <w:r>
        <w:rPr>
          <w:rFonts w:ascii="Segoe UI" w:hAnsi="Segoe UI" w:cs="Segoe UI"/>
          <w:sz w:val="21"/>
          <w:szCs w:val="21"/>
        </w:rPr>
        <w:t xml:space="preserve"> output me ye files tracked hain:</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.gitignore</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README.md</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app/lambda/*.py</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infra/.terraform.lock.hcl</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infra/locals.tf</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infra/main.tf</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infra/providers.tf</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infra/terraform.tfvars.example</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infra/variables.tf</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 xml:space="preserve">Aur </w:t>
      </w:r>
      <w:r>
        <w:rPr>
          <w:rStyle w:val="Strong"/>
          <w:rFonts w:ascii="Segoe UI" w:hAnsi="Segoe UI" w:cs="Segoe UI"/>
          <w:sz w:val="21"/>
          <w:szCs w:val="21"/>
        </w:rPr>
        <w:t>ye sensitive/build files tracked nahi hain</w:t>
      </w:r>
      <w:r>
        <w:rPr>
          <w:rFonts w:ascii="Segoe UI" w:hAnsi="Segoe UI" w:cs="Segoe UI"/>
          <w:sz w:val="21"/>
          <w:szCs w:val="21"/>
        </w:rPr>
        <w:t>, jo good hai:</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infra/terraform.tfstate</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infra/terraform.tfstate.backup</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infra/terraform.tfvars</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infra/lambda.zip</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infra/.terraform/</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 xml:space="preserve">So Git side safe hai </w:t>
      </w:r>
      <w:r>
        <w:rPr>
          <w:rFonts w:ascii="Segoe UI Symbol" w:hAnsi="Segoe UI Symbol" w:cs="Segoe UI Symbol"/>
          <w:sz w:val="21"/>
          <w:szCs w:val="21"/>
        </w:rPr>
        <w:t>✅</w:t>
      </w:r>
    </w:p>
    <w:p w:rsidR="00814424" w:rsidRDefault="00114F67" w:rsidP="00814424">
      <w:pPr>
        <w:spacing w:line="300" w:lineRule="atLeast"/>
        <w:rPr>
          <w:rFonts w:ascii="Segoe UI" w:hAnsi="Segoe UI" w:cs="Segoe UI"/>
          <w:sz w:val="21"/>
          <w:szCs w:val="21"/>
        </w:rPr>
      </w:pPr>
      <w:r>
        <w:rPr>
          <w:rFonts w:ascii="Segoe UI" w:hAnsi="Segoe UI" w:cs="Segoe UI"/>
          <w:sz w:val="21"/>
          <w:szCs w:val="21"/>
        </w:rPr>
        <w:lastRenderedPageBreak/>
        <w:pict>
          <v:rect id="_x0000_i1088" style="width:0;height:1.5pt" o:hralign="center" o:hrstd="t" o:hr="t" fillcolor="#a0a0a0" stroked="f"/>
        </w:pict>
      </w:r>
    </w:p>
    <w:p w:rsidR="00814424" w:rsidRDefault="00814424" w:rsidP="00814424">
      <w:pPr>
        <w:pStyle w:val="Heading1"/>
        <w:spacing w:line="300" w:lineRule="atLeast"/>
        <w:rPr>
          <w:rFonts w:ascii="Segoe UI" w:hAnsi="Segoe UI" w:cs="Segoe UI"/>
          <w:sz w:val="48"/>
          <w:szCs w:val="48"/>
        </w:rPr>
      </w:pPr>
      <w:r>
        <w:rPr>
          <w:rFonts w:ascii="Segoe UI" w:hAnsi="Segoe UI" w:cs="Segoe UI"/>
        </w:rPr>
        <w:t>1. AWS CodeCommit + CodePipeline real projects me kitna use hota hai?</w:t>
      </w:r>
    </w:p>
    <w:p w:rsidR="00814424" w:rsidRDefault="00814424" w:rsidP="00814424">
      <w:pPr>
        <w:pStyle w:val="Heading2"/>
        <w:spacing w:line="300" w:lineRule="atLeast"/>
        <w:rPr>
          <w:rFonts w:ascii="Segoe UI" w:hAnsi="Segoe UI" w:cs="Segoe UI"/>
        </w:rPr>
      </w:pPr>
      <w:r>
        <w:rPr>
          <w:rFonts w:ascii="Segoe UI" w:hAnsi="Segoe UI" w:cs="Segoe UI"/>
        </w:rPr>
        <w:t>Short answer</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 xml:space="preserve">Haan, </w:t>
      </w:r>
      <w:r>
        <w:rPr>
          <w:rStyle w:val="Strong"/>
          <w:rFonts w:ascii="Segoe UI" w:hAnsi="Segoe UI" w:cs="Segoe UI"/>
          <w:sz w:val="21"/>
          <w:szCs w:val="21"/>
        </w:rPr>
        <w:t>AWS CodeCommit + CodePipeline real enterprise projects me use hota hai</w:t>
      </w:r>
      <w:r>
        <w:rPr>
          <w:rFonts w:ascii="Segoe UI" w:hAnsi="Segoe UI" w:cs="Segoe UI"/>
          <w:sz w:val="21"/>
          <w:szCs w:val="21"/>
        </w:rPr>
        <w:t>, especially jahan organization AWS-native, regulated, ya private environment prefer karti hai.</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 xml:space="preserve">But industry me </w:t>
      </w:r>
      <w:r>
        <w:rPr>
          <w:rStyle w:val="Strong"/>
          <w:rFonts w:ascii="Segoe UI" w:hAnsi="Segoe UI" w:cs="Segoe UI"/>
          <w:sz w:val="21"/>
          <w:szCs w:val="21"/>
        </w:rPr>
        <w:t>GitHub / GitLab / Bitbucket + CI/CD</w:t>
      </w:r>
      <w:r>
        <w:rPr>
          <w:rFonts w:ascii="Segoe UI" w:hAnsi="Segoe UI" w:cs="Segoe UI"/>
          <w:sz w:val="21"/>
          <w:szCs w:val="21"/>
        </w:rPr>
        <w:t xml:space="preserve"> bhi equally common, aur many cases me more common hota hai.</w:t>
      </w:r>
    </w:p>
    <w:p w:rsidR="00814424" w:rsidRDefault="00114F67" w:rsidP="00814424">
      <w:pPr>
        <w:spacing w:line="300" w:lineRule="atLeast"/>
        <w:rPr>
          <w:rFonts w:ascii="Segoe UI" w:hAnsi="Segoe UI" w:cs="Segoe UI"/>
          <w:sz w:val="21"/>
          <w:szCs w:val="21"/>
        </w:rPr>
      </w:pPr>
      <w:r>
        <w:rPr>
          <w:rFonts w:ascii="Segoe UI" w:hAnsi="Segoe UI" w:cs="Segoe UI"/>
          <w:sz w:val="21"/>
          <w:szCs w:val="21"/>
        </w:rPr>
        <w:pict>
          <v:rect id="_x0000_i1089" style="width:0;height:1.5pt" o:hralign="center" o:hrstd="t" o:hr="t" fillcolor="#a0a0a0" stroked="f"/>
        </w:pict>
      </w:r>
    </w:p>
    <w:p w:rsidR="00814424" w:rsidRDefault="00814424" w:rsidP="00814424">
      <w:pPr>
        <w:pStyle w:val="Heading2"/>
        <w:spacing w:line="300" w:lineRule="atLeast"/>
        <w:rPr>
          <w:rFonts w:ascii="Segoe UI" w:hAnsi="Segoe UI" w:cs="Segoe UI"/>
        </w:rPr>
      </w:pPr>
      <w:r>
        <w:rPr>
          <w:rFonts w:ascii="Segoe UI" w:hAnsi="Segoe UI" w:cs="Segoe UI"/>
        </w:rPr>
        <w:t>CodeCommit kab prefer hota hai?</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AWS CodeCommit useful hota hai jab company chahti hai:</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Source code AWS boundary ke andar rahe</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IAM based access control ho</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CloudTrail audit logging ho</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VPC endpoint support ho</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CodePipeline / CodeBuild ke saath native integration ho</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 xml:space="preserve">AWS ne CodeCommit ko November 2025 me phir se full General Availability me bring back kiya and new customers ke liye open kiya, mainly because customers ne AWS-native repository, IAM integration, VPC endpoints, CloudTrail logging, and CodePipeline/CodeBuild connectivity ko critical bataya. </w:t>
      </w:r>
      <w:hyperlink r:id="rId59" w:history="1">
        <w:r>
          <w:rPr>
            <w:rStyle w:val="Hyperlink"/>
            <w:rFonts w:ascii="Segoe UI" w:hAnsi="Segoe UI" w:cs="Segoe UI"/>
            <w:sz w:val="21"/>
            <w:szCs w:val="21"/>
          </w:rPr>
          <w:t>[aws.amazon.com]</w:t>
        </w:r>
      </w:hyperlink>
    </w:p>
    <w:p w:rsidR="00814424" w:rsidRDefault="00114F67" w:rsidP="00814424">
      <w:pPr>
        <w:spacing w:line="300" w:lineRule="atLeast"/>
        <w:rPr>
          <w:rFonts w:ascii="Segoe UI" w:hAnsi="Segoe UI" w:cs="Segoe UI"/>
          <w:sz w:val="21"/>
          <w:szCs w:val="21"/>
        </w:rPr>
      </w:pPr>
      <w:r>
        <w:rPr>
          <w:rFonts w:ascii="Segoe UI" w:hAnsi="Segoe UI" w:cs="Segoe UI"/>
          <w:sz w:val="21"/>
          <w:szCs w:val="21"/>
        </w:rPr>
        <w:pict>
          <v:rect id="_x0000_i1090" style="width:0;height:1.5pt" o:hralign="center" o:hrstd="t" o:hr="t" fillcolor="#a0a0a0" stroked="f"/>
        </w:pict>
      </w:r>
    </w:p>
    <w:p w:rsidR="00814424" w:rsidRDefault="00814424" w:rsidP="00814424">
      <w:pPr>
        <w:pStyle w:val="Heading2"/>
        <w:spacing w:line="300" w:lineRule="atLeast"/>
        <w:rPr>
          <w:rFonts w:ascii="Segoe UI" w:hAnsi="Segoe UI" w:cs="Segoe UI"/>
        </w:rPr>
      </w:pPr>
      <w:r>
        <w:rPr>
          <w:rFonts w:ascii="Segoe UI" w:hAnsi="Segoe UI" w:cs="Segoe UI"/>
        </w:rPr>
        <w:t>CodePipeline real projects me kaise use hota hai?</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AWS CodePipeline CI/CD pipeline banata hai jisme stages hote hain:</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Source</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Build/Test</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Manual Approval</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Deploy</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 xml:space="preserve">CodePipeline source provider ke roop me S3, CodeCommit, Bitbucket, ya GitHub repository use kar sakta hai. </w:t>
      </w:r>
      <w:hyperlink r:id="rId60" w:history="1">
        <w:r>
          <w:rPr>
            <w:rStyle w:val="Hyperlink"/>
            <w:rFonts w:ascii="Segoe UI" w:hAnsi="Segoe UI" w:cs="Segoe UI"/>
            <w:sz w:val="21"/>
            <w:szCs w:val="21"/>
          </w:rPr>
          <w:t>[docs.aws.amazon.com]</w:t>
        </w:r>
      </w:hyperlink>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So real AWS-native flow hota hai:</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CodeCommit / GitHub</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lastRenderedPageBreak/>
        <w:t>CodePipeline</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CodeBuild</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terraform plan/apply</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Lambda deploy</w:t>
      </w:r>
    </w:p>
    <w:p w:rsidR="00814424" w:rsidRDefault="00114F67" w:rsidP="00814424">
      <w:pPr>
        <w:spacing w:line="300" w:lineRule="atLeast"/>
        <w:rPr>
          <w:rFonts w:ascii="Segoe UI" w:hAnsi="Segoe UI" w:cs="Segoe UI"/>
          <w:sz w:val="21"/>
          <w:szCs w:val="21"/>
        </w:rPr>
      </w:pPr>
      <w:r>
        <w:rPr>
          <w:rFonts w:ascii="Segoe UI" w:hAnsi="Segoe UI" w:cs="Segoe UI"/>
          <w:sz w:val="21"/>
          <w:szCs w:val="21"/>
        </w:rPr>
        <w:pict>
          <v:rect id="_x0000_i1091" style="width:0;height:1.5pt" o:hralign="center" o:hrstd="t" o:hr="t" fillcolor="#a0a0a0" stroked="f"/>
        </w:pict>
      </w:r>
    </w:p>
    <w:p w:rsidR="00814424" w:rsidRDefault="00814424" w:rsidP="00814424">
      <w:pPr>
        <w:pStyle w:val="Heading2"/>
        <w:spacing w:line="300" w:lineRule="atLeast"/>
        <w:rPr>
          <w:rFonts w:ascii="Segoe UI" w:hAnsi="Segoe UI" w:cs="Segoe UI"/>
        </w:rPr>
      </w:pPr>
      <w:r>
        <w:rPr>
          <w:rFonts w:ascii="Segoe UI" w:hAnsi="Segoe UI" w:cs="Segoe UI"/>
        </w:rPr>
        <w:t>GitHub vs CodeCommit recommendation</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 xml:space="preserve">Tumhare case me main abhi </w:t>
      </w:r>
      <w:r>
        <w:rPr>
          <w:rStyle w:val="Strong"/>
          <w:rFonts w:ascii="Segoe UI" w:hAnsi="Segoe UI" w:cs="Segoe UI"/>
          <w:sz w:val="21"/>
          <w:szCs w:val="21"/>
        </w:rPr>
        <w:t>GitHub + GitHub Actions</w:t>
      </w:r>
      <w:r>
        <w:rPr>
          <w:rFonts w:ascii="Segoe UI" w:hAnsi="Segoe UI" w:cs="Segoe UI"/>
          <w:sz w:val="21"/>
          <w:szCs w:val="21"/>
        </w:rPr>
        <w:t xml:space="preserve"> recommend karunga because:</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Tum GitHub familiar ho</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Pipeline YAML easy samajh aayega</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Most JDs me GitHub Actions/GitLab CI commonly acceptable hai</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OIDC ke saath secure AWS access possible hai</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Later hum AWS-native alternative bhi discuss kar sakte hain:</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CodeCommit + CodePipeline + CodeBuild</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Interview me tum bol sakte ho:</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“I have implemented the CI/CD flow using GitHub Actions for portability and visibility. The same deployment pattern can be implemented using AWS CodePipeline and CodeBuild for AWS-native enterprise environments.”</w:t>
      </w:r>
    </w:p>
    <w:p w:rsidR="00814424" w:rsidRDefault="00114F67" w:rsidP="00814424">
      <w:pPr>
        <w:spacing w:line="300" w:lineRule="atLeast"/>
        <w:rPr>
          <w:rFonts w:ascii="Segoe UI" w:hAnsi="Segoe UI" w:cs="Segoe UI"/>
          <w:sz w:val="21"/>
          <w:szCs w:val="21"/>
        </w:rPr>
      </w:pPr>
      <w:r>
        <w:rPr>
          <w:rFonts w:ascii="Segoe UI" w:hAnsi="Segoe UI" w:cs="Segoe UI"/>
          <w:sz w:val="21"/>
          <w:szCs w:val="21"/>
        </w:rPr>
        <w:pict>
          <v:rect id="_x0000_i1092" style="width:0;height:1.5pt" o:hralign="center" o:hrstd="t" o:hr="t" fillcolor="#a0a0a0" stroked="f"/>
        </w:pict>
      </w:r>
    </w:p>
    <w:p w:rsidR="00814424" w:rsidRDefault="00814424" w:rsidP="00814424">
      <w:pPr>
        <w:pStyle w:val="Heading1"/>
        <w:spacing w:line="300" w:lineRule="atLeast"/>
        <w:rPr>
          <w:rFonts w:ascii="Segoe UI" w:hAnsi="Segoe UI" w:cs="Segoe UI"/>
          <w:sz w:val="48"/>
          <w:szCs w:val="48"/>
        </w:rPr>
      </w:pPr>
      <w:r>
        <w:rPr>
          <w:rFonts w:ascii="Segoe UI" w:hAnsi="Segoe UI" w:cs="Segoe UI"/>
        </w:rPr>
        <w:t>2. Secrets/env files Git me commit nahi karte, phir application run kaise hoti hai?</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Bahut important question hai bhai.</w:t>
      </w:r>
    </w:p>
    <w:p w:rsidR="00814424" w:rsidRDefault="00814424" w:rsidP="00814424">
      <w:pPr>
        <w:pStyle w:val="Heading2"/>
        <w:spacing w:line="300" w:lineRule="atLeast"/>
        <w:rPr>
          <w:rFonts w:ascii="Segoe UI" w:hAnsi="Segoe UI" w:cs="Segoe UI"/>
        </w:rPr>
      </w:pPr>
      <w:r>
        <w:rPr>
          <w:rFonts w:ascii="Segoe UI" w:hAnsi="Segoe UI" w:cs="Segoe UI"/>
        </w:rPr>
        <w:t>Simple answer</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 xml:space="preserve">Application ko secrets/config chahiye hote hain, lekin </w:t>
      </w:r>
      <w:r>
        <w:rPr>
          <w:rStyle w:val="Strong"/>
          <w:rFonts w:ascii="Segoe UI" w:hAnsi="Segoe UI" w:cs="Segoe UI"/>
          <w:sz w:val="21"/>
          <w:szCs w:val="21"/>
        </w:rPr>
        <w:t>Git repository me store nahi karte</w:t>
      </w:r>
      <w:r>
        <w:rPr>
          <w:rFonts w:ascii="Segoe UI" w:hAnsi="Segoe UI" w:cs="Segoe UI"/>
          <w:sz w:val="21"/>
          <w:szCs w:val="21"/>
        </w:rPr>
        <w:t>.</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Instead secrets/config yahan se aate hain:</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Local development → local environment / AWS profile / AWS SSO</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CI/CD pipeline → GitHub Secrets / OIDC / IAM Role</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AWS runtime → Lambda environment variables / IAM Role / Secrets Manager</w:t>
      </w:r>
    </w:p>
    <w:p w:rsidR="00814424" w:rsidRDefault="00114F67" w:rsidP="00814424">
      <w:pPr>
        <w:spacing w:line="300" w:lineRule="atLeast"/>
        <w:rPr>
          <w:rFonts w:ascii="Segoe UI" w:hAnsi="Segoe UI" w:cs="Segoe UI"/>
          <w:sz w:val="21"/>
          <w:szCs w:val="21"/>
        </w:rPr>
      </w:pPr>
      <w:r>
        <w:rPr>
          <w:rFonts w:ascii="Segoe UI" w:hAnsi="Segoe UI" w:cs="Segoe UI"/>
          <w:sz w:val="21"/>
          <w:szCs w:val="21"/>
        </w:rPr>
        <w:lastRenderedPageBreak/>
        <w:pict>
          <v:rect id="_x0000_i1093" style="width:0;height:1.5pt" o:hralign="center" o:hrstd="t" o:hr="t" fillcolor="#a0a0a0" stroked="f"/>
        </w:pict>
      </w:r>
    </w:p>
    <w:p w:rsidR="00814424" w:rsidRDefault="00814424" w:rsidP="00814424">
      <w:pPr>
        <w:pStyle w:val="Heading1"/>
        <w:spacing w:line="300" w:lineRule="atLeast"/>
        <w:rPr>
          <w:rFonts w:ascii="Segoe UI" w:hAnsi="Segoe UI" w:cs="Segoe UI"/>
          <w:sz w:val="48"/>
          <w:szCs w:val="48"/>
        </w:rPr>
      </w:pPr>
      <w:r>
        <w:rPr>
          <w:rFonts w:ascii="Segoe UI" w:hAnsi="Segoe UI" w:cs="Segoe UI"/>
        </w:rPr>
        <w:t xml:space="preserve">3. </w:t>
      </w:r>
      <w:r>
        <w:rPr>
          <w:rStyle w:val="HTMLCode"/>
          <w:rFonts w:eastAsiaTheme="majorEastAsia"/>
        </w:rPr>
        <w:t>.env</w:t>
      </w:r>
      <w:r>
        <w:rPr>
          <w:rFonts w:ascii="Segoe UI" w:hAnsi="Segoe UI" w:cs="Segoe UI"/>
        </w:rPr>
        <w:t xml:space="preserve">, </w:t>
      </w:r>
      <w:r>
        <w:rPr>
          <w:rStyle w:val="HTMLCode"/>
          <w:rFonts w:eastAsiaTheme="majorEastAsia"/>
        </w:rPr>
        <w:t>.pem</w:t>
      </w:r>
      <w:r>
        <w:rPr>
          <w:rFonts w:ascii="Segoe UI" w:hAnsi="Segoe UI" w:cs="Segoe UI"/>
        </w:rPr>
        <w:t xml:space="preserve">, </w:t>
      </w:r>
      <w:r>
        <w:rPr>
          <w:rStyle w:val="HTMLCode"/>
          <w:rFonts w:eastAsiaTheme="majorEastAsia"/>
        </w:rPr>
        <w:t>*.key</w:t>
      </w:r>
      <w:r>
        <w:rPr>
          <w:rFonts w:ascii="Segoe UI" w:hAnsi="Segoe UI" w:cs="Segoe UI"/>
        </w:rPr>
        <w:t xml:space="preserve">, </w:t>
      </w:r>
      <w:r>
        <w:rPr>
          <w:rStyle w:val="HTMLCode"/>
          <w:rFonts w:eastAsiaTheme="majorEastAsia"/>
        </w:rPr>
        <w:t>credentials</w:t>
      </w:r>
      <w:r>
        <w:rPr>
          <w:rFonts w:ascii="Segoe UI" w:hAnsi="Segoe UI" w:cs="Segoe UI"/>
        </w:rPr>
        <w:t xml:space="preserve"> Git me kyu nahi jaate?</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Because ye leak ho gaye toh koi bhi misuse kar sakta hai:</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AWS account access</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SSH server access</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Database access</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API keys</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ServiceNow/Jira tokens</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 xml:space="preserve">Isliye </w:t>
      </w:r>
      <w:r>
        <w:rPr>
          <w:rStyle w:val="HTMLCode"/>
        </w:rPr>
        <w:t>.gitignore</w:t>
      </w:r>
      <w:r>
        <w:rPr>
          <w:rFonts w:ascii="Segoe UI" w:hAnsi="Segoe UI" w:cs="Segoe UI"/>
          <w:sz w:val="21"/>
          <w:szCs w:val="21"/>
        </w:rPr>
        <w:t xml:space="preserve"> me humne add kiya:</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.env</w:t>
      </w:r>
    </w:p>
    <w:p w:rsidR="00814424" w:rsidRDefault="00814424" w:rsidP="00814424">
      <w:pPr>
        <w:spacing w:line="300" w:lineRule="atLeast"/>
        <w:rPr>
          <w:rFonts w:ascii="Segoe UI" w:hAnsi="Segoe UI" w:cs="Segoe UI"/>
          <w:sz w:val="21"/>
          <w:szCs w:val="21"/>
        </w:rPr>
      </w:pPr>
      <w:r>
        <w:rPr>
          <w:rStyle w:val="Emphasis"/>
          <w:rFonts w:ascii="Segoe UI" w:hAnsi="Segoe UI" w:cs="Segoe UI"/>
          <w:sz w:val="21"/>
          <w:szCs w:val="21"/>
        </w:rPr>
        <w:t>.pem</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.key</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credentials</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 xml:space="preserve">Ye source code ka part nahi hote. Ye </w:t>
      </w:r>
      <w:r>
        <w:rPr>
          <w:rStyle w:val="Strong"/>
          <w:rFonts w:ascii="Segoe UI" w:hAnsi="Segoe UI" w:cs="Segoe UI"/>
          <w:sz w:val="21"/>
          <w:szCs w:val="21"/>
        </w:rPr>
        <w:t>local/runtime configuration</w:t>
      </w:r>
      <w:r>
        <w:rPr>
          <w:rFonts w:ascii="Segoe UI" w:hAnsi="Segoe UI" w:cs="Segoe UI"/>
          <w:sz w:val="21"/>
          <w:szCs w:val="21"/>
        </w:rPr>
        <w:t xml:space="preserve"> hote hain.</w:t>
      </w:r>
    </w:p>
    <w:p w:rsidR="00814424" w:rsidRDefault="00114F67" w:rsidP="00814424">
      <w:pPr>
        <w:spacing w:line="300" w:lineRule="atLeast"/>
        <w:rPr>
          <w:rFonts w:ascii="Segoe UI" w:hAnsi="Segoe UI" w:cs="Segoe UI"/>
          <w:sz w:val="21"/>
          <w:szCs w:val="21"/>
        </w:rPr>
      </w:pPr>
      <w:r>
        <w:rPr>
          <w:rFonts w:ascii="Segoe UI" w:hAnsi="Segoe UI" w:cs="Segoe UI"/>
          <w:sz w:val="21"/>
          <w:szCs w:val="21"/>
        </w:rPr>
        <w:pict>
          <v:rect id="_x0000_i1094" style="width:0;height:1.5pt" o:hralign="center" o:hrstd="t" o:hr="t" fillcolor="#a0a0a0" stroked="f"/>
        </w:pict>
      </w:r>
    </w:p>
    <w:p w:rsidR="00814424" w:rsidRDefault="00814424" w:rsidP="00814424">
      <w:pPr>
        <w:pStyle w:val="Heading1"/>
        <w:spacing w:line="300" w:lineRule="atLeast"/>
        <w:rPr>
          <w:rFonts w:ascii="Segoe UI" w:hAnsi="Segoe UI" w:cs="Segoe UI"/>
          <w:sz w:val="48"/>
          <w:szCs w:val="48"/>
        </w:rPr>
      </w:pPr>
      <w:r>
        <w:rPr>
          <w:rFonts w:ascii="Segoe UI" w:hAnsi="Segoe UI" w:cs="Segoe UI"/>
        </w:rPr>
        <w:t>4. Local machine par application kaise run hoti hai bina credentials commit kiye?</w:t>
      </w:r>
    </w:p>
    <w:p w:rsidR="00814424" w:rsidRDefault="00814424" w:rsidP="00814424">
      <w:pPr>
        <w:pStyle w:val="Heading2"/>
        <w:spacing w:line="300" w:lineRule="atLeast"/>
        <w:rPr>
          <w:rFonts w:ascii="Segoe UI" w:hAnsi="Segoe UI" w:cs="Segoe UI"/>
        </w:rPr>
      </w:pPr>
      <w:r>
        <w:rPr>
          <w:rFonts w:ascii="Segoe UI" w:hAnsi="Segoe UI" w:cs="Segoe UI"/>
        </w:rPr>
        <w:t>Option A: AWS CLI profile / SSO</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Developer apne machine par AWS CLI configure karta hai:</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aws configure sso</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Ya profile use karta hai:</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export AWS_PROFILE=dev-profile</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Code Git me safe rahega, credentials local AWS config me rahenge:</w:t>
      </w:r>
    </w:p>
    <w:p w:rsidR="00814424" w:rsidRDefault="00814424" w:rsidP="00814424">
      <w:pPr>
        <w:spacing w:line="300" w:lineRule="atLeast"/>
        <w:rPr>
          <w:rFonts w:ascii="Segoe UI" w:hAnsi="Segoe UI" w:cs="Segoe UI"/>
          <w:sz w:val="21"/>
          <w:szCs w:val="21"/>
        </w:rPr>
      </w:pPr>
      <w:del w:id="0" w:author="Unknown">
        <w:r>
          <w:rPr>
            <w:rFonts w:ascii="Segoe UI" w:hAnsi="Segoe UI" w:cs="Segoe UI"/>
            <w:sz w:val="21"/>
            <w:szCs w:val="21"/>
          </w:rPr>
          <w:delText>/.aws/config</w:delText>
        </w:r>
      </w:del>
    </w:p>
    <w:p w:rsidR="00814424" w:rsidRDefault="00814424" w:rsidP="00814424">
      <w:pPr>
        <w:spacing w:line="300" w:lineRule="atLeast"/>
        <w:rPr>
          <w:rFonts w:ascii="Segoe UI" w:hAnsi="Segoe UI" w:cs="Segoe UI"/>
          <w:sz w:val="21"/>
          <w:szCs w:val="21"/>
        </w:rPr>
      </w:pPr>
      <w:r>
        <w:rPr>
          <w:rFonts w:ascii="Segoe UI" w:hAnsi="Segoe UI" w:cs="Segoe UI"/>
          <w:sz w:val="21"/>
          <w:szCs w:val="21"/>
        </w:rPr>
        <w:t>/.aws/credentials</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Ye files Git repo ke bahar hoti hain.</w:t>
      </w:r>
    </w:p>
    <w:p w:rsidR="00814424" w:rsidRDefault="00114F67" w:rsidP="00814424">
      <w:pPr>
        <w:spacing w:line="300" w:lineRule="atLeast"/>
        <w:rPr>
          <w:rFonts w:ascii="Segoe UI" w:hAnsi="Segoe UI" w:cs="Segoe UI"/>
          <w:sz w:val="21"/>
          <w:szCs w:val="21"/>
        </w:rPr>
      </w:pPr>
      <w:r>
        <w:rPr>
          <w:rFonts w:ascii="Segoe UI" w:hAnsi="Segoe UI" w:cs="Segoe UI"/>
          <w:sz w:val="21"/>
          <w:szCs w:val="21"/>
        </w:rPr>
        <w:pict>
          <v:rect id="_x0000_i1095" style="width:0;height:1.5pt" o:hralign="center" o:hrstd="t" o:hr="t" fillcolor="#a0a0a0" stroked="f"/>
        </w:pict>
      </w:r>
    </w:p>
    <w:p w:rsidR="00814424" w:rsidRDefault="00814424" w:rsidP="00814424">
      <w:pPr>
        <w:pStyle w:val="Heading2"/>
        <w:spacing w:line="300" w:lineRule="atLeast"/>
        <w:rPr>
          <w:rFonts w:ascii="Segoe UI" w:hAnsi="Segoe UI" w:cs="Segoe UI"/>
        </w:rPr>
      </w:pPr>
      <w:r>
        <w:rPr>
          <w:rFonts w:ascii="Segoe UI" w:hAnsi="Segoe UI" w:cs="Segoe UI"/>
        </w:rPr>
        <w:t>Option B: Environment variables locally</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lastRenderedPageBreak/>
        <w:t>Local machine par developer run time pe env vars set karta hai:</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export MODEL_ID="..."</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export KNOWLEDGE_BASE_ID="..."</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export CHAT_HISTORY_TABLE="EnterpriseGenAIChatHistory"</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export TICKETS_TABLE="EnterpriseGenAITickets"</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But ye values Git me hardcode nahi karte.</w:t>
      </w:r>
    </w:p>
    <w:p w:rsidR="00814424" w:rsidRDefault="00114F67" w:rsidP="00814424">
      <w:pPr>
        <w:spacing w:line="300" w:lineRule="atLeast"/>
        <w:rPr>
          <w:rFonts w:ascii="Segoe UI" w:hAnsi="Segoe UI" w:cs="Segoe UI"/>
          <w:sz w:val="21"/>
          <w:szCs w:val="21"/>
        </w:rPr>
      </w:pPr>
      <w:r>
        <w:rPr>
          <w:rFonts w:ascii="Segoe UI" w:hAnsi="Segoe UI" w:cs="Segoe UI"/>
          <w:sz w:val="21"/>
          <w:szCs w:val="21"/>
        </w:rPr>
        <w:pict>
          <v:rect id="_x0000_i1096" style="width:0;height:1.5pt" o:hralign="center" o:hrstd="t" o:hr="t" fillcolor="#a0a0a0" stroked="f"/>
        </w:pict>
      </w:r>
    </w:p>
    <w:p w:rsidR="00814424" w:rsidRDefault="00814424" w:rsidP="00814424">
      <w:pPr>
        <w:pStyle w:val="Heading2"/>
        <w:spacing w:line="300" w:lineRule="atLeast"/>
        <w:rPr>
          <w:rFonts w:ascii="Segoe UI" w:hAnsi="Segoe UI" w:cs="Segoe UI"/>
        </w:rPr>
      </w:pPr>
      <w:r>
        <w:rPr>
          <w:rFonts w:ascii="Segoe UI" w:hAnsi="Segoe UI" w:cs="Segoe UI"/>
        </w:rPr>
        <w:t xml:space="preserve">Option C: </w:t>
      </w:r>
      <w:r>
        <w:rPr>
          <w:rStyle w:val="HTMLCode"/>
        </w:rPr>
        <w:t>.env</w:t>
      </w:r>
      <w:r>
        <w:rPr>
          <w:rFonts w:ascii="Segoe UI" w:hAnsi="Segoe UI" w:cs="Segoe UI"/>
        </w:rPr>
        <w:t xml:space="preserve"> local file</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 xml:space="preserve">Developer local </w:t>
      </w:r>
      <w:r>
        <w:rPr>
          <w:rStyle w:val="HTMLCode"/>
        </w:rPr>
        <w:t>.env</w:t>
      </w:r>
      <w:r>
        <w:rPr>
          <w:rFonts w:ascii="Segoe UI" w:hAnsi="Segoe UI" w:cs="Segoe UI"/>
          <w:sz w:val="21"/>
          <w:szCs w:val="21"/>
        </w:rPr>
        <w:t xml:space="preserve"> file rakh sakta hai:</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.env</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 xml:space="preserve">But </w:t>
      </w:r>
      <w:r>
        <w:rPr>
          <w:rStyle w:val="HTMLCode"/>
        </w:rPr>
        <w:t>.env</w:t>
      </w:r>
      <w:r>
        <w:rPr>
          <w:rFonts w:ascii="Segoe UI" w:hAnsi="Segoe UI" w:cs="Segoe UI"/>
          <w:sz w:val="21"/>
          <w:szCs w:val="21"/>
        </w:rPr>
        <w:t xml:space="preserve"> Git me ignore hota hai.</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Repo me sirf example file hoti hai:</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.env.example</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terraform.tfvars.example</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Exactly isi reason se humne:</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infra/terraform.tfvars</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ignore kiya, aur:</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infra/terraform.tfvars.example</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commit kiya.</w:t>
      </w:r>
    </w:p>
    <w:p w:rsidR="00814424" w:rsidRDefault="00114F67" w:rsidP="00814424">
      <w:pPr>
        <w:spacing w:line="300" w:lineRule="atLeast"/>
        <w:rPr>
          <w:rFonts w:ascii="Segoe UI" w:hAnsi="Segoe UI" w:cs="Segoe UI"/>
          <w:sz w:val="21"/>
          <w:szCs w:val="21"/>
        </w:rPr>
      </w:pPr>
      <w:r>
        <w:rPr>
          <w:rFonts w:ascii="Segoe UI" w:hAnsi="Segoe UI" w:cs="Segoe UI"/>
          <w:sz w:val="21"/>
          <w:szCs w:val="21"/>
        </w:rPr>
        <w:pict>
          <v:rect id="_x0000_i1097" style="width:0;height:1.5pt" o:hralign="center" o:hrstd="t" o:hr="t" fillcolor="#a0a0a0" stroked="f"/>
        </w:pict>
      </w:r>
    </w:p>
    <w:p w:rsidR="00814424" w:rsidRDefault="00814424" w:rsidP="00814424">
      <w:pPr>
        <w:pStyle w:val="Heading1"/>
        <w:spacing w:line="300" w:lineRule="atLeast"/>
        <w:rPr>
          <w:rFonts w:ascii="Segoe UI" w:hAnsi="Segoe UI" w:cs="Segoe UI"/>
          <w:sz w:val="48"/>
          <w:szCs w:val="48"/>
        </w:rPr>
      </w:pPr>
      <w:r>
        <w:rPr>
          <w:rFonts w:ascii="Segoe UI" w:hAnsi="Segoe UI" w:cs="Segoe UI"/>
        </w:rPr>
        <w:t>5. CI/CD pipeline AWS credentials kaise leti hai?</w:t>
      </w:r>
    </w:p>
    <w:p w:rsidR="00814424" w:rsidRDefault="00814424" w:rsidP="00814424">
      <w:pPr>
        <w:pStyle w:val="Heading2"/>
        <w:spacing w:line="300" w:lineRule="atLeast"/>
        <w:rPr>
          <w:rFonts w:ascii="Segoe UI" w:hAnsi="Segoe UI" w:cs="Segoe UI"/>
        </w:rPr>
      </w:pPr>
      <w:r>
        <w:rPr>
          <w:rFonts w:ascii="Segoe UI" w:hAnsi="Segoe UI" w:cs="Segoe UI"/>
        </w:rPr>
        <w:t>Old way: long-lived AWS keys as GitHub Secrets</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Pehle log ye karte the:</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AWS_ACCESS_KEY_ID</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AWS_SECRET_ACCESS_KEY</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GitHub Secrets me store karte the.</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But modern best practice me ye avoid karte hain.</w:t>
      </w:r>
    </w:p>
    <w:p w:rsidR="00814424" w:rsidRDefault="00114F67" w:rsidP="00814424">
      <w:pPr>
        <w:spacing w:line="300" w:lineRule="atLeast"/>
        <w:rPr>
          <w:rFonts w:ascii="Segoe UI" w:hAnsi="Segoe UI" w:cs="Segoe UI"/>
          <w:sz w:val="21"/>
          <w:szCs w:val="21"/>
        </w:rPr>
      </w:pPr>
      <w:r>
        <w:rPr>
          <w:rFonts w:ascii="Segoe UI" w:hAnsi="Segoe UI" w:cs="Segoe UI"/>
          <w:sz w:val="21"/>
          <w:szCs w:val="21"/>
        </w:rPr>
        <w:pict>
          <v:rect id="_x0000_i1098" style="width:0;height:1.5pt" o:hralign="center" o:hrstd="t" o:hr="t" fillcolor="#a0a0a0" stroked="f"/>
        </w:pict>
      </w:r>
    </w:p>
    <w:p w:rsidR="00814424" w:rsidRDefault="00814424" w:rsidP="00814424">
      <w:pPr>
        <w:pStyle w:val="Heading2"/>
        <w:spacing w:line="300" w:lineRule="atLeast"/>
        <w:rPr>
          <w:rFonts w:ascii="Segoe UI" w:hAnsi="Segoe UI" w:cs="Segoe UI"/>
        </w:rPr>
      </w:pPr>
      <w:r>
        <w:rPr>
          <w:rFonts w:ascii="Segoe UI" w:hAnsi="Segoe UI" w:cs="Segoe UI"/>
        </w:rPr>
        <w:lastRenderedPageBreak/>
        <w:t>Recommended way: GitHub OIDC + AWS IAM Role</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GitHub Actions AWS se temporary credentials leta hai using OIDC.</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Flow:</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GitHub Actions workflow</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GitHub OIDC token</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AWS IAM OIDC Provider validates token</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AWS STS issues temporary credentials</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Workflow runs terraform plan/apply</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 xml:space="preserve">GitHub Docs ke according OIDC use karne se workflows AWS resources access kar sakte hain </w:t>
      </w:r>
      <w:r>
        <w:rPr>
          <w:rStyle w:val="Strong"/>
          <w:rFonts w:ascii="Segoe UI" w:hAnsi="Segoe UI" w:cs="Segoe UI"/>
          <w:sz w:val="21"/>
          <w:szCs w:val="21"/>
        </w:rPr>
        <w:t>without storing long-lived AWS credentials as GitHub secrets</w:t>
      </w:r>
      <w:r>
        <w:rPr>
          <w:rFonts w:ascii="Segoe UI" w:hAnsi="Segoe UI" w:cs="Segoe UI"/>
          <w:sz w:val="21"/>
          <w:szCs w:val="21"/>
        </w:rPr>
        <w:t xml:space="preserve">. </w:t>
      </w:r>
      <w:hyperlink r:id="rId61" w:history="1">
        <w:r>
          <w:rPr>
            <w:rStyle w:val="Hyperlink"/>
            <w:rFonts w:ascii="Segoe UI" w:hAnsi="Segoe UI" w:cs="Segoe UI"/>
            <w:sz w:val="21"/>
            <w:szCs w:val="21"/>
          </w:rPr>
          <w:t>[docs.github.com]</w:t>
        </w:r>
      </w:hyperlink>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 xml:space="preserve">AWS Security Blog bhi recommend karta hai ki GitHub Actions ko AWS se connect karne ke liye IAM roles + short-term credentials use karo, jisse IAM user access keys ki need remove ho jaati hai. </w:t>
      </w:r>
      <w:hyperlink r:id="rId62" w:history="1">
        <w:r>
          <w:rPr>
            <w:rStyle w:val="Hyperlink"/>
            <w:rFonts w:ascii="Segoe UI" w:hAnsi="Segoe UI" w:cs="Segoe UI"/>
            <w:sz w:val="21"/>
            <w:szCs w:val="21"/>
          </w:rPr>
          <w:t>[aws.amazon.com]</w:t>
        </w:r>
      </w:hyperlink>
    </w:p>
    <w:p w:rsidR="00814424" w:rsidRDefault="00114F67" w:rsidP="00814424">
      <w:pPr>
        <w:spacing w:line="300" w:lineRule="atLeast"/>
        <w:rPr>
          <w:rFonts w:ascii="Segoe UI" w:hAnsi="Segoe UI" w:cs="Segoe UI"/>
          <w:sz w:val="21"/>
          <w:szCs w:val="21"/>
        </w:rPr>
      </w:pPr>
      <w:r>
        <w:rPr>
          <w:rFonts w:ascii="Segoe UI" w:hAnsi="Segoe UI" w:cs="Segoe UI"/>
          <w:sz w:val="21"/>
          <w:szCs w:val="21"/>
        </w:rPr>
        <w:pict>
          <v:rect id="_x0000_i1099" style="width:0;height:1.5pt" o:hralign="center" o:hrstd="t" o:hr="t" fillcolor="#a0a0a0" stroked="f"/>
        </w:pict>
      </w:r>
    </w:p>
    <w:p w:rsidR="00814424" w:rsidRDefault="00814424" w:rsidP="00814424">
      <w:pPr>
        <w:pStyle w:val="Heading1"/>
        <w:spacing w:line="300" w:lineRule="atLeast"/>
        <w:rPr>
          <w:rFonts w:ascii="Segoe UI" w:hAnsi="Segoe UI" w:cs="Segoe UI"/>
          <w:sz w:val="48"/>
          <w:szCs w:val="48"/>
        </w:rPr>
      </w:pPr>
      <w:r>
        <w:rPr>
          <w:rFonts w:ascii="Segoe UI" w:hAnsi="Segoe UI" w:cs="Segoe UI"/>
        </w:rPr>
        <w:t>6. Lambda runtime me credentials kaise milti hain?</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Lambda ke andar hum AWS keys store nahi karte.</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Lambda ko AWS service access ke liye IAM Role attach hota hai:</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Lambda Execution Role</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Tumhare Lambda role ke paas permissions hain:</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Bedrock invoke/retrieve</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DynamoDB PutItem/Query</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CloudWatch logs</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S3/KB related access</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Lambda automatically temporary credentials use karta hai through execution role. Code me keys nahi hoti.</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Isliye Python code me hum bas likhte hain:</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boto3.client("bedrock-runtime")</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boto3.resource("dynamodb")</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lastRenderedPageBreak/>
        <w:t>Boto3 Lambda execution role se temporary credentials automatically use karta hai.</w:t>
      </w:r>
    </w:p>
    <w:p w:rsidR="00814424" w:rsidRDefault="00114F67" w:rsidP="00814424">
      <w:pPr>
        <w:spacing w:line="300" w:lineRule="atLeast"/>
        <w:rPr>
          <w:rFonts w:ascii="Segoe UI" w:hAnsi="Segoe UI" w:cs="Segoe UI"/>
          <w:sz w:val="21"/>
          <w:szCs w:val="21"/>
        </w:rPr>
      </w:pPr>
      <w:r>
        <w:rPr>
          <w:rFonts w:ascii="Segoe UI" w:hAnsi="Segoe UI" w:cs="Segoe UI"/>
          <w:sz w:val="21"/>
          <w:szCs w:val="21"/>
        </w:rPr>
        <w:pict>
          <v:rect id="_x0000_i1100" style="width:0;height:1.5pt" o:hralign="center" o:hrstd="t" o:hr="t" fillcolor="#a0a0a0" stroked="f"/>
        </w:pict>
      </w:r>
    </w:p>
    <w:p w:rsidR="00814424" w:rsidRDefault="00814424" w:rsidP="00814424">
      <w:pPr>
        <w:pStyle w:val="Heading1"/>
        <w:spacing w:line="300" w:lineRule="atLeast"/>
        <w:rPr>
          <w:rFonts w:ascii="Segoe UI" w:hAnsi="Segoe UI" w:cs="Segoe UI"/>
          <w:sz w:val="48"/>
          <w:szCs w:val="48"/>
        </w:rPr>
      </w:pPr>
      <w:r>
        <w:rPr>
          <w:rFonts w:ascii="Segoe UI" w:hAnsi="Segoe UI" w:cs="Segoe UI"/>
        </w:rPr>
        <w:t>7. Application secure kaise hoti hai agar secrets Git me nahi hain?</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Security yahan se aati hai:</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Code Git me</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Secrets runtime me</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Permissions IAM role me</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Pipeline OIDC se</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Config env vars/Secrets Manager me</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Production best practice:</w:t>
      </w:r>
    </w:p>
    <w:p w:rsidR="00814424" w:rsidRDefault="00814424" w:rsidP="00814424">
      <w:pPr>
        <w:pStyle w:val="Heading2"/>
        <w:spacing w:line="300" w:lineRule="atLeast"/>
        <w:rPr>
          <w:rFonts w:ascii="Segoe UI" w:hAnsi="Segoe UI" w:cs="Segoe UI"/>
        </w:rPr>
      </w:pPr>
      <w:r>
        <w:rPr>
          <w:rFonts w:ascii="Segoe UI" w:hAnsi="Segoe UI" w:cs="Segoe UI"/>
        </w:rPr>
        <w:t>App config</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Lambda environment variables</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For non-secret config:</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MODEL_ID</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KNOWLEDGE_BASE_ID</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TABLE_NAME</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MAX_TOKENS</w:t>
      </w:r>
    </w:p>
    <w:p w:rsidR="00814424" w:rsidRDefault="00814424" w:rsidP="00814424">
      <w:pPr>
        <w:pStyle w:val="Heading2"/>
        <w:spacing w:line="300" w:lineRule="atLeast"/>
        <w:rPr>
          <w:rFonts w:ascii="Segoe UI" w:hAnsi="Segoe UI" w:cs="Segoe UI"/>
        </w:rPr>
      </w:pPr>
      <w:r>
        <w:rPr>
          <w:rFonts w:ascii="Segoe UI" w:hAnsi="Segoe UI" w:cs="Segoe UI"/>
        </w:rPr>
        <w:t>Secrets</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AWS Secrets Manager / SSM Parameter Store</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For real secrets:</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ServiceNow token</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Jira API token</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Database password</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Third-party API key</w:t>
      </w:r>
    </w:p>
    <w:p w:rsidR="00814424" w:rsidRDefault="00814424" w:rsidP="00814424">
      <w:pPr>
        <w:pStyle w:val="Heading2"/>
        <w:spacing w:line="300" w:lineRule="atLeast"/>
        <w:rPr>
          <w:rFonts w:ascii="Segoe UI" w:hAnsi="Segoe UI" w:cs="Segoe UI"/>
        </w:rPr>
      </w:pPr>
      <w:r>
        <w:rPr>
          <w:rFonts w:ascii="Segoe UI" w:hAnsi="Segoe UI" w:cs="Segoe UI"/>
        </w:rPr>
        <w:t>AWS access</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IAM Role</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For Lambda and pipeline.</w:t>
      </w:r>
    </w:p>
    <w:p w:rsidR="00814424" w:rsidRDefault="00114F67" w:rsidP="00814424">
      <w:pPr>
        <w:spacing w:line="300" w:lineRule="atLeast"/>
        <w:rPr>
          <w:rFonts w:ascii="Segoe UI" w:hAnsi="Segoe UI" w:cs="Segoe UI"/>
          <w:sz w:val="21"/>
          <w:szCs w:val="21"/>
        </w:rPr>
      </w:pPr>
      <w:r>
        <w:rPr>
          <w:rFonts w:ascii="Segoe UI" w:hAnsi="Segoe UI" w:cs="Segoe UI"/>
          <w:sz w:val="21"/>
          <w:szCs w:val="21"/>
        </w:rPr>
        <w:pict>
          <v:rect id="_x0000_i1101" style="width:0;height:1.5pt" o:hralign="center" o:hrstd="t" o:hr="t" fillcolor="#a0a0a0" stroked="f"/>
        </w:pict>
      </w:r>
    </w:p>
    <w:p w:rsidR="00814424" w:rsidRDefault="00814424" w:rsidP="00814424">
      <w:pPr>
        <w:pStyle w:val="Heading1"/>
        <w:spacing w:line="300" w:lineRule="atLeast"/>
        <w:rPr>
          <w:rFonts w:ascii="Segoe UI" w:hAnsi="Segoe UI" w:cs="Segoe UI"/>
          <w:sz w:val="48"/>
          <w:szCs w:val="48"/>
        </w:rPr>
      </w:pPr>
      <w:r>
        <w:rPr>
          <w:rFonts w:ascii="Segoe UI" w:hAnsi="Segoe UI" w:cs="Segoe UI"/>
        </w:rPr>
        <w:lastRenderedPageBreak/>
        <w:t>8. Tumhare current repo me kya sahi hai?</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 xml:space="preserve">Tumhare tracked files safe hain </w:t>
      </w:r>
      <w:r>
        <w:rPr>
          <w:rFonts w:ascii="Segoe UI Symbol" w:hAnsi="Segoe UI Symbol" w:cs="Segoe UI Symbol"/>
          <w:sz w:val="21"/>
          <w:szCs w:val="21"/>
        </w:rPr>
        <w:t>✅</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Tracked:</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source code</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Terraform code</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README</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terraform.tfvars.example</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provider lock file</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Not tracked:</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real terraform.tfvars</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terraform state</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lambda.zip</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.terraform plugins</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Ye exactly correct hai.</w:t>
      </w:r>
    </w:p>
    <w:p w:rsidR="00814424" w:rsidRDefault="00114F67" w:rsidP="00814424">
      <w:pPr>
        <w:spacing w:line="300" w:lineRule="atLeast"/>
        <w:rPr>
          <w:rFonts w:ascii="Segoe UI" w:hAnsi="Segoe UI" w:cs="Segoe UI"/>
          <w:sz w:val="21"/>
          <w:szCs w:val="21"/>
        </w:rPr>
      </w:pPr>
      <w:r>
        <w:rPr>
          <w:rFonts w:ascii="Segoe UI" w:hAnsi="Segoe UI" w:cs="Segoe UI"/>
          <w:sz w:val="21"/>
          <w:szCs w:val="21"/>
        </w:rPr>
        <w:pict>
          <v:rect id="_x0000_i1102" style="width:0;height:1.5pt" o:hralign="center" o:hrstd="t" o:hr="t" fillcolor="#a0a0a0" stroked="f"/>
        </w:pict>
      </w:r>
    </w:p>
    <w:p w:rsidR="00814424" w:rsidRDefault="00814424" w:rsidP="00814424">
      <w:pPr>
        <w:pStyle w:val="Heading1"/>
        <w:spacing w:line="300" w:lineRule="atLeast"/>
        <w:rPr>
          <w:rFonts w:ascii="Segoe UI" w:hAnsi="Segoe UI" w:cs="Segoe UI"/>
          <w:sz w:val="48"/>
          <w:szCs w:val="48"/>
        </w:rPr>
      </w:pPr>
      <w:r>
        <w:rPr>
          <w:rFonts w:ascii="Segoe UI" w:hAnsi="Segoe UI" w:cs="Segoe UI"/>
        </w:rPr>
        <w:t>9. Ab next kya karenge?</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 xml:space="preserve">Meri recommendation ke according hum </w:t>
      </w:r>
      <w:r>
        <w:rPr>
          <w:rStyle w:val="Strong"/>
          <w:rFonts w:ascii="Segoe UI" w:hAnsi="Segoe UI" w:cs="Segoe UI"/>
          <w:sz w:val="21"/>
          <w:szCs w:val="21"/>
        </w:rPr>
        <w:t>GitHub Actions workflow locally create</w:t>
      </w:r>
      <w:r>
        <w:rPr>
          <w:rFonts w:ascii="Segoe UI" w:hAnsi="Segoe UI" w:cs="Segoe UI"/>
          <w:sz w:val="21"/>
          <w:szCs w:val="21"/>
        </w:rPr>
        <w:t xml:space="preserve"> karenge.</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Pehle pipeline safe mode me rakhenge:</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terraform fmt -check</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terraform init</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terraform validate</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terraform plan</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 xml:space="preserve">Abhi </w:t>
      </w:r>
      <w:r>
        <w:rPr>
          <w:rStyle w:val="HTMLCode"/>
        </w:rPr>
        <w:t>terraform apply</w:t>
      </w:r>
      <w:r>
        <w:rPr>
          <w:rFonts w:ascii="Segoe UI" w:hAnsi="Segoe UI" w:cs="Segoe UI"/>
          <w:sz w:val="21"/>
          <w:szCs w:val="21"/>
        </w:rPr>
        <w:t xml:space="preserve"> automatic nahi rakhenge.</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Production me apply ke liye:</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manual approval</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protected branch</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environment approval</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use hota hai.</w:t>
      </w:r>
    </w:p>
    <w:p w:rsidR="00814424" w:rsidRDefault="00114F67" w:rsidP="00814424">
      <w:pPr>
        <w:spacing w:line="300" w:lineRule="atLeast"/>
        <w:rPr>
          <w:rFonts w:ascii="Segoe UI" w:hAnsi="Segoe UI" w:cs="Segoe UI"/>
          <w:sz w:val="21"/>
          <w:szCs w:val="21"/>
        </w:rPr>
      </w:pPr>
      <w:r>
        <w:rPr>
          <w:rFonts w:ascii="Segoe UI" w:hAnsi="Segoe UI" w:cs="Segoe UI"/>
          <w:sz w:val="21"/>
          <w:szCs w:val="21"/>
        </w:rPr>
        <w:pict>
          <v:rect id="_x0000_i1103" style="width:0;height:1.5pt" o:hralign="center" o:hrstd="t" o:hr="t" fillcolor="#a0a0a0" stroked="f"/>
        </w:pict>
      </w:r>
    </w:p>
    <w:p w:rsidR="00814424" w:rsidRDefault="00814424" w:rsidP="00814424">
      <w:pPr>
        <w:pStyle w:val="Heading1"/>
        <w:spacing w:line="300" w:lineRule="atLeast"/>
        <w:rPr>
          <w:rFonts w:ascii="Segoe UI" w:hAnsi="Segoe UI" w:cs="Segoe UI"/>
          <w:sz w:val="48"/>
          <w:szCs w:val="48"/>
        </w:rPr>
      </w:pPr>
      <w:r>
        <w:rPr>
          <w:rFonts w:ascii="Segoe UI" w:hAnsi="Segoe UI" w:cs="Segoe UI"/>
        </w:rPr>
        <w:lastRenderedPageBreak/>
        <w:t>Next step: GitHub Actions workflow create karte hain</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Run karo:</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cd ~/enterprise-genai-iac</w:t>
      </w:r>
    </w:p>
    <w:p w:rsidR="00814424" w:rsidRDefault="00814424" w:rsidP="00814424">
      <w:pPr>
        <w:spacing w:line="300" w:lineRule="atLeast"/>
        <w:rPr>
          <w:rFonts w:ascii="Segoe UI" w:hAnsi="Segoe UI" w:cs="Segoe UI"/>
          <w:sz w:val="21"/>
          <w:szCs w:val="21"/>
        </w:rPr>
      </w:pPr>
    </w:p>
    <w:p w:rsidR="00814424" w:rsidRDefault="00814424" w:rsidP="00814424">
      <w:pPr>
        <w:spacing w:line="300" w:lineRule="atLeast"/>
        <w:rPr>
          <w:rFonts w:ascii="Segoe UI" w:hAnsi="Segoe UI" w:cs="Segoe UI"/>
          <w:sz w:val="21"/>
          <w:szCs w:val="21"/>
        </w:rPr>
      </w:pPr>
      <w:r>
        <w:rPr>
          <w:rFonts w:ascii="Segoe UI" w:hAnsi="Segoe UI" w:cs="Segoe UI"/>
          <w:sz w:val="21"/>
          <w:szCs w:val="21"/>
        </w:rPr>
        <w:t>mkdir -p .github/workflows</w:t>
      </w:r>
    </w:p>
    <w:p w:rsidR="00814424" w:rsidRDefault="00814424" w:rsidP="00814424">
      <w:pPr>
        <w:spacing w:line="300" w:lineRule="atLeast"/>
        <w:rPr>
          <w:rFonts w:ascii="Segoe UI" w:hAnsi="Segoe UI" w:cs="Segoe UI"/>
          <w:sz w:val="21"/>
          <w:szCs w:val="21"/>
        </w:rPr>
      </w:pPr>
    </w:p>
    <w:p w:rsidR="00814424" w:rsidRDefault="00814424" w:rsidP="00814424">
      <w:pPr>
        <w:spacing w:line="300" w:lineRule="atLeast"/>
        <w:rPr>
          <w:rFonts w:ascii="Segoe UI" w:hAnsi="Segoe UI" w:cs="Segoe UI"/>
          <w:sz w:val="21"/>
          <w:szCs w:val="21"/>
        </w:rPr>
      </w:pPr>
      <w:r>
        <w:rPr>
          <w:rFonts w:ascii="Segoe UI" w:hAnsi="Segoe UI" w:cs="Segoe UI"/>
          <w:sz w:val="21"/>
          <w:szCs w:val="21"/>
        </w:rPr>
        <w:t>cat &gt; .github/workflows/terraform-plan.yml &lt;&lt;'EOF'</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name: Terraform Plan</w:t>
      </w:r>
    </w:p>
    <w:p w:rsidR="00814424" w:rsidRDefault="00814424" w:rsidP="00814424">
      <w:pPr>
        <w:spacing w:line="300" w:lineRule="atLeast"/>
        <w:rPr>
          <w:rFonts w:ascii="Segoe UI" w:hAnsi="Segoe UI" w:cs="Segoe UI"/>
          <w:sz w:val="21"/>
          <w:szCs w:val="21"/>
        </w:rPr>
      </w:pPr>
    </w:p>
    <w:p w:rsidR="00814424" w:rsidRDefault="00814424" w:rsidP="00814424">
      <w:pPr>
        <w:spacing w:line="300" w:lineRule="atLeast"/>
        <w:rPr>
          <w:rFonts w:ascii="Segoe UI" w:hAnsi="Segoe UI" w:cs="Segoe UI"/>
          <w:sz w:val="21"/>
          <w:szCs w:val="21"/>
        </w:rPr>
      </w:pPr>
      <w:r>
        <w:rPr>
          <w:rFonts w:ascii="Segoe UI" w:hAnsi="Segoe UI" w:cs="Segoe UI"/>
          <w:sz w:val="21"/>
          <w:szCs w:val="21"/>
        </w:rPr>
        <w:t>on:</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  pull_request:</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    branches:</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      - main</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  workflow_dispatch:</w:t>
      </w:r>
    </w:p>
    <w:p w:rsidR="00814424" w:rsidRDefault="00814424" w:rsidP="00814424">
      <w:pPr>
        <w:spacing w:line="300" w:lineRule="atLeast"/>
        <w:rPr>
          <w:rFonts w:ascii="Segoe UI" w:hAnsi="Segoe UI" w:cs="Segoe UI"/>
          <w:sz w:val="21"/>
          <w:szCs w:val="21"/>
        </w:rPr>
      </w:pPr>
    </w:p>
    <w:p w:rsidR="00814424" w:rsidRDefault="00814424" w:rsidP="00814424">
      <w:pPr>
        <w:spacing w:line="300" w:lineRule="atLeast"/>
        <w:rPr>
          <w:rFonts w:ascii="Segoe UI" w:hAnsi="Segoe UI" w:cs="Segoe UI"/>
          <w:sz w:val="21"/>
          <w:szCs w:val="21"/>
        </w:rPr>
      </w:pPr>
      <w:r>
        <w:rPr>
          <w:rFonts w:ascii="Segoe UI" w:hAnsi="Segoe UI" w:cs="Segoe UI"/>
          <w:sz w:val="21"/>
          <w:szCs w:val="21"/>
        </w:rPr>
        <w:t>permissions:</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  id-token: write</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  contents: read</w:t>
      </w:r>
    </w:p>
    <w:p w:rsidR="00814424" w:rsidRDefault="00814424" w:rsidP="00814424">
      <w:pPr>
        <w:spacing w:line="300" w:lineRule="atLeast"/>
        <w:rPr>
          <w:rFonts w:ascii="Segoe UI" w:hAnsi="Segoe UI" w:cs="Segoe UI"/>
          <w:sz w:val="21"/>
          <w:szCs w:val="21"/>
        </w:rPr>
      </w:pPr>
    </w:p>
    <w:p w:rsidR="00814424" w:rsidRDefault="00814424" w:rsidP="00814424">
      <w:pPr>
        <w:spacing w:line="300" w:lineRule="atLeast"/>
        <w:rPr>
          <w:rFonts w:ascii="Segoe UI" w:hAnsi="Segoe UI" w:cs="Segoe UI"/>
          <w:sz w:val="21"/>
          <w:szCs w:val="21"/>
        </w:rPr>
      </w:pPr>
      <w:r>
        <w:rPr>
          <w:rFonts w:ascii="Segoe UI" w:hAnsi="Segoe UI" w:cs="Segoe UI"/>
          <w:sz w:val="21"/>
          <w:szCs w:val="21"/>
        </w:rPr>
        <w:t>jobs:</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  terraform-plan:</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    name: Terraform Plan</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    runs-on: ubuntu-latest</w:t>
      </w:r>
    </w:p>
    <w:p w:rsidR="00814424" w:rsidRDefault="00814424" w:rsidP="00814424">
      <w:pPr>
        <w:spacing w:line="300" w:lineRule="atLeast"/>
        <w:rPr>
          <w:rFonts w:ascii="Segoe UI" w:hAnsi="Segoe UI" w:cs="Segoe UI"/>
          <w:sz w:val="21"/>
          <w:szCs w:val="21"/>
        </w:rPr>
      </w:pPr>
    </w:p>
    <w:p w:rsidR="00814424" w:rsidRDefault="00814424" w:rsidP="00814424">
      <w:pPr>
        <w:spacing w:line="300" w:lineRule="atLeast"/>
        <w:rPr>
          <w:rFonts w:ascii="Segoe UI" w:hAnsi="Segoe UI" w:cs="Segoe UI"/>
          <w:sz w:val="21"/>
          <w:szCs w:val="21"/>
        </w:rPr>
      </w:pPr>
      <w:r>
        <w:rPr>
          <w:rFonts w:ascii="Segoe UI" w:hAnsi="Segoe UI" w:cs="Segoe UI"/>
          <w:sz w:val="21"/>
          <w:szCs w:val="21"/>
        </w:rPr>
        <w:t>    defaults:</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      run:</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        working-directory: infra</w:t>
      </w:r>
    </w:p>
    <w:p w:rsidR="00814424" w:rsidRDefault="00814424" w:rsidP="00814424">
      <w:pPr>
        <w:spacing w:line="300" w:lineRule="atLeast"/>
        <w:rPr>
          <w:rFonts w:ascii="Segoe UI" w:hAnsi="Segoe UI" w:cs="Segoe UI"/>
          <w:sz w:val="21"/>
          <w:szCs w:val="21"/>
        </w:rPr>
      </w:pPr>
    </w:p>
    <w:p w:rsidR="00814424" w:rsidRDefault="00814424" w:rsidP="00814424">
      <w:pPr>
        <w:spacing w:line="300" w:lineRule="atLeast"/>
        <w:rPr>
          <w:rFonts w:ascii="Segoe UI" w:hAnsi="Segoe UI" w:cs="Segoe UI"/>
          <w:sz w:val="21"/>
          <w:szCs w:val="21"/>
        </w:rPr>
      </w:pPr>
      <w:r>
        <w:rPr>
          <w:rFonts w:ascii="Segoe UI" w:hAnsi="Segoe UI" w:cs="Segoe UI"/>
          <w:sz w:val="21"/>
          <w:szCs w:val="21"/>
        </w:rPr>
        <w:t>    steps:</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      - name: Checkout repository</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        uses: actions/checkout@v4</w:t>
      </w:r>
    </w:p>
    <w:p w:rsidR="00814424" w:rsidRDefault="00814424" w:rsidP="00814424">
      <w:pPr>
        <w:spacing w:line="300" w:lineRule="atLeast"/>
        <w:rPr>
          <w:rFonts w:ascii="Segoe UI" w:hAnsi="Segoe UI" w:cs="Segoe UI"/>
          <w:sz w:val="21"/>
          <w:szCs w:val="21"/>
        </w:rPr>
      </w:pPr>
    </w:p>
    <w:p w:rsidR="00814424" w:rsidRDefault="00814424" w:rsidP="00814424">
      <w:pPr>
        <w:spacing w:line="300" w:lineRule="atLeast"/>
        <w:rPr>
          <w:rFonts w:ascii="Segoe UI" w:hAnsi="Segoe UI" w:cs="Segoe UI"/>
          <w:sz w:val="21"/>
          <w:szCs w:val="21"/>
        </w:rPr>
      </w:pPr>
      <w:r>
        <w:rPr>
          <w:rFonts w:ascii="Segoe UI" w:hAnsi="Segoe UI" w:cs="Segoe UI"/>
          <w:sz w:val="21"/>
          <w:szCs w:val="21"/>
        </w:rPr>
        <w:t>      - name: Configure AWS credentials using OIDC</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lastRenderedPageBreak/>
        <w:t>        uses: aws-actions/configure-aws-credentials@v4</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        with:</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          role-to-assume: ${{ vars.AWS_ROLE_TO_ASSUME }}</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          aws-region: ap-south-1</w:t>
      </w:r>
    </w:p>
    <w:p w:rsidR="00814424" w:rsidRDefault="00814424" w:rsidP="00814424">
      <w:pPr>
        <w:spacing w:line="300" w:lineRule="atLeast"/>
        <w:rPr>
          <w:rFonts w:ascii="Segoe UI" w:hAnsi="Segoe UI" w:cs="Segoe UI"/>
          <w:sz w:val="21"/>
          <w:szCs w:val="21"/>
        </w:rPr>
      </w:pPr>
    </w:p>
    <w:p w:rsidR="00814424" w:rsidRDefault="00814424" w:rsidP="00814424">
      <w:pPr>
        <w:spacing w:line="300" w:lineRule="atLeast"/>
        <w:rPr>
          <w:rFonts w:ascii="Segoe UI" w:hAnsi="Segoe UI" w:cs="Segoe UI"/>
          <w:sz w:val="21"/>
          <w:szCs w:val="21"/>
        </w:rPr>
      </w:pPr>
      <w:r>
        <w:rPr>
          <w:rFonts w:ascii="Segoe UI" w:hAnsi="Segoe UI" w:cs="Segoe UI"/>
          <w:sz w:val="21"/>
          <w:szCs w:val="21"/>
        </w:rPr>
        <w:t>      - name: Setup Terraform</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        uses: hashicorp/setup-terraform@v3</w:t>
      </w:r>
    </w:p>
    <w:p w:rsidR="00814424" w:rsidRDefault="00814424" w:rsidP="00814424">
      <w:pPr>
        <w:spacing w:line="300" w:lineRule="atLeast"/>
        <w:rPr>
          <w:rFonts w:ascii="Segoe UI" w:hAnsi="Segoe UI" w:cs="Segoe UI"/>
          <w:sz w:val="21"/>
          <w:szCs w:val="21"/>
        </w:rPr>
      </w:pPr>
    </w:p>
    <w:p w:rsidR="00814424" w:rsidRDefault="00814424" w:rsidP="00814424">
      <w:pPr>
        <w:spacing w:line="300" w:lineRule="atLeast"/>
        <w:rPr>
          <w:rFonts w:ascii="Segoe UI" w:hAnsi="Segoe UI" w:cs="Segoe UI"/>
          <w:sz w:val="21"/>
          <w:szCs w:val="21"/>
        </w:rPr>
      </w:pPr>
      <w:r>
        <w:rPr>
          <w:rFonts w:ascii="Segoe UI" w:hAnsi="Segoe UI" w:cs="Segoe UI"/>
          <w:sz w:val="21"/>
          <w:szCs w:val="21"/>
        </w:rPr>
        <w:t>      - name: Terraform fmt check</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        run: terraform fmt -check</w:t>
      </w:r>
    </w:p>
    <w:p w:rsidR="00814424" w:rsidRDefault="00814424" w:rsidP="00814424">
      <w:pPr>
        <w:spacing w:line="300" w:lineRule="atLeast"/>
        <w:rPr>
          <w:rFonts w:ascii="Segoe UI" w:hAnsi="Segoe UI" w:cs="Segoe UI"/>
          <w:sz w:val="21"/>
          <w:szCs w:val="21"/>
        </w:rPr>
      </w:pPr>
    </w:p>
    <w:p w:rsidR="00814424" w:rsidRDefault="00814424" w:rsidP="00814424">
      <w:pPr>
        <w:spacing w:line="300" w:lineRule="atLeast"/>
        <w:rPr>
          <w:rFonts w:ascii="Segoe UI" w:hAnsi="Segoe UI" w:cs="Segoe UI"/>
          <w:sz w:val="21"/>
          <w:szCs w:val="21"/>
        </w:rPr>
      </w:pPr>
      <w:r>
        <w:rPr>
          <w:rFonts w:ascii="Segoe UI" w:hAnsi="Segoe UI" w:cs="Segoe UI"/>
          <w:sz w:val="21"/>
          <w:szCs w:val="21"/>
        </w:rPr>
        <w:t>      - name: Terraform init</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        run: terraform init</w:t>
      </w:r>
    </w:p>
    <w:p w:rsidR="00814424" w:rsidRDefault="00814424" w:rsidP="00814424">
      <w:pPr>
        <w:spacing w:line="300" w:lineRule="atLeast"/>
        <w:rPr>
          <w:rFonts w:ascii="Segoe UI" w:hAnsi="Segoe UI" w:cs="Segoe UI"/>
          <w:sz w:val="21"/>
          <w:szCs w:val="21"/>
        </w:rPr>
      </w:pPr>
    </w:p>
    <w:p w:rsidR="00814424" w:rsidRDefault="00814424" w:rsidP="00814424">
      <w:pPr>
        <w:spacing w:line="300" w:lineRule="atLeast"/>
        <w:rPr>
          <w:rFonts w:ascii="Segoe UI" w:hAnsi="Segoe UI" w:cs="Segoe UI"/>
          <w:sz w:val="21"/>
          <w:szCs w:val="21"/>
        </w:rPr>
      </w:pPr>
      <w:r>
        <w:rPr>
          <w:rFonts w:ascii="Segoe UI" w:hAnsi="Segoe UI" w:cs="Segoe UI"/>
          <w:sz w:val="21"/>
          <w:szCs w:val="21"/>
        </w:rPr>
        <w:t>      - name: Terraform validate</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        run: terraform validate</w:t>
      </w:r>
    </w:p>
    <w:p w:rsidR="00814424" w:rsidRDefault="00814424" w:rsidP="00814424">
      <w:pPr>
        <w:spacing w:line="300" w:lineRule="atLeast"/>
        <w:rPr>
          <w:rFonts w:ascii="Segoe UI" w:hAnsi="Segoe UI" w:cs="Segoe UI"/>
          <w:sz w:val="21"/>
          <w:szCs w:val="21"/>
        </w:rPr>
      </w:pPr>
    </w:p>
    <w:p w:rsidR="00814424" w:rsidRDefault="00814424" w:rsidP="00814424">
      <w:pPr>
        <w:spacing w:line="300" w:lineRule="atLeast"/>
        <w:rPr>
          <w:rFonts w:ascii="Segoe UI" w:hAnsi="Segoe UI" w:cs="Segoe UI"/>
          <w:sz w:val="21"/>
          <w:szCs w:val="21"/>
        </w:rPr>
      </w:pPr>
      <w:r>
        <w:rPr>
          <w:rFonts w:ascii="Segoe UI" w:hAnsi="Segoe UI" w:cs="Segoe UI"/>
          <w:sz w:val="21"/>
          <w:szCs w:val="21"/>
        </w:rPr>
        <w:t>      - name: Terraform plan</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        run: terraform plan -var-file=terraform.tfvars</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EOF</w:t>
      </w:r>
    </w:p>
    <w:p w:rsidR="00814424" w:rsidRDefault="00814424" w:rsidP="00814424">
      <w:pPr>
        <w:pStyle w:val="Heading2"/>
        <w:spacing w:line="300" w:lineRule="atLeast"/>
        <w:rPr>
          <w:rFonts w:ascii="Segoe UI" w:hAnsi="Segoe UI" w:cs="Segoe UI"/>
        </w:rPr>
      </w:pPr>
      <w:r>
        <w:rPr>
          <w:rFonts w:ascii="Segoe UI" w:hAnsi="Segoe UI" w:cs="Segoe UI"/>
        </w:rPr>
        <w:t>Important note</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Ye workflow abhi GitHub me tab chalega jab:</w:t>
      </w:r>
    </w:p>
    <w:p w:rsidR="00814424" w:rsidRDefault="00814424" w:rsidP="00814424">
      <w:pPr>
        <w:numPr>
          <w:ilvl w:val="0"/>
          <w:numId w:val="3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GitHub repo banega</w:t>
      </w:r>
    </w:p>
    <w:p w:rsidR="00814424" w:rsidRDefault="00814424" w:rsidP="00814424">
      <w:pPr>
        <w:numPr>
          <w:ilvl w:val="0"/>
          <w:numId w:val="3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AWS OIDC IAM Role banega</w:t>
      </w:r>
    </w:p>
    <w:p w:rsidR="00814424" w:rsidRDefault="00814424" w:rsidP="00814424">
      <w:pPr>
        <w:numPr>
          <w:ilvl w:val="0"/>
          <w:numId w:val="3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GitHub repo variable set hoga:</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AWS_ROLE_TO_ASSUME</w:t>
      </w:r>
    </w:p>
    <w:p w:rsidR="00814424" w:rsidRDefault="00814424" w:rsidP="00814424">
      <w:pPr>
        <w:numPr>
          <w:ilvl w:val="0"/>
          <w:numId w:val="31"/>
        </w:numPr>
        <w:spacing w:before="100" w:beforeAutospacing="1" w:after="100" w:afterAutospacing="1" w:line="300" w:lineRule="atLeast"/>
        <w:rPr>
          <w:rFonts w:ascii="Segoe UI" w:hAnsi="Segoe UI" w:cs="Segoe UI"/>
          <w:sz w:val="21"/>
          <w:szCs w:val="21"/>
        </w:rPr>
      </w:pPr>
      <w:r>
        <w:rPr>
          <w:rStyle w:val="HTMLCode"/>
          <w:rFonts w:eastAsiaTheme="minorHAnsi"/>
        </w:rPr>
        <w:t>terraform.tfvars</w:t>
      </w:r>
      <w:r>
        <w:rPr>
          <w:rFonts w:ascii="Segoe UI" w:hAnsi="Segoe UI" w:cs="Segoe UI"/>
          <w:sz w:val="21"/>
          <w:szCs w:val="21"/>
        </w:rPr>
        <w:t xml:space="preserve"> pipeline environment me securely provide karna hoga</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Abhi hum file create kar rahe hain, apply nahi.</w:t>
      </w:r>
    </w:p>
    <w:p w:rsidR="00814424" w:rsidRDefault="00114F67" w:rsidP="00814424">
      <w:pPr>
        <w:spacing w:line="300" w:lineRule="atLeast"/>
        <w:rPr>
          <w:rFonts w:ascii="Segoe UI" w:hAnsi="Segoe UI" w:cs="Segoe UI"/>
          <w:sz w:val="21"/>
          <w:szCs w:val="21"/>
        </w:rPr>
      </w:pPr>
      <w:r>
        <w:rPr>
          <w:rFonts w:ascii="Segoe UI" w:hAnsi="Segoe UI" w:cs="Segoe UI"/>
          <w:sz w:val="21"/>
          <w:szCs w:val="21"/>
        </w:rPr>
        <w:pict>
          <v:rect id="_x0000_i1104" style="width:0;height:1.5pt" o:hralign="center" o:hrstd="t" o:hr="t" fillcolor="#a0a0a0" stroked="f"/>
        </w:pict>
      </w:r>
    </w:p>
    <w:p w:rsidR="00814424" w:rsidRDefault="00814424" w:rsidP="00814424">
      <w:pPr>
        <w:pStyle w:val="Heading1"/>
        <w:spacing w:line="300" w:lineRule="atLeast"/>
        <w:rPr>
          <w:rFonts w:ascii="Segoe UI" w:hAnsi="Segoe UI" w:cs="Segoe UI"/>
          <w:sz w:val="48"/>
          <w:szCs w:val="48"/>
        </w:rPr>
      </w:pPr>
      <w:r>
        <w:rPr>
          <w:rFonts w:ascii="Segoe UI" w:hAnsi="Segoe UI" w:cs="Segoe UI"/>
        </w:rPr>
        <w:t>Iske baad run karo</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git status</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git add .github/workflows/terraform-plan.yml</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git commit -m "Add Terraform plan CI workflow"</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lastRenderedPageBreak/>
        <w:t xml:space="preserve">Agar chaho, pehle </w:t>
      </w:r>
      <w:r>
        <w:rPr>
          <w:rStyle w:val="HTMLCode"/>
        </w:rPr>
        <w:t>git status</w:t>
      </w:r>
      <w:r>
        <w:rPr>
          <w:rFonts w:ascii="Segoe UI" w:hAnsi="Segoe UI" w:cs="Segoe UI"/>
          <w:sz w:val="21"/>
          <w:szCs w:val="21"/>
        </w:rPr>
        <w:t xml:space="preserve"> output bhej do — main check kar lunga.</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 xml:space="preserve">Bhai screenshot se clear hai ki CloudShell repo clean hai aur GitHub account open hai. Local repo ka </w:t>
      </w:r>
      <w:r>
        <w:rPr>
          <w:rStyle w:val="HTMLCode"/>
        </w:rPr>
        <w:t>git status</w:t>
      </w:r>
      <w:r>
        <w:rPr>
          <w:rFonts w:ascii="Segoe UI" w:hAnsi="Segoe UI" w:cs="Segoe UI"/>
          <w:sz w:val="21"/>
          <w:szCs w:val="21"/>
        </w:rPr>
        <w:t xml:space="preserve"> bhi clean dikh raha hai, so hum next me GitHub remote + CI/CD workflow continue kar sakte hain.</w:t>
      </w:r>
      <w:r>
        <w:rPr>
          <w:rFonts w:ascii="Segoe UI" w:hAnsi="Segoe UI" w:cs="Segoe UI"/>
          <w:sz w:val="21"/>
          <w:szCs w:val="21"/>
        </w:rPr>
        <w:br/>
        <w:t>imageimage.png (Image: CloudShell clean Git repo and GitHub account page)</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Pehle tumhare 3 concepts clear karte hain.</w:t>
      </w:r>
    </w:p>
    <w:p w:rsidR="00814424" w:rsidRDefault="00114F67" w:rsidP="00814424">
      <w:pPr>
        <w:spacing w:line="300" w:lineRule="atLeast"/>
        <w:rPr>
          <w:rFonts w:ascii="Segoe UI" w:hAnsi="Segoe UI" w:cs="Segoe UI"/>
          <w:sz w:val="21"/>
          <w:szCs w:val="21"/>
        </w:rPr>
      </w:pPr>
      <w:r>
        <w:rPr>
          <w:rFonts w:ascii="Segoe UI" w:hAnsi="Segoe UI" w:cs="Segoe UI"/>
          <w:sz w:val="21"/>
          <w:szCs w:val="21"/>
        </w:rPr>
        <w:pict>
          <v:rect id="_x0000_i1105" style="width:0;height:1.5pt" o:hralign="center" o:hrstd="t" o:hr="t" fillcolor="#a0a0a0" stroked="f"/>
        </w:pict>
      </w:r>
    </w:p>
    <w:p w:rsidR="00814424" w:rsidRDefault="00814424" w:rsidP="00814424">
      <w:pPr>
        <w:pStyle w:val="Heading1"/>
        <w:spacing w:line="300" w:lineRule="atLeast"/>
        <w:rPr>
          <w:rFonts w:ascii="Segoe UI" w:hAnsi="Segoe UI" w:cs="Segoe UI"/>
          <w:sz w:val="48"/>
          <w:szCs w:val="48"/>
        </w:rPr>
      </w:pPr>
      <w:r>
        <w:rPr>
          <w:rFonts w:ascii="Segoe UI" w:hAnsi="Segoe UI" w:cs="Segoe UI"/>
        </w:rPr>
        <w:t>1. CloudTrail audit logging kya hota hai?</w:t>
      </w:r>
    </w:p>
    <w:p w:rsidR="00814424" w:rsidRDefault="00814424" w:rsidP="00814424">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AWS CloudTrail</w:t>
      </w:r>
      <w:r>
        <w:rPr>
          <w:rFonts w:ascii="Segoe UI" w:hAnsi="Segoe UI" w:cs="Segoe UI"/>
          <w:sz w:val="21"/>
          <w:szCs w:val="21"/>
        </w:rPr>
        <w:t xml:space="preserve"> ek AWS audit service hai jo record karta hai:</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Kisne?</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Kab?</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Kahan se?</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Kaunsi AWS API call ki?</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Kaunsa resource change/read kiya?</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Success hua ya fail?</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Example:</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Agar koi user/role ye kaam karta hai:</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Lambda update-function-code</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IAM role change</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DynamoDB table delete</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Secrets Manager secret read</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S3 bucket policy update</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Toh CloudTrail me event record ho sakta hai.</w:t>
      </w:r>
    </w:p>
    <w:p w:rsidR="00814424" w:rsidRDefault="00814424" w:rsidP="00814424">
      <w:pPr>
        <w:pStyle w:val="Heading2"/>
        <w:spacing w:line="300" w:lineRule="atLeast"/>
        <w:rPr>
          <w:rFonts w:ascii="Segoe UI" w:hAnsi="Segoe UI" w:cs="Segoe UI"/>
        </w:rPr>
      </w:pPr>
      <w:r>
        <w:rPr>
          <w:rFonts w:ascii="Segoe UI" w:hAnsi="Segoe UI" w:cs="Segoe UI"/>
        </w:rPr>
        <w:t>Simple example</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Humne CloudShell se ye command chalayi thi:</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aws lambda update-function-code ...</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CloudTrail me roughly is type ka event record ho sakta hai:</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  "eventName": "UpdateFunctionCode",</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  "eventSource": "lambda.amazonaws.com",</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  "userIdentity": {</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    "type": "AssumedRole/User"</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lastRenderedPageBreak/>
        <w:t>  },</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  "awsRegion": "ap-south-1",</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  "eventTime": "..."</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w:t>
      </w:r>
    </w:p>
    <w:p w:rsidR="00814424" w:rsidRDefault="00814424" w:rsidP="00814424">
      <w:pPr>
        <w:pStyle w:val="Heading2"/>
        <w:spacing w:line="300" w:lineRule="atLeast"/>
        <w:rPr>
          <w:rFonts w:ascii="Segoe UI" w:hAnsi="Segoe UI" w:cs="Segoe UI"/>
        </w:rPr>
      </w:pPr>
      <w:r>
        <w:rPr>
          <w:rFonts w:ascii="Segoe UI" w:hAnsi="Segoe UI" w:cs="Segoe UI"/>
        </w:rPr>
        <w:t>Production me use</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CloudTrail se security/audit team answer kar sakti hai:</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Kisne Lambda deploy ki?</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Kisne IAM policy change ki?</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Kisne secret access kiya?</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Kisne DynamoDB table modify ki?</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Kis source IP se action hua?</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 xml:space="preserve">CodeCommit ka enterprise use-case bhi isi wajah se strong hota hai, kyunki AWS-native repo ke saath IAM integration, VPC endpoints, CloudTrail logging, aur CodePipeline/CodeBuild connectivity useful hote hain especially regulated environments me. </w:t>
      </w:r>
      <w:hyperlink r:id="rId63" w:history="1">
        <w:r>
          <w:rPr>
            <w:rStyle w:val="Hyperlink"/>
            <w:rFonts w:ascii="Segoe UI" w:hAnsi="Segoe UI" w:cs="Segoe UI"/>
            <w:sz w:val="21"/>
            <w:szCs w:val="21"/>
          </w:rPr>
          <w:t>[aws.amazon.com]</w:t>
        </w:r>
      </w:hyperlink>
    </w:p>
    <w:p w:rsidR="00814424" w:rsidRDefault="00814424" w:rsidP="00814424">
      <w:pPr>
        <w:pStyle w:val="Heading2"/>
        <w:spacing w:line="300" w:lineRule="atLeast"/>
        <w:rPr>
          <w:rFonts w:ascii="Segoe UI" w:hAnsi="Segoe UI" w:cs="Segoe UI"/>
        </w:rPr>
      </w:pPr>
      <w:r>
        <w:rPr>
          <w:rFonts w:ascii="Segoe UI" w:hAnsi="Segoe UI" w:cs="Segoe UI"/>
        </w:rPr>
        <w:t>Interview line</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“CloudTrail provides an audit trail of AWS API activity. In production, I use it to trace who changed Lambda, IAM, API Gateway, DynamoDB, S3, or secrets, and to support security investigations and compliance audits.”</w:t>
      </w:r>
    </w:p>
    <w:p w:rsidR="00814424" w:rsidRDefault="00114F67" w:rsidP="00814424">
      <w:pPr>
        <w:spacing w:line="300" w:lineRule="atLeast"/>
        <w:rPr>
          <w:rFonts w:ascii="Segoe UI" w:hAnsi="Segoe UI" w:cs="Segoe UI"/>
          <w:sz w:val="21"/>
          <w:szCs w:val="21"/>
        </w:rPr>
      </w:pPr>
      <w:r>
        <w:rPr>
          <w:rFonts w:ascii="Segoe UI" w:hAnsi="Segoe UI" w:cs="Segoe UI"/>
          <w:sz w:val="21"/>
          <w:szCs w:val="21"/>
        </w:rPr>
        <w:pict>
          <v:rect id="_x0000_i1106" style="width:0;height:1.5pt" o:hralign="center" o:hrstd="t" o:hr="t" fillcolor="#a0a0a0" stroked="f"/>
        </w:pict>
      </w:r>
    </w:p>
    <w:p w:rsidR="00814424" w:rsidRDefault="00814424" w:rsidP="00814424">
      <w:pPr>
        <w:pStyle w:val="Heading1"/>
        <w:spacing w:line="300" w:lineRule="atLeast"/>
        <w:rPr>
          <w:rFonts w:ascii="Segoe UI" w:hAnsi="Segoe UI" w:cs="Segoe UI"/>
          <w:sz w:val="48"/>
          <w:szCs w:val="48"/>
        </w:rPr>
      </w:pPr>
      <w:r>
        <w:rPr>
          <w:rFonts w:ascii="Segoe UI" w:hAnsi="Segoe UI" w:cs="Segoe UI"/>
        </w:rPr>
        <w:t>2. OIDC kya hota hai aur GitHub Actions me kaise use hota hai?</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OIDC ka full form hai:</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OpenID Connect</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CI/CD context me iska simple meaning:</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GitHub Actions AWS ko prove karta hai ki workflow trusted GitHub repo/branch se run ho raha hai. AWS phir temporary credentials deta hai. Static AWS keys store karne ki zaroorat nahi hoti.</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 xml:space="preserve">GitHub documentation ke according, OIDC se GitHub Actions workflows AWS resources access kar sakte hain </w:t>
      </w:r>
      <w:r>
        <w:rPr>
          <w:rStyle w:val="Strong"/>
          <w:rFonts w:ascii="Segoe UI" w:eastAsiaTheme="majorEastAsia" w:hAnsi="Segoe UI" w:cs="Segoe UI"/>
          <w:sz w:val="21"/>
          <w:szCs w:val="21"/>
        </w:rPr>
        <w:t>without storing long-lived AWS credentials as GitHub secrets</w:t>
      </w:r>
      <w:r>
        <w:rPr>
          <w:rFonts w:ascii="Segoe UI" w:hAnsi="Segoe UI" w:cs="Segoe UI"/>
          <w:sz w:val="21"/>
          <w:szCs w:val="21"/>
        </w:rPr>
        <w:t>.</w:t>
      </w:r>
      <w:r>
        <w:rPr>
          <w:rFonts w:ascii="Segoe UI" w:hAnsi="Segoe UI" w:cs="Segoe UI"/>
          <w:sz w:val="21"/>
          <w:szCs w:val="21"/>
        </w:rPr>
        <w:br/>
        <w:t xml:space="preserve">AWS Security Blog bhi IAM roles + short-term credentials use karne ki recommendation deta hai, taaki IAM user access keys ki need remove ho. </w:t>
      </w:r>
      <w:hyperlink r:id="rId64" w:history="1">
        <w:r>
          <w:rPr>
            <w:rStyle w:val="Hyperlink"/>
            <w:rFonts w:ascii="Segoe UI" w:hAnsi="Segoe UI" w:cs="Segoe UI"/>
            <w:sz w:val="21"/>
            <w:szCs w:val="21"/>
          </w:rPr>
          <w:t>[docs.amazonaws.cn]</w:t>
        </w:r>
      </w:hyperlink>
      <w:r>
        <w:rPr>
          <w:rFonts w:ascii="Segoe UI" w:hAnsi="Segoe UI" w:cs="Segoe UI"/>
          <w:sz w:val="21"/>
          <w:szCs w:val="21"/>
        </w:rPr>
        <w:t xml:space="preserve"> </w:t>
      </w:r>
      <w:hyperlink r:id="rId65" w:history="1">
        <w:r>
          <w:rPr>
            <w:rStyle w:val="Hyperlink"/>
            <w:rFonts w:ascii="Segoe UI" w:hAnsi="Segoe UI" w:cs="Segoe UI"/>
            <w:sz w:val="21"/>
            <w:szCs w:val="21"/>
          </w:rPr>
          <w:t>[docs.aws.amazon.com]</w:t>
        </w:r>
      </w:hyperlink>
    </w:p>
    <w:p w:rsidR="00814424" w:rsidRDefault="00114F67" w:rsidP="00814424">
      <w:pPr>
        <w:spacing w:line="300" w:lineRule="atLeast"/>
        <w:rPr>
          <w:rFonts w:ascii="Segoe UI" w:hAnsi="Segoe UI" w:cs="Segoe UI"/>
          <w:sz w:val="21"/>
          <w:szCs w:val="21"/>
        </w:rPr>
      </w:pPr>
      <w:r>
        <w:rPr>
          <w:rFonts w:ascii="Segoe UI" w:hAnsi="Segoe UI" w:cs="Segoe UI"/>
          <w:sz w:val="21"/>
          <w:szCs w:val="21"/>
        </w:rPr>
        <w:pict>
          <v:rect id="_x0000_i1107" style="width:0;height:1.5pt" o:hralign="center" o:hrstd="t" o:hr="t" fillcolor="#a0a0a0" stroked="f"/>
        </w:pict>
      </w:r>
    </w:p>
    <w:p w:rsidR="00814424" w:rsidRDefault="00814424" w:rsidP="00814424">
      <w:pPr>
        <w:pStyle w:val="Heading2"/>
        <w:spacing w:line="300" w:lineRule="atLeast"/>
        <w:rPr>
          <w:rFonts w:ascii="Segoe UI" w:hAnsi="Segoe UI" w:cs="Segoe UI"/>
        </w:rPr>
      </w:pPr>
      <w:r>
        <w:rPr>
          <w:rFonts w:ascii="Segoe UI" w:hAnsi="Segoe UI" w:cs="Segoe UI"/>
        </w:rPr>
        <w:t>Old insecure way</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Pehle log GitHub Secrets me store karte the:</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lastRenderedPageBreak/>
        <w:t>AWS_ACCESS_KEY_ID</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AWS_SECRET_ACCESS_KEY</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Problem:</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Long-lived key leak ho sakti hai</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Manual rotation karni padti hai</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Agar repo compromise hua toh AWS access risk</w:t>
      </w:r>
    </w:p>
    <w:p w:rsidR="00814424" w:rsidRDefault="00114F67" w:rsidP="00814424">
      <w:pPr>
        <w:spacing w:line="300" w:lineRule="atLeast"/>
        <w:rPr>
          <w:rFonts w:ascii="Segoe UI" w:hAnsi="Segoe UI" w:cs="Segoe UI"/>
          <w:sz w:val="21"/>
          <w:szCs w:val="21"/>
        </w:rPr>
      </w:pPr>
      <w:r>
        <w:rPr>
          <w:rFonts w:ascii="Segoe UI" w:hAnsi="Segoe UI" w:cs="Segoe UI"/>
          <w:sz w:val="21"/>
          <w:szCs w:val="21"/>
        </w:rPr>
        <w:pict>
          <v:rect id="_x0000_i1108" style="width:0;height:1.5pt" o:hralign="center" o:hrstd="t" o:hr="t" fillcolor="#a0a0a0" stroked="f"/>
        </w:pict>
      </w:r>
    </w:p>
    <w:p w:rsidR="00814424" w:rsidRDefault="00814424" w:rsidP="00814424">
      <w:pPr>
        <w:pStyle w:val="Heading2"/>
        <w:spacing w:line="300" w:lineRule="atLeast"/>
        <w:rPr>
          <w:rFonts w:ascii="Segoe UI" w:hAnsi="Segoe UI" w:cs="Segoe UI"/>
        </w:rPr>
      </w:pPr>
      <w:r>
        <w:rPr>
          <w:rFonts w:ascii="Segoe UI" w:hAnsi="Segoe UI" w:cs="Segoe UI"/>
        </w:rPr>
        <w:t>Modern recommended way: GitHub OIDC</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Flow:</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GitHub Actions workflow starts</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GitHub OIDC token generate karta hai</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AWS IAM OIDC Provider token verify karta hai</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AWS STS temporary credentials issue karta hai</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Workflow terraform plan/apply run karta hai</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Credentials expire ho jaati hain</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No static AWS access key in GitHub.</w:t>
      </w:r>
    </w:p>
    <w:p w:rsidR="00814424" w:rsidRDefault="00114F67" w:rsidP="00814424">
      <w:pPr>
        <w:spacing w:line="300" w:lineRule="atLeast"/>
        <w:rPr>
          <w:rFonts w:ascii="Segoe UI" w:hAnsi="Segoe UI" w:cs="Segoe UI"/>
          <w:sz w:val="21"/>
          <w:szCs w:val="21"/>
        </w:rPr>
      </w:pPr>
      <w:r>
        <w:rPr>
          <w:rFonts w:ascii="Segoe UI" w:hAnsi="Segoe UI" w:cs="Segoe UI"/>
          <w:sz w:val="21"/>
          <w:szCs w:val="21"/>
        </w:rPr>
        <w:pict>
          <v:rect id="_x0000_i1109" style="width:0;height:1.5pt" o:hralign="center" o:hrstd="t" o:hr="t" fillcolor="#a0a0a0" stroked="f"/>
        </w:pict>
      </w:r>
    </w:p>
    <w:p w:rsidR="00814424" w:rsidRDefault="00814424" w:rsidP="00814424">
      <w:pPr>
        <w:pStyle w:val="Heading2"/>
        <w:spacing w:line="300" w:lineRule="atLeast"/>
        <w:rPr>
          <w:rFonts w:ascii="Segoe UI" w:hAnsi="Segoe UI" w:cs="Segoe UI"/>
        </w:rPr>
      </w:pPr>
      <w:r>
        <w:rPr>
          <w:rFonts w:ascii="Segoe UI" w:hAnsi="Segoe UI" w:cs="Segoe UI"/>
        </w:rPr>
        <w:t>Isme AWS side par kya create hota hai?</w:t>
      </w:r>
    </w:p>
    <w:p w:rsidR="00814424" w:rsidRDefault="00814424" w:rsidP="00814424">
      <w:pPr>
        <w:pStyle w:val="Heading3"/>
        <w:spacing w:line="300" w:lineRule="atLeast"/>
        <w:rPr>
          <w:rFonts w:ascii="Segoe UI" w:hAnsi="Segoe UI" w:cs="Segoe UI"/>
        </w:rPr>
      </w:pPr>
      <w:r>
        <w:rPr>
          <w:rFonts w:ascii="Segoe UI" w:hAnsi="Segoe UI" w:cs="Segoe UI"/>
        </w:rPr>
        <w:t>1. IAM OIDC Identity Provider</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Provider URL:</w:t>
      </w:r>
    </w:p>
    <w:p w:rsidR="00814424" w:rsidRDefault="00114F67" w:rsidP="00814424">
      <w:pPr>
        <w:pStyle w:val="NormalWeb"/>
        <w:spacing w:line="300" w:lineRule="atLeast"/>
        <w:rPr>
          <w:rFonts w:ascii="Segoe UI" w:hAnsi="Segoe UI" w:cs="Segoe UI"/>
          <w:sz w:val="21"/>
          <w:szCs w:val="21"/>
        </w:rPr>
      </w:pPr>
      <w:hyperlink r:id="rId66" w:history="1">
        <w:r w:rsidR="00814424">
          <w:rPr>
            <w:rStyle w:val="Hyperlink"/>
            <w:rFonts w:ascii="Segoe UI" w:hAnsi="Segoe UI" w:cs="Segoe UI"/>
            <w:sz w:val="21"/>
            <w:szCs w:val="21"/>
          </w:rPr>
          <w:t>https://token.actions.githubusercontent.com</w:t>
        </w:r>
      </w:hyperlink>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Audience:</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sts.amazonaws.com</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lastRenderedPageBreak/>
        <w:t xml:space="preserve">GitHub docs me bhi AWS OIDC setup ke liye provider URL </w:t>
      </w:r>
      <w:r>
        <w:rPr>
          <w:rStyle w:val="HTMLCode"/>
        </w:rPr>
        <w:t>https://token.actions.githubusercontent.com</w:t>
      </w:r>
      <w:r>
        <w:rPr>
          <w:rFonts w:ascii="Segoe UI" w:hAnsi="Segoe UI" w:cs="Segoe UI"/>
          <w:sz w:val="21"/>
          <w:szCs w:val="21"/>
        </w:rPr>
        <w:t xml:space="preserve"> aur audience </w:t>
      </w:r>
      <w:r>
        <w:rPr>
          <w:rStyle w:val="HTMLCode"/>
        </w:rPr>
        <w:t>sts.amazonaws.com</w:t>
      </w:r>
      <w:r>
        <w:rPr>
          <w:rFonts w:ascii="Segoe UI" w:hAnsi="Segoe UI" w:cs="Segoe UI"/>
          <w:sz w:val="21"/>
          <w:szCs w:val="21"/>
        </w:rPr>
        <w:t xml:space="preserve"> use hota hai. </w:t>
      </w:r>
      <w:hyperlink r:id="rId67" w:history="1">
        <w:r>
          <w:rPr>
            <w:rStyle w:val="Hyperlink"/>
            <w:rFonts w:ascii="Segoe UI" w:hAnsi="Segoe UI" w:cs="Segoe UI"/>
            <w:sz w:val="21"/>
            <w:szCs w:val="21"/>
          </w:rPr>
          <w:t>[docs.amazonaws.cn]</w:t>
        </w:r>
      </w:hyperlink>
    </w:p>
    <w:p w:rsidR="00814424" w:rsidRDefault="00814424" w:rsidP="00814424">
      <w:pPr>
        <w:pStyle w:val="Heading3"/>
        <w:spacing w:line="300" w:lineRule="atLeast"/>
        <w:rPr>
          <w:rFonts w:ascii="Segoe UI" w:hAnsi="Segoe UI" w:cs="Segoe UI"/>
        </w:rPr>
      </w:pPr>
      <w:r>
        <w:rPr>
          <w:rFonts w:ascii="Segoe UI" w:hAnsi="Segoe UI" w:cs="Segoe UI"/>
        </w:rPr>
        <w:t>2. IAM Role for GitHub Actions</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Trust policy me restrict karte hain ki sirf specific repo/branch assume kar sake:</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  "Condition": {</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    "StringEquals": {</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      "token.actions.githubusercontent.com:aud": "sts.amazonaws.com",</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      "token.actions.githubusercontent.com:sub": "repo:&lt;ORG&gt;/&lt;REPO&gt;:ref:refs/heads/main"</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    }</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  }</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 xml:space="preserve">GitHub docs recommend karta hai ki IAM trust policy me </w:t>
      </w:r>
      <w:r>
        <w:rPr>
          <w:rStyle w:val="HTMLCode"/>
        </w:rPr>
        <w:t>token.actions.githubusercontent.com:sub</w:t>
      </w:r>
      <w:r>
        <w:rPr>
          <w:rFonts w:ascii="Segoe UI" w:hAnsi="Segoe UI" w:cs="Segoe UI"/>
          <w:sz w:val="21"/>
          <w:szCs w:val="21"/>
        </w:rPr>
        <w:t xml:space="preserve"> condition use karke repo/branch scope restrict kiya jaye. </w:t>
      </w:r>
      <w:hyperlink r:id="rId68" w:history="1">
        <w:r>
          <w:rPr>
            <w:rStyle w:val="Hyperlink"/>
            <w:rFonts w:ascii="Segoe UI" w:hAnsi="Segoe UI" w:cs="Segoe UI"/>
            <w:sz w:val="21"/>
            <w:szCs w:val="21"/>
          </w:rPr>
          <w:t>[docs.amazonaws.cn]</w:t>
        </w:r>
      </w:hyperlink>
    </w:p>
    <w:p w:rsidR="00814424" w:rsidRDefault="00114F67" w:rsidP="00814424">
      <w:pPr>
        <w:spacing w:line="300" w:lineRule="atLeast"/>
        <w:rPr>
          <w:rFonts w:ascii="Segoe UI" w:hAnsi="Segoe UI" w:cs="Segoe UI"/>
          <w:sz w:val="21"/>
          <w:szCs w:val="21"/>
        </w:rPr>
      </w:pPr>
      <w:r>
        <w:rPr>
          <w:rFonts w:ascii="Segoe UI" w:hAnsi="Segoe UI" w:cs="Segoe UI"/>
          <w:sz w:val="21"/>
          <w:szCs w:val="21"/>
        </w:rPr>
        <w:pict>
          <v:rect id="_x0000_i1110" style="width:0;height:1.5pt" o:hralign="center" o:hrstd="t" o:hr="t" fillcolor="#a0a0a0" stroked="f"/>
        </w:pict>
      </w:r>
    </w:p>
    <w:p w:rsidR="00814424" w:rsidRDefault="00814424" w:rsidP="00814424">
      <w:pPr>
        <w:pStyle w:val="Heading2"/>
        <w:spacing w:line="300" w:lineRule="atLeast"/>
        <w:rPr>
          <w:rFonts w:ascii="Segoe UI" w:hAnsi="Segoe UI" w:cs="Segoe UI"/>
        </w:rPr>
      </w:pPr>
      <w:r>
        <w:rPr>
          <w:rFonts w:ascii="Segoe UI" w:hAnsi="Segoe UI" w:cs="Segoe UI"/>
        </w:rPr>
        <w:t>Production interview line</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“For GitHub Actions to AWS deployment, I prefer OIDC instead of storing long-lived AWS access keys. GitHub issues a short-lived OIDC token, AWS STS validates it through an IAM OIDC provider, and then the workflow assumes a restricted IAM role. This gives temporary credentials, branch/repo-level control, and better auditability.”</w:t>
      </w:r>
    </w:p>
    <w:p w:rsidR="00814424" w:rsidRDefault="00114F67" w:rsidP="00814424">
      <w:pPr>
        <w:spacing w:line="300" w:lineRule="atLeast"/>
        <w:rPr>
          <w:rFonts w:ascii="Segoe UI" w:hAnsi="Segoe UI" w:cs="Segoe UI"/>
          <w:sz w:val="21"/>
          <w:szCs w:val="21"/>
        </w:rPr>
      </w:pPr>
      <w:r>
        <w:rPr>
          <w:rFonts w:ascii="Segoe UI" w:hAnsi="Segoe UI" w:cs="Segoe UI"/>
          <w:sz w:val="21"/>
          <w:szCs w:val="21"/>
        </w:rPr>
        <w:pict>
          <v:rect id="_x0000_i1111" style="width:0;height:1.5pt" o:hralign="center" o:hrstd="t" o:hr="t" fillcolor="#a0a0a0" stroked="f"/>
        </w:pict>
      </w:r>
    </w:p>
    <w:p w:rsidR="00814424" w:rsidRDefault="00814424" w:rsidP="00814424">
      <w:pPr>
        <w:pStyle w:val="Heading1"/>
        <w:spacing w:line="300" w:lineRule="atLeast"/>
        <w:rPr>
          <w:rFonts w:ascii="Segoe UI" w:hAnsi="Segoe UI" w:cs="Segoe UI"/>
          <w:sz w:val="48"/>
          <w:szCs w:val="48"/>
        </w:rPr>
      </w:pPr>
      <w:r>
        <w:rPr>
          <w:rFonts w:ascii="Segoe UI" w:hAnsi="Segoe UI" w:cs="Segoe UI"/>
        </w:rPr>
        <w:t>3. AWS Secrets Manager / SSM Parameter Store ka use kya hai?</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Bhai ye interview me bahut frequently pucha jaata hai.</w:t>
      </w:r>
    </w:p>
    <w:p w:rsidR="00814424" w:rsidRDefault="00814424" w:rsidP="00814424">
      <w:pPr>
        <w:pStyle w:val="Heading2"/>
        <w:spacing w:line="300" w:lineRule="atLeast"/>
        <w:rPr>
          <w:rFonts w:ascii="Segoe UI" w:hAnsi="Segoe UI" w:cs="Segoe UI"/>
        </w:rPr>
      </w:pPr>
      <w:r>
        <w:rPr>
          <w:rFonts w:ascii="Segoe UI" w:hAnsi="Segoe UI" w:cs="Segoe UI"/>
        </w:rPr>
        <w:t>Short 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0"/>
        <w:gridCol w:w="5541"/>
      </w:tblGrid>
      <w:tr w:rsidR="00814424" w:rsidTr="00814424">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814424" w:rsidRDefault="00814424">
            <w:pPr>
              <w:jc w:val="center"/>
              <w:rPr>
                <w:rFonts w:ascii="Times New Roman" w:hAnsi="Times New Roman" w:cs="Times New Roman"/>
                <w:b/>
                <w:bCs/>
              </w:rPr>
            </w:pPr>
            <w:r>
              <w:rPr>
                <w:b/>
                <w:bCs/>
              </w:rPr>
              <w:t>Service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814424" w:rsidRDefault="00814424">
            <w:pPr>
              <w:jc w:val="center"/>
              <w:rPr>
                <w:b/>
                <w:bCs/>
              </w:rPr>
            </w:pPr>
            <w:r>
              <w:rPr>
                <w:b/>
                <w:bCs/>
              </w:rPr>
              <w:t>Best use</w:t>
            </w:r>
          </w:p>
        </w:tc>
      </w:tr>
      <w:tr w:rsidR="00814424" w:rsidTr="0081442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814424" w:rsidRDefault="00814424">
            <w:r>
              <w:rPr>
                <w:rStyle w:val="Strong"/>
              </w:rPr>
              <w:t>SSM Parameter Store</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814424" w:rsidRDefault="00814424">
            <w:r>
              <w:t>Config values, non-rotating settings, simple encrypted values</w:t>
            </w:r>
          </w:p>
        </w:tc>
      </w:tr>
      <w:tr w:rsidR="00814424" w:rsidTr="0081442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814424" w:rsidRDefault="00814424">
            <w:r>
              <w:rPr>
                <w:rStyle w:val="Strong"/>
              </w:rPr>
              <w:t>Secrets Manager</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814424" w:rsidRDefault="00814424">
            <w:r>
              <w:t>Passwords, API keys, DB credentials, rotating secrets</w:t>
            </w:r>
          </w:p>
        </w:tc>
      </w:tr>
    </w:tbl>
    <w:p w:rsidR="00814424" w:rsidRDefault="00114F67" w:rsidP="00814424">
      <w:pPr>
        <w:spacing w:line="300" w:lineRule="atLeast"/>
        <w:rPr>
          <w:rFonts w:ascii="Segoe UI" w:hAnsi="Segoe UI" w:cs="Segoe UI"/>
          <w:sz w:val="21"/>
          <w:szCs w:val="21"/>
        </w:rPr>
      </w:pPr>
      <w:r>
        <w:rPr>
          <w:rFonts w:ascii="Segoe UI" w:hAnsi="Segoe UI" w:cs="Segoe UI"/>
          <w:sz w:val="21"/>
          <w:szCs w:val="21"/>
        </w:rPr>
        <w:pict>
          <v:rect id="_x0000_i1112" style="width:0;height:1.5pt" o:hralign="center" o:hrstd="t" o:hr="t" fillcolor="#a0a0a0" stroked="f"/>
        </w:pict>
      </w:r>
    </w:p>
    <w:p w:rsidR="00814424" w:rsidRDefault="00814424" w:rsidP="00814424">
      <w:pPr>
        <w:pStyle w:val="Heading2"/>
        <w:spacing w:line="300" w:lineRule="atLeast"/>
        <w:rPr>
          <w:rFonts w:ascii="Segoe UI" w:hAnsi="Segoe UI" w:cs="Segoe UI"/>
        </w:rPr>
      </w:pPr>
      <w:r>
        <w:rPr>
          <w:rFonts w:ascii="Segoe UI" w:hAnsi="Segoe UI" w:cs="Segoe UI"/>
        </w:rPr>
        <w:t>SSM Parameter Store kya hai?</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Parameter Store configuration values store karta hai:</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lastRenderedPageBreak/>
        <w:t>/model/max_tokens</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/app/dev/table_name</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/app/dev/kb_id</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/app/dev/log_level</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 xml:space="preserve">Parameter Store </w:t>
      </w:r>
      <w:r>
        <w:rPr>
          <w:rStyle w:val="HTMLCode"/>
        </w:rPr>
        <w:t>String</w:t>
      </w:r>
      <w:r>
        <w:rPr>
          <w:rFonts w:ascii="Segoe UI" w:hAnsi="Segoe UI" w:cs="Segoe UI"/>
          <w:sz w:val="21"/>
          <w:szCs w:val="21"/>
        </w:rPr>
        <w:t xml:space="preserve">, </w:t>
      </w:r>
      <w:r>
        <w:rPr>
          <w:rStyle w:val="HTMLCode"/>
        </w:rPr>
        <w:t>StringList</w:t>
      </w:r>
      <w:r>
        <w:rPr>
          <w:rFonts w:ascii="Segoe UI" w:hAnsi="Segoe UI" w:cs="Segoe UI"/>
          <w:sz w:val="21"/>
          <w:szCs w:val="21"/>
        </w:rPr>
        <w:t xml:space="preserve">, aur </w:t>
      </w:r>
      <w:r>
        <w:rPr>
          <w:rStyle w:val="HTMLCode"/>
        </w:rPr>
        <w:t>SecureString</w:t>
      </w:r>
      <w:r>
        <w:rPr>
          <w:rFonts w:ascii="Segoe UI" w:hAnsi="Segoe UI" w:cs="Segoe UI"/>
          <w:sz w:val="21"/>
          <w:szCs w:val="21"/>
        </w:rPr>
        <w:t xml:space="preserve"> parameter types support karta hai; </w:t>
      </w:r>
      <w:r>
        <w:rPr>
          <w:rStyle w:val="HTMLCode"/>
        </w:rPr>
        <w:t>SecureString</w:t>
      </w:r>
      <w:r>
        <w:rPr>
          <w:rFonts w:ascii="Segoe UI" w:hAnsi="Segoe UI" w:cs="Segoe UI"/>
          <w:sz w:val="21"/>
          <w:szCs w:val="21"/>
        </w:rPr>
        <w:t xml:space="preserve"> values AWS KMS se encrypt ho sakti hain. </w:t>
      </w:r>
      <w:hyperlink r:id="rId69" w:history="1">
        <w:r>
          <w:rPr>
            <w:rStyle w:val="Hyperlink"/>
            <w:rFonts w:ascii="Segoe UI" w:hAnsi="Segoe UI" w:cs="Segoe UI"/>
            <w:sz w:val="21"/>
            <w:szCs w:val="21"/>
          </w:rPr>
          <w:t>[docs.aws.amazon.com]</w:t>
        </w:r>
      </w:hyperlink>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Example:</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/app/dev/model_id</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/app/dev/chat_history_table</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/app/dev/max_tokens</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Ye mostly config ke liye best hai.</w:t>
      </w:r>
    </w:p>
    <w:p w:rsidR="00814424" w:rsidRDefault="00114F67" w:rsidP="00814424">
      <w:pPr>
        <w:spacing w:line="300" w:lineRule="atLeast"/>
        <w:rPr>
          <w:rFonts w:ascii="Segoe UI" w:hAnsi="Segoe UI" w:cs="Segoe UI"/>
          <w:sz w:val="21"/>
          <w:szCs w:val="21"/>
        </w:rPr>
      </w:pPr>
      <w:r>
        <w:rPr>
          <w:rFonts w:ascii="Segoe UI" w:hAnsi="Segoe UI" w:cs="Segoe UI"/>
          <w:sz w:val="21"/>
          <w:szCs w:val="21"/>
        </w:rPr>
        <w:pict>
          <v:rect id="_x0000_i1113" style="width:0;height:1.5pt" o:hralign="center" o:hrstd="t" o:hr="t" fillcolor="#a0a0a0" stroked="f"/>
        </w:pict>
      </w:r>
    </w:p>
    <w:p w:rsidR="00814424" w:rsidRDefault="00814424" w:rsidP="00814424">
      <w:pPr>
        <w:pStyle w:val="Heading2"/>
        <w:spacing w:line="300" w:lineRule="atLeast"/>
        <w:rPr>
          <w:rFonts w:ascii="Segoe UI" w:hAnsi="Segoe UI" w:cs="Segoe UI"/>
        </w:rPr>
      </w:pPr>
      <w:r>
        <w:rPr>
          <w:rFonts w:ascii="Segoe UI" w:hAnsi="Segoe UI" w:cs="Segoe UI"/>
        </w:rPr>
        <w:t>Secrets Manager kya hai?</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Secrets Manager sensitive secrets store karta hai:</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database password</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ServiceNow API token</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Jira API token</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OAuth token</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third-party API key</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Secrets Manager secure secret storage, IAM-based access control, TLS retrieval, KMS encryption, rotation, and audit/monitoring integrations provide karta hai.</w:t>
      </w:r>
      <w:r>
        <w:rPr>
          <w:rFonts w:ascii="Segoe UI" w:hAnsi="Segoe UI" w:cs="Segoe UI"/>
          <w:sz w:val="21"/>
          <w:szCs w:val="21"/>
        </w:rPr>
        <w:br/>
        <w:t xml:space="preserve">Secrets Manager automatic rotation support karta hai, including managed rotation and Lambda-based custom rotation. </w:t>
      </w:r>
      <w:hyperlink r:id="rId70" w:history="1">
        <w:r>
          <w:rPr>
            <w:rStyle w:val="Hyperlink"/>
            <w:rFonts w:ascii="Segoe UI" w:hAnsi="Segoe UI" w:cs="Segoe UI"/>
            <w:sz w:val="21"/>
            <w:szCs w:val="21"/>
          </w:rPr>
          <w:t>[aws.amazon.com]</w:t>
        </w:r>
      </w:hyperlink>
      <w:r>
        <w:rPr>
          <w:rFonts w:ascii="Segoe UI" w:hAnsi="Segoe UI" w:cs="Segoe UI"/>
          <w:sz w:val="21"/>
          <w:szCs w:val="21"/>
        </w:rPr>
        <w:t xml:space="preserve"> </w:t>
      </w:r>
      <w:hyperlink r:id="rId71" w:history="1">
        <w:r>
          <w:rPr>
            <w:rStyle w:val="Hyperlink"/>
            <w:rFonts w:ascii="Segoe UI" w:hAnsi="Segoe UI" w:cs="Segoe UI"/>
            <w:sz w:val="21"/>
            <w:szCs w:val="21"/>
          </w:rPr>
          <w:t>[docs.aws.amazon.com]</w:t>
        </w:r>
      </w:hyperlink>
    </w:p>
    <w:p w:rsidR="00814424" w:rsidRDefault="00114F67" w:rsidP="00814424">
      <w:pPr>
        <w:spacing w:line="300" w:lineRule="atLeast"/>
        <w:rPr>
          <w:rFonts w:ascii="Segoe UI" w:hAnsi="Segoe UI" w:cs="Segoe UI"/>
          <w:sz w:val="21"/>
          <w:szCs w:val="21"/>
        </w:rPr>
      </w:pPr>
      <w:r>
        <w:rPr>
          <w:rFonts w:ascii="Segoe UI" w:hAnsi="Segoe UI" w:cs="Segoe UI"/>
          <w:sz w:val="21"/>
          <w:szCs w:val="21"/>
        </w:rPr>
        <w:pict>
          <v:rect id="_x0000_i1114" style="width:0;height:1.5pt" o:hralign="center" o:hrstd="t" o:hr="t" fillcolor="#a0a0a0" stroked="f"/>
        </w:pict>
      </w:r>
    </w:p>
    <w:p w:rsidR="00814424" w:rsidRDefault="00814424" w:rsidP="00814424">
      <w:pPr>
        <w:pStyle w:val="Heading1"/>
        <w:spacing w:line="300" w:lineRule="atLeast"/>
        <w:rPr>
          <w:rFonts w:ascii="Segoe UI" w:hAnsi="Segoe UI" w:cs="Segoe UI"/>
          <w:sz w:val="48"/>
          <w:szCs w:val="48"/>
        </w:rPr>
      </w:pPr>
      <w:r>
        <w:rPr>
          <w:rFonts w:ascii="Segoe UI" w:hAnsi="Segoe UI" w:cs="Segoe UI"/>
        </w:rPr>
        <w:t>Hamare project me kya use hoga?</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Abhi hamare env vars mostly non-secret config hain:</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MODEL_ID</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KNOWLEDGE_BASE_ID</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CHAT_HISTORY_TABLE</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TICKETS_TABLE</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MAX_TOKENS</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TEMPERATURE</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lastRenderedPageBreak/>
        <w:t xml:space="preserve">Ye </w:t>
      </w:r>
      <w:r>
        <w:rPr>
          <w:rStyle w:val="Strong"/>
          <w:rFonts w:ascii="Segoe UI" w:eastAsiaTheme="majorEastAsia" w:hAnsi="Segoe UI" w:cs="Segoe UI"/>
          <w:sz w:val="21"/>
          <w:szCs w:val="21"/>
        </w:rPr>
        <w:t>Parameter Store</w:t>
      </w:r>
      <w:r>
        <w:rPr>
          <w:rFonts w:ascii="Segoe UI" w:hAnsi="Segoe UI" w:cs="Segoe UI"/>
          <w:sz w:val="21"/>
          <w:szCs w:val="21"/>
        </w:rPr>
        <w:t xml:space="preserve"> me ja sakte hain.</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Future me jab ServiceNow/Jira integration karenge, tab secrets aayenge:</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SERVICENOW_CLIENT_SECRET</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JIRA_API_TOKEN</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JIRA_EMAIL</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JIRA_BASE_URL</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Yahan:</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JIRA_API_TOKEN / SERVICENOW_CLIENT_SECRET → Secrets Manager</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JIRA_BASE_URL / environment config → Parameter Store</w:t>
      </w:r>
    </w:p>
    <w:p w:rsidR="00814424" w:rsidRDefault="00114F67" w:rsidP="00814424">
      <w:pPr>
        <w:spacing w:line="300" w:lineRule="atLeast"/>
        <w:rPr>
          <w:rFonts w:ascii="Segoe UI" w:hAnsi="Segoe UI" w:cs="Segoe UI"/>
          <w:sz w:val="21"/>
          <w:szCs w:val="21"/>
        </w:rPr>
      </w:pPr>
      <w:r>
        <w:rPr>
          <w:rFonts w:ascii="Segoe UI" w:hAnsi="Segoe UI" w:cs="Segoe UI"/>
          <w:sz w:val="21"/>
          <w:szCs w:val="21"/>
        </w:rPr>
        <w:pict>
          <v:rect id="_x0000_i1115" style="width:0;height:1.5pt" o:hralign="center" o:hrstd="t" o:hr="t" fillcolor="#a0a0a0" stroked="f"/>
        </w:pict>
      </w:r>
    </w:p>
    <w:p w:rsidR="00814424" w:rsidRDefault="00814424" w:rsidP="00814424">
      <w:pPr>
        <w:pStyle w:val="Heading2"/>
        <w:spacing w:line="300" w:lineRule="atLeast"/>
        <w:rPr>
          <w:rFonts w:ascii="Segoe UI" w:hAnsi="Segoe UI" w:cs="Segoe UI"/>
        </w:rPr>
      </w:pPr>
      <w:r>
        <w:rPr>
          <w:rFonts w:ascii="Segoe UI" w:hAnsi="Segoe UI" w:cs="Segoe UI"/>
        </w:rPr>
        <w:t>Lambda se secret kaise read hota hai?</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Lambda code me AWS SDK/boto3 se secret read hota hai. Lambda ko secret read karne ke liye IAM permission chahiye:</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secretsmanager:GetSecretValue</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Example future Python flow:</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import boto3</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import json</w:t>
      </w:r>
    </w:p>
    <w:p w:rsidR="00814424" w:rsidRDefault="00814424" w:rsidP="00814424">
      <w:pPr>
        <w:spacing w:line="300" w:lineRule="atLeast"/>
        <w:rPr>
          <w:rFonts w:ascii="Segoe UI" w:hAnsi="Segoe UI" w:cs="Segoe UI"/>
          <w:sz w:val="21"/>
          <w:szCs w:val="21"/>
        </w:rPr>
      </w:pPr>
    </w:p>
    <w:p w:rsidR="00814424" w:rsidRDefault="00814424" w:rsidP="00814424">
      <w:pPr>
        <w:spacing w:line="300" w:lineRule="atLeast"/>
        <w:rPr>
          <w:rFonts w:ascii="Segoe UI" w:hAnsi="Segoe UI" w:cs="Segoe UI"/>
          <w:sz w:val="21"/>
          <w:szCs w:val="21"/>
        </w:rPr>
      </w:pPr>
      <w:r>
        <w:rPr>
          <w:rFonts w:ascii="Segoe UI" w:hAnsi="Segoe UI" w:cs="Segoe UI"/>
          <w:sz w:val="21"/>
          <w:szCs w:val="21"/>
        </w:rPr>
        <w:t>client = boto3.client("secretsmanager")</w:t>
      </w:r>
    </w:p>
    <w:p w:rsidR="00814424" w:rsidRDefault="00814424" w:rsidP="00814424">
      <w:pPr>
        <w:spacing w:line="300" w:lineRule="atLeast"/>
        <w:rPr>
          <w:rFonts w:ascii="Segoe UI" w:hAnsi="Segoe UI" w:cs="Segoe UI"/>
          <w:sz w:val="21"/>
          <w:szCs w:val="21"/>
        </w:rPr>
      </w:pPr>
    </w:p>
    <w:p w:rsidR="00814424" w:rsidRDefault="00814424" w:rsidP="00814424">
      <w:pPr>
        <w:spacing w:line="300" w:lineRule="atLeast"/>
        <w:rPr>
          <w:rFonts w:ascii="Segoe UI" w:hAnsi="Segoe UI" w:cs="Segoe UI"/>
          <w:sz w:val="21"/>
          <w:szCs w:val="21"/>
        </w:rPr>
      </w:pPr>
      <w:r>
        <w:rPr>
          <w:rFonts w:ascii="Segoe UI" w:hAnsi="Segoe UI" w:cs="Segoe UI"/>
          <w:sz w:val="21"/>
          <w:szCs w:val="21"/>
        </w:rPr>
        <w:t>response = client.get_secret_value(</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    SecretId="enterprise-genai/dev/jira"</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w:t>
      </w:r>
    </w:p>
    <w:p w:rsidR="00814424" w:rsidRDefault="00814424" w:rsidP="00814424">
      <w:pPr>
        <w:spacing w:line="300" w:lineRule="atLeast"/>
        <w:rPr>
          <w:rFonts w:ascii="Segoe UI" w:hAnsi="Segoe UI" w:cs="Segoe UI"/>
          <w:sz w:val="21"/>
          <w:szCs w:val="21"/>
        </w:rPr>
      </w:pPr>
    </w:p>
    <w:p w:rsidR="00814424" w:rsidRDefault="00814424" w:rsidP="00814424">
      <w:pPr>
        <w:spacing w:line="300" w:lineRule="atLeast"/>
        <w:rPr>
          <w:rFonts w:ascii="Segoe UI" w:hAnsi="Segoe UI" w:cs="Segoe UI"/>
          <w:sz w:val="21"/>
          <w:szCs w:val="21"/>
        </w:rPr>
      </w:pPr>
      <w:r>
        <w:rPr>
          <w:rFonts w:ascii="Segoe UI" w:hAnsi="Segoe UI" w:cs="Segoe UI"/>
          <w:sz w:val="21"/>
          <w:szCs w:val="21"/>
        </w:rPr>
        <w:t>secret = json.loads(response["SecretString"])</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jira_token = secret["api_token"]</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Secret Git me nahi jaata. Lambda runtime pe IAM role ke through read karta hai.</w:t>
      </w:r>
    </w:p>
    <w:p w:rsidR="00814424" w:rsidRDefault="00114F67" w:rsidP="00814424">
      <w:pPr>
        <w:spacing w:line="300" w:lineRule="atLeast"/>
        <w:rPr>
          <w:rFonts w:ascii="Segoe UI" w:hAnsi="Segoe UI" w:cs="Segoe UI"/>
          <w:sz w:val="21"/>
          <w:szCs w:val="21"/>
        </w:rPr>
      </w:pPr>
      <w:r>
        <w:rPr>
          <w:rFonts w:ascii="Segoe UI" w:hAnsi="Segoe UI" w:cs="Segoe UI"/>
          <w:sz w:val="21"/>
          <w:szCs w:val="21"/>
        </w:rPr>
        <w:pict>
          <v:rect id="_x0000_i1116" style="width:0;height:1.5pt" o:hralign="center" o:hrstd="t" o:hr="t" fillcolor="#a0a0a0" stroked="f"/>
        </w:pict>
      </w:r>
    </w:p>
    <w:p w:rsidR="00814424" w:rsidRDefault="00814424" w:rsidP="00814424">
      <w:pPr>
        <w:pStyle w:val="Heading2"/>
        <w:spacing w:line="300" w:lineRule="atLeast"/>
        <w:rPr>
          <w:rFonts w:ascii="Segoe UI" w:hAnsi="Segoe UI" w:cs="Segoe UI"/>
        </w:rPr>
      </w:pPr>
      <w:r>
        <w:rPr>
          <w:rFonts w:ascii="Segoe UI" w:hAnsi="Segoe UI" w:cs="Segoe UI"/>
        </w:rPr>
        <w:t>Parameter Store se config kaise read hota hai?</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Lambda ko permission chahiye:</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lastRenderedPageBreak/>
        <w:t>ssm:GetParameter</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Example:</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import boto3</w:t>
      </w:r>
    </w:p>
    <w:p w:rsidR="00814424" w:rsidRDefault="00814424" w:rsidP="00814424">
      <w:pPr>
        <w:spacing w:line="300" w:lineRule="atLeast"/>
        <w:rPr>
          <w:rFonts w:ascii="Segoe UI" w:hAnsi="Segoe UI" w:cs="Segoe UI"/>
          <w:sz w:val="21"/>
          <w:szCs w:val="21"/>
        </w:rPr>
      </w:pPr>
    </w:p>
    <w:p w:rsidR="00814424" w:rsidRDefault="00814424" w:rsidP="00814424">
      <w:pPr>
        <w:spacing w:line="300" w:lineRule="atLeast"/>
        <w:rPr>
          <w:rFonts w:ascii="Segoe UI" w:hAnsi="Segoe UI" w:cs="Segoe UI"/>
          <w:sz w:val="21"/>
          <w:szCs w:val="21"/>
        </w:rPr>
      </w:pPr>
      <w:r>
        <w:rPr>
          <w:rFonts w:ascii="Segoe UI" w:hAnsi="Segoe UI" w:cs="Segoe UI"/>
          <w:sz w:val="21"/>
          <w:szCs w:val="21"/>
        </w:rPr>
        <w:t>ssm = boto3.client("ssm")</w:t>
      </w:r>
    </w:p>
    <w:p w:rsidR="00814424" w:rsidRDefault="00814424" w:rsidP="00814424">
      <w:pPr>
        <w:spacing w:line="300" w:lineRule="atLeast"/>
        <w:rPr>
          <w:rFonts w:ascii="Segoe UI" w:hAnsi="Segoe UI" w:cs="Segoe UI"/>
          <w:sz w:val="21"/>
          <w:szCs w:val="21"/>
        </w:rPr>
      </w:pPr>
    </w:p>
    <w:p w:rsidR="00814424" w:rsidRDefault="00814424" w:rsidP="00814424">
      <w:pPr>
        <w:spacing w:line="300" w:lineRule="atLeast"/>
        <w:rPr>
          <w:rFonts w:ascii="Segoe UI" w:hAnsi="Segoe UI" w:cs="Segoe UI"/>
          <w:sz w:val="21"/>
          <w:szCs w:val="21"/>
        </w:rPr>
      </w:pPr>
      <w:r>
        <w:rPr>
          <w:rFonts w:ascii="Segoe UI" w:hAnsi="Segoe UI" w:cs="Segoe UI"/>
          <w:sz w:val="21"/>
          <w:szCs w:val="21"/>
        </w:rPr>
        <w:t>response = ssm.get_parameter(</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    Name="/enterprise-genai/dev/max_tokens",</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    WithDecryption=True</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w:t>
      </w:r>
    </w:p>
    <w:p w:rsidR="00814424" w:rsidRDefault="00814424" w:rsidP="00814424">
      <w:pPr>
        <w:spacing w:line="300" w:lineRule="atLeast"/>
        <w:rPr>
          <w:rFonts w:ascii="Segoe UI" w:hAnsi="Segoe UI" w:cs="Segoe UI"/>
          <w:sz w:val="21"/>
          <w:szCs w:val="21"/>
        </w:rPr>
      </w:pPr>
    </w:p>
    <w:p w:rsidR="00814424" w:rsidRDefault="00814424" w:rsidP="00814424">
      <w:pPr>
        <w:spacing w:line="300" w:lineRule="atLeast"/>
        <w:rPr>
          <w:rFonts w:ascii="Segoe UI" w:hAnsi="Segoe UI" w:cs="Segoe UI"/>
          <w:sz w:val="21"/>
          <w:szCs w:val="21"/>
        </w:rPr>
      </w:pPr>
      <w:r>
        <w:rPr>
          <w:rFonts w:ascii="Segoe UI" w:hAnsi="Segoe UI" w:cs="Segoe UI"/>
          <w:sz w:val="21"/>
          <w:szCs w:val="21"/>
        </w:rPr>
        <w:t>max_tokens = response["Parameter"]["Value"]</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 xml:space="preserve">Parameter Store hierarchical naming aur IAM-based access control support karta hai, jo environments ke config manage karne me useful hota hai. </w:t>
      </w:r>
      <w:hyperlink r:id="rId72" w:history="1">
        <w:r>
          <w:rPr>
            <w:rStyle w:val="Hyperlink"/>
            <w:rFonts w:ascii="Segoe UI" w:hAnsi="Segoe UI" w:cs="Segoe UI"/>
            <w:sz w:val="21"/>
            <w:szCs w:val="21"/>
          </w:rPr>
          <w:t>[docs.aws.amazon.com]</w:t>
        </w:r>
      </w:hyperlink>
    </w:p>
    <w:p w:rsidR="00814424" w:rsidRDefault="00114F67" w:rsidP="00814424">
      <w:pPr>
        <w:spacing w:line="300" w:lineRule="atLeast"/>
        <w:rPr>
          <w:rFonts w:ascii="Segoe UI" w:hAnsi="Segoe UI" w:cs="Segoe UI"/>
          <w:sz w:val="21"/>
          <w:szCs w:val="21"/>
        </w:rPr>
      </w:pPr>
      <w:r>
        <w:rPr>
          <w:rFonts w:ascii="Segoe UI" w:hAnsi="Segoe UI" w:cs="Segoe UI"/>
          <w:sz w:val="21"/>
          <w:szCs w:val="21"/>
        </w:rPr>
        <w:pict>
          <v:rect id="_x0000_i1117" style="width:0;height:1.5pt" o:hralign="center" o:hrstd="t" o:hr="t" fillcolor="#a0a0a0" stroked="f"/>
        </w:pict>
      </w:r>
    </w:p>
    <w:p w:rsidR="00814424" w:rsidRDefault="00814424" w:rsidP="00814424">
      <w:pPr>
        <w:pStyle w:val="Heading1"/>
        <w:spacing w:line="300" w:lineRule="atLeast"/>
        <w:rPr>
          <w:rFonts w:ascii="Segoe UI" w:hAnsi="Segoe UI" w:cs="Segoe UI"/>
          <w:sz w:val="48"/>
          <w:szCs w:val="48"/>
        </w:rPr>
      </w:pPr>
      <w:r>
        <w:rPr>
          <w:rStyle w:val="HTMLCode"/>
          <w:rFonts w:eastAsiaTheme="majorEastAsia"/>
        </w:rPr>
        <w:t>.env</w:t>
      </w:r>
      <w:r>
        <w:rPr>
          <w:rFonts w:ascii="Segoe UI" w:hAnsi="Segoe UI" w:cs="Segoe UI"/>
        </w:rPr>
        <w:t xml:space="preserve">, </w:t>
      </w:r>
      <w:r>
        <w:rPr>
          <w:rStyle w:val="HTMLCode"/>
          <w:rFonts w:eastAsiaTheme="majorEastAsia"/>
        </w:rPr>
        <w:t>.pem</w:t>
      </w:r>
      <w:r>
        <w:rPr>
          <w:rFonts w:ascii="Segoe UI" w:hAnsi="Segoe UI" w:cs="Segoe UI"/>
        </w:rPr>
        <w:t xml:space="preserve">, </w:t>
      </w:r>
      <w:r>
        <w:rPr>
          <w:rStyle w:val="HTMLCode"/>
          <w:rFonts w:eastAsiaTheme="majorEastAsia"/>
        </w:rPr>
        <w:t>*.key</w:t>
      </w:r>
      <w:r>
        <w:rPr>
          <w:rFonts w:ascii="Segoe UI" w:hAnsi="Segoe UI" w:cs="Segoe UI"/>
        </w:rPr>
        <w:t xml:space="preserve">, </w:t>
      </w:r>
      <w:r>
        <w:rPr>
          <w:rStyle w:val="HTMLCode"/>
          <w:rFonts w:eastAsiaTheme="majorEastAsia"/>
        </w:rPr>
        <w:t>credentials</w:t>
      </w:r>
      <w:r>
        <w:rPr>
          <w:rFonts w:ascii="Segoe UI" w:hAnsi="Segoe UI" w:cs="Segoe UI"/>
        </w:rPr>
        <w:t xml:space="preserve"> Git me nahi jaate toh app run kaise hoti hai?</w:t>
      </w:r>
    </w:p>
    <w:p w:rsidR="00814424" w:rsidRDefault="00814424" w:rsidP="00814424">
      <w:pPr>
        <w:pStyle w:val="Heading2"/>
        <w:spacing w:line="300" w:lineRule="atLeast"/>
        <w:rPr>
          <w:rFonts w:ascii="Segoe UI" w:hAnsi="Segoe UI" w:cs="Segoe UI"/>
        </w:rPr>
      </w:pPr>
      <w:r>
        <w:rPr>
          <w:rFonts w:ascii="Segoe UI" w:hAnsi="Segoe UI" w:cs="Segoe UI"/>
        </w:rPr>
        <w:t>Local development</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Developer ke local system me:</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.env file</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AWS profile</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AWS SSO</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local environment variables</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ho sakte hain, but Git me commit nahi hote.</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Example:</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export AWS_PROFILE=dev</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export MODEL_ID="..."</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w:t>
      </w:r>
    </w:p>
    <w:p w:rsidR="00814424" w:rsidRDefault="00814424" w:rsidP="00814424">
      <w:pPr>
        <w:pStyle w:val="Heading2"/>
        <w:spacing w:line="300" w:lineRule="atLeast"/>
        <w:rPr>
          <w:rFonts w:ascii="Segoe UI" w:hAnsi="Segoe UI" w:cs="Segoe UI"/>
        </w:rPr>
      </w:pPr>
      <w:r>
        <w:rPr>
          <w:rFonts w:ascii="Segoe UI" w:hAnsi="Segoe UI" w:cs="Segoe UI"/>
        </w:rPr>
        <w:t>CI/CD pipeline</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GitHub Actions me:</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OIDC → IAM Role → temporary AWS credentials</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lastRenderedPageBreak/>
        <w:t>No AWS keys in GitHub secrets.</w:t>
      </w:r>
    </w:p>
    <w:p w:rsidR="00814424" w:rsidRDefault="00814424" w:rsidP="00814424">
      <w:pPr>
        <w:pStyle w:val="Heading2"/>
        <w:spacing w:line="300" w:lineRule="atLeast"/>
        <w:rPr>
          <w:rFonts w:ascii="Segoe UI" w:hAnsi="Segoe UI" w:cs="Segoe UI"/>
        </w:rPr>
      </w:pPr>
      <w:r>
        <w:rPr>
          <w:rFonts w:ascii="Segoe UI" w:hAnsi="Segoe UI" w:cs="Segoe UI"/>
        </w:rPr>
        <w:t>AWS runtime</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Lambda me:</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IAM execution role</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Lambda environment variables</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Secrets Manager / Parameter Store</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use hota hai.</w:t>
      </w:r>
    </w:p>
    <w:p w:rsidR="00814424" w:rsidRDefault="00114F67" w:rsidP="00814424">
      <w:pPr>
        <w:spacing w:line="300" w:lineRule="atLeast"/>
        <w:rPr>
          <w:rFonts w:ascii="Segoe UI" w:hAnsi="Segoe UI" w:cs="Segoe UI"/>
          <w:sz w:val="21"/>
          <w:szCs w:val="21"/>
        </w:rPr>
      </w:pPr>
      <w:r>
        <w:rPr>
          <w:rFonts w:ascii="Segoe UI" w:hAnsi="Segoe UI" w:cs="Segoe UI"/>
          <w:sz w:val="21"/>
          <w:szCs w:val="21"/>
        </w:rPr>
        <w:pict>
          <v:rect id="_x0000_i1118" style="width:0;height:1.5pt" o:hralign="center" o:hrstd="t" o:hr="t" fillcolor="#a0a0a0" stroked="f"/>
        </w:pict>
      </w:r>
    </w:p>
    <w:p w:rsidR="00814424" w:rsidRDefault="00814424" w:rsidP="00814424">
      <w:pPr>
        <w:pStyle w:val="Heading1"/>
        <w:spacing w:line="300" w:lineRule="atLeast"/>
        <w:rPr>
          <w:rFonts w:ascii="Segoe UI" w:hAnsi="Segoe UI" w:cs="Segoe UI"/>
          <w:sz w:val="48"/>
          <w:szCs w:val="48"/>
        </w:rPr>
      </w:pPr>
      <w:r>
        <w:rPr>
          <w:rFonts w:ascii="Segoe UI" w:hAnsi="Segoe UI" w:cs="Segoe UI"/>
        </w:rPr>
        <w:t>Best practice summary</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Source code → Git</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Non-secret config → Parameter Store or Lambda env vars</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Secrets → Secrets Manager</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AWS access for Lambda → IAM role</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AWS access for GitHub Actions → OIDC + IAM role</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State files → Remote S3 backend later</w:t>
      </w:r>
    </w:p>
    <w:p w:rsidR="00814424" w:rsidRDefault="00114F67" w:rsidP="00814424">
      <w:pPr>
        <w:spacing w:line="300" w:lineRule="atLeast"/>
        <w:rPr>
          <w:rFonts w:ascii="Segoe UI" w:hAnsi="Segoe UI" w:cs="Segoe UI"/>
          <w:sz w:val="21"/>
          <w:szCs w:val="21"/>
        </w:rPr>
      </w:pPr>
      <w:r>
        <w:rPr>
          <w:rFonts w:ascii="Segoe UI" w:hAnsi="Segoe UI" w:cs="Segoe UI"/>
          <w:sz w:val="21"/>
          <w:szCs w:val="21"/>
        </w:rPr>
        <w:pict>
          <v:rect id="_x0000_i1119" style="width:0;height:1.5pt" o:hralign="center" o:hrstd="t" o:hr="t" fillcolor="#a0a0a0" stroked="f"/>
        </w:pict>
      </w:r>
    </w:p>
    <w:p w:rsidR="00814424" w:rsidRDefault="00814424" w:rsidP="00814424">
      <w:pPr>
        <w:pStyle w:val="Heading1"/>
        <w:spacing w:line="300" w:lineRule="atLeast"/>
        <w:rPr>
          <w:rFonts w:ascii="Segoe UI" w:hAnsi="Segoe UI" w:cs="Segoe UI"/>
          <w:sz w:val="48"/>
          <w:szCs w:val="48"/>
        </w:rPr>
      </w:pPr>
      <w:r>
        <w:rPr>
          <w:rFonts w:ascii="Segoe UI" w:hAnsi="Segoe UI" w:cs="Segoe UI"/>
        </w:rPr>
        <w:t>CodeCommit + CodePipeline vs GitHub Actions — tumhare liye final view</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AWS CodePipeline source provider ke roop me CodeCommit, GitHub, Bitbucket, ya S3 use kar sakta hai.</w:t>
      </w:r>
      <w:r>
        <w:rPr>
          <w:rFonts w:ascii="Segoe UI" w:hAnsi="Segoe UI" w:cs="Segoe UI"/>
          <w:sz w:val="21"/>
          <w:szCs w:val="21"/>
        </w:rPr>
        <w:br/>
        <w:t xml:space="preserve">CodeCommit AWS-native regulated environments me useful hai due to IAM, VPC endpoints, CloudTrail logging, aur CodePipeline/CodeBuild integration. </w:t>
      </w:r>
      <w:hyperlink r:id="rId73" w:history="1">
        <w:r>
          <w:rPr>
            <w:rStyle w:val="Hyperlink"/>
            <w:rFonts w:ascii="Segoe UI" w:hAnsi="Segoe UI" w:cs="Segoe UI"/>
            <w:sz w:val="21"/>
            <w:szCs w:val="21"/>
          </w:rPr>
          <w:t>[aws.amazon.com]</w:t>
        </w:r>
      </w:hyperlink>
      <w:r>
        <w:rPr>
          <w:rFonts w:ascii="Segoe UI" w:hAnsi="Segoe UI" w:cs="Segoe UI"/>
          <w:sz w:val="21"/>
          <w:szCs w:val="21"/>
        </w:rPr>
        <w:t xml:space="preserve"> </w:t>
      </w:r>
      <w:hyperlink r:id="rId74" w:history="1">
        <w:r>
          <w:rPr>
            <w:rStyle w:val="Hyperlink"/>
            <w:rFonts w:ascii="Segoe UI" w:hAnsi="Segoe UI" w:cs="Segoe UI"/>
            <w:sz w:val="21"/>
            <w:szCs w:val="21"/>
          </w:rPr>
          <w:t>[aws.amazon.com]</w:t>
        </w:r>
      </w:hyperlink>
    </w:p>
    <w:p w:rsidR="00814424" w:rsidRDefault="00814424" w:rsidP="00814424">
      <w:pPr>
        <w:pStyle w:val="Heading2"/>
        <w:spacing w:line="300" w:lineRule="atLeast"/>
        <w:rPr>
          <w:rFonts w:ascii="Segoe UI" w:hAnsi="Segoe UI" w:cs="Segoe UI"/>
        </w:rPr>
      </w:pPr>
      <w:r>
        <w:rPr>
          <w:rFonts w:ascii="Segoe UI" w:hAnsi="Segoe UI" w:cs="Segoe UI"/>
        </w:rPr>
        <w:t>Tumhare case me recommendation</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Abhi hum GitHub + GitHub Actions use karenge because:</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Tum GitHub familiar ho</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Repo already hai</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CI/CD YAML visible hota hai</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OIDC se secure AWS access possible hai</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JDs me GitHub Actions common hai</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Later hum AWS-native alternative bhi cover kar sakte hain:</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CodeCommit + CodePipeline + CodeBuild</w:t>
      </w:r>
    </w:p>
    <w:p w:rsidR="00814424" w:rsidRDefault="00114F67" w:rsidP="00814424">
      <w:pPr>
        <w:spacing w:line="300" w:lineRule="atLeast"/>
        <w:rPr>
          <w:rFonts w:ascii="Segoe UI" w:hAnsi="Segoe UI" w:cs="Segoe UI"/>
          <w:sz w:val="21"/>
          <w:szCs w:val="21"/>
        </w:rPr>
      </w:pPr>
      <w:r>
        <w:rPr>
          <w:rFonts w:ascii="Segoe UI" w:hAnsi="Segoe UI" w:cs="Segoe UI"/>
          <w:sz w:val="21"/>
          <w:szCs w:val="21"/>
        </w:rPr>
        <w:pict>
          <v:rect id="_x0000_i1120" style="width:0;height:1.5pt" o:hralign="center" o:hrstd="t" o:hr="t" fillcolor="#a0a0a0" stroked="f"/>
        </w:pict>
      </w:r>
    </w:p>
    <w:p w:rsidR="00814424" w:rsidRDefault="00814424" w:rsidP="00814424">
      <w:pPr>
        <w:pStyle w:val="Heading1"/>
        <w:spacing w:line="300" w:lineRule="atLeast"/>
        <w:rPr>
          <w:rFonts w:ascii="Segoe UI" w:hAnsi="Segoe UI" w:cs="Segoe UI"/>
          <w:sz w:val="48"/>
          <w:szCs w:val="48"/>
        </w:rPr>
      </w:pPr>
      <w:r>
        <w:rPr>
          <w:rFonts w:ascii="Segoe UI" w:hAnsi="Segoe UI" w:cs="Segoe UI"/>
        </w:rPr>
        <w:lastRenderedPageBreak/>
        <w:t>Next step kya hoga?</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Ab hum GitHub Actions workflow file create karenge:</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.github/workflows/terraform-plan.yml</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Initially pipeline sirf ye karegi:</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terraform fmt</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terraform init</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terraform validate</w:t>
      </w:r>
    </w:p>
    <w:p w:rsidR="00814424" w:rsidRDefault="00814424" w:rsidP="00814424">
      <w:pPr>
        <w:spacing w:line="300" w:lineRule="atLeast"/>
        <w:rPr>
          <w:rFonts w:ascii="Segoe UI" w:hAnsi="Segoe UI" w:cs="Segoe UI"/>
          <w:sz w:val="21"/>
          <w:szCs w:val="21"/>
        </w:rPr>
      </w:pPr>
      <w:r>
        <w:rPr>
          <w:rFonts w:ascii="Segoe UI" w:hAnsi="Segoe UI" w:cs="Segoe UI"/>
          <w:sz w:val="21"/>
          <w:szCs w:val="21"/>
        </w:rPr>
        <w:t>terraform plan</w:t>
      </w:r>
    </w:p>
    <w:p w:rsidR="00814424" w:rsidRDefault="00814424" w:rsidP="00814424">
      <w:pPr>
        <w:pStyle w:val="NormalWeb"/>
        <w:spacing w:line="300" w:lineRule="atLeast"/>
        <w:rPr>
          <w:rFonts w:ascii="Segoe UI" w:hAnsi="Segoe UI" w:cs="Segoe UI"/>
          <w:sz w:val="21"/>
          <w:szCs w:val="21"/>
        </w:rPr>
      </w:pPr>
      <w:r>
        <w:rPr>
          <w:rStyle w:val="HTMLCode"/>
        </w:rPr>
        <w:t>terraform apply</w:t>
      </w:r>
      <w:r>
        <w:rPr>
          <w:rFonts w:ascii="Segoe UI" w:hAnsi="Segoe UI" w:cs="Segoe UI"/>
          <w:sz w:val="21"/>
          <w:szCs w:val="21"/>
        </w:rPr>
        <w:t xml:space="preserve"> abhi automatic nahi karenge. Production me apply usually protected branch/manual approval ke baad hota hai.</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Agar ready ho, bolo:</w:t>
      </w:r>
    </w:p>
    <w:p w:rsidR="00814424" w:rsidRDefault="00814424" w:rsidP="00814424">
      <w:pPr>
        <w:pStyle w:val="NormalWeb"/>
        <w:spacing w:line="300" w:lineRule="atLeast"/>
        <w:rPr>
          <w:rFonts w:ascii="Segoe UI" w:hAnsi="Segoe UI" w:cs="Segoe UI"/>
          <w:sz w:val="21"/>
          <w:szCs w:val="21"/>
        </w:rPr>
      </w:pPr>
      <w:r>
        <w:rPr>
          <w:rFonts w:ascii="Segoe UI" w:hAnsi="Segoe UI" w:cs="Segoe UI"/>
          <w:sz w:val="21"/>
          <w:szCs w:val="21"/>
        </w:rPr>
        <w:t>GitHub Actions workflow create karo</w:t>
      </w:r>
    </w:p>
    <w:p w:rsidR="00323B19" w:rsidRDefault="00323B19" w:rsidP="00323B19">
      <w:pPr>
        <w:pStyle w:val="NormalWeb"/>
        <w:spacing w:line="300" w:lineRule="atLeast"/>
        <w:rPr>
          <w:rFonts w:ascii="Segoe UI" w:hAnsi="Segoe UI" w:cs="Segoe UI"/>
          <w:sz w:val="21"/>
          <w:szCs w:val="21"/>
        </w:rPr>
      </w:pPr>
      <w:r>
        <w:rPr>
          <w:rFonts w:ascii="Segoe UI" w:hAnsi="Segoe UI" w:cs="Segoe UI"/>
          <w:sz w:val="21"/>
          <w:szCs w:val="21"/>
        </w:rPr>
        <w:t xml:space="preserve">Haan bhai, tumhara understanding </w:t>
      </w:r>
      <w:r>
        <w:rPr>
          <w:rStyle w:val="Strong"/>
          <w:rFonts w:ascii="Segoe UI" w:hAnsi="Segoe UI" w:cs="Segoe UI"/>
          <w:sz w:val="21"/>
          <w:szCs w:val="21"/>
        </w:rPr>
        <w:t>mostly correct hai</w:t>
      </w:r>
      <w:r>
        <w:rPr>
          <w:rFonts w:ascii="Segoe UI" w:hAnsi="Segoe UI" w:cs="Segoe UI"/>
          <w:sz w:val="21"/>
          <w:szCs w:val="21"/>
        </w:rPr>
        <w:t xml:space="preserve"> </w:t>
      </w:r>
      <w:r>
        <w:rPr>
          <w:rFonts w:ascii="Segoe UI Symbol" w:hAnsi="Segoe UI Symbol" w:cs="Segoe UI Symbol"/>
          <w:sz w:val="21"/>
          <w:szCs w:val="21"/>
        </w:rPr>
        <w:t>✅</w:t>
      </w:r>
    </w:p>
    <w:p w:rsidR="00323B19" w:rsidRDefault="00323B19" w:rsidP="00323B19">
      <w:pPr>
        <w:spacing w:line="300" w:lineRule="atLeast"/>
        <w:rPr>
          <w:rFonts w:ascii="Segoe UI" w:hAnsi="Segoe UI" w:cs="Segoe UI"/>
          <w:sz w:val="21"/>
          <w:szCs w:val="21"/>
        </w:rPr>
      </w:pPr>
      <w:r>
        <w:rPr>
          <w:rFonts w:ascii="Segoe UI" w:hAnsi="Segoe UI" w:cs="Segoe UI"/>
          <w:sz w:val="21"/>
          <w:szCs w:val="21"/>
        </w:rPr>
        <w:t>Local folder structure banaya</w:t>
      </w:r>
    </w:p>
    <w:p w:rsidR="00323B19" w:rsidRDefault="00323B19" w:rsidP="00323B19">
      <w:pPr>
        <w:spacing w:line="300" w:lineRule="atLeast"/>
        <w:rPr>
          <w:rFonts w:ascii="Segoe UI" w:hAnsi="Segoe UI" w:cs="Segoe UI"/>
          <w:sz w:val="21"/>
          <w:szCs w:val="21"/>
        </w:rPr>
      </w:pPr>
      <w:r>
        <w:rPr>
          <w:rFonts w:ascii="Segoe UI" w:hAnsi="Segoe UI" w:cs="Segoe UI"/>
          <w:sz w:val="21"/>
          <w:szCs w:val="21"/>
        </w:rPr>
        <w:t>↓</w:t>
      </w:r>
    </w:p>
    <w:p w:rsidR="00323B19" w:rsidRDefault="00323B19" w:rsidP="00323B19">
      <w:pPr>
        <w:spacing w:line="300" w:lineRule="atLeast"/>
        <w:rPr>
          <w:rFonts w:ascii="Segoe UI" w:hAnsi="Segoe UI" w:cs="Segoe UI"/>
          <w:sz w:val="21"/>
          <w:szCs w:val="21"/>
        </w:rPr>
      </w:pPr>
      <w:r>
        <w:rPr>
          <w:rFonts w:ascii="Segoe UI" w:hAnsi="Segoe UI" w:cs="Segoe UI"/>
          <w:sz w:val="21"/>
          <w:szCs w:val="21"/>
        </w:rPr>
        <w:t>Lambda modular code + Terraform code daala</w:t>
      </w:r>
    </w:p>
    <w:p w:rsidR="00323B19" w:rsidRDefault="00323B19" w:rsidP="00323B19">
      <w:pPr>
        <w:spacing w:line="300" w:lineRule="atLeast"/>
        <w:rPr>
          <w:rFonts w:ascii="Segoe UI" w:hAnsi="Segoe UI" w:cs="Segoe UI"/>
          <w:sz w:val="21"/>
          <w:szCs w:val="21"/>
        </w:rPr>
      </w:pPr>
      <w:r>
        <w:rPr>
          <w:rFonts w:ascii="Segoe UI" w:hAnsi="Segoe UI" w:cs="Segoe UI"/>
          <w:sz w:val="21"/>
          <w:szCs w:val="21"/>
        </w:rPr>
        <w:t>↓</w:t>
      </w:r>
    </w:p>
    <w:p w:rsidR="00323B19" w:rsidRDefault="00323B19" w:rsidP="00323B19">
      <w:pPr>
        <w:spacing w:line="300" w:lineRule="atLeast"/>
        <w:rPr>
          <w:rFonts w:ascii="Segoe UI" w:hAnsi="Segoe UI" w:cs="Segoe UI"/>
          <w:sz w:val="21"/>
          <w:szCs w:val="21"/>
        </w:rPr>
      </w:pPr>
      <w:r>
        <w:rPr>
          <w:rFonts w:ascii="Segoe UI" w:hAnsi="Segoe UI" w:cs="Segoe UI"/>
          <w:sz w:val="21"/>
          <w:szCs w:val="21"/>
        </w:rPr>
        <w:t>Git commit kiya</w:t>
      </w:r>
    </w:p>
    <w:p w:rsidR="00323B19" w:rsidRDefault="00323B19" w:rsidP="00323B19">
      <w:pPr>
        <w:spacing w:line="300" w:lineRule="atLeast"/>
        <w:rPr>
          <w:rFonts w:ascii="Segoe UI" w:hAnsi="Segoe UI" w:cs="Segoe UI"/>
          <w:sz w:val="21"/>
          <w:szCs w:val="21"/>
        </w:rPr>
      </w:pPr>
      <w:r>
        <w:rPr>
          <w:rFonts w:ascii="Segoe UI" w:hAnsi="Segoe UI" w:cs="Segoe UI"/>
          <w:sz w:val="21"/>
          <w:szCs w:val="21"/>
        </w:rPr>
        <w:t>↓</w:t>
      </w:r>
    </w:p>
    <w:p w:rsidR="00323B19" w:rsidRDefault="00323B19" w:rsidP="00323B19">
      <w:pPr>
        <w:spacing w:line="300" w:lineRule="atLeast"/>
        <w:rPr>
          <w:rFonts w:ascii="Segoe UI" w:hAnsi="Segoe UI" w:cs="Segoe UI"/>
          <w:sz w:val="21"/>
          <w:szCs w:val="21"/>
        </w:rPr>
      </w:pPr>
      <w:r>
        <w:rPr>
          <w:rFonts w:ascii="Segoe UI" w:hAnsi="Segoe UI" w:cs="Segoe UI"/>
          <w:sz w:val="21"/>
          <w:szCs w:val="21"/>
        </w:rPr>
        <w:t>Ab GitHub Actions workflow banayenge</w:t>
      </w:r>
    </w:p>
    <w:p w:rsidR="00323B19" w:rsidRDefault="00323B19" w:rsidP="00323B19">
      <w:pPr>
        <w:spacing w:line="300" w:lineRule="atLeast"/>
        <w:rPr>
          <w:rFonts w:ascii="Segoe UI" w:hAnsi="Segoe UI" w:cs="Segoe UI"/>
          <w:sz w:val="21"/>
          <w:szCs w:val="21"/>
        </w:rPr>
      </w:pPr>
      <w:r>
        <w:rPr>
          <w:rFonts w:ascii="Segoe UI" w:hAnsi="Segoe UI" w:cs="Segoe UI"/>
          <w:sz w:val="21"/>
          <w:szCs w:val="21"/>
        </w:rPr>
        <w:t>↓</w:t>
      </w:r>
    </w:p>
    <w:p w:rsidR="00323B19" w:rsidRDefault="00323B19" w:rsidP="00323B19">
      <w:pPr>
        <w:spacing w:line="300" w:lineRule="atLeast"/>
        <w:rPr>
          <w:rFonts w:ascii="Segoe UI" w:hAnsi="Segoe UI" w:cs="Segoe UI"/>
          <w:sz w:val="21"/>
          <w:szCs w:val="21"/>
        </w:rPr>
      </w:pPr>
      <w:r>
        <w:rPr>
          <w:rFonts w:ascii="Segoe UI" w:hAnsi="Segoe UI" w:cs="Segoe UI"/>
          <w:sz w:val="21"/>
          <w:szCs w:val="21"/>
        </w:rPr>
        <w:t>GitHub Actions AWS me Terraform plan/apply run karega</w:t>
      </w:r>
    </w:p>
    <w:p w:rsidR="00323B19" w:rsidRDefault="00323B19" w:rsidP="00323B19">
      <w:pPr>
        <w:pStyle w:val="NormalWeb"/>
        <w:spacing w:line="300" w:lineRule="atLeast"/>
        <w:rPr>
          <w:rFonts w:ascii="Segoe UI" w:hAnsi="Segoe UI" w:cs="Segoe UI"/>
          <w:sz w:val="21"/>
          <w:szCs w:val="21"/>
        </w:rPr>
      </w:pPr>
      <w:r>
        <w:rPr>
          <w:rStyle w:val="Strong"/>
          <w:rFonts w:ascii="Segoe UI" w:hAnsi="Segoe UI" w:cs="Segoe UI"/>
          <w:sz w:val="21"/>
          <w:szCs w:val="21"/>
        </w:rPr>
        <w:t>Bas ek important correction:</w:t>
      </w:r>
      <w:r>
        <w:rPr>
          <w:rFonts w:ascii="Segoe UI" w:hAnsi="Segoe UI" w:cs="Segoe UI"/>
          <w:sz w:val="21"/>
          <w:szCs w:val="21"/>
        </w:rPr>
        <w:t xml:space="preserve"> GitHub Actions workflow tabhi properly kaam karega jab Terraform state CloudShell local file me nahi, balki </w:t>
      </w:r>
      <w:r>
        <w:rPr>
          <w:rStyle w:val="Strong"/>
          <w:rFonts w:ascii="Segoe UI" w:hAnsi="Segoe UI" w:cs="Segoe UI"/>
          <w:sz w:val="21"/>
          <w:szCs w:val="21"/>
        </w:rPr>
        <w:t>remote backend</w:t>
      </w:r>
      <w:r>
        <w:rPr>
          <w:rFonts w:ascii="Segoe UI" w:hAnsi="Segoe UI" w:cs="Segoe UI"/>
          <w:sz w:val="21"/>
          <w:szCs w:val="21"/>
        </w:rPr>
        <w:t xml:space="preserve"> me ho.</w:t>
      </w:r>
    </w:p>
    <w:p w:rsidR="00323B19" w:rsidRDefault="00323B19" w:rsidP="00323B19">
      <w:pPr>
        <w:pStyle w:val="NormalWeb"/>
        <w:spacing w:line="300" w:lineRule="atLeast"/>
        <w:rPr>
          <w:rFonts w:ascii="Segoe UI" w:hAnsi="Segoe UI" w:cs="Segoe UI"/>
          <w:sz w:val="21"/>
          <w:szCs w:val="21"/>
        </w:rPr>
      </w:pPr>
      <w:r>
        <w:rPr>
          <w:rFonts w:ascii="Segoe UI" w:hAnsi="Segoe UI" w:cs="Segoe UI"/>
          <w:sz w:val="21"/>
          <w:szCs w:val="21"/>
        </w:rPr>
        <w:t>Abhi tumhara Terraform state yahan hai:</w:t>
      </w:r>
    </w:p>
    <w:p w:rsidR="00323B19" w:rsidRDefault="00323B19" w:rsidP="00323B19">
      <w:pPr>
        <w:pStyle w:val="NormalWeb"/>
        <w:spacing w:line="300" w:lineRule="atLeast"/>
        <w:rPr>
          <w:rFonts w:ascii="Segoe UI" w:hAnsi="Segoe UI" w:cs="Segoe UI"/>
          <w:sz w:val="21"/>
          <w:szCs w:val="21"/>
        </w:rPr>
      </w:pPr>
      <w:r>
        <w:rPr>
          <w:rFonts w:ascii="Segoe UI" w:hAnsi="Segoe UI" w:cs="Segoe UI"/>
          <w:sz w:val="21"/>
          <w:szCs w:val="21"/>
        </w:rPr>
        <w:t>~/enterprise-genai-iac/infra/terraform.tfstate</w:t>
      </w:r>
    </w:p>
    <w:p w:rsidR="00323B19" w:rsidRDefault="00323B19" w:rsidP="00323B19">
      <w:pPr>
        <w:pStyle w:val="NormalWeb"/>
        <w:spacing w:line="300" w:lineRule="atLeast"/>
        <w:rPr>
          <w:rFonts w:ascii="Segoe UI" w:hAnsi="Segoe UI" w:cs="Segoe UI"/>
          <w:sz w:val="21"/>
          <w:szCs w:val="21"/>
        </w:rPr>
      </w:pPr>
      <w:r>
        <w:rPr>
          <w:rFonts w:ascii="Segoe UI" w:hAnsi="Segoe UI" w:cs="Segoe UI"/>
          <w:sz w:val="21"/>
          <w:szCs w:val="21"/>
        </w:rPr>
        <w:t>Ye CloudShell ke local storage me hai. GitHub Actions runner ko ye file nahi milegi. Agar hum bina remote backend ke workflow run kar denge, toh GitHub Actions Terraform ko empty state milegi aur woh resources ko new samajh sakta hai.</w:t>
      </w:r>
    </w:p>
    <w:p w:rsidR="00323B19" w:rsidRDefault="00323B19" w:rsidP="00323B19">
      <w:pPr>
        <w:pStyle w:val="NormalWeb"/>
        <w:spacing w:line="300" w:lineRule="atLeast"/>
        <w:rPr>
          <w:rFonts w:ascii="Segoe UI" w:hAnsi="Segoe UI" w:cs="Segoe UI"/>
          <w:sz w:val="21"/>
          <w:szCs w:val="21"/>
        </w:rPr>
      </w:pPr>
      <w:r>
        <w:rPr>
          <w:rFonts w:ascii="Segoe UI" w:hAnsi="Segoe UI" w:cs="Segoe UI"/>
          <w:sz w:val="21"/>
          <w:szCs w:val="21"/>
        </w:rPr>
        <w:t xml:space="preserve">Isliye </w:t>
      </w:r>
      <w:r>
        <w:rPr>
          <w:rStyle w:val="Strong"/>
          <w:rFonts w:ascii="Segoe UI" w:hAnsi="Segoe UI" w:cs="Segoe UI"/>
          <w:sz w:val="21"/>
          <w:szCs w:val="21"/>
        </w:rPr>
        <w:t>GitHub Actions workflow create karne se pehle best-practice Step 0 hai: Terraform Remote Backend setup</w:t>
      </w:r>
      <w:r>
        <w:rPr>
          <w:rFonts w:ascii="Segoe UI" w:hAnsi="Segoe UI" w:cs="Segoe UI"/>
          <w:sz w:val="21"/>
          <w:szCs w:val="21"/>
        </w:rPr>
        <w:t>.</w:t>
      </w:r>
    </w:p>
    <w:p w:rsidR="00323B19" w:rsidRDefault="00114F67" w:rsidP="00323B19">
      <w:pPr>
        <w:spacing w:line="300" w:lineRule="atLeast"/>
        <w:rPr>
          <w:rFonts w:ascii="Segoe UI" w:hAnsi="Segoe UI" w:cs="Segoe UI"/>
          <w:sz w:val="21"/>
          <w:szCs w:val="21"/>
        </w:rPr>
      </w:pPr>
      <w:r>
        <w:rPr>
          <w:rFonts w:ascii="Segoe UI" w:hAnsi="Segoe UI" w:cs="Segoe UI"/>
          <w:sz w:val="21"/>
          <w:szCs w:val="21"/>
        </w:rPr>
        <w:pict>
          <v:rect id="_x0000_i1121" style="width:0;height:1.5pt" o:hralign="center" o:hrstd="t" o:hr="t" fillcolor="#a0a0a0" stroked="f"/>
        </w:pict>
      </w:r>
    </w:p>
    <w:p w:rsidR="00323B19" w:rsidRDefault="00323B19" w:rsidP="00323B19">
      <w:pPr>
        <w:pStyle w:val="Heading1"/>
        <w:spacing w:line="300" w:lineRule="atLeast"/>
        <w:rPr>
          <w:rFonts w:ascii="Segoe UI" w:hAnsi="Segoe UI" w:cs="Segoe UI"/>
          <w:sz w:val="48"/>
          <w:szCs w:val="48"/>
        </w:rPr>
      </w:pPr>
      <w:r>
        <w:rPr>
          <w:rFonts w:ascii="Segoe UI" w:hAnsi="Segoe UI" w:cs="Segoe UI"/>
        </w:rPr>
        <w:lastRenderedPageBreak/>
        <w:t>Why remote backend zaroori hai?</w:t>
      </w:r>
    </w:p>
    <w:p w:rsidR="00323B19" w:rsidRDefault="00323B19" w:rsidP="00323B19">
      <w:pPr>
        <w:pStyle w:val="NormalWeb"/>
        <w:spacing w:line="300" w:lineRule="atLeast"/>
        <w:rPr>
          <w:rFonts w:ascii="Segoe UI" w:hAnsi="Segoe UI" w:cs="Segoe UI"/>
          <w:sz w:val="21"/>
          <w:szCs w:val="21"/>
        </w:rPr>
      </w:pPr>
      <w:r>
        <w:rPr>
          <w:rFonts w:ascii="Segoe UI" w:hAnsi="Segoe UI" w:cs="Segoe UI"/>
          <w:sz w:val="21"/>
          <w:szCs w:val="21"/>
        </w:rPr>
        <w:t>Production CI/CD me Terraform state yahan store hoti hai:</w:t>
      </w:r>
    </w:p>
    <w:p w:rsidR="00323B19" w:rsidRDefault="00323B19" w:rsidP="00323B19">
      <w:pPr>
        <w:spacing w:line="300" w:lineRule="atLeast"/>
        <w:rPr>
          <w:rFonts w:ascii="Segoe UI" w:hAnsi="Segoe UI" w:cs="Segoe UI"/>
          <w:sz w:val="21"/>
          <w:szCs w:val="21"/>
        </w:rPr>
      </w:pPr>
      <w:r>
        <w:rPr>
          <w:rFonts w:ascii="Segoe UI" w:hAnsi="Segoe UI" w:cs="Segoe UI"/>
          <w:sz w:val="21"/>
          <w:szCs w:val="21"/>
        </w:rPr>
        <w:t>S3 bucket = Terraform state storage</w:t>
      </w:r>
    </w:p>
    <w:p w:rsidR="00323B19" w:rsidRDefault="00323B19" w:rsidP="00323B19">
      <w:pPr>
        <w:spacing w:line="300" w:lineRule="atLeast"/>
        <w:rPr>
          <w:rFonts w:ascii="Segoe UI" w:hAnsi="Segoe UI" w:cs="Segoe UI"/>
          <w:sz w:val="21"/>
          <w:szCs w:val="21"/>
        </w:rPr>
      </w:pPr>
      <w:r>
        <w:rPr>
          <w:rFonts w:ascii="Segoe UI" w:hAnsi="Segoe UI" w:cs="Segoe UI"/>
          <w:sz w:val="21"/>
          <w:szCs w:val="21"/>
        </w:rPr>
        <w:t>DynamoDB table = state locking</w:t>
      </w:r>
    </w:p>
    <w:p w:rsidR="00323B19" w:rsidRDefault="00323B19" w:rsidP="00323B19">
      <w:pPr>
        <w:pStyle w:val="NormalWeb"/>
        <w:spacing w:line="300" w:lineRule="atLeast"/>
        <w:rPr>
          <w:rFonts w:ascii="Segoe UI" w:hAnsi="Segoe UI" w:cs="Segoe UI"/>
          <w:sz w:val="21"/>
          <w:szCs w:val="21"/>
        </w:rPr>
      </w:pPr>
      <w:r>
        <w:rPr>
          <w:rFonts w:ascii="Segoe UI" w:hAnsi="Segoe UI" w:cs="Segoe UI"/>
          <w:sz w:val="21"/>
          <w:szCs w:val="21"/>
        </w:rPr>
        <w:t>Flow:</w:t>
      </w:r>
    </w:p>
    <w:p w:rsidR="00323B19" w:rsidRDefault="00323B19" w:rsidP="00323B19">
      <w:pPr>
        <w:spacing w:line="300" w:lineRule="atLeast"/>
        <w:rPr>
          <w:rFonts w:ascii="Segoe UI" w:hAnsi="Segoe UI" w:cs="Segoe UI"/>
          <w:sz w:val="21"/>
          <w:szCs w:val="21"/>
        </w:rPr>
      </w:pPr>
      <w:r>
        <w:rPr>
          <w:rFonts w:ascii="Segoe UI" w:hAnsi="Segoe UI" w:cs="Segoe UI"/>
          <w:sz w:val="21"/>
          <w:szCs w:val="21"/>
        </w:rPr>
        <w:t>CloudShell / Local / GitHub Actions</w:t>
      </w:r>
    </w:p>
    <w:p w:rsidR="00323B19" w:rsidRDefault="00323B19" w:rsidP="00323B19">
      <w:pPr>
        <w:spacing w:line="300" w:lineRule="atLeast"/>
        <w:rPr>
          <w:rFonts w:ascii="Segoe UI" w:hAnsi="Segoe UI" w:cs="Segoe UI"/>
          <w:sz w:val="21"/>
          <w:szCs w:val="21"/>
        </w:rPr>
      </w:pPr>
      <w:r>
        <w:rPr>
          <w:rFonts w:ascii="Segoe UI" w:hAnsi="Segoe UI" w:cs="Segoe UI"/>
          <w:sz w:val="21"/>
          <w:szCs w:val="21"/>
        </w:rPr>
        <w:t>↓</w:t>
      </w:r>
    </w:p>
    <w:p w:rsidR="00323B19" w:rsidRDefault="00323B19" w:rsidP="00323B19">
      <w:pPr>
        <w:spacing w:line="300" w:lineRule="atLeast"/>
        <w:rPr>
          <w:rFonts w:ascii="Segoe UI" w:hAnsi="Segoe UI" w:cs="Segoe UI"/>
          <w:sz w:val="21"/>
          <w:szCs w:val="21"/>
        </w:rPr>
      </w:pPr>
      <w:r>
        <w:rPr>
          <w:rFonts w:ascii="Segoe UI" w:hAnsi="Segoe UI" w:cs="Segoe UI"/>
          <w:sz w:val="21"/>
          <w:szCs w:val="21"/>
        </w:rPr>
        <w:t>same infra state maintain hoti haisame S3 backend state read karta hai</w:t>
      </w:r>
    </w:p>
    <w:p w:rsidR="00323B19" w:rsidRDefault="00323B19" w:rsidP="00323B19">
      <w:pPr>
        <w:spacing w:line="300" w:lineRule="atLeast"/>
        <w:rPr>
          <w:rFonts w:ascii="Segoe UI" w:hAnsi="Segoe UI" w:cs="Segoe UI"/>
          <w:sz w:val="21"/>
          <w:szCs w:val="21"/>
        </w:rPr>
      </w:pPr>
      <w:r>
        <w:rPr>
          <w:rFonts w:ascii="Segoe UI" w:hAnsi="Segoe UI" w:cs="Segoe UI"/>
          <w:sz w:val="21"/>
          <w:szCs w:val="21"/>
        </w:rPr>
        <w:t>↓</w:t>
      </w:r>
    </w:p>
    <w:p w:rsidR="00323B19" w:rsidRDefault="00323B19" w:rsidP="00323B19">
      <w:pPr>
        <w:spacing w:line="300" w:lineRule="atLeast"/>
        <w:rPr>
          <w:rFonts w:ascii="Segoe UI" w:hAnsi="Segoe UI" w:cs="Segoe UI"/>
          <w:sz w:val="21"/>
          <w:szCs w:val="21"/>
        </w:rPr>
      </w:pPr>
      <w:r>
        <w:rPr>
          <w:rFonts w:ascii="Segoe UI" w:hAnsi="Segoe UI" w:cs="Segoe UI"/>
          <w:sz w:val="21"/>
          <w:szCs w:val="21"/>
        </w:rPr>
        <w:t>DynamoDB lock ensure karta hai ki same time 2 apply na chalein</w:t>
      </w:r>
    </w:p>
    <w:p w:rsidR="00323B19" w:rsidRDefault="00323B19" w:rsidP="00323B19">
      <w:pPr>
        <w:spacing w:line="300" w:lineRule="atLeast"/>
        <w:rPr>
          <w:rFonts w:ascii="Segoe UI" w:hAnsi="Segoe UI" w:cs="Segoe UI"/>
          <w:sz w:val="21"/>
          <w:szCs w:val="21"/>
        </w:rPr>
      </w:pPr>
      <w:r>
        <w:rPr>
          <w:rFonts w:ascii="Segoe UI" w:hAnsi="Segoe UI" w:cs="Segoe UI"/>
          <w:sz w:val="21"/>
          <w:szCs w:val="21"/>
        </w:rPr>
        <w:t>↓</w:t>
      </w:r>
    </w:p>
    <w:p w:rsidR="00323B19" w:rsidRDefault="00323B19" w:rsidP="00323B19">
      <w:pPr>
        <w:pStyle w:val="NormalWeb"/>
        <w:spacing w:line="300" w:lineRule="atLeast"/>
        <w:rPr>
          <w:rFonts w:ascii="Segoe UI" w:hAnsi="Segoe UI" w:cs="Segoe UI"/>
          <w:sz w:val="21"/>
          <w:szCs w:val="21"/>
        </w:rPr>
      </w:pPr>
      <w:r>
        <w:rPr>
          <w:rFonts w:ascii="Segoe UI" w:hAnsi="Segoe UI" w:cs="Segoe UI"/>
          <w:sz w:val="21"/>
          <w:szCs w:val="21"/>
        </w:rPr>
        <w:t xml:space="preserve">GitHub Actions AWS access ke liye hum later OIDC use karenge, jisme long-lived AWS keys store nahi hoti. GitHub OIDC workflow AWS se short-lived credentials leta hai through IAM role. GitHub docs bhi OIDC ko AWS access ke liye recommend karte hain without long-lived AWS secrets. AWS Security Blog bhi IAM roles + short-term credentials approach explain karta hai. </w:t>
      </w:r>
      <w:hyperlink r:id="rId75" w:history="1">
        <w:r>
          <w:rPr>
            <w:rStyle w:val="Hyperlink"/>
            <w:rFonts w:ascii="Segoe UI" w:hAnsi="Segoe UI" w:cs="Segoe UI"/>
            <w:sz w:val="21"/>
            <w:szCs w:val="21"/>
          </w:rPr>
          <w:t>[techradar.info]</w:t>
        </w:r>
      </w:hyperlink>
      <w:r>
        <w:rPr>
          <w:rFonts w:ascii="Segoe UI" w:hAnsi="Segoe UI" w:cs="Segoe UI"/>
          <w:sz w:val="21"/>
          <w:szCs w:val="21"/>
        </w:rPr>
        <w:t xml:space="preserve"> </w:t>
      </w:r>
      <w:hyperlink r:id="rId76" w:history="1">
        <w:r>
          <w:rPr>
            <w:rStyle w:val="Hyperlink"/>
            <w:rFonts w:ascii="Segoe UI" w:hAnsi="Segoe UI" w:cs="Segoe UI"/>
            <w:sz w:val="21"/>
            <w:szCs w:val="21"/>
          </w:rPr>
          <w:t>[aws.amazon.com]</w:t>
        </w:r>
      </w:hyperlink>
    </w:p>
    <w:p w:rsidR="00323B19" w:rsidRDefault="00114F67" w:rsidP="00323B19">
      <w:pPr>
        <w:spacing w:line="300" w:lineRule="atLeast"/>
        <w:rPr>
          <w:rFonts w:ascii="Segoe UI" w:hAnsi="Segoe UI" w:cs="Segoe UI"/>
          <w:sz w:val="21"/>
          <w:szCs w:val="21"/>
        </w:rPr>
      </w:pPr>
      <w:r>
        <w:rPr>
          <w:rFonts w:ascii="Segoe UI" w:hAnsi="Segoe UI" w:cs="Segoe UI"/>
          <w:sz w:val="21"/>
          <w:szCs w:val="21"/>
        </w:rPr>
        <w:pict>
          <v:rect id="_x0000_i1122" style="width:0;height:1.5pt" o:hralign="center" o:hrstd="t" o:hr="t" fillcolor="#a0a0a0" stroked="f"/>
        </w:pict>
      </w:r>
    </w:p>
    <w:p w:rsidR="00323B19" w:rsidRDefault="00323B19" w:rsidP="00323B19">
      <w:pPr>
        <w:pStyle w:val="Heading1"/>
        <w:spacing w:line="300" w:lineRule="atLeast"/>
        <w:rPr>
          <w:rFonts w:ascii="Segoe UI" w:hAnsi="Segoe UI" w:cs="Segoe UI"/>
          <w:sz w:val="48"/>
          <w:szCs w:val="48"/>
        </w:rPr>
      </w:pPr>
      <w:r>
        <w:rPr>
          <w:rFonts w:ascii="Segoe UI" w:hAnsi="Segoe UI" w:cs="Segoe UI"/>
        </w:rPr>
        <w:t>Abhi Step 1: Terraform Remote Backend setup karte hain</w:t>
      </w:r>
    </w:p>
    <w:p w:rsidR="00323B19" w:rsidRDefault="00323B19" w:rsidP="00323B19">
      <w:pPr>
        <w:pStyle w:val="NormalWeb"/>
        <w:spacing w:line="300" w:lineRule="atLeast"/>
        <w:rPr>
          <w:rFonts w:ascii="Segoe UI" w:hAnsi="Segoe UI" w:cs="Segoe UI"/>
          <w:sz w:val="21"/>
          <w:szCs w:val="21"/>
        </w:rPr>
      </w:pPr>
      <w:r>
        <w:rPr>
          <w:rFonts w:ascii="Segoe UI" w:hAnsi="Segoe UI" w:cs="Segoe UI"/>
          <w:sz w:val="21"/>
          <w:szCs w:val="21"/>
        </w:rPr>
        <w:t xml:space="preserve">Important: Terraform backend bucket ko </w:t>
      </w:r>
      <w:r>
        <w:rPr>
          <w:rStyle w:val="Strong"/>
          <w:rFonts w:ascii="Segoe UI" w:hAnsi="Segoe UI" w:cs="Segoe UI"/>
          <w:sz w:val="21"/>
          <w:szCs w:val="21"/>
        </w:rPr>
        <w:t>RAG docs bucket se separate</w:t>
      </w:r>
      <w:r>
        <w:rPr>
          <w:rFonts w:ascii="Segoe UI" w:hAnsi="Segoe UI" w:cs="Segoe UI"/>
          <w:sz w:val="21"/>
          <w:szCs w:val="21"/>
        </w:rPr>
        <w:t xml:space="preserve"> rakhenge. KB docs bucket ko Terraform state ke liye use nahi karna.</w:t>
      </w:r>
    </w:p>
    <w:p w:rsidR="00323B19" w:rsidRDefault="00323B19" w:rsidP="00323B19">
      <w:pPr>
        <w:pStyle w:val="NormalWeb"/>
        <w:spacing w:line="300" w:lineRule="atLeast"/>
        <w:rPr>
          <w:rFonts w:ascii="Segoe UI" w:hAnsi="Segoe UI" w:cs="Segoe UI"/>
          <w:sz w:val="21"/>
          <w:szCs w:val="21"/>
        </w:rPr>
      </w:pPr>
      <w:r>
        <w:rPr>
          <w:rFonts w:ascii="Segoe UI" w:hAnsi="Segoe UI" w:cs="Segoe UI"/>
          <w:sz w:val="21"/>
          <w:szCs w:val="21"/>
        </w:rPr>
        <w:t>CloudShell me run karo:</w:t>
      </w:r>
    </w:p>
    <w:p w:rsidR="00323B19" w:rsidRDefault="00323B19" w:rsidP="00323B19">
      <w:pPr>
        <w:pStyle w:val="NormalWeb"/>
        <w:spacing w:line="300" w:lineRule="atLeast"/>
        <w:rPr>
          <w:rFonts w:ascii="Segoe UI" w:hAnsi="Segoe UI" w:cs="Segoe UI"/>
          <w:sz w:val="21"/>
          <w:szCs w:val="21"/>
        </w:rPr>
      </w:pPr>
      <w:r>
        <w:rPr>
          <w:rFonts w:ascii="Segoe UI" w:hAnsi="Segoe UI" w:cs="Segoe UI"/>
          <w:sz w:val="21"/>
          <w:szCs w:val="21"/>
        </w:rPr>
        <w:t>cd ~/enterprise-genai-iac/infra</w:t>
      </w:r>
    </w:p>
    <w:p w:rsidR="00323B19" w:rsidRDefault="00114F67" w:rsidP="00323B19">
      <w:pPr>
        <w:spacing w:line="300" w:lineRule="atLeast"/>
        <w:rPr>
          <w:rFonts w:ascii="Segoe UI" w:hAnsi="Segoe UI" w:cs="Segoe UI"/>
          <w:sz w:val="21"/>
          <w:szCs w:val="21"/>
        </w:rPr>
      </w:pPr>
      <w:r>
        <w:rPr>
          <w:rFonts w:ascii="Segoe UI" w:hAnsi="Segoe UI" w:cs="Segoe UI"/>
          <w:sz w:val="21"/>
          <w:szCs w:val="21"/>
        </w:rPr>
        <w:pict>
          <v:rect id="_x0000_i1123" style="width:0;height:1.5pt" o:hralign="center" o:hrstd="t" o:hr="t" fillcolor="#a0a0a0" stroked="f"/>
        </w:pict>
      </w:r>
    </w:p>
    <w:p w:rsidR="00323B19" w:rsidRDefault="00323B19" w:rsidP="00323B19">
      <w:pPr>
        <w:pStyle w:val="Heading2"/>
        <w:spacing w:line="300" w:lineRule="atLeast"/>
        <w:rPr>
          <w:rFonts w:ascii="Segoe UI" w:hAnsi="Segoe UI" w:cs="Segoe UI"/>
        </w:rPr>
      </w:pPr>
      <w:r>
        <w:rPr>
          <w:rFonts w:ascii="Segoe UI" w:hAnsi="Segoe UI" w:cs="Segoe UI"/>
        </w:rPr>
        <w:t>1. Account ID aur backend names set karo</w:t>
      </w:r>
    </w:p>
    <w:p w:rsidR="00323B19" w:rsidRDefault="00323B19" w:rsidP="00323B19">
      <w:pPr>
        <w:spacing w:line="300" w:lineRule="atLeast"/>
        <w:rPr>
          <w:rFonts w:ascii="Segoe UI" w:hAnsi="Segoe UI" w:cs="Segoe UI"/>
          <w:sz w:val="21"/>
          <w:szCs w:val="21"/>
        </w:rPr>
      </w:pPr>
      <w:r>
        <w:rPr>
          <w:rFonts w:ascii="Segoe UI" w:hAnsi="Segoe UI" w:cs="Segoe UI"/>
          <w:sz w:val="21"/>
          <w:szCs w:val="21"/>
        </w:rPr>
        <w:t>ACCOUNT_ID=$(aws sts get-caller-identity --query Account --output text)</w:t>
      </w:r>
    </w:p>
    <w:p w:rsidR="00323B19" w:rsidRDefault="00323B19" w:rsidP="00323B19">
      <w:pPr>
        <w:spacing w:line="300" w:lineRule="atLeast"/>
        <w:rPr>
          <w:rFonts w:ascii="Segoe UI" w:hAnsi="Segoe UI" w:cs="Segoe UI"/>
          <w:sz w:val="21"/>
          <w:szCs w:val="21"/>
        </w:rPr>
      </w:pPr>
      <w:r>
        <w:rPr>
          <w:rFonts w:ascii="Segoe UI" w:hAnsi="Segoe UI" w:cs="Segoe UI"/>
          <w:sz w:val="21"/>
          <w:szCs w:val="21"/>
        </w:rPr>
        <w:t>REGION="ap-south-1"</w:t>
      </w:r>
    </w:p>
    <w:p w:rsidR="00323B19" w:rsidRDefault="00323B19" w:rsidP="00323B19">
      <w:pPr>
        <w:spacing w:line="300" w:lineRule="atLeast"/>
        <w:rPr>
          <w:rFonts w:ascii="Segoe UI" w:hAnsi="Segoe UI" w:cs="Segoe UI"/>
          <w:sz w:val="21"/>
          <w:szCs w:val="21"/>
        </w:rPr>
      </w:pPr>
    </w:p>
    <w:p w:rsidR="00323B19" w:rsidRDefault="00323B19" w:rsidP="00323B19">
      <w:pPr>
        <w:spacing w:line="300" w:lineRule="atLeast"/>
        <w:rPr>
          <w:rFonts w:ascii="Segoe UI" w:hAnsi="Segoe UI" w:cs="Segoe UI"/>
          <w:sz w:val="21"/>
          <w:szCs w:val="21"/>
        </w:rPr>
      </w:pPr>
      <w:r>
        <w:rPr>
          <w:rFonts w:ascii="Segoe UI" w:hAnsi="Segoe UI" w:cs="Segoe UI"/>
          <w:sz w:val="21"/>
          <w:szCs w:val="21"/>
        </w:rPr>
        <w:t>TF_STATE_BUCKET="enterprise-genai-tfstate-${ACCOUNT_ID}-${REGION}"</w:t>
      </w:r>
    </w:p>
    <w:p w:rsidR="00323B19" w:rsidRDefault="00323B19" w:rsidP="00323B19">
      <w:pPr>
        <w:spacing w:line="300" w:lineRule="atLeast"/>
        <w:rPr>
          <w:rFonts w:ascii="Segoe UI" w:hAnsi="Segoe UI" w:cs="Segoe UI"/>
          <w:sz w:val="21"/>
          <w:szCs w:val="21"/>
        </w:rPr>
      </w:pPr>
      <w:r>
        <w:rPr>
          <w:rFonts w:ascii="Segoe UI" w:hAnsi="Segoe UI" w:cs="Segoe UI"/>
          <w:sz w:val="21"/>
          <w:szCs w:val="21"/>
        </w:rPr>
        <w:t>TF_LOCK_TABLE="enterprise-genai-terraform-locks"</w:t>
      </w:r>
    </w:p>
    <w:p w:rsidR="00323B19" w:rsidRDefault="00323B19" w:rsidP="00323B19">
      <w:pPr>
        <w:spacing w:line="300" w:lineRule="atLeast"/>
        <w:rPr>
          <w:rFonts w:ascii="Segoe UI" w:hAnsi="Segoe UI" w:cs="Segoe UI"/>
          <w:sz w:val="21"/>
          <w:szCs w:val="21"/>
        </w:rPr>
      </w:pPr>
    </w:p>
    <w:p w:rsidR="00323B19" w:rsidRDefault="00323B19" w:rsidP="00323B19">
      <w:pPr>
        <w:spacing w:line="300" w:lineRule="atLeast"/>
        <w:rPr>
          <w:rFonts w:ascii="Segoe UI" w:hAnsi="Segoe UI" w:cs="Segoe UI"/>
          <w:sz w:val="21"/>
          <w:szCs w:val="21"/>
        </w:rPr>
      </w:pPr>
      <w:r>
        <w:rPr>
          <w:rFonts w:ascii="Segoe UI" w:hAnsi="Segoe UI" w:cs="Segoe UI"/>
          <w:sz w:val="21"/>
          <w:szCs w:val="21"/>
        </w:rPr>
        <w:t>echo "State bucket: $TF_STATE_BUCKET"</w:t>
      </w:r>
    </w:p>
    <w:p w:rsidR="00323B19" w:rsidRDefault="00323B19" w:rsidP="00323B19">
      <w:pPr>
        <w:spacing w:line="300" w:lineRule="atLeast"/>
        <w:rPr>
          <w:rFonts w:ascii="Segoe UI" w:hAnsi="Segoe UI" w:cs="Segoe UI"/>
          <w:sz w:val="21"/>
          <w:szCs w:val="21"/>
        </w:rPr>
      </w:pPr>
      <w:r>
        <w:rPr>
          <w:rFonts w:ascii="Segoe UI" w:hAnsi="Segoe UI" w:cs="Segoe UI"/>
          <w:sz w:val="21"/>
          <w:szCs w:val="21"/>
        </w:rPr>
        <w:t>echo "Lock table: $TF_LOCK_TABLE"</w:t>
      </w:r>
    </w:p>
    <w:p w:rsidR="00323B19" w:rsidRDefault="00114F67" w:rsidP="00323B19">
      <w:pPr>
        <w:spacing w:line="300" w:lineRule="atLeast"/>
        <w:rPr>
          <w:rFonts w:ascii="Segoe UI" w:hAnsi="Segoe UI" w:cs="Segoe UI"/>
          <w:sz w:val="21"/>
          <w:szCs w:val="21"/>
        </w:rPr>
      </w:pPr>
      <w:r>
        <w:rPr>
          <w:rFonts w:ascii="Segoe UI" w:hAnsi="Segoe UI" w:cs="Segoe UI"/>
          <w:sz w:val="21"/>
          <w:szCs w:val="21"/>
        </w:rPr>
        <w:lastRenderedPageBreak/>
        <w:pict>
          <v:rect id="_x0000_i1124" style="width:0;height:1.5pt" o:hralign="center" o:hrstd="t" o:hr="t" fillcolor="#a0a0a0" stroked="f"/>
        </w:pict>
      </w:r>
    </w:p>
    <w:p w:rsidR="00323B19" w:rsidRDefault="00323B19" w:rsidP="00323B19">
      <w:pPr>
        <w:pStyle w:val="Heading2"/>
        <w:spacing w:line="300" w:lineRule="atLeast"/>
        <w:rPr>
          <w:rFonts w:ascii="Segoe UI" w:hAnsi="Segoe UI" w:cs="Segoe UI"/>
        </w:rPr>
      </w:pPr>
      <w:r>
        <w:rPr>
          <w:rFonts w:ascii="Segoe UI" w:hAnsi="Segoe UI" w:cs="Segoe UI"/>
        </w:rPr>
        <w:t>2. S3 backend bucket create karo</w:t>
      </w:r>
    </w:p>
    <w:p w:rsidR="00323B19" w:rsidRDefault="00323B19" w:rsidP="00323B19">
      <w:pPr>
        <w:spacing w:line="300" w:lineRule="atLeast"/>
        <w:rPr>
          <w:rFonts w:ascii="Segoe UI" w:hAnsi="Segoe UI" w:cs="Segoe UI"/>
          <w:sz w:val="21"/>
          <w:szCs w:val="21"/>
        </w:rPr>
      </w:pPr>
      <w:r>
        <w:rPr>
          <w:rFonts w:ascii="Segoe UI" w:hAnsi="Segoe UI" w:cs="Segoe UI"/>
          <w:sz w:val="21"/>
          <w:szCs w:val="21"/>
        </w:rPr>
        <w:t>aws s3api create-bucket &lt;/span&gt;</w:t>
      </w:r>
    </w:p>
    <w:p w:rsidR="00323B19" w:rsidRDefault="00323B19" w:rsidP="00323B19">
      <w:pPr>
        <w:spacing w:line="300" w:lineRule="atLeast"/>
        <w:rPr>
          <w:rFonts w:ascii="Segoe UI" w:hAnsi="Segoe UI" w:cs="Segoe UI"/>
          <w:sz w:val="21"/>
          <w:szCs w:val="21"/>
        </w:rPr>
      </w:pPr>
      <w:r>
        <w:rPr>
          <w:rFonts w:ascii="Segoe UI" w:hAnsi="Segoe UI" w:cs="Segoe UI"/>
          <w:sz w:val="21"/>
          <w:szCs w:val="21"/>
        </w:rPr>
        <w:t>  --bucket "$TF_STATE_BUCKET" &lt;/span&gt;</w:t>
      </w:r>
    </w:p>
    <w:p w:rsidR="00323B19" w:rsidRDefault="00323B19" w:rsidP="00323B19">
      <w:pPr>
        <w:spacing w:line="300" w:lineRule="atLeast"/>
        <w:rPr>
          <w:rFonts w:ascii="Segoe UI" w:hAnsi="Segoe UI" w:cs="Segoe UI"/>
          <w:sz w:val="21"/>
          <w:szCs w:val="21"/>
        </w:rPr>
      </w:pPr>
      <w:r>
        <w:rPr>
          <w:rFonts w:ascii="Segoe UI" w:hAnsi="Segoe UI" w:cs="Segoe UI"/>
          <w:sz w:val="21"/>
          <w:szCs w:val="21"/>
        </w:rPr>
        <w:t>  --region "$REGION" &lt;/span&gt;</w:t>
      </w:r>
    </w:p>
    <w:p w:rsidR="00323B19" w:rsidRDefault="00323B19" w:rsidP="00323B19">
      <w:pPr>
        <w:spacing w:line="300" w:lineRule="atLeast"/>
        <w:rPr>
          <w:rFonts w:ascii="Segoe UI" w:hAnsi="Segoe UI" w:cs="Segoe UI"/>
          <w:sz w:val="21"/>
          <w:szCs w:val="21"/>
        </w:rPr>
      </w:pPr>
      <w:r>
        <w:rPr>
          <w:rFonts w:ascii="Segoe UI" w:hAnsi="Segoe UI" w:cs="Segoe UI"/>
          <w:sz w:val="21"/>
          <w:szCs w:val="21"/>
        </w:rPr>
        <w:t>  --create-bucket-configuration LocationConstraint="$REGION"</w:t>
      </w:r>
    </w:p>
    <w:p w:rsidR="00323B19" w:rsidRDefault="00114F67" w:rsidP="00323B19">
      <w:pPr>
        <w:spacing w:line="300" w:lineRule="atLeast"/>
        <w:rPr>
          <w:rFonts w:ascii="Segoe UI" w:hAnsi="Segoe UI" w:cs="Segoe UI"/>
          <w:sz w:val="21"/>
          <w:szCs w:val="21"/>
        </w:rPr>
      </w:pPr>
      <w:r>
        <w:rPr>
          <w:rFonts w:ascii="Segoe UI" w:hAnsi="Segoe UI" w:cs="Segoe UI"/>
          <w:sz w:val="21"/>
          <w:szCs w:val="21"/>
        </w:rPr>
        <w:pict>
          <v:rect id="_x0000_i1125" style="width:0;height:1.5pt" o:hralign="center" o:hrstd="t" o:hr="t" fillcolor="#a0a0a0" stroked="f"/>
        </w:pict>
      </w:r>
    </w:p>
    <w:p w:rsidR="00323B19" w:rsidRDefault="00323B19" w:rsidP="00323B19">
      <w:pPr>
        <w:pStyle w:val="Heading2"/>
        <w:spacing w:line="300" w:lineRule="atLeast"/>
        <w:rPr>
          <w:rFonts w:ascii="Segoe UI" w:hAnsi="Segoe UI" w:cs="Segoe UI"/>
        </w:rPr>
      </w:pPr>
      <w:r>
        <w:rPr>
          <w:rFonts w:ascii="Segoe UI" w:hAnsi="Segoe UI" w:cs="Segoe UI"/>
        </w:rPr>
        <w:t>3. Bucket versioning enable karo</w:t>
      </w:r>
    </w:p>
    <w:p w:rsidR="00323B19" w:rsidRDefault="00323B19" w:rsidP="00323B19">
      <w:pPr>
        <w:spacing w:line="300" w:lineRule="atLeast"/>
        <w:rPr>
          <w:rFonts w:ascii="Segoe UI" w:hAnsi="Segoe UI" w:cs="Segoe UI"/>
          <w:sz w:val="21"/>
          <w:szCs w:val="21"/>
        </w:rPr>
      </w:pPr>
      <w:r>
        <w:rPr>
          <w:rFonts w:ascii="Segoe UI" w:hAnsi="Segoe UI" w:cs="Segoe UI"/>
          <w:sz w:val="21"/>
          <w:szCs w:val="21"/>
        </w:rPr>
        <w:t>aws s3api put-bucket-versioning &lt;/span&gt;</w:t>
      </w:r>
    </w:p>
    <w:p w:rsidR="00323B19" w:rsidRDefault="00323B19" w:rsidP="00323B19">
      <w:pPr>
        <w:spacing w:line="300" w:lineRule="atLeast"/>
        <w:rPr>
          <w:rFonts w:ascii="Segoe UI" w:hAnsi="Segoe UI" w:cs="Segoe UI"/>
          <w:sz w:val="21"/>
          <w:szCs w:val="21"/>
        </w:rPr>
      </w:pPr>
      <w:r>
        <w:rPr>
          <w:rFonts w:ascii="Segoe UI" w:hAnsi="Segoe UI" w:cs="Segoe UI"/>
          <w:sz w:val="21"/>
          <w:szCs w:val="21"/>
        </w:rPr>
        <w:t>  --bucket "$TF_STATE_BUCKET" &lt;/span&gt;</w:t>
      </w:r>
    </w:p>
    <w:p w:rsidR="00323B19" w:rsidRDefault="00323B19" w:rsidP="00323B19">
      <w:pPr>
        <w:spacing w:line="300" w:lineRule="atLeast"/>
        <w:rPr>
          <w:rFonts w:ascii="Segoe UI" w:hAnsi="Segoe UI" w:cs="Segoe UI"/>
          <w:sz w:val="21"/>
          <w:szCs w:val="21"/>
        </w:rPr>
      </w:pPr>
      <w:r>
        <w:rPr>
          <w:rFonts w:ascii="Segoe UI" w:hAnsi="Segoe UI" w:cs="Segoe UI"/>
          <w:sz w:val="21"/>
          <w:szCs w:val="21"/>
        </w:rPr>
        <w:t>  --versioning-configuration Status=Enabled</w:t>
      </w:r>
    </w:p>
    <w:p w:rsidR="00323B19" w:rsidRDefault="00323B19" w:rsidP="00323B19">
      <w:pPr>
        <w:pStyle w:val="NormalWeb"/>
        <w:spacing w:line="300" w:lineRule="atLeast"/>
        <w:rPr>
          <w:rFonts w:ascii="Segoe UI" w:hAnsi="Segoe UI" w:cs="Segoe UI"/>
          <w:sz w:val="21"/>
          <w:szCs w:val="21"/>
        </w:rPr>
      </w:pPr>
      <w:r>
        <w:rPr>
          <w:rFonts w:ascii="Segoe UI" w:hAnsi="Segoe UI" w:cs="Segoe UI"/>
          <w:sz w:val="21"/>
          <w:szCs w:val="21"/>
        </w:rPr>
        <w:t>Versioning important hai kyunki agar state accidentally overwrite ho jaye, old versions recover ho sakte hain.</w:t>
      </w:r>
    </w:p>
    <w:p w:rsidR="00323B19" w:rsidRDefault="00114F67" w:rsidP="00323B19">
      <w:pPr>
        <w:spacing w:line="300" w:lineRule="atLeast"/>
        <w:rPr>
          <w:rFonts w:ascii="Segoe UI" w:hAnsi="Segoe UI" w:cs="Segoe UI"/>
          <w:sz w:val="21"/>
          <w:szCs w:val="21"/>
        </w:rPr>
      </w:pPr>
      <w:r>
        <w:rPr>
          <w:rFonts w:ascii="Segoe UI" w:hAnsi="Segoe UI" w:cs="Segoe UI"/>
          <w:sz w:val="21"/>
          <w:szCs w:val="21"/>
        </w:rPr>
        <w:pict>
          <v:rect id="_x0000_i1126" style="width:0;height:1.5pt" o:hralign="center" o:hrstd="t" o:hr="t" fillcolor="#a0a0a0" stroked="f"/>
        </w:pict>
      </w:r>
    </w:p>
    <w:p w:rsidR="00323B19" w:rsidRDefault="00323B19" w:rsidP="00323B19">
      <w:pPr>
        <w:pStyle w:val="Heading2"/>
        <w:spacing w:line="300" w:lineRule="atLeast"/>
        <w:rPr>
          <w:rFonts w:ascii="Segoe UI" w:hAnsi="Segoe UI" w:cs="Segoe UI"/>
        </w:rPr>
      </w:pPr>
      <w:r>
        <w:rPr>
          <w:rFonts w:ascii="Segoe UI" w:hAnsi="Segoe UI" w:cs="Segoe UI"/>
        </w:rPr>
        <w:t>4. Bucket encryption enable karo</w:t>
      </w:r>
    </w:p>
    <w:p w:rsidR="00323B19" w:rsidRDefault="00323B19" w:rsidP="00323B19">
      <w:pPr>
        <w:spacing w:line="300" w:lineRule="atLeast"/>
        <w:rPr>
          <w:rFonts w:ascii="Segoe UI" w:hAnsi="Segoe UI" w:cs="Segoe UI"/>
          <w:sz w:val="21"/>
          <w:szCs w:val="21"/>
        </w:rPr>
      </w:pPr>
      <w:r>
        <w:rPr>
          <w:rFonts w:ascii="Segoe UI" w:hAnsi="Segoe UI" w:cs="Segoe UI"/>
          <w:sz w:val="21"/>
          <w:szCs w:val="21"/>
        </w:rPr>
        <w:t>aws s3api put-bucket-encryption &lt;/span&gt;</w:t>
      </w:r>
    </w:p>
    <w:p w:rsidR="00323B19" w:rsidRDefault="00323B19" w:rsidP="00323B19">
      <w:pPr>
        <w:spacing w:line="300" w:lineRule="atLeast"/>
        <w:rPr>
          <w:rFonts w:ascii="Segoe UI" w:hAnsi="Segoe UI" w:cs="Segoe UI"/>
          <w:sz w:val="21"/>
          <w:szCs w:val="21"/>
        </w:rPr>
      </w:pPr>
      <w:r>
        <w:rPr>
          <w:rFonts w:ascii="Segoe UI" w:hAnsi="Segoe UI" w:cs="Segoe UI"/>
          <w:sz w:val="21"/>
          <w:szCs w:val="21"/>
        </w:rPr>
        <w:t>  --bucket "$TF_STATE_BUCKET" &lt;/span&gt;</w:t>
      </w:r>
    </w:p>
    <w:p w:rsidR="00323B19" w:rsidRDefault="00323B19" w:rsidP="00323B19">
      <w:pPr>
        <w:spacing w:line="300" w:lineRule="atLeast"/>
        <w:rPr>
          <w:rFonts w:ascii="Segoe UI" w:hAnsi="Segoe UI" w:cs="Segoe UI"/>
          <w:sz w:val="21"/>
          <w:szCs w:val="21"/>
        </w:rPr>
      </w:pPr>
      <w:r>
        <w:rPr>
          <w:rFonts w:ascii="Segoe UI" w:hAnsi="Segoe UI" w:cs="Segoe UI"/>
          <w:sz w:val="21"/>
          <w:szCs w:val="21"/>
        </w:rPr>
        <w:t>  --server-side-encryption-configuration '{</w:t>
      </w:r>
    </w:p>
    <w:p w:rsidR="00323B19" w:rsidRDefault="00323B19" w:rsidP="00323B19">
      <w:pPr>
        <w:spacing w:line="300" w:lineRule="atLeast"/>
        <w:rPr>
          <w:rFonts w:ascii="Segoe UI" w:hAnsi="Segoe UI" w:cs="Segoe UI"/>
          <w:sz w:val="21"/>
          <w:szCs w:val="21"/>
        </w:rPr>
      </w:pPr>
      <w:r>
        <w:rPr>
          <w:rFonts w:ascii="Segoe UI" w:hAnsi="Segoe UI" w:cs="Segoe UI"/>
          <w:sz w:val="21"/>
          <w:szCs w:val="21"/>
        </w:rPr>
        <w:t>    "Rules": [</w:t>
      </w:r>
    </w:p>
    <w:p w:rsidR="00323B19" w:rsidRDefault="00323B19" w:rsidP="00323B19">
      <w:pPr>
        <w:spacing w:line="300" w:lineRule="atLeast"/>
        <w:rPr>
          <w:rFonts w:ascii="Segoe UI" w:hAnsi="Segoe UI" w:cs="Segoe UI"/>
          <w:sz w:val="21"/>
          <w:szCs w:val="21"/>
        </w:rPr>
      </w:pPr>
      <w:r>
        <w:rPr>
          <w:rFonts w:ascii="Segoe UI" w:hAnsi="Segoe UI" w:cs="Segoe UI"/>
          <w:sz w:val="21"/>
          <w:szCs w:val="21"/>
        </w:rPr>
        <w:t>      {</w:t>
      </w:r>
    </w:p>
    <w:p w:rsidR="00323B19" w:rsidRDefault="00323B19" w:rsidP="00323B19">
      <w:pPr>
        <w:spacing w:line="300" w:lineRule="atLeast"/>
        <w:rPr>
          <w:rFonts w:ascii="Segoe UI" w:hAnsi="Segoe UI" w:cs="Segoe UI"/>
          <w:sz w:val="21"/>
          <w:szCs w:val="21"/>
        </w:rPr>
      </w:pPr>
      <w:r>
        <w:rPr>
          <w:rFonts w:ascii="Segoe UI" w:hAnsi="Segoe UI" w:cs="Segoe UI"/>
          <w:sz w:val="21"/>
          <w:szCs w:val="21"/>
        </w:rPr>
        <w:t>        "ApplyServerSideEncryptionByDefault": {</w:t>
      </w:r>
    </w:p>
    <w:p w:rsidR="00323B19" w:rsidRDefault="00323B19" w:rsidP="00323B19">
      <w:pPr>
        <w:spacing w:line="300" w:lineRule="atLeast"/>
        <w:rPr>
          <w:rFonts w:ascii="Segoe UI" w:hAnsi="Segoe UI" w:cs="Segoe UI"/>
          <w:sz w:val="21"/>
          <w:szCs w:val="21"/>
        </w:rPr>
      </w:pPr>
      <w:r>
        <w:rPr>
          <w:rFonts w:ascii="Segoe UI" w:hAnsi="Segoe UI" w:cs="Segoe UI"/>
          <w:sz w:val="21"/>
          <w:szCs w:val="21"/>
        </w:rPr>
        <w:t>          "SSEAlgorithm": "AES256"</w:t>
      </w:r>
    </w:p>
    <w:p w:rsidR="00323B19" w:rsidRDefault="00323B19" w:rsidP="00323B19">
      <w:pPr>
        <w:spacing w:line="300" w:lineRule="atLeast"/>
        <w:rPr>
          <w:rFonts w:ascii="Segoe UI" w:hAnsi="Segoe UI" w:cs="Segoe UI"/>
          <w:sz w:val="21"/>
          <w:szCs w:val="21"/>
        </w:rPr>
      </w:pPr>
      <w:r>
        <w:rPr>
          <w:rFonts w:ascii="Segoe UI" w:hAnsi="Segoe UI" w:cs="Segoe UI"/>
          <w:sz w:val="21"/>
          <w:szCs w:val="21"/>
        </w:rPr>
        <w:t>        }</w:t>
      </w:r>
    </w:p>
    <w:p w:rsidR="00323B19" w:rsidRDefault="00323B19" w:rsidP="00323B19">
      <w:pPr>
        <w:spacing w:line="300" w:lineRule="atLeast"/>
        <w:rPr>
          <w:rFonts w:ascii="Segoe UI" w:hAnsi="Segoe UI" w:cs="Segoe UI"/>
          <w:sz w:val="21"/>
          <w:szCs w:val="21"/>
        </w:rPr>
      </w:pPr>
      <w:r>
        <w:rPr>
          <w:rFonts w:ascii="Segoe UI" w:hAnsi="Segoe UI" w:cs="Segoe UI"/>
          <w:sz w:val="21"/>
          <w:szCs w:val="21"/>
        </w:rPr>
        <w:t>      }</w:t>
      </w:r>
    </w:p>
    <w:p w:rsidR="00323B19" w:rsidRDefault="00323B19" w:rsidP="00323B19">
      <w:pPr>
        <w:spacing w:line="300" w:lineRule="atLeast"/>
        <w:rPr>
          <w:rFonts w:ascii="Segoe UI" w:hAnsi="Segoe UI" w:cs="Segoe UI"/>
          <w:sz w:val="21"/>
          <w:szCs w:val="21"/>
        </w:rPr>
      </w:pPr>
      <w:r>
        <w:rPr>
          <w:rFonts w:ascii="Segoe UI" w:hAnsi="Segoe UI" w:cs="Segoe UI"/>
          <w:sz w:val="21"/>
          <w:szCs w:val="21"/>
        </w:rPr>
        <w:t>    ]</w:t>
      </w:r>
    </w:p>
    <w:p w:rsidR="00323B19" w:rsidRDefault="00323B19" w:rsidP="00323B19">
      <w:pPr>
        <w:spacing w:line="300" w:lineRule="atLeast"/>
        <w:rPr>
          <w:rFonts w:ascii="Segoe UI" w:hAnsi="Segoe UI" w:cs="Segoe UI"/>
          <w:sz w:val="21"/>
          <w:szCs w:val="21"/>
        </w:rPr>
      </w:pPr>
      <w:r>
        <w:rPr>
          <w:rFonts w:ascii="Segoe UI" w:hAnsi="Segoe UI" w:cs="Segoe UI"/>
          <w:sz w:val="21"/>
          <w:szCs w:val="21"/>
        </w:rPr>
        <w:t>  }'</w:t>
      </w:r>
    </w:p>
    <w:p w:rsidR="00323B19" w:rsidRDefault="00114F67" w:rsidP="00323B19">
      <w:pPr>
        <w:spacing w:line="300" w:lineRule="atLeast"/>
        <w:rPr>
          <w:rFonts w:ascii="Segoe UI" w:hAnsi="Segoe UI" w:cs="Segoe UI"/>
          <w:sz w:val="21"/>
          <w:szCs w:val="21"/>
        </w:rPr>
      </w:pPr>
      <w:r>
        <w:rPr>
          <w:rFonts w:ascii="Segoe UI" w:hAnsi="Segoe UI" w:cs="Segoe UI"/>
          <w:sz w:val="21"/>
          <w:szCs w:val="21"/>
        </w:rPr>
        <w:pict>
          <v:rect id="_x0000_i1127" style="width:0;height:1.5pt" o:hralign="center" o:hrstd="t" o:hr="t" fillcolor="#a0a0a0" stroked="f"/>
        </w:pict>
      </w:r>
    </w:p>
    <w:p w:rsidR="00323B19" w:rsidRDefault="00323B19" w:rsidP="00323B19">
      <w:pPr>
        <w:pStyle w:val="Heading2"/>
        <w:spacing w:line="300" w:lineRule="atLeast"/>
        <w:rPr>
          <w:rFonts w:ascii="Segoe UI" w:hAnsi="Segoe UI" w:cs="Segoe UI"/>
        </w:rPr>
      </w:pPr>
      <w:r>
        <w:rPr>
          <w:rFonts w:ascii="Segoe UI" w:hAnsi="Segoe UI" w:cs="Segoe UI"/>
        </w:rPr>
        <w:t>5. Public access block karo</w:t>
      </w:r>
    </w:p>
    <w:p w:rsidR="00323B19" w:rsidRDefault="00323B19" w:rsidP="00323B19">
      <w:pPr>
        <w:spacing w:line="300" w:lineRule="atLeast"/>
        <w:rPr>
          <w:rFonts w:ascii="Segoe UI" w:hAnsi="Segoe UI" w:cs="Segoe UI"/>
          <w:sz w:val="21"/>
          <w:szCs w:val="21"/>
        </w:rPr>
      </w:pPr>
      <w:r>
        <w:rPr>
          <w:rFonts w:ascii="Segoe UI" w:hAnsi="Segoe UI" w:cs="Segoe UI"/>
          <w:sz w:val="21"/>
          <w:szCs w:val="21"/>
        </w:rPr>
        <w:t>aws s3api put-public-access-block &lt;/span&gt;</w:t>
      </w:r>
    </w:p>
    <w:p w:rsidR="00323B19" w:rsidRDefault="00323B19" w:rsidP="00323B19">
      <w:pPr>
        <w:spacing w:line="300" w:lineRule="atLeast"/>
        <w:rPr>
          <w:rFonts w:ascii="Segoe UI" w:hAnsi="Segoe UI" w:cs="Segoe UI"/>
          <w:sz w:val="21"/>
          <w:szCs w:val="21"/>
        </w:rPr>
      </w:pPr>
      <w:r>
        <w:rPr>
          <w:rFonts w:ascii="Segoe UI" w:hAnsi="Segoe UI" w:cs="Segoe UI"/>
          <w:sz w:val="21"/>
          <w:szCs w:val="21"/>
        </w:rPr>
        <w:t>  --bucket "$TF_STATE_BUCKET" &lt;/span&gt;</w:t>
      </w:r>
    </w:p>
    <w:p w:rsidR="00323B19" w:rsidRDefault="00323B19" w:rsidP="00323B19">
      <w:pPr>
        <w:spacing w:line="300" w:lineRule="atLeast"/>
        <w:rPr>
          <w:rFonts w:ascii="Segoe UI" w:hAnsi="Segoe UI" w:cs="Segoe UI"/>
          <w:sz w:val="21"/>
          <w:szCs w:val="21"/>
        </w:rPr>
      </w:pPr>
      <w:r>
        <w:rPr>
          <w:rFonts w:ascii="Segoe UI" w:hAnsi="Segoe UI" w:cs="Segoe UI"/>
          <w:sz w:val="21"/>
          <w:szCs w:val="21"/>
        </w:rPr>
        <w:t>  --public-access-block-configuration '{</w:t>
      </w:r>
    </w:p>
    <w:p w:rsidR="00323B19" w:rsidRDefault="00323B19" w:rsidP="00323B19">
      <w:pPr>
        <w:spacing w:line="300" w:lineRule="atLeast"/>
        <w:rPr>
          <w:rFonts w:ascii="Segoe UI" w:hAnsi="Segoe UI" w:cs="Segoe UI"/>
          <w:sz w:val="21"/>
          <w:szCs w:val="21"/>
        </w:rPr>
      </w:pPr>
      <w:r>
        <w:rPr>
          <w:rFonts w:ascii="Segoe UI" w:hAnsi="Segoe UI" w:cs="Segoe UI"/>
          <w:sz w:val="21"/>
          <w:szCs w:val="21"/>
        </w:rPr>
        <w:lastRenderedPageBreak/>
        <w:t>    "BlockPublicAcls": true,</w:t>
      </w:r>
    </w:p>
    <w:p w:rsidR="00323B19" w:rsidRDefault="00323B19" w:rsidP="00323B19">
      <w:pPr>
        <w:spacing w:line="300" w:lineRule="atLeast"/>
        <w:rPr>
          <w:rFonts w:ascii="Segoe UI" w:hAnsi="Segoe UI" w:cs="Segoe UI"/>
          <w:sz w:val="21"/>
          <w:szCs w:val="21"/>
        </w:rPr>
      </w:pPr>
      <w:r>
        <w:rPr>
          <w:rFonts w:ascii="Segoe UI" w:hAnsi="Segoe UI" w:cs="Segoe UI"/>
          <w:sz w:val="21"/>
          <w:szCs w:val="21"/>
        </w:rPr>
        <w:t>    "IgnorePublicAcls": true,</w:t>
      </w:r>
    </w:p>
    <w:p w:rsidR="00323B19" w:rsidRDefault="00323B19" w:rsidP="00323B19">
      <w:pPr>
        <w:spacing w:line="300" w:lineRule="atLeast"/>
        <w:rPr>
          <w:rFonts w:ascii="Segoe UI" w:hAnsi="Segoe UI" w:cs="Segoe UI"/>
          <w:sz w:val="21"/>
          <w:szCs w:val="21"/>
        </w:rPr>
      </w:pPr>
      <w:r>
        <w:rPr>
          <w:rFonts w:ascii="Segoe UI" w:hAnsi="Segoe UI" w:cs="Segoe UI"/>
          <w:sz w:val="21"/>
          <w:szCs w:val="21"/>
        </w:rPr>
        <w:t>    "BlockPublicPolicy": true,</w:t>
      </w:r>
    </w:p>
    <w:p w:rsidR="00323B19" w:rsidRDefault="00323B19" w:rsidP="00323B19">
      <w:pPr>
        <w:spacing w:line="300" w:lineRule="atLeast"/>
        <w:rPr>
          <w:rFonts w:ascii="Segoe UI" w:hAnsi="Segoe UI" w:cs="Segoe UI"/>
          <w:sz w:val="21"/>
          <w:szCs w:val="21"/>
        </w:rPr>
      </w:pPr>
      <w:r>
        <w:rPr>
          <w:rFonts w:ascii="Segoe UI" w:hAnsi="Segoe UI" w:cs="Segoe UI"/>
          <w:sz w:val="21"/>
          <w:szCs w:val="21"/>
        </w:rPr>
        <w:t>    "RestrictPublicBuckets": true</w:t>
      </w:r>
    </w:p>
    <w:p w:rsidR="00323B19" w:rsidRDefault="00323B19" w:rsidP="00323B19">
      <w:pPr>
        <w:spacing w:line="300" w:lineRule="atLeast"/>
        <w:rPr>
          <w:rFonts w:ascii="Segoe UI" w:hAnsi="Segoe UI" w:cs="Segoe UI"/>
          <w:sz w:val="21"/>
          <w:szCs w:val="21"/>
        </w:rPr>
      </w:pPr>
      <w:r>
        <w:rPr>
          <w:rFonts w:ascii="Segoe UI" w:hAnsi="Segoe UI" w:cs="Segoe UI"/>
          <w:sz w:val="21"/>
          <w:szCs w:val="21"/>
        </w:rPr>
        <w:t>  }'</w:t>
      </w:r>
    </w:p>
    <w:p w:rsidR="00323B19" w:rsidRDefault="00323B19" w:rsidP="00323B19">
      <w:pPr>
        <w:pStyle w:val="NormalWeb"/>
        <w:spacing w:line="300" w:lineRule="atLeast"/>
        <w:rPr>
          <w:rFonts w:ascii="Segoe UI" w:hAnsi="Segoe UI" w:cs="Segoe UI"/>
          <w:sz w:val="21"/>
          <w:szCs w:val="21"/>
        </w:rPr>
      </w:pPr>
      <w:r>
        <w:rPr>
          <w:rFonts w:ascii="Segoe UI" w:hAnsi="Segoe UI" w:cs="Segoe UI"/>
          <w:sz w:val="21"/>
          <w:szCs w:val="21"/>
        </w:rPr>
        <w:t>Terraform state me infra details hoti hain, isliye public access strictly blocked hona chahiye.</w:t>
      </w:r>
    </w:p>
    <w:p w:rsidR="00323B19" w:rsidRDefault="00114F67" w:rsidP="00323B19">
      <w:pPr>
        <w:spacing w:line="300" w:lineRule="atLeast"/>
        <w:rPr>
          <w:rFonts w:ascii="Segoe UI" w:hAnsi="Segoe UI" w:cs="Segoe UI"/>
          <w:sz w:val="21"/>
          <w:szCs w:val="21"/>
        </w:rPr>
      </w:pPr>
      <w:r>
        <w:rPr>
          <w:rFonts w:ascii="Segoe UI" w:hAnsi="Segoe UI" w:cs="Segoe UI"/>
          <w:sz w:val="21"/>
          <w:szCs w:val="21"/>
        </w:rPr>
        <w:pict>
          <v:rect id="_x0000_i1128" style="width:0;height:1.5pt" o:hralign="center" o:hrstd="t" o:hr="t" fillcolor="#a0a0a0" stroked="f"/>
        </w:pict>
      </w:r>
    </w:p>
    <w:p w:rsidR="00323B19" w:rsidRDefault="00323B19" w:rsidP="00323B19">
      <w:pPr>
        <w:pStyle w:val="Heading2"/>
        <w:spacing w:line="300" w:lineRule="atLeast"/>
        <w:rPr>
          <w:rFonts w:ascii="Segoe UI" w:hAnsi="Segoe UI" w:cs="Segoe UI"/>
        </w:rPr>
      </w:pPr>
      <w:r>
        <w:rPr>
          <w:rFonts w:ascii="Segoe UI" w:hAnsi="Segoe UI" w:cs="Segoe UI"/>
        </w:rPr>
        <w:t>6. DynamoDB lock table create karo</w:t>
      </w:r>
    </w:p>
    <w:p w:rsidR="00323B19" w:rsidRDefault="00323B19" w:rsidP="00323B19">
      <w:pPr>
        <w:spacing w:line="300" w:lineRule="atLeast"/>
        <w:rPr>
          <w:rFonts w:ascii="Segoe UI" w:hAnsi="Segoe UI" w:cs="Segoe UI"/>
          <w:sz w:val="21"/>
          <w:szCs w:val="21"/>
        </w:rPr>
      </w:pPr>
      <w:r>
        <w:rPr>
          <w:rFonts w:ascii="Segoe UI" w:hAnsi="Segoe UI" w:cs="Segoe UI"/>
          <w:sz w:val="21"/>
          <w:szCs w:val="21"/>
        </w:rPr>
        <w:t>aws dynamodb create-table &lt;/span&gt;</w:t>
      </w:r>
    </w:p>
    <w:p w:rsidR="00323B19" w:rsidRDefault="00323B19" w:rsidP="00323B19">
      <w:pPr>
        <w:spacing w:line="300" w:lineRule="atLeast"/>
        <w:rPr>
          <w:rFonts w:ascii="Segoe UI" w:hAnsi="Segoe UI" w:cs="Segoe UI"/>
          <w:sz w:val="21"/>
          <w:szCs w:val="21"/>
        </w:rPr>
      </w:pPr>
      <w:r>
        <w:rPr>
          <w:rFonts w:ascii="Segoe UI" w:hAnsi="Segoe UI" w:cs="Segoe UI"/>
          <w:sz w:val="21"/>
          <w:szCs w:val="21"/>
        </w:rPr>
        <w:t>  --table-name "$TF_LOCK_TABLE" &lt;/span&gt;</w:t>
      </w:r>
    </w:p>
    <w:p w:rsidR="00323B19" w:rsidRDefault="00323B19" w:rsidP="00323B19">
      <w:pPr>
        <w:spacing w:line="300" w:lineRule="atLeast"/>
        <w:rPr>
          <w:rFonts w:ascii="Segoe UI" w:hAnsi="Segoe UI" w:cs="Segoe UI"/>
          <w:sz w:val="21"/>
          <w:szCs w:val="21"/>
        </w:rPr>
      </w:pPr>
      <w:r>
        <w:rPr>
          <w:rFonts w:ascii="Segoe UI" w:hAnsi="Segoe UI" w:cs="Segoe UI"/>
          <w:sz w:val="21"/>
          <w:szCs w:val="21"/>
        </w:rPr>
        <w:t>  --attribute-definitions AttributeName=LockID,AttributeType=S &lt;/span&gt;</w:t>
      </w:r>
    </w:p>
    <w:p w:rsidR="00323B19" w:rsidRDefault="00323B19" w:rsidP="00323B19">
      <w:pPr>
        <w:spacing w:line="300" w:lineRule="atLeast"/>
        <w:rPr>
          <w:rFonts w:ascii="Segoe UI" w:hAnsi="Segoe UI" w:cs="Segoe UI"/>
          <w:sz w:val="21"/>
          <w:szCs w:val="21"/>
        </w:rPr>
      </w:pPr>
      <w:r>
        <w:rPr>
          <w:rFonts w:ascii="Segoe UI" w:hAnsi="Segoe UI" w:cs="Segoe UI"/>
          <w:sz w:val="21"/>
          <w:szCs w:val="21"/>
        </w:rPr>
        <w:t>  --key-schema AttributeName=LockID,KeyType=HASH &lt;/span&gt;</w:t>
      </w:r>
    </w:p>
    <w:p w:rsidR="00323B19" w:rsidRDefault="00323B19" w:rsidP="00323B19">
      <w:pPr>
        <w:spacing w:line="300" w:lineRule="atLeast"/>
        <w:rPr>
          <w:rFonts w:ascii="Segoe UI" w:hAnsi="Segoe UI" w:cs="Segoe UI"/>
          <w:sz w:val="21"/>
          <w:szCs w:val="21"/>
        </w:rPr>
      </w:pPr>
      <w:r>
        <w:rPr>
          <w:rFonts w:ascii="Segoe UI" w:hAnsi="Segoe UI" w:cs="Segoe UI"/>
          <w:sz w:val="21"/>
          <w:szCs w:val="21"/>
        </w:rPr>
        <w:t>  --billing-mode PAY_PER_REQUEST &lt;/span&gt;</w:t>
      </w:r>
    </w:p>
    <w:p w:rsidR="00323B19" w:rsidRDefault="00323B19" w:rsidP="00323B19">
      <w:pPr>
        <w:spacing w:line="300" w:lineRule="atLeast"/>
        <w:rPr>
          <w:rFonts w:ascii="Segoe UI" w:hAnsi="Segoe UI" w:cs="Segoe UI"/>
          <w:sz w:val="21"/>
          <w:szCs w:val="21"/>
        </w:rPr>
      </w:pPr>
      <w:r>
        <w:rPr>
          <w:rFonts w:ascii="Segoe UI" w:hAnsi="Segoe UI" w:cs="Segoe UI"/>
          <w:sz w:val="21"/>
          <w:szCs w:val="21"/>
        </w:rPr>
        <w:t>  --region "$REGION"</w:t>
      </w:r>
    </w:p>
    <w:p w:rsidR="00323B19" w:rsidRDefault="00323B19" w:rsidP="00323B19">
      <w:pPr>
        <w:pStyle w:val="NormalWeb"/>
        <w:spacing w:line="300" w:lineRule="atLeast"/>
        <w:rPr>
          <w:rFonts w:ascii="Segoe UI" w:hAnsi="Segoe UI" w:cs="Segoe UI"/>
          <w:sz w:val="21"/>
          <w:szCs w:val="21"/>
        </w:rPr>
      </w:pPr>
      <w:r>
        <w:rPr>
          <w:rFonts w:ascii="Segoe UI" w:hAnsi="Segoe UI" w:cs="Segoe UI"/>
          <w:sz w:val="21"/>
          <w:szCs w:val="21"/>
        </w:rPr>
        <w:t>Wait karo table active hone tak:</w:t>
      </w:r>
    </w:p>
    <w:p w:rsidR="00323B19" w:rsidRDefault="00323B19" w:rsidP="00323B19">
      <w:pPr>
        <w:spacing w:line="300" w:lineRule="atLeast"/>
        <w:rPr>
          <w:rFonts w:ascii="Segoe UI" w:hAnsi="Segoe UI" w:cs="Segoe UI"/>
          <w:sz w:val="21"/>
          <w:szCs w:val="21"/>
        </w:rPr>
      </w:pPr>
      <w:r>
        <w:rPr>
          <w:rFonts w:ascii="Segoe UI" w:hAnsi="Segoe UI" w:cs="Segoe UI"/>
          <w:sz w:val="21"/>
          <w:szCs w:val="21"/>
        </w:rPr>
        <w:t>aws dynamodb wait table-exists &lt;/span&gt;</w:t>
      </w:r>
    </w:p>
    <w:p w:rsidR="00323B19" w:rsidRDefault="00323B19" w:rsidP="00323B19">
      <w:pPr>
        <w:spacing w:line="300" w:lineRule="atLeast"/>
        <w:rPr>
          <w:rFonts w:ascii="Segoe UI" w:hAnsi="Segoe UI" w:cs="Segoe UI"/>
          <w:sz w:val="21"/>
          <w:szCs w:val="21"/>
        </w:rPr>
      </w:pPr>
      <w:r>
        <w:rPr>
          <w:rFonts w:ascii="Segoe UI" w:hAnsi="Segoe UI" w:cs="Segoe UI"/>
          <w:sz w:val="21"/>
          <w:szCs w:val="21"/>
        </w:rPr>
        <w:t>  --table-name "$TF_LOCK_TABLE" &lt;/span&gt;</w:t>
      </w:r>
    </w:p>
    <w:p w:rsidR="00323B19" w:rsidRDefault="00323B19" w:rsidP="00323B19">
      <w:pPr>
        <w:spacing w:line="300" w:lineRule="atLeast"/>
        <w:rPr>
          <w:rFonts w:ascii="Segoe UI" w:hAnsi="Segoe UI" w:cs="Segoe UI"/>
          <w:sz w:val="21"/>
          <w:szCs w:val="21"/>
        </w:rPr>
      </w:pPr>
      <w:r>
        <w:rPr>
          <w:rFonts w:ascii="Segoe UI" w:hAnsi="Segoe UI" w:cs="Segoe UI"/>
          <w:sz w:val="21"/>
          <w:szCs w:val="21"/>
        </w:rPr>
        <w:t>  --region "$REGION"</w:t>
      </w:r>
    </w:p>
    <w:p w:rsidR="00323B19" w:rsidRDefault="00114F67" w:rsidP="00323B19">
      <w:pPr>
        <w:spacing w:line="300" w:lineRule="atLeast"/>
        <w:rPr>
          <w:rFonts w:ascii="Segoe UI" w:hAnsi="Segoe UI" w:cs="Segoe UI"/>
          <w:sz w:val="21"/>
          <w:szCs w:val="21"/>
        </w:rPr>
      </w:pPr>
      <w:r>
        <w:rPr>
          <w:rFonts w:ascii="Segoe UI" w:hAnsi="Segoe UI" w:cs="Segoe UI"/>
          <w:sz w:val="21"/>
          <w:szCs w:val="21"/>
        </w:rPr>
        <w:pict>
          <v:rect id="_x0000_i1129" style="width:0;height:1.5pt" o:hralign="center" o:hrstd="t" o:hr="t" fillcolor="#a0a0a0" stroked="f"/>
        </w:pict>
      </w:r>
    </w:p>
    <w:p w:rsidR="00323B19" w:rsidRDefault="00323B19" w:rsidP="00323B19">
      <w:pPr>
        <w:pStyle w:val="Heading1"/>
        <w:spacing w:line="300" w:lineRule="atLeast"/>
        <w:rPr>
          <w:rFonts w:ascii="Segoe UI" w:hAnsi="Segoe UI" w:cs="Segoe UI"/>
          <w:sz w:val="48"/>
          <w:szCs w:val="48"/>
        </w:rPr>
      </w:pPr>
      <w:r>
        <w:rPr>
          <w:rFonts w:ascii="Segoe UI" w:hAnsi="Segoe UI" w:cs="Segoe UI"/>
        </w:rPr>
        <w:t>Step 2: Terraform backend file create karo</w:t>
      </w:r>
    </w:p>
    <w:p w:rsidR="00323B19" w:rsidRDefault="00323B19" w:rsidP="00323B19">
      <w:pPr>
        <w:pStyle w:val="NormalWeb"/>
        <w:spacing w:line="300" w:lineRule="atLeast"/>
        <w:rPr>
          <w:rFonts w:ascii="Segoe UI" w:hAnsi="Segoe UI" w:cs="Segoe UI"/>
          <w:sz w:val="21"/>
          <w:szCs w:val="21"/>
        </w:rPr>
      </w:pPr>
      <w:r>
        <w:rPr>
          <w:rFonts w:ascii="Segoe UI" w:hAnsi="Segoe UI" w:cs="Segoe UI"/>
          <w:sz w:val="21"/>
          <w:szCs w:val="21"/>
        </w:rPr>
        <w:t xml:space="preserve">Ab </w:t>
      </w:r>
      <w:r>
        <w:rPr>
          <w:rStyle w:val="HTMLCode"/>
          <w:rFonts w:eastAsiaTheme="majorEastAsia"/>
        </w:rPr>
        <w:t>backend.tf</w:t>
      </w:r>
      <w:r>
        <w:rPr>
          <w:rFonts w:ascii="Segoe UI" w:hAnsi="Segoe UI" w:cs="Segoe UI"/>
          <w:sz w:val="21"/>
          <w:szCs w:val="21"/>
        </w:rPr>
        <w:t xml:space="preserve"> create karenge. Backend block me variables allowed nahi hote, isliye shell variables se actual values write karenge.</w:t>
      </w:r>
    </w:p>
    <w:p w:rsidR="00323B19" w:rsidRDefault="00323B19" w:rsidP="00323B19">
      <w:pPr>
        <w:spacing w:line="300" w:lineRule="atLeast"/>
        <w:rPr>
          <w:rFonts w:ascii="Segoe UI" w:hAnsi="Segoe UI" w:cs="Segoe UI"/>
          <w:sz w:val="21"/>
          <w:szCs w:val="21"/>
        </w:rPr>
      </w:pPr>
      <w:r>
        <w:rPr>
          <w:rFonts w:ascii="Segoe UI" w:hAnsi="Segoe UI" w:cs="Segoe UI"/>
          <w:sz w:val="21"/>
          <w:szCs w:val="21"/>
        </w:rPr>
        <w:t>cat &gt; backend.tf &lt;&lt;EOF</w:t>
      </w:r>
    </w:p>
    <w:p w:rsidR="00323B19" w:rsidRDefault="00323B19" w:rsidP="00323B19">
      <w:pPr>
        <w:spacing w:line="300" w:lineRule="atLeast"/>
        <w:rPr>
          <w:rFonts w:ascii="Segoe UI" w:hAnsi="Segoe UI" w:cs="Segoe UI"/>
          <w:sz w:val="21"/>
          <w:szCs w:val="21"/>
        </w:rPr>
      </w:pPr>
      <w:r>
        <w:rPr>
          <w:rFonts w:ascii="Segoe UI" w:hAnsi="Segoe UI" w:cs="Segoe UI"/>
          <w:sz w:val="21"/>
          <w:szCs w:val="21"/>
        </w:rPr>
        <w:t>terraform {</w:t>
      </w:r>
    </w:p>
    <w:p w:rsidR="00323B19" w:rsidRDefault="00323B19" w:rsidP="00323B19">
      <w:pPr>
        <w:spacing w:line="300" w:lineRule="atLeast"/>
        <w:rPr>
          <w:rFonts w:ascii="Segoe UI" w:hAnsi="Segoe UI" w:cs="Segoe UI"/>
          <w:sz w:val="21"/>
          <w:szCs w:val="21"/>
        </w:rPr>
      </w:pPr>
      <w:r>
        <w:rPr>
          <w:rFonts w:ascii="Segoe UI" w:hAnsi="Segoe UI" w:cs="Segoe UI"/>
          <w:sz w:val="21"/>
          <w:szCs w:val="21"/>
        </w:rPr>
        <w:t>  backend "s3" {</w:t>
      </w:r>
    </w:p>
    <w:p w:rsidR="00323B19" w:rsidRDefault="00323B19" w:rsidP="00323B19">
      <w:pPr>
        <w:spacing w:line="300" w:lineRule="atLeast"/>
        <w:rPr>
          <w:rFonts w:ascii="Segoe UI" w:hAnsi="Segoe UI" w:cs="Segoe UI"/>
          <w:sz w:val="21"/>
          <w:szCs w:val="21"/>
        </w:rPr>
      </w:pPr>
      <w:r>
        <w:rPr>
          <w:rFonts w:ascii="Segoe UI" w:hAnsi="Segoe UI" w:cs="Segoe UI"/>
          <w:sz w:val="21"/>
          <w:szCs w:val="21"/>
        </w:rPr>
        <w:t>    bucket         = "$TF_STATE_BUCKET"</w:t>
      </w:r>
    </w:p>
    <w:p w:rsidR="00323B19" w:rsidRDefault="00323B19" w:rsidP="00323B19">
      <w:pPr>
        <w:spacing w:line="300" w:lineRule="atLeast"/>
        <w:rPr>
          <w:rFonts w:ascii="Segoe UI" w:hAnsi="Segoe UI" w:cs="Segoe UI"/>
          <w:sz w:val="21"/>
          <w:szCs w:val="21"/>
        </w:rPr>
      </w:pPr>
      <w:r>
        <w:rPr>
          <w:rFonts w:ascii="Segoe UI" w:hAnsi="Segoe UI" w:cs="Segoe UI"/>
          <w:sz w:val="21"/>
          <w:szCs w:val="21"/>
        </w:rPr>
        <w:t>    key            = "enterprise-genai-assistant/dev/terraform.tfstate"</w:t>
      </w:r>
    </w:p>
    <w:p w:rsidR="00323B19" w:rsidRDefault="00323B19" w:rsidP="00323B19">
      <w:pPr>
        <w:spacing w:line="300" w:lineRule="atLeast"/>
        <w:rPr>
          <w:rFonts w:ascii="Segoe UI" w:hAnsi="Segoe UI" w:cs="Segoe UI"/>
          <w:sz w:val="21"/>
          <w:szCs w:val="21"/>
        </w:rPr>
      </w:pPr>
      <w:r>
        <w:rPr>
          <w:rFonts w:ascii="Segoe UI" w:hAnsi="Segoe UI" w:cs="Segoe UI"/>
          <w:sz w:val="21"/>
          <w:szCs w:val="21"/>
        </w:rPr>
        <w:t>    region         = "$REGION"</w:t>
      </w:r>
    </w:p>
    <w:p w:rsidR="00323B19" w:rsidRDefault="00323B19" w:rsidP="00323B19">
      <w:pPr>
        <w:spacing w:line="300" w:lineRule="atLeast"/>
        <w:rPr>
          <w:rFonts w:ascii="Segoe UI" w:hAnsi="Segoe UI" w:cs="Segoe UI"/>
          <w:sz w:val="21"/>
          <w:szCs w:val="21"/>
        </w:rPr>
      </w:pPr>
      <w:r>
        <w:rPr>
          <w:rFonts w:ascii="Segoe UI" w:hAnsi="Segoe UI" w:cs="Segoe UI"/>
          <w:sz w:val="21"/>
          <w:szCs w:val="21"/>
        </w:rPr>
        <w:t>    dynamodb_table = "$TF_LOCK_TABLE"</w:t>
      </w:r>
    </w:p>
    <w:p w:rsidR="00323B19" w:rsidRDefault="00323B19" w:rsidP="00323B19">
      <w:pPr>
        <w:spacing w:line="300" w:lineRule="atLeast"/>
        <w:rPr>
          <w:rFonts w:ascii="Segoe UI" w:hAnsi="Segoe UI" w:cs="Segoe UI"/>
          <w:sz w:val="21"/>
          <w:szCs w:val="21"/>
        </w:rPr>
      </w:pPr>
      <w:r>
        <w:rPr>
          <w:rFonts w:ascii="Segoe UI" w:hAnsi="Segoe UI" w:cs="Segoe UI"/>
          <w:sz w:val="21"/>
          <w:szCs w:val="21"/>
        </w:rPr>
        <w:t>    encrypt        = true</w:t>
      </w:r>
    </w:p>
    <w:p w:rsidR="00323B19" w:rsidRDefault="00323B19" w:rsidP="00323B19">
      <w:pPr>
        <w:spacing w:line="300" w:lineRule="atLeast"/>
        <w:rPr>
          <w:rFonts w:ascii="Segoe UI" w:hAnsi="Segoe UI" w:cs="Segoe UI"/>
          <w:sz w:val="21"/>
          <w:szCs w:val="21"/>
        </w:rPr>
      </w:pPr>
      <w:r>
        <w:rPr>
          <w:rFonts w:ascii="Segoe UI" w:hAnsi="Segoe UI" w:cs="Segoe UI"/>
          <w:sz w:val="21"/>
          <w:szCs w:val="21"/>
        </w:rPr>
        <w:t>  }</w:t>
      </w:r>
    </w:p>
    <w:p w:rsidR="00323B19" w:rsidRDefault="00323B19" w:rsidP="00323B19">
      <w:pPr>
        <w:spacing w:line="300" w:lineRule="atLeast"/>
        <w:rPr>
          <w:rFonts w:ascii="Segoe UI" w:hAnsi="Segoe UI" w:cs="Segoe UI"/>
          <w:sz w:val="21"/>
          <w:szCs w:val="21"/>
        </w:rPr>
      </w:pPr>
      <w:r>
        <w:rPr>
          <w:rFonts w:ascii="Segoe UI" w:hAnsi="Segoe UI" w:cs="Segoe UI"/>
          <w:sz w:val="21"/>
          <w:szCs w:val="21"/>
        </w:rPr>
        <w:t>}</w:t>
      </w:r>
    </w:p>
    <w:p w:rsidR="00323B19" w:rsidRDefault="00323B19" w:rsidP="00323B19">
      <w:pPr>
        <w:spacing w:line="300" w:lineRule="atLeast"/>
        <w:rPr>
          <w:rFonts w:ascii="Segoe UI" w:hAnsi="Segoe UI" w:cs="Segoe UI"/>
          <w:sz w:val="21"/>
          <w:szCs w:val="21"/>
        </w:rPr>
      </w:pPr>
      <w:r>
        <w:rPr>
          <w:rFonts w:ascii="Segoe UI" w:hAnsi="Segoe UI" w:cs="Segoe UI"/>
          <w:sz w:val="21"/>
          <w:szCs w:val="21"/>
        </w:rPr>
        <w:lastRenderedPageBreak/>
        <w:t>EOF</w:t>
      </w:r>
    </w:p>
    <w:p w:rsidR="00323B19" w:rsidRDefault="00323B19" w:rsidP="00323B19">
      <w:pPr>
        <w:pStyle w:val="NormalWeb"/>
        <w:spacing w:line="300" w:lineRule="atLeast"/>
        <w:rPr>
          <w:rFonts w:ascii="Segoe UI" w:hAnsi="Segoe UI" w:cs="Segoe UI"/>
          <w:sz w:val="21"/>
          <w:szCs w:val="21"/>
        </w:rPr>
      </w:pPr>
      <w:r>
        <w:rPr>
          <w:rFonts w:ascii="Segoe UI" w:hAnsi="Segoe UI" w:cs="Segoe UI"/>
          <w:sz w:val="21"/>
          <w:szCs w:val="21"/>
        </w:rPr>
        <w:t>Verify:</w:t>
      </w:r>
    </w:p>
    <w:p w:rsidR="00323B19" w:rsidRDefault="00323B19" w:rsidP="00323B19">
      <w:pPr>
        <w:pStyle w:val="NormalWeb"/>
        <w:spacing w:line="300" w:lineRule="atLeast"/>
        <w:rPr>
          <w:rFonts w:ascii="Segoe UI" w:hAnsi="Segoe UI" w:cs="Segoe UI"/>
          <w:sz w:val="21"/>
          <w:szCs w:val="21"/>
        </w:rPr>
      </w:pPr>
      <w:r>
        <w:rPr>
          <w:rFonts w:ascii="Segoe UI" w:hAnsi="Segoe UI" w:cs="Segoe UI"/>
          <w:sz w:val="21"/>
          <w:szCs w:val="21"/>
        </w:rPr>
        <w:t>cat backend.tf</w:t>
      </w:r>
    </w:p>
    <w:p w:rsidR="00323B19" w:rsidRDefault="00114F67" w:rsidP="00323B19">
      <w:pPr>
        <w:spacing w:line="300" w:lineRule="atLeast"/>
        <w:rPr>
          <w:rFonts w:ascii="Segoe UI" w:hAnsi="Segoe UI" w:cs="Segoe UI"/>
          <w:sz w:val="21"/>
          <w:szCs w:val="21"/>
        </w:rPr>
      </w:pPr>
      <w:r>
        <w:rPr>
          <w:rFonts w:ascii="Segoe UI" w:hAnsi="Segoe UI" w:cs="Segoe UI"/>
          <w:sz w:val="21"/>
          <w:szCs w:val="21"/>
        </w:rPr>
        <w:pict>
          <v:rect id="_x0000_i1130" style="width:0;height:1.5pt" o:hralign="center" o:hrstd="t" o:hr="t" fillcolor="#a0a0a0" stroked="f"/>
        </w:pict>
      </w:r>
    </w:p>
    <w:p w:rsidR="00323B19" w:rsidRDefault="00323B19" w:rsidP="00323B19">
      <w:pPr>
        <w:pStyle w:val="Heading1"/>
        <w:spacing w:line="300" w:lineRule="atLeast"/>
        <w:rPr>
          <w:rFonts w:ascii="Segoe UI" w:hAnsi="Segoe UI" w:cs="Segoe UI"/>
          <w:sz w:val="48"/>
          <w:szCs w:val="48"/>
        </w:rPr>
      </w:pPr>
      <w:r>
        <w:rPr>
          <w:rFonts w:ascii="Segoe UI" w:hAnsi="Segoe UI" w:cs="Segoe UI"/>
        </w:rPr>
        <w:t>Step 3: Local state ko S3 backend me migrate karo</w:t>
      </w:r>
    </w:p>
    <w:p w:rsidR="00323B19" w:rsidRDefault="00323B19" w:rsidP="00323B19">
      <w:pPr>
        <w:pStyle w:val="NormalWeb"/>
        <w:spacing w:line="300" w:lineRule="atLeast"/>
        <w:rPr>
          <w:rFonts w:ascii="Segoe UI" w:hAnsi="Segoe UI" w:cs="Segoe UI"/>
          <w:sz w:val="21"/>
          <w:szCs w:val="21"/>
        </w:rPr>
      </w:pPr>
      <w:r>
        <w:rPr>
          <w:rFonts w:ascii="Segoe UI" w:hAnsi="Segoe UI" w:cs="Segoe UI"/>
          <w:sz w:val="21"/>
          <w:szCs w:val="21"/>
        </w:rPr>
        <w:t>Run:</w:t>
      </w:r>
    </w:p>
    <w:p w:rsidR="00323B19" w:rsidRDefault="00323B19" w:rsidP="00323B19">
      <w:pPr>
        <w:pStyle w:val="NormalWeb"/>
        <w:spacing w:line="300" w:lineRule="atLeast"/>
        <w:rPr>
          <w:rFonts w:ascii="Segoe UI" w:hAnsi="Segoe UI" w:cs="Segoe UI"/>
          <w:sz w:val="21"/>
          <w:szCs w:val="21"/>
        </w:rPr>
      </w:pPr>
      <w:r>
        <w:rPr>
          <w:rFonts w:ascii="Segoe UI" w:hAnsi="Segoe UI" w:cs="Segoe UI"/>
          <w:sz w:val="21"/>
          <w:szCs w:val="21"/>
        </w:rPr>
        <w:t>terraform init -migrate-state</w:t>
      </w:r>
    </w:p>
    <w:p w:rsidR="00323B19" w:rsidRDefault="00323B19" w:rsidP="00323B19">
      <w:pPr>
        <w:pStyle w:val="NormalWeb"/>
        <w:spacing w:line="300" w:lineRule="atLeast"/>
        <w:rPr>
          <w:rFonts w:ascii="Segoe UI" w:hAnsi="Segoe UI" w:cs="Segoe UI"/>
          <w:sz w:val="21"/>
          <w:szCs w:val="21"/>
        </w:rPr>
      </w:pPr>
      <w:r>
        <w:rPr>
          <w:rFonts w:ascii="Segoe UI" w:hAnsi="Segoe UI" w:cs="Segoe UI"/>
          <w:sz w:val="21"/>
          <w:szCs w:val="21"/>
        </w:rPr>
        <w:t>Agar prompt aaye:</w:t>
      </w:r>
    </w:p>
    <w:p w:rsidR="00323B19" w:rsidRDefault="00323B19" w:rsidP="00323B19">
      <w:pPr>
        <w:pStyle w:val="NormalWeb"/>
        <w:spacing w:line="300" w:lineRule="atLeast"/>
        <w:rPr>
          <w:rFonts w:ascii="Segoe UI" w:hAnsi="Segoe UI" w:cs="Segoe UI"/>
          <w:sz w:val="21"/>
          <w:szCs w:val="21"/>
        </w:rPr>
      </w:pPr>
      <w:r>
        <w:rPr>
          <w:rFonts w:ascii="Segoe UI" w:hAnsi="Segoe UI" w:cs="Segoe UI"/>
          <w:sz w:val="21"/>
          <w:szCs w:val="21"/>
        </w:rPr>
        <w:t>Do you want to copy existing state to the new backend?</w:t>
      </w:r>
    </w:p>
    <w:p w:rsidR="00323B19" w:rsidRDefault="00323B19" w:rsidP="00323B19">
      <w:pPr>
        <w:pStyle w:val="NormalWeb"/>
        <w:spacing w:line="300" w:lineRule="atLeast"/>
        <w:rPr>
          <w:rFonts w:ascii="Segoe UI" w:hAnsi="Segoe UI" w:cs="Segoe UI"/>
          <w:sz w:val="21"/>
          <w:szCs w:val="21"/>
        </w:rPr>
      </w:pPr>
      <w:r>
        <w:rPr>
          <w:rFonts w:ascii="Segoe UI" w:hAnsi="Segoe UI" w:cs="Segoe UI"/>
          <w:sz w:val="21"/>
          <w:szCs w:val="21"/>
        </w:rPr>
        <w:t>Type karo:</w:t>
      </w:r>
    </w:p>
    <w:p w:rsidR="00323B19" w:rsidRDefault="00323B19" w:rsidP="00323B19">
      <w:pPr>
        <w:pStyle w:val="NormalWeb"/>
        <w:spacing w:line="300" w:lineRule="atLeast"/>
        <w:rPr>
          <w:rFonts w:ascii="Segoe UI" w:hAnsi="Segoe UI" w:cs="Segoe UI"/>
          <w:sz w:val="21"/>
          <w:szCs w:val="21"/>
        </w:rPr>
      </w:pPr>
      <w:r>
        <w:rPr>
          <w:rFonts w:ascii="Segoe UI" w:hAnsi="Segoe UI" w:cs="Segoe UI"/>
          <w:sz w:val="21"/>
          <w:szCs w:val="21"/>
        </w:rPr>
        <w:t>yes</w:t>
      </w:r>
    </w:p>
    <w:p w:rsidR="00323B19" w:rsidRDefault="00323B19" w:rsidP="00323B19">
      <w:pPr>
        <w:pStyle w:val="NormalWeb"/>
        <w:spacing w:line="300" w:lineRule="atLeast"/>
        <w:rPr>
          <w:rFonts w:ascii="Segoe UI" w:hAnsi="Segoe UI" w:cs="Segoe UI"/>
          <w:sz w:val="21"/>
          <w:szCs w:val="21"/>
        </w:rPr>
      </w:pPr>
      <w:r>
        <w:rPr>
          <w:rFonts w:ascii="Segoe UI" w:hAnsi="Segoe UI" w:cs="Segoe UI"/>
          <w:sz w:val="21"/>
          <w:szCs w:val="21"/>
        </w:rPr>
        <w:t>Expected output:</w:t>
      </w:r>
    </w:p>
    <w:p w:rsidR="00323B19" w:rsidRDefault="00323B19" w:rsidP="00323B19">
      <w:pPr>
        <w:pStyle w:val="NormalWeb"/>
        <w:spacing w:line="300" w:lineRule="atLeast"/>
        <w:rPr>
          <w:rFonts w:ascii="Segoe UI" w:hAnsi="Segoe UI" w:cs="Segoe UI"/>
          <w:sz w:val="21"/>
          <w:szCs w:val="21"/>
        </w:rPr>
      </w:pPr>
      <w:r>
        <w:rPr>
          <w:rFonts w:ascii="Segoe UI" w:hAnsi="Segoe UI" w:cs="Segoe UI"/>
          <w:sz w:val="21"/>
          <w:szCs w:val="21"/>
        </w:rPr>
        <w:t>Terraform has been successfully initialized!</w:t>
      </w:r>
    </w:p>
    <w:p w:rsidR="00323B19" w:rsidRDefault="00114F67" w:rsidP="00323B19">
      <w:pPr>
        <w:spacing w:line="300" w:lineRule="atLeast"/>
        <w:rPr>
          <w:rFonts w:ascii="Segoe UI" w:hAnsi="Segoe UI" w:cs="Segoe UI"/>
          <w:sz w:val="21"/>
          <w:szCs w:val="21"/>
        </w:rPr>
      </w:pPr>
      <w:r>
        <w:rPr>
          <w:rFonts w:ascii="Segoe UI" w:hAnsi="Segoe UI" w:cs="Segoe UI"/>
          <w:sz w:val="21"/>
          <w:szCs w:val="21"/>
        </w:rPr>
        <w:pict>
          <v:rect id="_x0000_i1131" style="width:0;height:1.5pt" o:hralign="center" o:hrstd="t" o:hr="t" fillcolor="#a0a0a0" stroked="f"/>
        </w:pict>
      </w:r>
    </w:p>
    <w:p w:rsidR="00323B19" w:rsidRDefault="00323B19" w:rsidP="00323B19">
      <w:pPr>
        <w:pStyle w:val="Heading1"/>
        <w:spacing w:line="300" w:lineRule="atLeast"/>
        <w:rPr>
          <w:rFonts w:ascii="Segoe UI" w:hAnsi="Segoe UI" w:cs="Segoe UI"/>
          <w:sz w:val="48"/>
          <w:szCs w:val="48"/>
        </w:rPr>
      </w:pPr>
      <w:r>
        <w:rPr>
          <w:rFonts w:ascii="Segoe UI" w:hAnsi="Segoe UI" w:cs="Segoe UI"/>
        </w:rPr>
        <w:t>Step 4: Verify plan</w:t>
      </w:r>
    </w:p>
    <w:p w:rsidR="00323B19" w:rsidRDefault="00323B19" w:rsidP="00323B19">
      <w:pPr>
        <w:pStyle w:val="NormalWeb"/>
        <w:spacing w:line="300" w:lineRule="atLeast"/>
        <w:rPr>
          <w:rFonts w:ascii="Segoe UI" w:hAnsi="Segoe UI" w:cs="Segoe UI"/>
          <w:sz w:val="21"/>
          <w:szCs w:val="21"/>
        </w:rPr>
      </w:pPr>
      <w:r>
        <w:rPr>
          <w:rFonts w:ascii="Segoe UI" w:hAnsi="Segoe UI" w:cs="Segoe UI"/>
          <w:sz w:val="21"/>
          <w:szCs w:val="21"/>
        </w:rPr>
        <w:t>terraform plan</w:t>
      </w:r>
    </w:p>
    <w:p w:rsidR="00323B19" w:rsidRDefault="00323B19" w:rsidP="00323B19">
      <w:pPr>
        <w:pStyle w:val="NormalWeb"/>
        <w:spacing w:line="300" w:lineRule="atLeast"/>
        <w:rPr>
          <w:rFonts w:ascii="Segoe UI" w:hAnsi="Segoe UI" w:cs="Segoe UI"/>
          <w:sz w:val="21"/>
          <w:szCs w:val="21"/>
        </w:rPr>
      </w:pPr>
      <w:r>
        <w:rPr>
          <w:rFonts w:ascii="Segoe UI" w:hAnsi="Segoe UI" w:cs="Segoe UI"/>
          <w:sz w:val="21"/>
          <w:szCs w:val="21"/>
        </w:rPr>
        <w:t>Expected:</w:t>
      </w:r>
    </w:p>
    <w:p w:rsidR="00323B19" w:rsidRDefault="00323B19" w:rsidP="00323B19">
      <w:pPr>
        <w:pStyle w:val="NormalWeb"/>
        <w:spacing w:line="300" w:lineRule="atLeast"/>
        <w:rPr>
          <w:rFonts w:ascii="Segoe UI" w:hAnsi="Segoe UI" w:cs="Segoe UI"/>
          <w:sz w:val="21"/>
          <w:szCs w:val="21"/>
        </w:rPr>
      </w:pPr>
      <w:r>
        <w:rPr>
          <w:rFonts w:ascii="Segoe UI" w:hAnsi="Segoe UI" w:cs="Segoe UI"/>
          <w:sz w:val="21"/>
          <w:szCs w:val="21"/>
        </w:rPr>
        <w:t>No major surprise</w:t>
      </w:r>
    </w:p>
    <w:p w:rsidR="00323B19" w:rsidRDefault="00323B19" w:rsidP="00323B19">
      <w:pPr>
        <w:pStyle w:val="NormalWeb"/>
        <w:spacing w:line="300" w:lineRule="atLeast"/>
        <w:rPr>
          <w:rFonts w:ascii="Segoe UI" w:hAnsi="Segoe UI" w:cs="Segoe UI"/>
          <w:sz w:val="21"/>
          <w:szCs w:val="21"/>
        </w:rPr>
      </w:pPr>
      <w:r>
        <w:rPr>
          <w:rFonts w:ascii="Segoe UI" w:hAnsi="Segoe UI" w:cs="Segoe UI"/>
          <w:sz w:val="21"/>
          <w:szCs w:val="21"/>
        </w:rPr>
        <w:t>Agar plan me sirf expected Lambda code/tags etc. aaye ya no changes aaye, then remote backend working hai.</w:t>
      </w:r>
    </w:p>
    <w:p w:rsidR="00323B19" w:rsidRDefault="00114F67" w:rsidP="00323B19">
      <w:pPr>
        <w:spacing w:line="300" w:lineRule="atLeast"/>
        <w:rPr>
          <w:rFonts w:ascii="Segoe UI" w:hAnsi="Segoe UI" w:cs="Segoe UI"/>
          <w:sz w:val="21"/>
          <w:szCs w:val="21"/>
        </w:rPr>
      </w:pPr>
      <w:r>
        <w:rPr>
          <w:rFonts w:ascii="Segoe UI" w:hAnsi="Segoe UI" w:cs="Segoe UI"/>
          <w:sz w:val="21"/>
          <w:szCs w:val="21"/>
        </w:rPr>
        <w:pict>
          <v:rect id="_x0000_i1132" style="width:0;height:1.5pt" o:hralign="center" o:hrstd="t" o:hr="t" fillcolor="#a0a0a0" stroked="f"/>
        </w:pict>
      </w:r>
    </w:p>
    <w:p w:rsidR="00323B19" w:rsidRDefault="00323B19" w:rsidP="00323B19">
      <w:pPr>
        <w:pStyle w:val="Heading1"/>
        <w:spacing w:line="300" w:lineRule="atLeast"/>
        <w:rPr>
          <w:rFonts w:ascii="Segoe UI" w:hAnsi="Segoe UI" w:cs="Segoe UI"/>
          <w:sz w:val="48"/>
          <w:szCs w:val="48"/>
        </w:rPr>
      </w:pPr>
      <w:r>
        <w:rPr>
          <w:rFonts w:ascii="Segoe UI" w:hAnsi="Segoe UI" w:cs="Segoe UI"/>
        </w:rPr>
        <w:t>Abhi kya karna hai?</w:t>
      </w:r>
    </w:p>
    <w:p w:rsidR="00323B19" w:rsidRDefault="00323B19" w:rsidP="00323B19">
      <w:pPr>
        <w:pStyle w:val="NormalWeb"/>
        <w:spacing w:line="300" w:lineRule="atLeast"/>
        <w:rPr>
          <w:rFonts w:ascii="Segoe UI" w:hAnsi="Segoe UI" w:cs="Segoe UI"/>
          <w:sz w:val="21"/>
          <w:szCs w:val="21"/>
        </w:rPr>
      </w:pPr>
      <w:r>
        <w:rPr>
          <w:rFonts w:ascii="Segoe UI" w:hAnsi="Segoe UI" w:cs="Segoe UI"/>
          <w:sz w:val="21"/>
          <w:szCs w:val="21"/>
        </w:rPr>
        <w:t>Pehle ye commands run karo:</w:t>
      </w:r>
    </w:p>
    <w:p w:rsidR="00323B19" w:rsidRDefault="00323B19" w:rsidP="00323B19">
      <w:pPr>
        <w:spacing w:line="300" w:lineRule="atLeast"/>
        <w:rPr>
          <w:rFonts w:ascii="Segoe UI" w:hAnsi="Segoe UI" w:cs="Segoe UI"/>
          <w:sz w:val="21"/>
          <w:szCs w:val="21"/>
        </w:rPr>
      </w:pPr>
      <w:r>
        <w:rPr>
          <w:rFonts w:ascii="Segoe UI" w:hAnsi="Segoe UI" w:cs="Segoe UI"/>
          <w:sz w:val="21"/>
          <w:szCs w:val="21"/>
        </w:rPr>
        <w:t>cd ~/enterprise-genai-iac/infra</w:t>
      </w:r>
    </w:p>
    <w:p w:rsidR="00323B19" w:rsidRDefault="00323B19" w:rsidP="00323B19">
      <w:pPr>
        <w:spacing w:line="300" w:lineRule="atLeast"/>
        <w:rPr>
          <w:rFonts w:ascii="Segoe UI" w:hAnsi="Segoe UI" w:cs="Segoe UI"/>
          <w:sz w:val="21"/>
          <w:szCs w:val="21"/>
        </w:rPr>
      </w:pPr>
    </w:p>
    <w:p w:rsidR="00323B19" w:rsidRDefault="00323B19" w:rsidP="00323B19">
      <w:pPr>
        <w:spacing w:line="300" w:lineRule="atLeast"/>
        <w:rPr>
          <w:rFonts w:ascii="Segoe UI" w:hAnsi="Segoe UI" w:cs="Segoe UI"/>
          <w:sz w:val="21"/>
          <w:szCs w:val="21"/>
        </w:rPr>
      </w:pPr>
      <w:r>
        <w:rPr>
          <w:rFonts w:ascii="Segoe UI" w:hAnsi="Segoe UI" w:cs="Segoe UI"/>
          <w:sz w:val="21"/>
          <w:szCs w:val="21"/>
        </w:rPr>
        <w:t>ACCOUNT_ID=$(aws sts get-caller-identity --query Account --output text)</w:t>
      </w:r>
    </w:p>
    <w:p w:rsidR="00323B19" w:rsidRDefault="00323B19" w:rsidP="00323B19">
      <w:pPr>
        <w:spacing w:line="300" w:lineRule="atLeast"/>
        <w:rPr>
          <w:rFonts w:ascii="Segoe UI" w:hAnsi="Segoe UI" w:cs="Segoe UI"/>
          <w:sz w:val="21"/>
          <w:szCs w:val="21"/>
        </w:rPr>
      </w:pPr>
      <w:r>
        <w:rPr>
          <w:rFonts w:ascii="Segoe UI" w:hAnsi="Segoe UI" w:cs="Segoe UI"/>
          <w:sz w:val="21"/>
          <w:szCs w:val="21"/>
        </w:rPr>
        <w:t>REGION="ap-south-1"</w:t>
      </w:r>
    </w:p>
    <w:p w:rsidR="00323B19" w:rsidRDefault="00323B19" w:rsidP="00323B19">
      <w:pPr>
        <w:spacing w:line="300" w:lineRule="atLeast"/>
        <w:rPr>
          <w:rFonts w:ascii="Segoe UI" w:hAnsi="Segoe UI" w:cs="Segoe UI"/>
          <w:sz w:val="21"/>
          <w:szCs w:val="21"/>
        </w:rPr>
      </w:pPr>
      <w:r>
        <w:rPr>
          <w:rFonts w:ascii="Segoe UI" w:hAnsi="Segoe UI" w:cs="Segoe UI"/>
          <w:sz w:val="21"/>
          <w:szCs w:val="21"/>
        </w:rPr>
        <w:t>TF_STATE_BUCKET="enterprise-genai-tfstate-${ACCOUNT_ID}-${REGION}"</w:t>
      </w:r>
    </w:p>
    <w:p w:rsidR="00323B19" w:rsidRDefault="00323B19" w:rsidP="00323B19">
      <w:pPr>
        <w:spacing w:line="300" w:lineRule="atLeast"/>
        <w:rPr>
          <w:rFonts w:ascii="Segoe UI" w:hAnsi="Segoe UI" w:cs="Segoe UI"/>
          <w:sz w:val="21"/>
          <w:szCs w:val="21"/>
        </w:rPr>
      </w:pPr>
      <w:r>
        <w:rPr>
          <w:rFonts w:ascii="Segoe UI" w:hAnsi="Segoe UI" w:cs="Segoe UI"/>
          <w:sz w:val="21"/>
          <w:szCs w:val="21"/>
        </w:rPr>
        <w:lastRenderedPageBreak/>
        <w:t>TF_LOCK_TABLE="enterprise-genai-terraform-locks"</w:t>
      </w:r>
    </w:p>
    <w:p w:rsidR="00323B19" w:rsidRDefault="00323B19" w:rsidP="00323B19">
      <w:pPr>
        <w:spacing w:line="300" w:lineRule="atLeast"/>
        <w:rPr>
          <w:rFonts w:ascii="Segoe UI" w:hAnsi="Segoe UI" w:cs="Segoe UI"/>
          <w:sz w:val="21"/>
          <w:szCs w:val="21"/>
        </w:rPr>
      </w:pPr>
    </w:p>
    <w:p w:rsidR="00323B19" w:rsidRDefault="00323B19" w:rsidP="00323B19">
      <w:pPr>
        <w:spacing w:line="300" w:lineRule="atLeast"/>
        <w:rPr>
          <w:rFonts w:ascii="Segoe UI" w:hAnsi="Segoe UI" w:cs="Segoe UI"/>
          <w:sz w:val="21"/>
          <w:szCs w:val="21"/>
        </w:rPr>
      </w:pPr>
      <w:r>
        <w:rPr>
          <w:rFonts w:ascii="Segoe UI" w:hAnsi="Segoe UI" w:cs="Segoe UI"/>
          <w:sz w:val="21"/>
          <w:szCs w:val="21"/>
        </w:rPr>
        <w:t>echo "State bucket: $TF_STATE_BUCKET"</w:t>
      </w:r>
    </w:p>
    <w:p w:rsidR="00323B19" w:rsidRDefault="00323B19" w:rsidP="00323B19">
      <w:pPr>
        <w:spacing w:line="300" w:lineRule="atLeast"/>
        <w:rPr>
          <w:rFonts w:ascii="Segoe UI" w:hAnsi="Segoe UI" w:cs="Segoe UI"/>
          <w:sz w:val="21"/>
          <w:szCs w:val="21"/>
        </w:rPr>
      </w:pPr>
      <w:r>
        <w:rPr>
          <w:rFonts w:ascii="Segoe UI" w:hAnsi="Segoe UI" w:cs="Segoe UI"/>
          <w:sz w:val="21"/>
          <w:szCs w:val="21"/>
        </w:rPr>
        <w:t>echo "Lock table: $TF_LOCK_TABLE"</w:t>
      </w:r>
    </w:p>
    <w:p w:rsidR="00323B19" w:rsidRDefault="00323B19" w:rsidP="00323B19">
      <w:pPr>
        <w:pStyle w:val="NormalWeb"/>
        <w:spacing w:line="300" w:lineRule="atLeast"/>
        <w:rPr>
          <w:rFonts w:ascii="Segoe UI" w:hAnsi="Segoe UI" w:cs="Segoe UI"/>
          <w:sz w:val="21"/>
          <w:szCs w:val="21"/>
        </w:rPr>
      </w:pPr>
      <w:r>
        <w:rPr>
          <w:rFonts w:ascii="Segoe UI" w:hAnsi="Segoe UI" w:cs="Segoe UI"/>
          <w:sz w:val="21"/>
          <w:szCs w:val="21"/>
        </w:rPr>
        <w:t>Phir S3 bucket + DynamoDB lock table create commands run karo. Output bhejo.</w:t>
      </w:r>
    </w:p>
    <w:p w:rsidR="00323B19" w:rsidRDefault="00323B19" w:rsidP="00323B19">
      <w:pPr>
        <w:pStyle w:val="NormalWeb"/>
        <w:spacing w:line="300" w:lineRule="atLeast"/>
        <w:rPr>
          <w:rFonts w:ascii="Segoe UI" w:hAnsi="Segoe UI" w:cs="Segoe UI"/>
          <w:sz w:val="21"/>
          <w:szCs w:val="21"/>
        </w:rPr>
      </w:pPr>
      <w:r>
        <w:rPr>
          <w:rFonts w:ascii="Segoe UI" w:hAnsi="Segoe UI" w:cs="Segoe UI"/>
          <w:sz w:val="21"/>
          <w:szCs w:val="21"/>
        </w:rPr>
        <w:t xml:space="preserve">Uske baad main </w:t>
      </w:r>
      <w:r>
        <w:rPr>
          <w:rStyle w:val="HTMLCode"/>
          <w:rFonts w:eastAsiaTheme="majorEastAsia"/>
        </w:rPr>
        <w:t>terraform init -migrate-state</w:t>
      </w:r>
      <w:r>
        <w:rPr>
          <w:rFonts w:ascii="Segoe UI" w:hAnsi="Segoe UI" w:cs="Segoe UI"/>
          <w:sz w:val="21"/>
          <w:szCs w:val="21"/>
        </w:rPr>
        <w:t xml:space="preserve"> wale step par tumhe guide karunga.</w:t>
      </w:r>
    </w:p>
    <w:p w:rsidR="00323B19" w:rsidRDefault="00323B19" w:rsidP="00323B19">
      <w:pPr>
        <w:pStyle w:val="NormalWeb"/>
        <w:spacing w:line="300" w:lineRule="atLeast"/>
        <w:rPr>
          <w:rFonts w:ascii="Segoe UI" w:hAnsi="Segoe UI" w:cs="Segoe UI"/>
          <w:sz w:val="21"/>
          <w:szCs w:val="21"/>
        </w:rPr>
      </w:pPr>
      <w:r>
        <w:rPr>
          <w:rStyle w:val="Strong"/>
          <w:rFonts w:ascii="Segoe UI" w:hAnsi="Segoe UI" w:cs="Segoe UI"/>
          <w:sz w:val="21"/>
          <w:szCs w:val="21"/>
        </w:rPr>
        <w:t>GitHub Actions workflow uske baad create karenge</w:t>
      </w:r>
      <w:r>
        <w:rPr>
          <w:rFonts w:ascii="Segoe UI" w:hAnsi="Segoe UI" w:cs="Segoe UI"/>
          <w:sz w:val="21"/>
          <w:szCs w:val="21"/>
        </w:rPr>
        <w:t>, warna pipeline state miss karegi.</w:t>
      </w:r>
    </w:p>
    <w:p w:rsidR="00323B19" w:rsidRDefault="00323B19" w:rsidP="00323B19">
      <w:pPr>
        <w:pStyle w:val="NormalWeb"/>
        <w:spacing w:line="300" w:lineRule="atLeast"/>
        <w:rPr>
          <w:rFonts w:ascii="Segoe UI" w:hAnsi="Segoe UI" w:cs="Segoe UI"/>
          <w:sz w:val="21"/>
          <w:szCs w:val="21"/>
        </w:rPr>
      </w:pPr>
      <w:r>
        <w:rPr>
          <w:rFonts w:ascii="Segoe UI" w:hAnsi="Segoe UI" w:cs="Segoe UI"/>
          <w:sz w:val="21"/>
          <w:szCs w:val="21"/>
        </w:rPr>
        <w:t>imageimage.png (Image: CloudShell shows Terraform backend S3 bucket and DynamoDB lock table creation)</w:t>
      </w:r>
    </w:p>
    <w:p w:rsidR="00323B19" w:rsidRDefault="00323B19" w:rsidP="00323B19">
      <w:pPr>
        <w:pStyle w:val="NormalWeb"/>
        <w:spacing w:line="300" w:lineRule="atLeast"/>
        <w:rPr>
          <w:rFonts w:ascii="Segoe UI" w:hAnsi="Segoe UI" w:cs="Segoe UI"/>
          <w:sz w:val="21"/>
          <w:szCs w:val="21"/>
        </w:rPr>
      </w:pPr>
      <w:r>
        <w:rPr>
          <w:rFonts w:ascii="Segoe UI" w:hAnsi="Segoe UI" w:cs="Segoe UI"/>
          <w:sz w:val="21"/>
          <w:szCs w:val="21"/>
        </w:rPr>
        <w:t xml:space="preserve">Haan bhai, maine screenshot carefully check kar liya </w:t>
      </w:r>
      <w:r>
        <w:rPr>
          <w:rFonts w:ascii="Segoe UI Symbol" w:hAnsi="Segoe UI Symbol" w:cs="Segoe UI Symbol"/>
          <w:sz w:val="21"/>
          <w:szCs w:val="21"/>
        </w:rPr>
        <w:t>✅</w:t>
      </w:r>
      <w:r>
        <w:rPr>
          <w:rFonts w:ascii="Segoe UI" w:hAnsi="Segoe UI" w:cs="Segoe UI"/>
          <w:sz w:val="21"/>
          <w:szCs w:val="21"/>
        </w:rPr>
        <w:br/>
        <w:t xml:space="preserve">Abhi tak sab </w:t>
      </w:r>
      <w:r>
        <w:rPr>
          <w:rStyle w:val="Strong"/>
          <w:rFonts w:ascii="Segoe UI" w:hAnsi="Segoe UI" w:cs="Segoe UI"/>
          <w:sz w:val="21"/>
          <w:szCs w:val="21"/>
        </w:rPr>
        <w:t>sahi direction me</w:t>
      </w:r>
      <w:r>
        <w:rPr>
          <w:rFonts w:ascii="Segoe UI" w:hAnsi="Segoe UI" w:cs="Segoe UI"/>
          <w:sz w:val="21"/>
          <w:szCs w:val="21"/>
        </w:rPr>
        <w:t xml:space="preserve"> hai.</w:t>
      </w:r>
    </w:p>
    <w:p w:rsidR="00323B19" w:rsidRDefault="00323B19" w:rsidP="00323B19">
      <w:pPr>
        <w:pStyle w:val="Heading2"/>
        <w:spacing w:line="300" w:lineRule="atLeast"/>
        <w:rPr>
          <w:rFonts w:ascii="Segoe UI" w:hAnsi="Segoe UI" w:cs="Segoe UI"/>
        </w:rPr>
      </w:pPr>
      <w:r>
        <w:rPr>
          <w:rFonts w:ascii="Segoe UI" w:hAnsi="Segoe UI" w:cs="Segoe UI"/>
        </w:rPr>
        <w:t>Jo tumne successfully kar diya</w:t>
      </w:r>
    </w:p>
    <w:p w:rsidR="00323B19" w:rsidRDefault="00323B19" w:rsidP="00323B19">
      <w:pPr>
        <w:pStyle w:val="Heading3"/>
        <w:spacing w:line="300" w:lineRule="atLeast"/>
        <w:rPr>
          <w:rFonts w:ascii="Segoe UI" w:hAnsi="Segoe UI" w:cs="Segoe UI"/>
        </w:rPr>
      </w:pPr>
      <w:r>
        <w:rPr>
          <w:rFonts w:ascii="Segoe UI" w:hAnsi="Segoe UI" w:cs="Segoe UI"/>
        </w:rPr>
        <w:t xml:space="preserve">1. Terraform state bucket create ho gaya </w:t>
      </w:r>
      <w:r>
        <w:rPr>
          <w:rFonts w:ascii="Segoe UI Symbol" w:hAnsi="Segoe UI Symbol" w:cs="Segoe UI Symbol"/>
        </w:rPr>
        <w:t>✅</w:t>
      </w:r>
    </w:p>
    <w:p w:rsidR="00323B19" w:rsidRDefault="00323B19" w:rsidP="00323B19">
      <w:pPr>
        <w:pStyle w:val="NormalWeb"/>
        <w:spacing w:line="300" w:lineRule="atLeast"/>
        <w:rPr>
          <w:rFonts w:ascii="Segoe UI" w:hAnsi="Segoe UI" w:cs="Segoe UI"/>
          <w:sz w:val="21"/>
          <w:szCs w:val="21"/>
        </w:rPr>
      </w:pPr>
      <w:r>
        <w:rPr>
          <w:rFonts w:ascii="Segoe UI" w:hAnsi="Segoe UI" w:cs="Segoe UI"/>
          <w:sz w:val="21"/>
          <w:szCs w:val="21"/>
        </w:rPr>
        <w:t>Output me dikh raha hai:</w:t>
      </w:r>
    </w:p>
    <w:p w:rsidR="00323B19" w:rsidRDefault="00323B19" w:rsidP="00323B19">
      <w:pPr>
        <w:pStyle w:val="NormalWeb"/>
        <w:spacing w:line="300" w:lineRule="atLeast"/>
        <w:rPr>
          <w:rFonts w:ascii="Segoe UI" w:hAnsi="Segoe UI" w:cs="Segoe UI"/>
          <w:sz w:val="21"/>
          <w:szCs w:val="21"/>
        </w:rPr>
      </w:pPr>
      <w:r>
        <w:rPr>
          <w:rFonts w:ascii="Segoe UI" w:hAnsi="Segoe UI" w:cs="Segoe UI"/>
          <w:sz w:val="21"/>
          <w:szCs w:val="21"/>
        </w:rPr>
        <w:t>"BucketArn": "arn:aws:s3:::enterprise-genai-tfstate-628479575897-ap-south-1"</w:t>
      </w:r>
    </w:p>
    <w:p w:rsidR="00323B19" w:rsidRDefault="00323B19" w:rsidP="00323B19">
      <w:pPr>
        <w:pStyle w:val="NormalWeb"/>
        <w:spacing w:line="300" w:lineRule="atLeast"/>
        <w:rPr>
          <w:rFonts w:ascii="Segoe UI" w:hAnsi="Segoe UI" w:cs="Segoe UI"/>
          <w:sz w:val="21"/>
          <w:szCs w:val="21"/>
        </w:rPr>
      </w:pPr>
      <w:r>
        <w:rPr>
          <w:rFonts w:ascii="Segoe UI" w:hAnsi="Segoe UI" w:cs="Segoe UI"/>
          <w:sz w:val="21"/>
          <w:szCs w:val="21"/>
        </w:rPr>
        <w:t>Matlab S3 bucket create ho gaya.</w:t>
      </w:r>
    </w:p>
    <w:p w:rsidR="00323B19" w:rsidRDefault="00323B19" w:rsidP="00323B19">
      <w:pPr>
        <w:pStyle w:val="Heading3"/>
        <w:spacing w:line="300" w:lineRule="atLeast"/>
        <w:rPr>
          <w:rFonts w:ascii="Segoe UI" w:hAnsi="Segoe UI" w:cs="Segoe UI"/>
        </w:rPr>
      </w:pPr>
      <w:r>
        <w:rPr>
          <w:rFonts w:ascii="Segoe UI" w:hAnsi="Segoe UI" w:cs="Segoe UI"/>
        </w:rPr>
        <w:t xml:space="preserve">2. Bucket versioning command run ho gaya </w:t>
      </w:r>
      <w:r>
        <w:rPr>
          <w:rFonts w:ascii="Segoe UI Symbol" w:hAnsi="Segoe UI Symbol" w:cs="Segoe UI Symbol"/>
        </w:rPr>
        <w:t>✅</w:t>
      </w:r>
    </w:p>
    <w:p w:rsidR="00323B19" w:rsidRDefault="00323B19" w:rsidP="00323B19">
      <w:pPr>
        <w:pStyle w:val="NormalWeb"/>
        <w:spacing w:line="300" w:lineRule="atLeast"/>
        <w:rPr>
          <w:rFonts w:ascii="Segoe UI" w:hAnsi="Segoe UI" w:cs="Segoe UI"/>
          <w:sz w:val="21"/>
          <w:szCs w:val="21"/>
        </w:rPr>
      </w:pPr>
      <w:r>
        <w:rPr>
          <w:rFonts w:ascii="Segoe UI" w:hAnsi="Segoe UI" w:cs="Segoe UI"/>
          <w:sz w:val="21"/>
          <w:szCs w:val="21"/>
        </w:rPr>
        <w:t>Command run hua:</w:t>
      </w:r>
    </w:p>
    <w:p w:rsidR="00323B19" w:rsidRDefault="00323B19" w:rsidP="00323B19">
      <w:pPr>
        <w:pStyle w:val="NormalWeb"/>
        <w:spacing w:line="300" w:lineRule="atLeast"/>
        <w:rPr>
          <w:rFonts w:ascii="Segoe UI" w:hAnsi="Segoe UI" w:cs="Segoe UI"/>
          <w:sz w:val="21"/>
          <w:szCs w:val="21"/>
        </w:rPr>
      </w:pPr>
      <w:r>
        <w:rPr>
          <w:rFonts w:ascii="Segoe UI" w:hAnsi="Segoe UI" w:cs="Segoe UI"/>
          <w:sz w:val="21"/>
          <w:szCs w:val="21"/>
        </w:rPr>
        <w:t>aws s3api put-bucket-versioning ...</w:t>
      </w:r>
    </w:p>
    <w:p w:rsidR="00323B19" w:rsidRDefault="00323B19" w:rsidP="00323B19">
      <w:pPr>
        <w:pStyle w:val="NormalWeb"/>
        <w:spacing w:line="300" w:lineRule="atLeast"/>
        <w:rPr>
          <w:rFonts w:ascii="Segoe UI" w:hAnsi="Segoe UI" w:cs="Segoe UI"/>
          <w:sz w:val="21"/>
          <w:szCs w:val="21"/>
        </w:rPr>
      </w:pPr>
      <w:r>
        <w:rPr>
          <w:rFonts w:ascii="Segoe UI" w:hAnsi="Segoe UI" w:cs="Segoe UI"/>
          <w:sz w:val="21"/>
          <w:szCs w:val="21"/>
        </w:rPr>
        <w:t>Iska output normally blank hota hai, so no output = okay.</w:t>
      </w:r>
    </w:p>
    <w:p w:rsidR="00323B19" w:rsidRDefault="00323B19" w:rsidP="00323B19">
      <w:pPr>
        <w:pStyle w:val="Heading3"/>
        <w:spacing w:line="300" w:lineRule="atLeast"/>
        <w:rPr>
          <w:rFonts w:ascii="Segoe UI" w:hAnsi="Segoe UI" w:cs="Segoe UI"/>
        </w:rPr>
      </w:pPr>
      <w:r>
        <w:rPr>
          <w:rFonts w:ascii="Segoe UI" w:hAnsi="Segoe UI" w:cs="Segoe UI"/>
        </w:rPr>
        <w:t xml:space="preserve">3. Bucket encryption command run ho gaya </w:t>
      </w:r>
      <w:r>
        <w:rPr>
          <w:rFonts w:ascii="Segoe UI Symbol" w:hAnsi="Segoe UI Symbol" w:cs="Segoe UI Symbol"/>
        </w:rPr>
        <w:t>✅</w:t>
      </w:r>
    </w:p>
    <w:p w:rsidR="00323B19" w:rsidRDefault="00323B19" w:rsidP="00323B19">
      <w:pPr>
        <w:pStyle w:val="NormalWeb"/>
        <w:spacing w:line="300" w:lineRule="atLeast"/>
        <w:rPr>
          <w:rFonts w:ascii="Segoe UI" w:hAnsi="Segoe UI" w:cs="Segoe UI"/>
          <w:sz w:val="21"/>
          <w:szCs w:val="21"/>
        </w:rPr>
      </w:pPr>
      <w:r>
        <w:rPr>
          <w:rFonts w:ascii="Segoe UI" w:hAnsi="Segoe UI" w:cs="Segoe UI"/>
          <w:sz w:val="21"/>
          <w:szCs w:val="21"/>
        </w:rPr>
        <w:t>Command run hua:</w:t>
      </w:r>
    </w:p>
    <w:p w:rsidR="00323B19" w:rsidRDefault="00323B19" w:rsidP="00323B19">
      <w:pPr>
        <w:pStyle w:val="NormalWeb"/>
        <w:spacing w:line="300" w:lineRule="atLeast"/>
        <w:rPr>
          <w:rFonts w:ascii="Segoe UI" w:hAnsi="Segoe UI" w:cs="Segoe UI"/>
          <w:sz w:val="21"/>
          <w:szCs w:val="21"/>
        </w:rPr>
      </w:pPr>
      <w:r>
        <w:rPr>
          <w:rFonts w:ascii="Segoe UI" w:hAnsi="Segoe UI" w:cs="Segoe UI"/>
          <w:sz w:val="21"/>
          <w:szCs w:val="21"/>
        </w:rPr>
        <w:t>aws s3api put-bucket-encryption ...</w:t>
      </w:r>
    </w:p>
    <w:p w:rsidR="00323B19" w:rsidRDefault="00323B19" w:rsidP="00323B19">
      <w:pPr>
        <w:pStyle w:val="NormalWeb"/>
        <w:spacing w:line="300" w:lineRule="atLeast"/>
        <w:rPr>
          <w:rFonts w:ascii="Segoe UI" w:hAnsi="Segoe UI" w:cs="Segoe UI"/>
          <w:sz w:val="21"/>
          <w:szCs w:val="21"/>
        </w:rPr>
      </w:pPr>
      <w:r>
        <w:rPr>
          <w:rFonts w:ascii="Segoe UI" w:hAnsi="Segoe UI" w:cs="Segoe UI"/>
          <w:sz w:val="21"/>
          <w:szCs w:val="21"/>
        </w:rPr>
        <w:t>No error visible, so okay.</w:t>
      </w:r>
    </w:p>
    <w:p w:rsidR="00323B19" w:rsidRDefault="00323B19" w:rsidP="00323B19">
      <w:pPr>
        <w:pStyle w:val="Heading3"/>
        <w:spacing w:line="300" w:lineRule="atLeast"/>
        <w:rPr>
          <w:rFonts w:ascii="Segoe UI" w:hAnsi="Segoe UI" w:cs="Segoe UI"/>
        </w:rPr>
      </w:pPr>
      <w:r>
        <w:rPr>
          <w:rFonts w:ascii="Segoe UI" w:hAnsi="Segoe UI" w:cs="Segoe UI"/>
        </w:rPr>
        <w:t xml:space="preserve">4. Public access block command run ho gaya </w:t>
      </w:r>
      <w:r>
        <w:rPr>
          <w:rFonts w:ascii="Segoe UI Symbol" w:hAnsi="Segoe UI Symbol" w:cs="Segoe UI Symbol"/>
        </w:rPr>
        <w:t>✅</w:t>
      </w:r>
    </w:p>
    <w:p w:rsidR="00323B19" w:rsidRDefault="00323B19" w:rsidP="00323B19">
      <w:pPr>
        <w:pStyle w:val="NormalWeb"/>
        <w:spacing w:line="300" w:lineRule="atLeast"/>
        <w:rPr>
          <w:rFonts w:ascii="Segoe UI" w:hAnsi="Segoe UI" w:cs="Segoe UI"/>
          <w:sz w:val="21"/>
          <w:szCs w:val="21"/>
        </w:rPr>
      </w:pPr>
      <w:r>
        <w:rPr>
          <w:rFonts w:ascii="Segoe UI" w:hAnsi="Segoe UI" w:cs="Segoe UI"/>
          <w:sz w:val="21"/>
          <w:szCs w:val="21"/>
        </w:rPr>
        <w:t>Command run hua:</w:t>
      </w:r>
    </w:p>
    <w:p w:rsidR="00323B19" w:rsidRDefault="00323B19" w:rsidP="00323B19">
      <w:pPr>
        <w:pStyle w:val="NormalWeb"/>
        <w:spacing w:line="300" w:lineRule="atLeast"/>
        <w:rPr>
          <w:rFonts w:ascii="Segoe UI" w:hAnsi="Segoe UI" w:cs="Segoe UI"/>
          <w:sz w:val="21"/>
          <w:szCs w:val="21"/>
        </w:rPr>
      </w:pPr>
      <w:r>
        <w:rPr>
          <w:rFonts w:ascii="Segoe UI" w:hAnsi="Segoe UI" w:cs="Segoe UI"/>
          <w:sz w:val="21"/>
          <w:szCs w:val="21"/>
        </w:rPr>
        <w:t>aws s3api put-public-access-block ...</w:t>
      </w:r>
    </w:p>
    <w:p w:rsidR="00323B19" w:rsidRDefault="00323B19" w:rsidP="00323B19">
      <w:pPr>
        <w:pStyle w:val="NormalWeb"/>
        <w:spacing w:line="300" w:lineRule="atLeast"/>
        <w:rPr>
          <w:rFonts w:ascii="Segoe UI" w:hAnsi="Segoe UI" w:cs="Segoe UI"/>
          <w:sz w:val="21"/>
          <w:szCs w:val="21"/>
        </w:rPr>
      </w:pPr>
      <w:r>
        <w:rPr>
          <w:rFonts w:ascii="Segoe UI" w:hAnsi="Segoe UI" w:cs="Segoe UI"/>
          <w:sz w:val="21"/>
          <w:szCs w:val="21"/>
        </w:rPr>
        <w:t>No error visible, so okay.</w:t>
      </w:r>
    </w:p>
    <w:p w:rsidR="00323B19" w:rsidRDefault="00323B19" w:rsidP="00323B19">
      <w:pPr>
        <w:pStyle w:val="Heading3"/>
        <w:spacing w:line="300" w:lineRule="atLeast"/>
        <w:rPr>
          <w:rFonts w:ascii="Segoe UI" w:hAnsi="Segoe UI" w:cs="Segoe UI"/>
        </w:rPr>
      </w:pPr>
      <w:r>
        <w:rPr>
          <w:rFonts w:ascii="Segoe UI" w:hAnsi="Segoe UI" w:cs="Segoe UI"/>
        </w:rPr>
        <w:lastRenderedPageBreak/>
        <w:t xml:space="preserve">5. DynamoDB lock table create command run hua </w:t>
      </w:r>
      <w:r>
        <w:rPr>
          <w:rFonts w:ascii="Segoe UI Symbol" w:hAnsi="Segoe UI Symbol" w:cs="Segoe UI Symbol"/>
        </w:rPr>
        <w:t>✅</w:t>
      </w:r>
    </w:p>
    <w:p w:rsidR="00323B19" w:rsidRDefault="00323B19" w:rsidP="00323B19">
      <w:pPr>
        <w:pStyle w:val="NormalWeb"/>
        <w:spacing w:line="300" w:lineRule="atLeast"/>
        <w:rPr>
          <w:rFonts w:ascii="Segoe UI" w:hAnsi="Segoe UI" w:cs="Segoe UI"/>
          <w:sz w:val="21"/>
          <w:szCs w:val="21"/>
        </w:rPr>
      </w:pPr>
      <w:r>
        <w:rPr>
          <w:rFonts w:ascii="Segoe UI" w:hAnsi="Segoe UI" w:cs="Segoe UI"/>
          <w:sz w:val="21"/>
          <w:szCs w:val="21"/>
        </w:rPr>
        <w:t>Output me dikh raha hai:</w:t>
      </w:r>
    </w:p>
    <w:p w:rsidR="00323B19" w:rsidRDefault="00323B19" w:rsidP="00323B19">
      <w:pPr>
        <w:pStyle w:val="NormalWeb"/>
        <w:spacing w:line="300" w:lineRule="atLeast"/>
        <w:rPr>
          <w:rFonts w:ascii="Segoe UI" w:hAnsi="Segoe UI" w:cs="Segoe UI"/>
          <w:sz w:val="21"/>
          <w:szCs w:val="21"/>
        </w:rPr>
      </w:pPr>
      <w:r>
        <w:rPr>
          <w:rFonts w:ascii="Segoe UI" w:hAnsi="Segoe UI" w:cs="Segoe UI"/>
          <w:sz w:val="21"/>
          <w:szCs w:val="21"/>
        </w:rPr>
        <w:t>"TableStatus": "CREATING"</w:t>
      </w:r>
    </w:p>
    <w:p w:rsidR="00323B19" w:rsidRDefault="00323B19" w:rsidP="00323B19">
      <w:pPr>
        <w:pStyle w:val="NormalWeb"/>
        <w:spacing w:line="300" w:lineRule="atLeast"/>
        <w:rPr>
          <w:rFonts w:ascii="Segoe UI" w:hAnsi="Segoe UI" w:cs="Segoe UI"/>
          <w:sz w:val="21"/>
          <w:szCs w:val="21"/>
        </w:rPr>
      </w:pPr>
      <w:r>
        <w:rPr>
          <w:rFonts w:ascii="Segoe UI" w:hAnsi="Segoe UI" w:cs="Segoe UI"/>
          <w:sz w:val="21"/>
          <w:szCs w:val="21"/>
        </w:rPr>
        <w:t>Matlab table creation start ho gaya hai. Abhi table active hone ka wait karna hai.</w:t>
      </w:r>
    </w:p>
    <w:p w:rsidR="00323B19" w:rsidRDefault="00114F67" w:rsidP="00323B19">
      <w:pPr>
        <w:spacing w:line="300" w:lineRule="atLeast"/>
        <w:rPr>
          <w:rFonts w:ascii="Segoe UI" w:hAnsi="Segoe UI" w:cs="Segoe UI"/>
          <w:sz w:val="21"/>
          <w:szCs w:val="21"/>
        </w:rPr>
      </w:pPr>
      <w:r>
        <w:rPr>
          <w:rFonts w:ascii="Segoe UI" w:hAnsi="Segoe UI" w:cs="Segoe UI"/>
          <w:sz w:val="21"/>
          <w:szCs w:val="21"/>
        </w:rPr>
        <w:pict>
          <v:rect id="_x0000_i1133" style="width:0;height:1.5pt" o:hralign="center" o:hrstd="t" o:hr="t" fillcolor="#a0a0a0" stroked="f"/>
        </w:pict>
      </w:r>
    </w:p>
    <w:p w:rsidR="00323B19" w:rsidRDefault="00323B19" w:rsidP="00323B19">
      <w:pPr>
        <w:pStyle w:val="Heading1"/>
        <w:spacing w:line="300" w:lineRule="atLeast"/>
        <w:rPr>
          <w:rFonts w:ascii="Segoe UI" w:hAnsi="Segoe UI" w:cs="Segoe UI"/>
          <w:sz w:val="48"/>
          <w:szCs w:val="48"/>
        </w:rPr>
      </w:pPr>
      <w:r>
        <w:rPr>
          <w:rFonts w:ascii="Segoe UI" w:hAnsi="Segoe UI" w:cs="Segoe UI"/>
        </w:rPr>
        <w:t>Abhi next sirf ye ek step karo</w:t>
      </w:r>
    </w:p>
    <w:p w:rsidR="00323B19" w:rsidRDefault="00323B19" w:rsidP="00323B19">
      <w:pPr>
        <w:pStyle w:val="NormalWeb"/>
        <w:spacing w:line="300" w:lineRule="atLeast"/>
        <w:rPr>
          <w:rFonts w:ascii="Segoe UI" w:hAnsi="Segoe UI" w:cs="Segoe UI"/>
          <w:sz w:val="21"/>
          <w:szCs w:val="21"/>
        </w:rPr>
      </w:pPr>
      <w:r>
        <w:rPr>
          <w:rFonts w:ascii="Segoe UI" w:hAnsi="Segoe UI" w:cs="Segoe UI"/>
          <w:sz w:val="21"/>
          <w:szCs w:val="21"/>
        </w:rPr>
        <w:t>Run karo:</w:t>
      </w:r>
    </w:p>
    <w:p w:rsidR="00323B19" w:rsidRDefault="00323B19" w:rsidP="00323B19">
      <w:pPr>
        <w:spacing w:line="300" w:lineRule="atLeast"/>
        <w:rPr>
          <w:rFonts w:ascii="Segoe UI" w:hAnsi="Segoe UI" w:cs="Segoe UI"/>
          <w:sz w:val="21"/>
          <w:szCs w:val="21"/>
        </w:rPr>
      </w:pPr>
      <w:r>
        <w:rPr>
          <w:rFonts w:ascii="Segoe UI" w:hAnsi="Segoe UI" w:cs="Segoe UI"/>
          <w:sz w:val="21"/>
          <w:szCs w:val="21"/>
        </w:rPr>
        <w:t>aws dynamodb wait table-exists &lt;/span&gt;</w:t>
      </w:r>
    </w:p>
    <w:p w:rsidR="00323B19" w:rsidRDefault="00323B19" w:rsidP="00323B19">
      <w:pPr>
        <w:spacing w:line="300" w:lineRule="atLeast"/>
        <w:rPr>
          <w:rFonts w:ascii="Segoe UI" w:hAnsi="Segoe UI" w:cs="Segoe UI"/>
          <w:sz w:val="21"/>
          <w:szCs w:val="21"/>
        </w:rPr>
      </w:pPr>
      <w:r>
        <w:rPr>
          <w:rFonts w:ascii="Segoe UI" w:hAnsi="Segoe UI" w:cs="Segoe UI"/>
          <w:sz w:val="21"/>
          <w:szCs w:val="21"/>
        </w:rPr>
        <w:t>  --table-name enterprise-genai-terraform-locks &lt;/span&gt;</w:t>
      </w:r>
    </w:p>
    <w:p w:rsidR="00323B19" w:rsidRDefault="00323B19" w:rsidP="00323B19">
      <w:pPr>
        <w:spacing w:line="300" w:lineRule="atLeast"/>
        <w:rPr>
          <w:rFonts w:ascii="Segoe UI" w:hAnsi="Segoe UI" w:cs="Segoe UI"/>
          <w:sz w:val="21"/>
          <w:szCs w:val="21"/>
        </w:rPr>
      </w:pPr>
      <w:r>
        <w:rPr>
          <w:rFonts w:ascii="Segoe UI" w:hAnsi="Segoe UI" w:cs="Segoe UI"/>
          <w:sz w:val="21"/>
          <w:szCs w:val="21"/>
        </w:rPr>
        <w:t>  --region ap-south-1</w:t>
      </w:r>
    </w:p>
    <w:p w:rsidR="00323B19" w:rsidRDefault="00323B19" w:rsidP="00323B19">
      <w:pPr>
        <w:pStyle w:val="NormalWeb"/>
        <w:spacing w:line="300" w:lineRule="atLeast"/>
        <w:rPr>
          <w:rFonts w:ascii="Segoe UI" w:hAnsi="Segoe UI" w:cs="Segoe UI"/>
          <w:sz w:val="21"/>
          <w:szCs w:val="21"/>
        </w:rPr>
      </w:pPr>
      <w:r>
        <w:rPr>
          <w:rFonts w:ascii="Segoe UI" w:hAnsi="Segoe UI" w:cs="Segoe UI"/>
          <w:sz w:val="21"/>
          <w:szCs w:val="21"/>
        </w:rPr>
        <w:t xml:space="preserve">Agar command silently complete ho jaye, iska matlab lock table ready hai </w:t>
      </w:r>
      <w:r>
        <w:rPr>
          <w:rFonts w:ascii="Segoe UI Symbol" w:hAnsi="Segoe UI Symbol" w:cs="Segoe UI Symbol"/>
          <w:sz w:val="21"/>
          <w:szCs w:val="21"/>
        </w:rPr>
        <w:t>✅</w:t>
      </w:r>
    </w:p>
    <w:p w:rsidR="00323B19" w:rsidRDefault="00323B19" w:rsidP="00323B19">
      <w:pPr>
        <w:pStyle w:val="NormalWeb"/>
        <w:spacing w:line="300" w:lineRule="atLeast"/>
        <w:rPr>
          <w:rFonts w:ascii="Segoe UI" w:hAnsi="Segoe UI" w:cs="Segoe UI"/>
          <w:sz w:val="21"/>
          <w:szCs w:val="21"/>
        </w:rPr>
      </w:pPr>
      <w:r>
        <w:rPr>
          <w:rFonts w:ascii="Segoe UI" w:hAnsi="Segoe UI" w:cs="Segoe UI"/>
          <w:sz w:val="21"/>
          <w:szCs w:val="21"/>
        </w:rPr>
        <w:t>Phir verify ke liye run karo:</w:t>
      </w:r>
    </w:p>
    <w:p w:rsidR="00323B19" w:rsidRDefault="00323B19" w:rsidP="00323B19">
      <w:pPr>
        <w:spacing w:line="300" w:lineRule="atLeast"/>
        <w:rPr>
          <w:rFonts w:ascii="Segoe UI" w:hAnsi="Segoe UI" w:cs="Segoe UI"/>
          <w:sz w:val="21"/>
          <w:szCs w:val="21"/>
        </w:rPr>
      </w:pPr>
      <w:r>
        <w:rPr>
          <w:rFonts w:ascii="Segoe UI" w:hAnsi="Segoe UI" w:cs="Segoe UI"/>
          <w:sz w:val="21"/>
          <w:szCs w:val="21"/>
        </w:rPr>
        <w:t>aws dynamodb describe-table &lt;/span&gt;</w:t>
      </w:r>
    </w:p>
    <w:p w:rsidR="00323B19" w:rsidRDefault="00323B19" w:rsidP="00323B19">
      <w:pPr>
        <w:spacing w:line="300" w:lineRule="atLeast"/>
        <w:rPr>
          <w:rFonts w:ascii="Segoe UI" w:hAnsi="Segoe UI" w:cs="Segoe UI"/>
          <w:sz w:val="21"/>
          <w:szCs w:val="21"/>
        </w:rPr>
      </w:pPr>
      <w:r>
        <w:rPr>
          <w:rFonts w:ascii="Segoe UI" w:hAnsi="Segoe UI" w:cs="Segoe UI"/>
          <w:sz w:val="21"/>
          <w:szCs w:val="21"/>
        </w:rPr>
        <w:t>  --table-name enterprise-genai-terraform-locks &lt;/span&gt;</w:t>
      </w:r>
    </w:p>
    <w:p w:rsidR="00323B19" w:rsidRDefault="00323B19" w:rsidP="00323B19">
      <w:pPr>
        <w:spacing w:line="300" w:lineRule="atLeast"/>
        <w:rPr>
          <w:rFonts w:ascii="Segoe UI" w:hAnsi="Segoe UI" w:cs="Segoe UI"/>
          <w:sz w:val="21"/>
          <w:szCs w:val="21"/>
        </w:rPr>
      </w:pPr>
      <w:r>
        <w:rPr>
          <w:rFonts w:ascii="Segoe UI" w:hAnsi="Segoe UI" w:cs="Segoe UI"/>
          <w:sz w:val="21"/>
          <w:szCs w:val="21"/>
        </w:rPr>
        <w:t>  --region ap-south-1 &lt;/span&gt;</w:t>
      </w:r>
    </w:p>
    <w:p w:rsidR="00323B19" w:rsidRDefault="00323B19" w:rsidP="00323B19">
      <w:pPr>
        <w:spacing w:line="300" w:lineRule="atLeast"/>
        <w:rPr>
          <w:rFonts w:ascii="Segoe UI" w:hAnsi="Segoe UI" w:cs="Segoe UI"/>
          <w:sz w:val="21"/>
          <w:szCs w:val="21"/>
        </w:rPr>
      </w:pPr>
      <w:r>
        <w:rPr>
          <w:rFonts w:ascii="Segoe UI" w:hAnsi="Segoe UI" w:cs="Segoe UI"/>
          <w:sz w:val="21"/>
          <w:szCs w:val="21"/>
        </w:rPr>
        <w:t>  --query 'Table.TableStatus'</w:t>
      </w:r>
    </w:p>
    <w:p w:rsidR="00323B19" w:rsidRDefault="00323B19" w:rsidP="00323B19">
      <w:pPr>
        <w:pStyle w:val="NormalWeb"/>
        <w:spacing w:line="300" w:lineRule="atLeast"/>
        <w:rPr>
          <w:rFonts w:ascii="Segoe UI" w:hAnsi="Segoe UI" w:cs="Segoe UI"/>
          <w:sz w:val="21"/>
          <w:szCs w:val="21"/>
        </w:rPr>
      </w:pPr>
      <w:r>
        <w:rPr>
          <w:rFonts w:ascii="Segoe UI" w:hAnsi="Segoe UI" w:cs="Segoe UI"/>
          <w:sz w:val="21"/>
          <w:szCs w:val="21"/>
        </w:rPr>
        <w:t>Expected output:</w:t>
      </w:r>
    </w:p>
    <w:p w:rsidR="00323B19" w:rsidRDefault="00323B19" w:rsidP="00323B19">
      <w:pPr>
        <w:pStyle w:val="NormalWeb"/>
        <w:spacing w:line="300" w:lineRule="atLeast"/>
        <w:rPr>
          <w:rFonts w:ascii="Segoe UI" w:hAnsi="Segoe UI" w:cs="Segoe UI"/>
          <w:sz w:val="21"/>
          <w:szCs w:val="21"/>
        </w:rPr>
      </w:pPr>
      <w:r>
        <w:rPr>
          <w:rFonts w:ascii="Segoe UI" w:hAnsi="Segoe UI" w:cs="Segoe UI"/>
          <w:sz w:val="21"/>
          <w:szCs w:val="21"/>
        </w:rPr>
        <w:t>"ACTIVE"</w:t>
      </w:r>
    </w:p>
    <w:p w:rsidR="00323B19" w:rsidRDefault="00323B19" w:rsidP="00323B19">
      <w:pPr>
        <w:pStyle w:val="NormalWeb"/>
        <w:spacing w:line="300" w:lineRule="atLeast"/>
        <w:rPr>
          <w:rFonts w:ascii="Segoe UI" w:hAnsi="Segoe UI" w:cs="Segoe UI"/>
          <w:sz w:val="21"/>
          <w:szCs w:val="21"/>
        </w:rPr>
      </w:pPr>
      <w:r>
        <w:rPr>
          <w:rFonts w:ascii="Segoe UI" w:hAnsi="Segoe UI" w:cs="Segoe UI"/>
          <w:sz w:val="21"/>
          <w:szCs w:val="21"/>
        </w:rPr>
        <w:t xml:space="preserve">Bas ye run karke output bhejo. Uske baad next step me hum </w:t>
      </w:r>
      <w:r>
        <w:rPr>
          <w:rStyle w:val="Strong"/>
          <w:rFonts w:ascii="Segoe UI" w:hAnsi="Segoe UI" w:cs="Segoe UI"/>
          <w:sz w:val="21"/>
          <w:szCs w:val="21"/>
        </w:rPr>
        <w:t>backend.tf create</w:t>
      </w:r>
      <w:r>
        <w:rPr>
          <w:rFonts w:ascii="Segoe UI" w:hAnsi="Segoe UI" w:cs="Segoe UI"/>
          <w:sz w:val="21"/>
          <w:szCs w:val="21"/>
        </w:rPr>
        <w:t xml:space="preserve"> karenge.</w:t>
      </w:r>
    </w:p>
    <w:p w:rsidR="003739FD" w:rsidRDefault="003739FD" w:rsidP="003739FD">
      <w:pPr>
        <w:pStyle w:val="NormalWeb"/>
        <w:spacing w:line="300" w:lineRule="atLeast"/>
        <w:rPr>
          <w:rFonts w:ascii="Segoe UI" w:hAnsi="Segoe UI" w:cs="Segoe UI"/>
          <w:sz w:val="21"/>
          <w:szCs w:val="21"/>
        </w:rPr>
      </w:pPr>
    </w:p>
    <w:p w:rsidR="000327CA" w:rsidRDefault="000327CA" w:rsidP="000327CA">
      <w:pPr>
        <w:pStyle w:val="NormalWeb"/>
        <w:spacing w:line="300" w:lineRule="atLeast"/>
        <w:rPr>
          <w:rFonts w:ascii="Segoe UI" w:hAnsi="Segoe UI" w:cs="Segoe UI"/>
          <w:sz w:val="21"/>
          <w:szCs w:val="21"/>
        </w:rPr>
      </w:pPr>
      <w:r>
        <w:rPr>
          <w:rFonts w:ascii="Segoe UI" w:hAnsi="Segoe UI" w:cs="Segoe UI"/>
          <w:sz w:val="21"/>
          <w:szCs w:val="21"/>
        </w:rPr>
        <w:t>imageimage.png (Image: DynamoDB Terraform lock table status ACTIVE)</w:t>
      </w:r>
    </w:p>
    <w:p w:rsidR="000327CA" w:rsidRDefault="000327CA" w:rsidP="000327CA">
      <w:pPr>
        <w:pStyle w:val="NormalWeb"/>
        <w:spacing w:line="300" w:lineRule="atLeast"/>
        <w:rPr>
          <w:rFonts w:ascii="Segoe UI" w:hAnsi="Segoe UI" w:cs="Segoe UI"/>
          <w:sz w:val="21"/>
          <w:szCs w:val="21"/>
        </w:rPr>
      </w:pPr>
      <w:r>
        <w:rPr>
          <w:rFonts w:ascii="Segoe UI" w:hAnsi="Segoe UI" w:cs="Segoe UI"/>
          <w:sz w:val="21"/>
          <w:szCs w:val="21"/>
        </w:rPr>
        <w:t xml:space="preserve">Perfect bhai </w:t>
      </w:r>
      <w:r>
        <w:rPr>
          <w:rFonts w:ascii="Segoe UI Symbol" w:hAnsi="Segoe UI Symbol" w:cs="Segoe UI Symbol"/>
          <w:sz w:val="21"/>
          <w:szCs w:val="21"/>
        </w:rPr>
        <w:t>✅</w:t>
      </w:r>
      <w:r>
        <w:rPr>
          <w:rFonts w:ascii="Segoe UI" w:hAnsi="Segoe UI" w:cs="Segoe UI"/>
          <w:sz w:val="21"/>
          <w:szCs w:val="21"/>
        </w:rPr>
        <w:t xml:space="preserve"> </w:t>
      </w:r>
      <w:r>
        <w:rPr>
          <w:rStyle w:val="Strong"/>
          <w:rFonts w:ascii="Segoe UI" w:hAnsi="Segoe UI" w:cs="Segoe UI"/>
          <w:sz w:val="21"/>
          <w:szCs w:val="21"/>
        </w:rPr>
        <w:t>DynamoDB lock table ready ho gayi hai.</w:t>
      </w:r>
    </w:p>
    <w:p w:rsidR="000327CA" w:rsidRDefault="000327CA" w:rsidP="000327CA">
      <w:pPr>
        <w:pStyle w:val="NormalWeb"/>
        <w:spacing w:line="300" w:lineRule="atLeast"/>
        <w:rPr>
          <w:rFonts w:ascii="Segoe UI" w:hAnsi="Segoe UI" w:cs="Segoe UI"/>
          <w:sz w:val="21"/>
          <w:szCs w:val="21"/>
        </w:rPr>
      </w:pPr>
      <w:r>
        <w:rPr>
          <w:rFonts w:ascii="Segoe UI" w:hAnsi="Segoe UI" w:cs="Segoe UI"/>
          <w:sz w:val="21"/>
          <w:szCs w:val="21"/>
        </w:rPr>
        <w:t>Screenshot me bottom par output clearly hai:</w:t>
      </w:r>
    </w:p>
    <w:p w:rsidR="000327CA" w:rsidRDefault="000327CA" w:rsidP="000327CA">
      <w:pPr>
        <w:pStyle w:val="HTMLPreformatted"/>
        <w:spacing w:line="300" w:lineRule="atLeast"/>
        <w:rPr>
          <w:rStyle w:val="HTMLCode"/>
          <w:rFonts w:eastAsiaTheme="majorEastAsia"/>
        </w:rPr>
      </w:pPr>
      <w:r>
        <w:rPr>
          <w:rStyle w:val="HTMLCode"/>
          <w:rFonts w:eastAsiaTheme="majorEastAsia"/>
        </w:rPr>
        <w:t>"ACTIVE"</w:t>
      </w:r>
    </w:p>
    <w:p w:rsidR="000327CA" w:rsidRDefault="000327CA" w:rsidP="000327CA">
      <w:pPr>
        <w:pStyle w:val="NormalWeb"/>
        <w:spacing w:line="300" w:lineRule="atLeast"/>
        <w:rPr>
          <w:rFonts w:ascii="Segoe UI" w:hAnsi="Segoe UI" w:cs="Segoe UI"/>
          <w:sz w:val="21"/>
          <w:szCs w:val="21"/>
        </w:rPr>
      </w:pPr>
      <w:r>
        <w:rPr>
          <w:rFonts w:ascii="Segoe UI" w:hAnsi="Segoe UI" w:cs="Segoe UI"/>
          <w:sz w:val="21"/>
          <w:szCs w:val="21"/>
        </w:rPr>
        <w:t>Matlab:</w:t>
      </w:r>
    </w:p>
    <w:p w:rsidR="000327CA" w:rsidRDefault="000327CA" w:rsidP="000327CA">
      <w:pPr>
        <w:pStyle w:val="HTMLPreformatted"/>
        <w:spacing w:line="300" w:lineRule="atLeast"/>
        <w:rPr>
          <w:rStyle w:val="HTMLCode"/>
          <w:rFonts w:eastAsiaTheme="majorEastAsia"/>
        </w:rPr>
      </w:pPr>
      <w:r>
        <w:rPr>
          <w:rStyle w:val="HTMLCode"/>
          <w:rFonts w:eastAsiaTheme="majorEastAsia"/>
        </w:rPr>
        <w:t>enterprise-genai-terraform-locks table successfully create ho gayi</w:t>
      </w:r>
    </w:p>
    <w:p w:rsidR="000327CA" w:rsidRDefault="000327CA" w:rsidP="000327CA">
      <w:pPr>
        <w:pStyle w:val="NormalWeb"/>
        <w:spacing w:line="300" w:lineRule="atLeast"/>
        <w:rPr>
          <w:rFonts w:ascii="Segoe UI" w:hAnsi="Segoe UI" w:cs="Segoe UI"/>
          <w:sz w:val="21"/>
          <w:szCs w:val="21"/>
        </w:rPr>
      </w:pPr>
      <w:r>
        <w:rPr>
          <w:rFonts w:ascii="Segoe UI" w:hAnsi="Segoe UI" w:cs="Segoe UI"/>
          <w:sz w:val="21"/>
          <w:szCs w:val="21"/>
        </w:rPr>
        <w:t>Ab hum Terraform remote backend ka next step kar sakte hain.</w:t>
      </w:r>
    </w:p>
    <w:p w:rsidR="000327CA" w:rsidRDefault="00114F67" w:rsidP="000327CA">
      <w:pPr>
        <w:spacing w:line="300" w:lineRule="atLeast"/>
        <w:rPr>
          <w:rFonts w:ascii="Segoe UI" w:hAnsi="Segoe UI" w:cs="Segoe UI"/>
          <w:sz w:val="21"/>
          <w:szCs w:val="21"/>
        </w:rPr>
      </w:pPr>
      <w:r>
        <w:rPr>
          <w:rFonts w:ascii="Segoe UI" w:hAnsi="Segoe UI" w:cs="Segoe UI"/>
          <w:sz w:val="21"/>
          <w:szCs w:val="21"/>
        </w:rPr>
        <w:pict>
          <v:rect id="_x0000_i1134" style="width:0;height:1.5pt" o:hralign="center" o:hrstd="t" o:hr="t" fillcolor="#a0a0a0" stroked="f"/>
        </w:pict>
      </w:r>
    </w:p>
    <w:p w:rsidR="000327CA" w:rsidRDefault="000327CA" w:rsidP="000327CA">
      <w:pPr>
        <w:pStyle w:val="Heading1"/>
        <w:spacing w:line="300" w:lineRule="atLeast"/>
        <w:rPr>
          <w:rFonts w:ascii="Segoe UI" w:hAnsi="Segoe UI" w:cs="Segoe UI"/>
          <w:sz w:val="48"/>
          <w:szCs w:val="48"/>
        </w:rPr>
      </w:pPr>
      <w:r>
        <w:rPr>
          <w:rFonts w:ascii="Segoe UI" w:hAnsi="Segoe UI" w:cs="Segoe UI"/>
        </w:rPr>
        <w:lastRenderedPageBreak/>
        <w:t xml:space="preserve">Ab next step: </w:t>
      </w:r>
      <w:r>
        <w:rPr>
          <w:rStyle w:val="HTMLCode"/>
          <w:rFonts w:eastAsiaTheme="majorEastAsia"/>
        </w:rPr>
        <w:t>backend.tf</w:t>
      </w:r>
      <w:r>
        <w:rPr>
          <w:rFonts w:ascii="Segoe UI" w:hAnsi="Segoe UI" w:cs="Segoe UI"/>
        </w:rPr>
        <w:t xml:space="preserve"> create karo</w:t>
      </w:r>
    </w:p>
    <w:p w:rsidR="000327CA" w:rsidRDefault="000327CA" w:rsidP="000327CA">
      <w:pPr>
        <w:pStyle w:val="NormalWeb"/>
        <w:spacing w:line="300" w:lineRule="atLeast"/>
        <w:rPr>
          <w:rFonts w:ascii="Segoe UI" w:hAnsi="Segoe UI" w:cs="Segoe UI"/>
          <w:sz w:val="21"/>
          <w:szCs w:val="21"/>
        </w:rPr>
      </w:pPr>
      <w:r>
        <w:rPr>
          <w:rFonts w:ascii="Segoe UI" w:hAnsi="Segoe UI" w:cs="Segoe UI"/>
          <w:sz w:val="21"/>
          <w:szCs w:val="21"/>
        </w:rPr>
        <w:t>Tum abhi correct folder me ho:</w:t>
      </w:r>
    </w:p>
    <w:p w:rsidR="000327CA" w:rsidRDefault="000327CA" w:rsidP="000327CA">
      <w:pPr>
        <w:pStyle w:val="HTMLPreformatted"/>
        <w:spacing w:line="300" w:lineRule="atLeast"/>
        <w:rPr>
          <w:rStyle w:val="HTMLCode"/>
          <w:rFonts w:eastAsiaTheme="majorEastAsia"/>
        </w:rPr>
      </w:pPr>
      <w:r>
        <w:rPr>
          <w:rStyle w:val="HTMLCode"/>
          <w:rFonts w:eastAsiaTheme="majorEastAsia"/>
        </w:rPr>
        <w:t>~/enterprise-genai-iac/infra</w:t>
      </w:r>
    </w:p>
    <w:p w:rsidR="000327CA" w:rsidRDefault="000327CA" w:rsidP="000327CA">
      <w:pPr>
        <w:pStyle w:val="NormalWeb"/>
        <w:spacing w:line="300" w:lineRule="atLeast"/>
        <w:rPr>
          <w:rFonts w:ascii="Segoe UI" w:hAnsi="Segoe UI" w:cs="Segoe UI"/>
          <w:sz w:val="21"/>
          <w:szCs w:val="21"/>
        </w:rPr>
      </w:pPr>
      <w:r>
        <w:rPr>
          <w:rFonts w:ascii="Segoe UI" w:hAnsi="Segoe UI" w:cs="Segoe UI"/>
          <w:sz w:val="21"/>
          <w:szCs w:val="21"/>
        </w:rPr>
        <w:t>Ab ye command run karo:</w:t>
      </w:r>
    </w:p>
    <w:p w:rsidR="000327CA" w:rsidRDefault="000327CA" w:rsidP="000327CA">
      <w:pPr>
        <w:pStyle w:val="HTMLPreformatted"/>
        <w:spacing w:line="300" w:lineRule="atLeast"/>
        <w:rPr>
          <w:rStyle w:val="HTMLCode"/>
          <w:rFonts w:eastAsiaTheme="majorEastAsia"/>
        </w:rPr>
      </w:pPr>
      <w:r>
        <w:rPr>
          <w:rStyle w:val="HTMLCode"/>
          <w:rFonts w:eastAsiaTheme="majorEastAsia"/>
        </w:rPr>
        <w:t>cat &gt; backend.tf &lt;&lt;EOF</w:t>
      </w:r>
    </w:p>
    <w:p w:rsidR="000327CA" w:rsidRDefault="000327CA" w:rsidP="000327CA">
      <w:pPr>
        <w:pStyle w:val="HTMLPreformatted"/>
        <w:spacing w:line="300" w:lineRule="atLeast"/>
        <w:rPr>
          <w:rStyle w:val="HTMLCode"/>
          <w:rFonts w:eastAsiaTheme="majorEastAsia"/>
        </w:rPr>
      </w:pPr>
      <w:r>
        <w:rPr>
          <w:rStyle w:val="HTMLCode"/>
          <w:rFonts w:eastAsiaTheme="majorEastAsia"/>
        </w:rPr>
        <w:t>terraform {</w:t>
      </w:r>
    </w:p>
    <w:p w:rsidR="000327CA" w:rsidRDefault="000327CA" w:rsidP="000327CA">
      <w:pPr>
        <w:pStyle w:val="HTMLPreformatted"/>
        <w:spacing w:line="300" w:lineRule="atLeast"/>
        <w:rPr>
          <w:rStyle w:val="HTMLCode"/>
          <w:rFonts w:eastAsiaTheme="majorEastAsia"/>
        </w:rPr>
      </w:pPr>
      <w:r>
        <w:rPr>
          <w:rStyle w:val="HTMLCode"/>
          <w:rFonts w:eastAsiaTheme="majorEastAsia"/>
        </w:rPr>
        <w:t xml:space="preserve">  backend "s3" {</w:t>
      </w:r>
    </w:p>
    <w:p w:rsidR="000327CA" w:rsidRDefault="000327CA" w:rsidP="000327CA">
      <w:pPr>
        <w:pStyle w:val="HTMLPreformatted"/>
        <w:spacing w:line="300" w:lineRule="atLeast"/>
        <w:rPr>
          <w:rStyle w:val="HTMLCode"/>
          <w:rFonts w:eastAsiaTheme="majorEastAsia"/>
        </w:rPr>
      </w:pPr>
      <w:r>
        <w:rPr>
          <w:rStyle w:val="HTMLCode"/>
          <w:rFonts w:eastAsiaTheme="majorEastAsia"/>
        </w:rPr>
        <w:t xml:space="preserve">    bucket         = "$TF_STATE_BUCKET"</w:t>
      </w:r>
    </w:p>
    <w:p w:rsidR="000327CA" w:rsidRDefault="000327CA" w:rsidP="000327CA">
      <w:pPr>
        <w:pStyle w:val="HTMLPreformatted"/>
        <w:spacing w:line="300" w:lineRule="atLeast"/>
        <w:rPr>
          <w:rStyle w:val="HTMLCode"/>
          <w:rFonts w:eastAsiaTheme="majorEastAsia"/>
        </w:rPr>
      </w:pPr>
      <w:r>
        <w:rPr>
          <w:rStyle w:val="HTMLCode"/>
          <w:rFonts w:eastAsiaTheme="majorEastAsia"/>
        </w:rPr>
        <w:t xml:space="preserve">    key            = "enterprise-genai-assistant/dev/terraform.tfstate"</w:t>
      </w:r>
    </w:p>
    <w:p w:rsidR="000327CA" w:rsidRDefault="000327CA" w:rsidP="000327CA">
      <w:pPr>
        <w:pStyle w:val="HTMLPreformatted"/>
        <w:spacing w:line="300" w:lineRule="atLeast"/>
        <w:rPr>
          <w:rStyle w:val="HTMLCode"/>
          <w:rFonts w:eastAsiaTheme="majorEastAsia"/>
        </w:rPr>
      </w:pPr>
      <w:r>
        <w:rPr>
          <w:rStyle w:val="HTMLCode"/>
          <w:rFonts w:eastAsiaTheme="majorEastAsia"/>
        </w:rPr>
        <w:t xml:space="preserve">    region         = "$REGION"</w:t>
      </w:r>
    </w:p>
    <w:p w:rsidR="000327CA" w:rsidRDefault="000327CA" w:rsidP="000327CA">
      <w:pPr>
        <w:pStyle w:val="HTMLPreformatted"/>
        <w:spacing w:line="300" w:lineRule="atLeast"/>
        <w:rPr>
          <w:rStyle w:val="HTMLCode"/>
          <w:rFonts w:eastAsiaTheme="majorEastAsia"/>
        </w:rPr>
      </w:pPr>
      <w:r>
        <w:rPr>
          <w:rStyle w:val="HTMLCode"/>
          <w:rFonts w:eastAsiaTheme="majorEastAsia"/>
        </w:rPr>
        <w:t xml:space="preserve">    dynamodb_table = "$TF_LOCK_TABLE"</w:t>
      </w:r>
    </w:p>
    <w:p w:rsidR="000327CA" w:rsidRDefault="000327CA" w:rsidP="000327CA">
      <w:pPr>
        <w:pStyle w:val="HTMLPreformatted"/>
        <w:spacing w:line="300" w:lineRule="atLeast"/>
        <w:rPr>
          <w:rStyle w:val="HTMLCode"/>
          <w:rFonts w:eastAsiaTheme="majorEastAsia"/>
        </w:rPr>
      </w:pPr>
      <w:r>
        <w:rPr>
          <w:rStyle w:val="HTMLCode"/>
          <w:rFonts w:eastAsiaTheme="majorEastAsia"/>
        </w:rPr>
        <w:t xml:space="preserve">    encrypt        = true</w:t>
      </w:r>
    </w:p>
    <w:p w:rsidR="000327CA" w:rsidRDefault="000327CA" w:rsidP="000327CA">
      <w:pPr>
        <w:pStyle w:val="HTMLPreformatted"/>
        <w:spacing w:line="300" w:lineRule="atLeast"/>
        <w:rPr>
          <w:rStyle w:val="HTMLCode"/>
          <w:rFonts w:eastAsiaTheme="majorEastAsia"/>
        </w:rPr>
      </w:pPr>
      <w:r>
        <w:rPr>
          <w:rStyle w:val="HTMLCode"/>
          <w:rFonts w:eastAsiaTheme="majorEastAsia"/>
        </w:rPr>
        <w:t xml:space="preserve">  }</w:t>
      </w:r>
    </w:p>
    <w:p w:rsidR="000327CA" w:rsidRDefault="000327CA" w:rsidP="000327CA">
      <w:pPr>
        <w:pStyle w:val="HTMLPreformatted"/>
        <w:spacing w:line="300" w:lineRule="atLeast"/>
        <w:rPr>
          <w:rStyle w:val="HTMLCode"/>
          <w:rFonts w:eastAsiaTheme="majorEastAsia"/>
        </w:rPr>
      </w:pPr>
      <w:r>
        <w:rPr>
          <w:rStyle w:val="HTMLCode"/>
          <w:rFonts w:eastAsiaTheme="majorEastAsia"/>
        </w:rPr>
        <w:t>}</w:t>
      </w:r>
    </w:p>
    <w:p w:rsidR="000327CA" w:rsidRDefault="000327CA" w:rsidP="000327CA">
      <w:pPr>
        <w:pStyle w:val="HTMLPreformatted"/>
        <w:spacing w:line="300" w:lineRule="atLeast"/>
        <w:rPr>
          <w:rStyle w:val="HTMLCode"/>
          <w:rFonts w:eastAsiaTheme="majorEastAsia"/>
        </w:rPr>
      </w:pPr>
      <w:r>
        <w:rPr>
          <w:rStyle w:val="HTMLCode"/>
          <w:rFonts w:eastAsiaTheme="majorEastAsia"/>
        </w:rPr>
        <w:t>EOF</w:t>
      </w:r>
    </w:p>
    <w:p w:rsidR="000327CA" w:rsidRDefault="00114F67" w:rsidP="000327CA">
      <w:pPr>
        <w:spacing w:line="300" w:lineRule="atLeast"/>
        <w:rPr>
          <w:rFonts w:ascii="Segoe UI" w:hAnsi="Segoe UI" w:cs="Segoe UI"/>
          <w:sz w:val="21"/>
          <w:szCs w:val="21"/>
        </w:rPr>
      </w:pPr>
      <w:r>
        <w:rPr>
          <w:rFonts w:ascii="Segoe UI" w:hAnsi="Segoe UI" w:cs="Segoe UI"/>
          <w:sz w:val="21"/>
          <w:szCs w:val="21"/>
        </w:rPr>
        <w:pict>
          <v:rect id="_x0000_i1135" style="width:0;height:1.5pt" o:hralign="center" o:hrstd="t" o:hr="t" fillcolor="#a0a0a0" stroked="f"/>
        </w:pict>
      </w:r>
    </w:p>
    <w:p w:rsidR="000327CA" w:rsidRDefault="000327CA" w:rsidP="000327CA">
      <w:pPr>
        <w:pStyle w:val="Heading2"/>
        <w:spacing w:line="300" w:lineRule="atLeast"/>
        <w:rPr>
          <w:rFonts w:ascii="Segoe UI" w:hAnsi="Segoe UI" w:cs="Segoe UI"/>
        </w:rPr>
      </w:pPr>
      <w:r>
        <w:rPr>
          <w:rFonts w:ascii="Segoe UI" w:hAnsi="Segoe UI" w:cs="Segoe UI"/>
        </w:rPr>
        <w:t>Iska matlab kya hai?</w:t>
      </w:r>
    </w:p>
    <w:p w:rsidR="000327CA" w:rsidRDefault="000327CA" w:rsidP="000327CA">
      <w:pPr>
        <w:pStyle w:val="NormalWeb"/>
        <w:spacing w:line="300" w:lineRule="atLeast"/>
        <w:rPr>
          <w:rFonts w:ascii="Segoe UI" w:hAnsi="Segoe UI" w:cs="Segoe UI"/>
          <w:sz w:val="21"/>
          <w:szCs w:val="21"/>
        </w:rPr>
      </w:pPr>
      <w:r>
        <w:rPr>
          <w:rFonts w:ascii="Segoe UI" w:hAnsi="Segoe UI" w:cs="Segoe UI"/>
          <w:sz w:val="21"/>
          <w:szCs w:val="21"/>
        </w:rPr>
        <w:t>Ye Terraform ko batata hai:</w:t>
      </w:r>
    </w:p>
    <w:p w:rsidR="000327CA" w:rsidRDefault="000327CA" w:rsidP="000327CA">
      <w:pPr>
        <w:pStyle w:val="HTMLPreformatted"/>
        <w:spacing w:line="300" w:lineRule="atLeast"/>
        <w:rPr>
          <w:rStyle w:val="HTMLCode"/>
          <w:rFonts w:eastAsiaTheme="majorEastAsia"/>
        </w:rPr>
      </w:pPr>
      <w:r>
        <w:rPr>
          <w:rStyle w:val="HTMLCode"/>
          <w:rFonts w:eastAsiaTheme="majorEastAsia"/>
        </w:rPr>
        <w:t>Ab local terraform.tfstate file use mat karo</w:t>
      </w:r>
    </w:p>
    <w:p w:rsidR="000327CA" w:rsidRDefault="000327CA" w:rsidP="000327CA">
      <w:pPr>
        <w:pStyle w:val="HTMLPreformatted"/>
        <w:spacing w:line="300" w:lineRule="atLeast"/>
        <w:rPr>
          <w:rStyle w:val="HTMLCode"/>
          <w:rFonts w:eastAsiaTheme="majorEastAsia"/>
        </w:rPr>
      </w:pPr>
      <w:r>
        <w:rPr>
          <w:rStyle w:val="HTMLCode"/>
          <w:rFonts w:eastAsiaTheme="majorEastAsia"/>
        </w:rPr>
        <w:t>State ko S3 bucket me store karo</w:t>
      </w:r>
    </w:p>
    <w:p w:rsidR="000327CA" w:rsidRDefault="000327CA" w:rsidP="000327CA">
      <w:pPr>
        <w:pStyle w:val="HTMLPreformatted"/>
        <w:spacing w:line="300" w:lineRule="atLeast"/>
        <w:rPr>
          <w:rStyle w:val="HTMLCode"/>
          <w:rFonts w:eastAsiaTheme="majorEastAsia"/>
        </w:rPr>
      </w:pPr>
      <w:r>
        <w:rPr>
          <w:rStyle w:val="HTMLCode"/>
          <w:rFonts w:eastAsiaTheme="majorEastAsia"/>
        </w:rPr>
        <w:t>Locking ke liye DynamoDB table use karo</w:t>
      </w:r>
    </w:p>
    <w:p w:rsidR="000327CA" w:rsidRDefault="000327CA" w:rsidP="000327CA">
      <w:pPr>
        <w:pStyle w:val="NormalWeb"/>
        <w:spacing w:line="300" w:lineRule="atLeast"/>
        <w:rPr>
          <w:rFonts w:ascii="Segoe UI" w:hAnsi="Segoe UI" w:cs="Segoe UI"/>
          <w:sz w:val="21"/>
          <w:szCs w:val="21"/>
        </w:rPr>
      </w:pPr>
      <w:r>
        <w:rPr>
          <w:rFonts w:ascii="Segoe UI" w:hAnsi="Segoe UI" w:cs="Segoe UI"/>
          <w:sz w:val="21"/>
          <w:szCs w:val="21"/>
        </w:rPr>
        <w:t>Is file me values ye hongi:</w:t>
      </w:r>
    </w:p>
    <w:p w:rsidR="000327CA" w:rsidRDefault="000327CA" w:rsidP="000327CA">
      <w:pPr>
        <w:pStyle w:val="HTMLPreformatted"/>
        <w:spacing w:line="300" w:lineRule="atLeast"/>
        <w:rPr>
          <w:rStyle w:val="HTMLCode"/>
          <w:rFonts w:eastAsiaTheme="majorEastAsia"/>
        </w:rPr>
      </w:pPr>
      <w:r>
        <w:rPr>
          <w:rStyle w:val="HTMLCode"/>
          <w:rFonts w:eastAsiaTheme="majorEastAsia"/>
        </w:rPr>
        <w:t>bucket         = enterprise-genai-tfstate-628479575897-ap-south-1</w:t>
      </w:r>
    </w:p>
    <w:p w:rsidR="000327CA" w:rsidRDefault="000327CA" w:rsidP="000327CA">
      <w:pPr>
        <w:pStyle w:val="HTMLPreformatted"/>
        <w:spacing w:line="300" w:lineRule="atLeast"/>
        <w:rPr>
          <w:rStyle w:val="HTMLCode"/>
          <w:rFonts w:eastAsiaTheme="majorEastAsia"/>
        </w:rPr>
      </w:pPr>
      <w:r>
        <w:rPr>
          <w:rStyle w:val="HTMLCode"/>
          <w:rFonts w:eastAsiaTheme="majorEastAsia"/>
        </w:rPr>
        <w:t>key            = enterprise-genai-assistant/dev/terraform.tfstate</w:t>
      </w:r>
    </w:p>
    <w:p w:rsidR="000327CA" w:rsidRDefault="000327CA" w:rsidP="000327CA">
      <w:pPr>
        <w:pStyle w:val="HTMLPreformatted"/>
        <w:spacing w:line="300" w:lineRule="atLeast"/>
        <w:rPr>
          <w:rStyle w:val="HTMLCode"/>
          <w:rFonts w:eastAsiaTheme="majorEastAsia"/>
        </w:rPr>
      </w:pPr>
      <w:r>
        <w:rPr>
          <w:rStyle w:val="HTMLCode"/>
          <w:rFonts w:eastAsiaTheme="majorEastAsia"/>
        </w:rPr>
        <w:t>region         = ap-south-1</w:t>
      </w:r>
    </w:p>
    <w:p w:rsidR="000327CA" w:rsidRDefault="000327CA" w:rsidP="000327CA">
      <w:pPr>
        <w:pStyle w:val="HTMLPreformatted"/>
        <w:spacing w:line="300" w:lineRule="atLeast"/>
        <w:rPr>
          <w:rStyle w:val="HTMLCode"/>
          <w:rFonts w:eastAsiaTheme="majorEastAsia"/>
        </w:rPr>
      </w:pPr>
      <w:r>
        <w:rPr>
          <w:rStyle w:val="HTMLCode"/>
          <w:rFonts w:eastAsiaTheme="majorEastAsia"/>
        </w:rPr>
        <w:t>dynamodb_table = enterprise-genai-terraform-locks</w:t>
      </w:r>
    </w:p>
    <w:p w:rsidR="000327CA" w:rsidRDefault="000327CA" w:rsidP="000327CA">
      <w:pPr>
        <w:pStyle w:val="HTMLPreformatted"/>
        <w:spacing w:line="300" w:lineRule="atLeast"/>
        <w:rPr>
          <w:rStyle w:val="HTMLCode"/>
          <w:rFonts w:eastAsiaTheme="majorEastAsia"/>
        </w:rPr>
      </w:pPr>
      <w:r>
        <w:rPr>
          <w:rStyle w:val="HTMLCode"/>
          <w:rFonts w:eastAsiaTheme="majorEastAsia"/>
        </w:rPr>
        <w:t>encrypt        = true</w:t>
      </w:r>
    </w:p>
    <w:p w:rsidR="000327CA" w:rsidRDefault="00114F67" w:rsidP="000327CA">
      <w:pPr>
        <w:spacing w:line="300" w:lineRule="atLeast"/>
        <w:rPr>
          <w:rFonts w:ascii="Segoe UI" w:hAnsi="Segoe UI" w:cs="Segoe UI"/>
          <w:sz w:val="21"/>
          <w:szCs w:val="21"/>
        </w:rPr>
      </w:pPr>
      <w:r>
        <w:rPr>
          <w:rFonts w:ascii="Segoe UI" w:hAnsi="Segoe UI" w:cs="Segoe UI"/>
          <w:sz w:val="21"/>
          <w:szCs w:val="21"/>
        </w:rPr>
        <w:pict>
          <v:rect id="_x0000_i1136" style="width:0;height:1.5pt" o:hralign="center" o:hrstd="t" o:hr="t" fillcolor="#a0a0a0" stroked="f"/>
        </w:pict>
      </w:r>
    </w:p>
    <w:p w:rsidR="000327CA" w:rsidRDefault="000327CA" w:rsidP="000327CA">
      <w:pPr>
        <w:pStyle w:val="Heading1"/>
        <w:spacing w:line="300" w:lineRule="atLeast"/>
        <w:rPr>
          <w:rFonts w:ascii="Segoe UI" w:hAnsi="Segoe UI" w:cs="Segoe UI"/>
          <w:sz w:val="48"/>
          <w:szCs w:val="48"/>
        </w:rPr>
      </w:pPr>
      <w:r>
        <w:rPr>
          <w:rFonts w:ascii="Segoe UI" w:hAnsi="Segoe UI" w:cs="Segoe UI"/>
        </w:rPr>
        <w:t>Verify karo</w:t>
      </w:r>
    </w:p>
    <w:p w:rsidR="000327CA" w:rsidRDefault="000327CA" w:rsidP="000327CA">
      <w:pPr>
        <w:pStyle w:val="NormalWeb"/>
        <w:spacing w:line="300" w:lineRule="atLeast"/>
        <w:rPr>
          <w:rFonts w:ascii="Segoe UI" w:hAnsi="Segoe UI" w:cs="Segoe UI"/>
          <w:sz w:val="21"/>
          <w:szCs w:val="21"/>
        </w:rPr>
      </w:pPr>
      <w:r>
        <w:rPr>
          <w:rFonts w:ascii="Segoe UI" w:hAnsi="Segoe UI" w:cs="Segoe UI"/>
          <w:sz w:val="21"/>
          <w:szCs w:val="21"/>
        </w:rPr>
        <w:t>Run karo:</w:t>
      </w:r>
    </w:p>
    <w:p w:rsidR="000327CA" w:rsidRDefault="000327CA" w:rsidP="000327CA">
      <w:pPr>
        <w:pStyle w:val="HTMLPreformatted"/>
        <w:spacing w:line="300" w:lineRule="atLeast"/>
        <w:rPr>
          <w:rStyle w:val="HTMLCode"/>
          <w:rFonts w:eastAsiaTheme="majorEastAsia"/>
        </w:rPr>
      </w:pPr>
      <w:r>
        <w:rPr>
          <w:rStyle w:val="HTMLCode"/>
          <w:rFonts w:eastAsiaTheme="majorEastAsia"/>
        </w:rPr>
        <w:t>cat backend.tf</w:t>
      </w:r>
    </w:p>
    <w:p w:rsidR="000327CA" w:rsidRDefault="000327CA" w:rsidP="000327CA">
      <w:pPr>
        <w:pStyle w:val="NormalWeb"/>
        <w:spacing w:line="300" w:lineRule="atLeast"/>
        <w:rPr>
          <w:rFonts w:ascii="Segoe UI" w:hAnsi="Segoe UI" w:cs="Segoe UI"/>
          <w:sz w:val="21"/>
          <w:szCs w:val="21"/>
        </w:rPr>
      </w:pPr>
      <w:r>
        <w:rPr>
          <w:rFonts w:ascii="Segoe UI" w:hAnsi="Segoe UI" w:cs="Segoe UI"/>
          <w:sz w:val="21"/>
          <w:szCs w:val="21"/>
        </w:rPr>
        <w:t>Expected output me bucket/table names properly filled hone chahiye.</w:t>
      </w:r>
    </w:p>
    <w:p w:rsidR="000327CA" w:rsidRDefault="00114F67" w:rsidP="000327CA">
      <w:pPr>
        <w:spacing w:line="300" w:lineRule="atLeast"/>
        <w:rPr>
          <w:rFonts w:ascii="Segoe UI" w:hAnsi="Segoe UI" w:cs="Segoe UI"/>
          <w:sz w:val="21"/>
          <w:szCs w:val="21"/>
        </w:rPr>
      </w:pPr>
      <w:r>
        <w:rPr>
          <w:rFonts w:ascii="Segoe UI" w:hAnsi="Segoe UI" w:cs="Segoe UI"/>
          <w:sz w:val="21"/>
          <w:szCs w:val="21"/>
        </w:rPr>
        <w:pict>
          <v:rect id="_x0000_i1137" style="width:0;height:1.5pt" o:hralign="center" o:hrstd="t" o:hr="t" fillcolor="#a0a0a0" stroked="f"/>
        </w:pict>
      </w:r>
    </w:p>
    <w:p w:rsidR="000327CA" w:rsidRDefault="000327CA" w:rsidP="000327CA">
      <w:pPr>
        <w:pStyle w:val="Heading1"/>
        <w:spacing w:line="300" w:lineRule="atLeast"/>
        <w:rPr>
          <w:rFonts w:ascii="Segoe UI" w:hAnsi="Segoe UI" w:cs="Segoe UI"/>
          <w:sz w:val="48"/>
          <w:szCs w:val="48"/>
        </w:rPr>
      </w:pPr>
      <w:r>
        <w:rPr>
          <w:rFonts w:ascii="Segoe UI" w:hAnsi="Segoe UI" w:cs="Segoe UI"/>
        </w:rPr>
        <w:t>Important</w:t>
      </w:r>
    </w:p>
    <w:p w:rsidR="000327CA" w:rsidRDefault="000327CA" w:rsidP="000327CA">
      <w:pPr>
        <w:pStyle w:val="NormalWeb"/>
        <w:spacing w:line="300" w:lineRule="atLeast"/>
        <w:rPr>
          <w:rFonts w:ascii="Segoe UI" w:hAnsi="Segoe UI" w:cs="Segoe UI"/>
          <w:sz w:val="21"/>
          <w:szCs w:val="21"/>
        </w:rPr>
      </w:pPr>
      <w:r>
        <w:rPr>
          <w:rFonts w:ascii="Segoe UI" w:hAnsi="Segoe UI" w:cs="Segoe UI"/>
          <w:sz w:val="21"/>
          <w:szCs w:val="21"/>
        </w:rPr>
        <w:t xml:space="preserve">Abhi sirf </w:t>
      </w:r>
      <w:r>
        <w:rPr>
          <w:rStyle w:val="HTMLCode"/>
          <w:rFonts w:eastAsiaTheme="majorEastAsia"/>
        </w:rPr>
        <w:t>backend.tf</w:t>
      </w:r>
      <w:r>
        <w:rPr>
          <w:rFonts w:ascii="Segoe UI" w:hAnsi="Segoe UI" w:cs="Segoe UI"/>
          <w:sz w:val="21"/>
          <w:szCs w:val="21"/>
        </w:rPr>
        <w:t xml:space="preserve"> create karo.</w:t>
      </w:r>
      <w:r>
        <w:rPr>
          <w:rFonts w:ascii="Segoe UI" w:hAnsi="Segoe UI" w:cs="Segoe UI"/>
          <w:sz w:val="21"/>
          <w:szCs w:val="21"/>
        </w:rPr>
        <w:br/>
      </w:r>
      <w:r>
        <w:rPr>
          <w:rStyle w:val="HTMLCode"/>
          <w:rFonts w:eastAsiaTheme="majorEastAsia"/>
          <w:b/>
          <w:bCs/>
        </w:rPr>
        <w:t>terraform init -migrate-state</w:t>
      </w:r>
      <w:r>
        <w:rPr>
          <w:rStyle w:val="Strong"/>
          <w:rFonts w:ascii="Segoe UI" w:hAnsi="Segoe UI" w:cs="Segoe UI"/>
          <w:sz w:val="21"/>
          <w:szCs w:val="21"/>
        </w:rPr>
        <w:t xml:space="preserve"> abhi mat chalana</w:t>
      </w:r>
      <w:r>
        <w:rPr>
          <w:rFonts w:ascii="Segoe UI" w:hAnsi="Segoe UI" w:cs="Segoe UI"/>
          <w:sz w:val="21"/>
          <w:szCs w:val="21"/>
        </w:rPr>
        <w:t xml:space="preserve"> jab tak main </w:t>
      </w:r>
      <w:r>
        <w:rPr>
          <w:rStyle w:val="HTMLCode"/>
          <w:rFonts w:eastAsiaTheme="majorEastAsia"/>
        </w:rPr>
        <w:t>backend.tf</w:t>
      </w:r>
      <w:r>
        <w:rPr>
          <w:rFonts w:ascii="Segoe UI" w:hAnsi="Segoe UI" w:cs="Segoe UI"/>
          <w:sz w:val="21"/>
          <w:szCs w:val="21"/>
        </w:rPr>
        <w:t xml:space="preserve"> output check na kar loon.</w:t>
      </w:r>
    </w:p>
    <w:p w:rsidR="000327CA" w:rsidRDefault="000327CA" w:rsidP="000327CA">
      <w:pPr>
        <w:pStyle w:val="NormalWeb"/>
        <w:spacing w:line="300" w:lineRule="atLeast"/>
        <w:rPr>
          <w:rFonts w:ascii="Segoe UI" w:hAnsi="Segoe UI" w:cs="Segoe UI"/>
          <w:sz w:val="21"/>
          <w:szCs w:val="21"/>
        </w:rPr>
      </w:pPr>
      <w:r>
        <w:rPr>
          <w:rFonts w:ascii="Segoe UI" w:hAnsi="Segoe UI" w:cs="Segoe UI"/>
          <w:sz w:val="21"/>
          <w:szCs w:val="21"/>
        </w:rPr>
        <w:lastRenderedPageBreak/>
        <w:t>Run karo:</w:t>
      </w:r>
    </w:p>
    <w:p w:rsidR="000327CA" w:rsidRDefault="000327CA" w:rsidP="000327CA">
      <w:pPr>
        <w:pStyle w:val="HTMLPreformatted"/>
        <w:spacing w:line="300" w:lineRule="atLeast"/>
        <w:rPr>
          <w:rStyle w:val="HTMLCode"/>
          <w:rFonts w:eastAsiaTheme="majorEastAsia"/>
        </w:rPr>
      </w:pPr>
      <w:r>
        <w:rPr>
          <w:rStyle w:val="HTMLCode"/>
          <w:rFonts w:eastAsiaTheme="majorEastAsia"/>
        </w:rPr>
        <w:t>cat backend.tf</w:t>
      </w:r>
    </w:p>
    <w:p w:rsidR="000327CA" w:rsidRDefault="000327CA" w:rsidP="000327CA">
      <w:pPr>
        <w:pStyle w:val="NormalWeb"/>
        <w:spacing w:line="300" w:lineRule="atLeast"/>
        <w:rPr>
          <w:rFonts w:ascii="Segoe UI" w:hAnsi="Segoe UI" w:cs="Segoe UI"/>
          <w:sz w:val="21"/>
          <w:szCs w:val="21"/>
        </w:rPr>
      </w:pPr>
      <w:r>
        <w:rPr>
          <w:rFonts w:ascii="Segoe UI" w:hAnsi="Segoe UI" w:cs="Segoe UI"/>
          <w:sz w:val="21"/>
          <w:szCs w:val="21"/>
        </w:rPr>
        <w:t>Output/screenshot bhejo bhai.</w:t>
      </w:r>
    </w:p>
    <w:p w:rsidR="00EE39C8" w:rsidRPr="00EE39C8" w:rsidRDefault="00EE39C8" w:rsidP="00EE39C8">
      <w:pPr>
        <w:spacing w:before="100" w:beforeAutospacing="1" w:after="100" w:afterAutospacing="1" w:line="300" w:lineRule="atLeast"/>
        <w:rPr>
          <w:rFonts w:ascii="Segoe UI" w:eastAsia="Times New Roman" w:hAnsi="Segoe UI" w:cs="Segoe UI"/>
          <w:sz w:val="21"/>
          <w:szCs w:val="21"/>
          <w:lang w:eastAsia="en-IN"/>
        </w:rPr>
      </w:pPr>
      <w:r w:rsidRPr="00EE39C8">
        <w:rPr>
          <w:rFonts w:ascii="Segoe UI" w:eastAsia="Times New Roman" w:hAnsi="Segoe UI" w:cs="Segoe UI"/>
          <w:sz w:val="21"/>
          <w:szCs w:val="21"/>
          <w:lang w:eastAsia="en-IN"/>
        </w:rPr>
        <w:t>imageimage.png (Image: backend.tf configured with S3 bucket and DynamoDB lock table)</w:t>
      </w:r>
    </w:p>
    <w:p w:rsidR="00EE39C8" w:rsidRPr="00EE39C8" w:rsidRDefault="00EE39C8" w:rsidP="00EE39C8">
      <w:pPr>
        <w:spacing w:before="100" w:beforeAutospacing="1" w:after="100" w:afterAutospacing="1" w:line="300" w:lineRule="atLeast"/>
        <w:rPr>
          <w:rFonts w:ascii="Segoe UI" w:eastAsia="Times New Roman" w:hAnsi="Segoe UI" w:cs="Segoe UI"/>
          <w:sz w:val="21"/>
          <w:szCs w:val="21"/>
          <w:lang w:eastAsia="en-IN"/>
        </w:rPr>
      </w:pPr>
      <w:r w:rsidRPr="00EE39C8">
        <w:rPr>
          <w:rFonts w:ascii="Segoe UI" w:eastAsia="Times New Roman" w:hAnsi="Segoe UI" w:cs="Segoe UI"/>
          <w:sz w:val="21"/>
          <w:szCs w:val="21"/>
          <w:lang w:eastAsia="en-IN"/>
        </w:rPr>
        <w:t xml:space="preserve">Haan bhai </w:t>
      </w:r>
      <w:r w:rsidRPr="00EE39C8">
        <w:rPr>
          <w:rFonts w:ascii="Segoe UI Symbol" w:eastAsia="Times New Roman" w:hAnsi="Segoe UI Symbol" w:cs="Segoe UI Symbol"/>
          <w:sz w:val="21"/>
          <w:szCs w:val="21"/>
          <w:lang w:eastAsia="en-IN"/>
        </w:rPr>
        <w:t>✅</w:t>
      </w:r>
      <w:r w:rsidRPr="00EE39C8">
        <w:rPr>
          <w:rFonts w:ascii="Segoe UI" w:eastAsia="Times New Roman" w:hAnsi="Segoe UI" w:cs="Segoe UI"/>
          <w:sz w:val="21"/>
          <w:szCs w:val="21"/>
          <w:lang w:eastAsia="en-IN"/>
        </w:rPr>
        <w:t xml:space="preserve"> </w:t>
      </w:r>
      <w:r w:rsidRPr="00EE39C8">
        <w:rPr>
          <w:rFonts w:ascii="Segoe UI" w:eastAsia="Times New Roman" w:hAnsi="Segoe UI" w:cs="Segoe UI"/>
          <w:b/>
          <w:bCs/>
          <w:sz w:val="21"/>
          <w:szCs w:val="21"/>
          <w:lang w:eastAsia="en-IN"/>
        </w:rPr>
        <w:t>exactly isi ko Terraform Remote Backend kehte hain</w:t>
      </w:r>
      <w:r w:rsidRPr="00EE39C8">
        <w:rPr>
          <w:rFonts w:ascii="Segoe UI" w:eastAsia="Times New Roman" w:hAnsi="Segoe UI" w:cs="Segoe UI"/>
          <w:sz w:val="21"/>
          <w:szCs w:val="21"/>
          <w:lang w:eastAsia="en-IN"/>
        </w:rPr>
        <w:t>:</w:t>
      </w:r>
    </w:p>
    <w:p w:rsidR="00EE39C8" w:rsidRPr="00EE39C8" w:rsidRDefault="00EE39C8" w:rsidP="00EE39C8">
      <w:pPr>
        <w:spacing w:after="0" w:line="300" w:lineRule="atLeast"/>
        <w:rPr>
          <w:rFonts w:ascii="Segoe UI" w:eastAsia="Times New Roman" w:hAnsi="Segoe UI" w:cs="Segoe UI"/>
          <w:sz w:val="21"/>
          <w:szCs w:val="21"/>
          <w:lang w:eastAsia="en-IN"/>
        </w:rPr>
      </w:pPr>
      <w:r w:rsidRPr="00EE39C8">
        <w:rPr>
          <w:rFonts w:ascii="Segoe UI" w:eastAsia="Times New Roman" w:hAnsi="Segoe UI" w:cs="Segoe UI"/>
          <w:sz w:val="21"/>
          <w:szCs w:val="21"/>
          <w:lang w:eastAsia="en-IN"/>
        </w:rPr>
        <w:t>Terraform state file local CloudShell me na rahe</w:t>
      </w:r>
    </w:p>
    <w:p w:rsidR="00EE39C8" w:rsidRPr="00EE39C8" w:rsidRDefault="00EE39C8" w:rsidP="00EE39C8">
      <w:pPr>
        <w:spacing w:after="0" w:line="300" w:lineRule="atLeast"/>
        <w:rPr>
          <w:rFonts w:ascii="Segoe UI" w:eastAsia="Times New Roman" w:hAnsi="Segoe UI" w:cs="Segoe UI"/>
          <w:sz w:val="21"/>
          <w:szCs w:val="21"/>
          <w:lang w:eastAsia="en-IN"/>
        </w:rPr>
      </w:pPr>
      <w:r w:rsidRPr="00EE39C8">
        <w:rPr>
          <w:rFonts w:ascii="Segoe UI" w:eastAsia="Times New Roman" w:hAnsi="Segoe UI" w:cs="Segoe UI"/>
          <w:sz w:val="21"/>
          <w:szCs w:val="21"/>
          <w:lang w:eastAsia="en-IN"/>
        </w:rPr>
        <w:t>↓</w:t>
      </w:r>
    </w:p>
    <w:p w:rsidR="00EE39C8" w:rsidRPr="00EE39C8" w:rsidRDefault="00EE39C8" w:rsidP="00EE39C8">
      <w:pPr>
        <w:spacing w:after="0" w:line="300" w:lineRule="atLeast"/>
        <w:rPr>
          <w:rFonts w:ascii="Segoe UI" w:eastAsia="Times New Roman" w:hAnsi="Segoe UI" w:cs="Segoe UI"/>
          <w:sz w:val="21"/>
          <w:szCs w:val="21"/>
          <w:lang w:eastAsia="en-IN"/>
        </w:rPr>
      </w:pPr>
      <w:r w:rsidRPr="00EE39C8">
        <w:rPr>
          <w:rFonts w:ascii="Segoe UI" w:eastAsia="Times New Roman" w:hAnsi="Segoe UI" w:cs="Segoe UI"/>
          <w:sz w:val="21"/>
          <w:szCs w:val="21"/>
          <w:lang w:eastAsia="en-IN"/>
        </w:rPr>
        <w:t>S3 bucket me store ho</w:t>
      </w:r>
    </w:p>
    <w:p w:rsidR="00EE39C8" w:rsidRPr="00EE39C8" w:rsidRDefault="00EE39C8" w:rsidP="00EE39C8">
      <w:pPr>
        <w:spacing w:after="0" w:line="300" w:lineRule="atLeast"/>
        <w:rPr>
          <w:rFonts w:ascii="Segoe UI" w:eastAsia="Times New Roman" w:hAnsi="Segoe UI" w:cs="Segoe UI"/>
          <w:sz w:val="21"/>
          <w:szCs w:val="21"/>
          <w:lang w:eastAsia="en-IN"/>
        </w:rPr>
      </w:pPr>
      <w:r w:rsidRPr="00EE39C8">
        <w:rPr>
          <w:rFonts w:ascii="Segoe UI" w:eastAsia="Times New Roman" w:hAnsi="Segoe UI" w:cs="Segoe UI"/>
          <w:sz w:val="21"/>
          <w:szCs w:val="21"/>
          <w:lang w:eastAsia="en-IN"/>
        </w:rPr>
        <w:t>↓</w:t>
      </w:r>
    </w:p>
    <w:p w:rsidR="00EE39C8" w:rsidRPr="00EE39C8" w:rsidRDefault="00EE39C8" w:rsidP="00EE39C8">
      <w:pPr>
        <w:spacing w:after="0" w:line="300" w:lineRule="atLeast"/>
        <w:rPr>
          <w:rFonts w:ascii="Segoe UI" w:eastAsia="Times New Roman" w:hAnsi="Segoe UI" w:cs="Segoe UI"/>
          <w:sz w:val="21"/>
          <w:szCs w:val="21"/>
          <w:lang w:eastAsia="en-IN"/>
        </w:rPr>
      </w:pPr>
      <w:r w:rsidRPr="00EE39C8">
        <w:rPr>
          <w:rFonts w:ascii="Segoe UI" w:eastAsia="Times New Roman" w:hAnsi="Segoe UI" w:cs="Segoe UI"/>
          <w:sz w:val="21"/>
          <w:szCs w:val="21"/>
          <w:lang w:eastAsia="en-IN"/>
        </w:rPr>
        <w:t>DynamoDB table state locking ke liye use ho</w:t>
      </w:r>
    </w:p>
    <w:p w:rsidR="00EE39C8" w:rsidRPr="00EE39C8" w:rsidRDefault="00EE39C8" w:rsidP="00EE39C8">
      <w:pPr>
        <w:spacing w:before="100" w:beforeAutospacing="1" w:after="100" w:afterAutospacing="1" w:line="300" w:lineRule="atLeast"/>
        <w:rPr>
          <w:rFonts w:ascii="Segoe UI" w:eastAsia="Times New Roman" w:hAnsi="Segoe UI" w:cs="Segoe UI"/>
          <w:sz w:val="21"/>
          <w:szCs w:val="21"/>
          <w:lang w:eastAsia="en-IN"/>
        </w:rPr>
      </w:pPr>
      <w:r w:rsidRPr="00EE39C8">
        <w:rPr>
          <w:rFonts w:ascii="Segoe UI" w:eastAsia="Times New Roman" w:hAnsi="Segoe UI" w:cs="Segoe UI"/>
          <w:sz w:val="21"/>
          <w:szCs w:val="21"/>
          <w:lang w:eastAsia="en-IN"/>
        </w:rPr>
        <w:t xml:space="preserve">Tumhare screenshot me </w:t>
      </w:r>
      <w:r w:rsidRPr="00EE39C8">
        <w:rPr>
          <w:rFonts w:ascii="Courier New" w:eastAsia="Times New Roman" w:hAnsi="Courier New" w:cs="Courier New"/>
          <w:sz w:val="20"/>
          <w:szCs w:val="20"/>
          <w:lang w:eastAsia="en-IN"/>
        </w:rPr>
        <w:t>backend.tf</w:t>
      </w:r>
      <w:r w:rsidRPr="00EE39C8">
        <w:rPr>
          <w:rFonts w:ascii="Segoe UI" w:eastAsia="Times New Roman" w:hAnsi="Segoe UI" w:cs="Segoe UI"/>
          <w:sz w:val="21"/>
          <w:szCs w:val="21"/>
          <w:lang w:eastAsia="en-IN"/>
        </w:rPr>
        <w:t xml:space="preserve"> bilkul sahi bana hai:</w:t>
      </w:r>
    </w:p>
    <w:p w:rsidR="00EE39C8" w:rsidRPr="00EE39C8" w:rsidRDefault="00EE39C8" w:rsidP="00EE39C8">
      <w:pPr>
        <w:spacing w:after="0" w:line="300" w:lineRule="atLeast"/>
        <w:rPr>
          <w:rFonts w:ascii="Segoe UI" w:eastAsia="Times New Roman" w:hAnsi="Segoe UI" w:cs="Segoe UI"/>
          <w:sz w:val="21"/>
          <w:szCs w:val="21"/>
          <w:lang w:eastAsia="en-IN"/>
        </w:rPr>
      </w:pPr>
      <w:r w:rsidRPr="00EE39C8">
        <w:rPr>
          <w:rFonts w:ascii="Segoe UI" w:eastAsia="Times New Roman" w:hAnsi="Segoe UI" w:cs="Segoe UI"/>
          <w:sz w:val="21"/>
          <w:szCs w:val="21"/>
          <w:lang w:eastAsia="en-IN"/>
        </w:rPr>
        <w:t>terraform {</w:t>
      </w:r>
    </w:p>
    <w:p w:rsidR="00EE39C8" w:rsidRPr="00EE39C8" w:rsidRDefault="00EE39C8" w:rsidP="00EE39C8">
      <w:pPr>
        <w:spacing w:after="0" w:line="300" w:lineRule="atLeast"/>
        <w:rPr>
          <w:rFonts w:ascii="Segoe UI" w:eastAsia="Times New Roman" w:hAnsi="Segoe UI" w:cs="Segoe UI"/>
          <w:sz w:val="21"/>
          <w:szCs w:val="21"/>
          <w:lang w:eastAsia="en-IN"/>
        </w:rPr>
      </w:pPr>
      <w:r w:rsidRPr="00EE39C8">
        <w:rPr>
          <w:rFonts w:ascii="Segoe UI" w:eastAsia="Times New Roman" w:hAnsi="Segoe UI" w:cs="Segoe UI"/>
          <w:sz w:val="21"/>
          <w:szCs w:val="21"/>
          <w:lang w:eastAsia="en-IN"/>
        </w:rPr>
        <w:t>  backend "s3" {</w:t>
      </w:r>
    </w:p>
    <w:p w:rsidR="00EE39C8" w:rsidRPr="00EE39C8" w:rsidRDefault="00EE39C8" w:rsidP="00EE39C8">
      <w:pPr>
        <w:spacing w:after="0" w:line="300" w:lineRule="atLeast"/>
        <w:rPr>
          <w:rFonts w:ascii="Segoe UI" w:eastAsia="Times New Roman" w:hAnsi="Segoe UI" w:cs="Segoe UI"/>
          <w:sz w:val="21"/>
          <w:szCs w:val="21"/>
          <w:lang w:eastAsia="en-IN"/>
        </w:rPr>
      </w:pPr>
      <w:r w:rsidRPr="00EE39C8">
        <w:rPr>
          <w:rFonts w:ascii="Segoe UI" w:eastAsia="Times New Roman" w:hAnsi="Segoe UI" w:cs="Segoe UI"/>
          <w:sz w:val="21"/>
          <w:szCs w:val="21"/>
          <w:lang w:eastAsia="en-IN"/>
        </w:rPr>
        <w:t>    bucket         = "enterprise-genai-tfstate-628479575897-ap-south-1"</w:t>
      </w:r>
    </w:p>
    <w:p w:rsidR="00EE39C8" w:rsidRPr="00EE39C8" w:rsidRDefault="00EE39C8" w:rsidP="00EE39C8">
      <w:pPr>
        <w:spacing w:after="0" w:line="300" w:lineRule="atLeast"/>
        <w:rPr>
          <w:rFonts w:ascii="Segoe UI" w:eastAsia="Times New Roman" w:hAnsi="Segoe UI" w:cs="Segoe UI"/>
          <w:sz w:val="21"/>
          <w:szCs w:val="21"/>
          <w:lang w:eastAsia="en-IN"/>
        </w:rPr>
      </w:pPr>
      <w:r w:rsidRPr="00EE39C8">
        <w:rPr>
          <w:rFonts w:ascii="Segoe UI" w:eastAsia="Times New Roman" w:hAnsi="Segoe UI" w:cs="Segoe UI"/>
          <w:sz w:val="21"/>
          <w:szCs w:val="21"/>
          <w:lang w:eastAsia="en-IN"/>
        </w:rPr>
        <w:t>    key            = "enterprise-genai-assistant/dev/terraform.tfstate"</w:t>
      </w:r>
    </w:p>
    <w:p w:rsidR="00EE39C8" w:rsidRPr="00EE39C8" w:rsidRDefault="00EE39C8" w:rsidP="00EE39C8">
      <w:pPr>
        <w:spacing w:after="0" w:line="300" w:lineRule="atLeast"/>
        <w:rPr>
          <w:rFonts w:ascii="Segoe UI" w:eastAsia="Times New Roman" w:hAnsi="Segoe UI" w:cs="Segoe UI"/>
          <w:sz w:val="21"/>
          <w:szCs w:val="21"/>
          <w:lang w:eastAsia="en-IN"/>
        </w:rPr>
      </w:pPr>
      <w:r w:rsidRPr="00EE39C8">
        <w:rPr>
          <w:rFonts w:ascii="Segoe UI" w:eastAsia="Times New Roman" w:hAnsi="Segoe UI" w:cs="Segoe UI"/>
          <w:sz w:val="21"/>
          <w:szCs w:val="21"/>
          <w:lang w:eastAsia="en-IN"/>
        </w:rPr>
        <w:t>    region         = "ap-south-1"</w:t>
      </w:r>
    </w:p>
    <w:p w:rsidR="00EE39C8" w:rsidRPr="00EE39C8" w:rsidRDefault="00EE39C8" w:rsidP="00EE39C8">
      <w:pPr>
        <w:spacing w:after="0" w:line="300" w:lineRule="atLeast"/>
        <w:rPr>
          <w:rFonts w:ascii="Segoe UI" w:eastAsia="Times New Roman" w:hAnsi="Segoe UI" w:cs="Segoe UI"/>
          <w:sz w:val="21"/>
          <w:szCs w:val="21"/>
          <w:lang w:eastAsia="en-IN"/>
        </w:rPr>
      </w:pPr>
      <w:r w:rsidRPr="00EE39C8">
        <w:rPr>
          <w:rFonts w:ascii="Segoe UI" w:eastAsia="Times New Roman" w:hAnsi="Segoe UI" w:cs="Segoe UI"/>
          <w:sz w:val="21"/>
          <w:szCs w:val="21"/>
          <w:lang w:eastAsia="en-IN"/>
        </w:rPr>
        <w:t>    dynamodb_table = "enterprise-genai-terraform-locks"</w:t>
      </w:r>
    </w:p>
    <w:p w:rsidR="00EE39C8" w:rsidRPr="00EE39C8" w:rsidRDefault="00EE39C8" w:rsidP="00EE39C8">
      <w:pPr>
        <w:spacing w:after="0" w:line="300" w:lineRule="atLeast"/>
        <w:rPr>
          <w:rFonts w:ascii="Segoe UI" w:eastAsia="Times New Roman" w:hAnsi="Segoe UI" w:cs="Segoe UI"/>
          <w:sz w:val="21"/>
          <w:szCs w:val="21"/>
          <w:lang w:eastAsia="en-IN"/>
        </w:rPr>
      </w:pPr>
      <w:r w:rsidRPr="00EE39C8">
        <w:rPr>
          <w:rFonts w:ascii="Segoe UI" w:eastAsia="Times New Roman" w:hAnsi="Segoe UI" w:cs="Segoe UI"/>
          <w:sz w:val="21"/>
          <w:szCs w:val="21"/>
          <w:lang w:eastAsia="en-IN"/>
        </w:rPr>
        <w:t>    encrypt        = true</w:t>
      </w:r>
    </w:p>
    <w:p w:rsidR="00EE39C8" w:rsidRPr="00EE39C8" w:rsidRDefault="00EE39C8" w:rsidP="00EE39C8">
      <w:pPr>
        <w:spacing w:after="0" w:line="300" w:lineRule="atLeast"/>
        <w:rPr>
          <w:rFonts w:ascii="Segoe UI" w:eastAsia="Times New Roman" w:hAnsi="Segoe UI" w:cs="Segoe UI"/>
          <w:sz w:val="21"/>
          <w:szCs w:val="21"/>
          <w:lang w:eastAsia="en-IN"/>
        </w:rPr>
      </w:pPr>
      <w:r w:rsidRPr="00EE39C8">
        <w:rPr>
          <w:rFonts w:ascii="Segoe UI" w:eastAsia="Times New Roman" w:hAnsi="Segoe UI" w:cs="Segoe UI"/>
          <w:sz w:val="21"/>
          <w:szCs w:val="21"/>
          <w:lang w:eastAsia="en-IN"/>
        </w:rPr>
        <w:t>  }</w:t>
      </w:r>
    </w:p>
    <w:p w:rsidR="00EE39C8" w:rsidRPr="00EE39C8" w:rsidRDefault="00EE39C8" w:rsidP="00EE39C8">
      <w:pPr>
        <w:spacing w:after="0" w:line="300" w:lineRule="atLeast"/>
        <w:rPr>
          <w:rFonts w:ascii="Segoe UI" w:eastAsia="Times New Roman" w:hAnsi="Segoe UI" w:cs="Segoe UI"/>
          <w:sz w:val="21"/>
          <w:szCs w:val="21"/>
          <w:lang w:eastAsia="en-IN"/>
        </w:rPr>
      </w:pPr>
      <w:r w:rsidRPr="00EE39C8">
        <w:rPr>
          <w:rFonts w:ascii="Segoe UI" w:eastAsia="Times New Roman" w:hAnsi="Segoe UI" w:cs="Segoe UI"/>
          <w:sz w:val="21"/>
          <w:szCs w:val="21"/>
          <w:lang w:eastAsia="en-IN"/>
        </w:rPr>
        <w:t>}</w:t>
      </w:r>
    </w:p>
    <w:p w:rsidR="00EE39C8" w:rsidRPr="00EE39C8" w:rsidRDefault="00114F67" w:rsidP="00EE39C8">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38" style="width:0;height:1.5pt" o:hralign="center" o:hrstd="t" o:hr="t" fillcolor="#a0a0a0" stroked="f"/>
        </w:pict>
      </w:r>
    </w:p>
    <w:p w:rsidR="00EE39C8" w:rsidRPr="00EE39C8" w:rsidRDefault="00EE39C8" w:rsidP="00EE39C8">
      <w:pPr>
        <w:spacing w:before="100" w:beforeAutospacing="1" w:after="100" w:afterAutospacing="1" w:line="300" w:lineRule="atLeast"/>
        <w:outlineLvl w:val="1"/>
        <w:rPr>
          <w:rFonts w:ascii="Segoe UI" w:eastAsia="Times New Roman" w:hAnsi="Segoe UI" w:cs="Segoe UI"/>
          <w:b/>
          <w:bCs/>
          <w:sz w:val="36"/>
          <w:szCs w:val="36"/>
          <w:lang w:eastAsia="en-IN"/>
        </w:rPr>
      </w:pPr>
      <w:r w:rsidRPr="00EE39C8">
        <w:rPr>
          <w:rFonts w:ascii="Segoe UI" w:eastAsia="Times New Roman" w:hAnsi="Segoe UI" w:cs="Segoe UI"/>
          <w:b/>
          <w:bCs/>
          <w:sz w:val="36"/>
          <w:szCs w:val="36"/>
          <w:lang w:eastAsia="en-IN"/>
        </w:rPr>
        <w:t>1. Remote backend ka simple meaning</w:t>
      </w:r>
    </w:p>
    <w:p w:rsidR="00EE39C8" w:rsidRPr="00EE39C8" w:rsidRDefault="00EE39C8" w:rsidP="00EE39C8">
      <w:pPr>
        <w:spacing w:before="100" w:beforeAutospacing="1" w:after="100" w:afterAutospacing="1" w:line="300" w:lineRule="atLeast"/>
        <w:rPr>
          <w:rFonts w:ascii="Segoe UI" w:eastAsia="Times New Roman" w:hAnsi="Segoe UI" w:cs="Segoe UI"/>
          <w:sz w:val="21"/>
          <w:szCs w:val="21"/>
          <w:lang w:eastAsia="en-IN"/>
        </w:rPr>
      </w:pPr>
      <w:r w:rsidRPr="00EE39C8">
        <w:rPr>
          <w:rFonts w:ascii="Segoe UI" w:eastAsia="Times New Roman" w:hAnsi="Segoe UI" w:cs="Segoe UI"/>
          <w:sz w:val="21"/>
          <w:szCs w:val="21"/>
          <w:lang w:eastAsia="en-IN"/>
        </w:rPr>
        <w:t>Pehle Terraform state file yahan local thi:</w:t>
      </w:r>
    </w:p>
    <w:p w:rsidR="00EE39C8" w:rsidRPr="00EE39C8" w:rsidRDefault="00EE39C8" w:rsidP="00EE39C8">
      <w:pPr>
        <w:spacing w:before="100" w:beforeAutospacing="1" w:after="100" w:afterAutospacing="1" w:line="300" w:lineRule="atLeast"/>
        <w:rPr>
          <w:rFonts w:ascii="Segoe UI" w:eastAsia="Times New Roman" w:hAnsi="Segoe UI" w:cs="Segoe UI"/>
          <w:sz w:val="21"/>
          <w:szCs w:val="21"/>
          <w:lang w:eastAsia="en-IN"/>
        </w:rPr>
      </w:pPr>
      <w:r w:rsidRPr="00EE39C8">
        <w:rPr>
          <w:rFonts w:ascii="Segoe UI" w:eastAsia="Times New Roman" w:hAnsi="Segoe UI" w:cs="Segoe UI"/>
          <w:sz w:val="21"/>
          <w:szCs w:val="21"/>
          <w:lang w:eastAsia="en-IN"/>
        </w:rPr>
        <w:t>~/enterprise-genai-iac/infra/terraform.tfstate</w:t>
      </w:r>
    </w:p>
    <w:p w:rsidR="00EE39C8" w:rsidRPr="00EE39C8" w:rsidRDefault="00EE39C8" w:rsidP="00EE39C8">
      <w:pPr>
        <w:spacing w:before="100" w:beforeAutospacing="1" w:after="100" w:afterAutospacing="1" w:line="300" w:lineRule="atLeast"/>
        <w:rPr>
          <w:rFonts w:ascii="Segoe UI" w:eastAsia="Times New Roman" w:hAnsi="Segoe UI" w:cs="Segoe UI"/>
          <w:sz w:val="21"/>
          <w:szCs w:val="21"/>
          <w:lang w:eastAsia="en-IN"/>
        </w:rPr>
      </w:pPr>
      <w:r w:rsidRPr="00EE39C8">
        <w:rPr>
          <w:rFonts w:ascii="Segoe UI" w:eastAsia="Times New Roman" w:hAnsi="Segoe UI" w:cs="Segoe UI"/>
          <w:sz w:val="21"/>
          <w:szCs w:val="21"/>
          <w:lang w:eastAsia="en-IN"/>
        </w:rPr>
        <w:t>Problem:</w:t>
      </w:r>
    </w:p>
    <w:p w:rsidR="00EE39C8" w:rsidRPr="00EE39C8" w:rsidRDefault="00EE39C8" w:rsidP="00EE39C8">
      <w:pPr>
        <w:spacing w:after="0" w:line="300" w:lineRule="atLeast"/>
        <w:rPr>
          <w:rFonts w:ascii="Segoe UI" w:eastAsia="Times New Roman" w:hAnsi="Segoe UI" w:cs="Segoe UI"/>
          <w:sz w:val="21"/>
          <w:szCs w:val="21"/>
          <w:lang w:eastAsia="en-IN"/>
        </w:rPr>
      </w:pPr>
      <w:r w:rsidRPr="00EE39C8">
        <w:rPr>
          <w:rFonts w:ascii="Segoe UI" w:eastAsia="Times New Roman" w:hAnsi="Segoe UI" w:cs="Segoe UI"/>
          <w:sz w:val="21"/>
          <w:szCs w:val="21"/>
          <w:lang w:eastAsia="en-IN"/>
        </w:rPr>
        <w:t>CloudShell disconnect/delete ho sakta hai</w:t>
      </w:r>
    </w:p>
    <w:p w:rsidR="00EE39C8" w:rsidRPr="00EE39C8" w:rsidRDefault="00EE39C8" w:rsidP="00EE39C8">
      <w:pPr>
        <w:spacing w:after="0" w:line="300" w:lineRule="atLeast"/>
        <w:rPr>
          <w:rFonts w:ascii="Segoe UI" w:eastAsia="Times New Roman" w:hAnsi="Segoe UI" w:cs="Segoe UI"/>
          <w:sz w:val="21"/>
          <w:szCs w:val="21"/>
          <w:lang w:eastAsia="en-IN"/>
        </w:rPr>
      </w:pPr>
      <w:r w:rsidRPr="00EE39C8">
        <w:rPr>
          <w:rFonts w:ascii="Segoe UI" w:eastAsia="Times New Roman" w:hAnsi="Segoe UI" w:cs="Segoe UI"/>
          <w:sz w:val="21"/>
          <w:szCs w:val="21"/>
          <w:lang w:eastAsia="en-IN"/>
        </w:rPr>
        <w:t>GitHub Actions ko local state nahi milegi</w:t>
      </w:r>
    </w:p>
    <w:p w:rsidR="00EE39C8" w:rsidRPr="00EE39C8" w:rsidRDefault="00EE39C8" w:rsidP="00EE39C8">
      <w:pPr>
        <w:spacing w:after="0" w:line="300" w:lineRule="atLeast"/>
        <w:rPr>
          <w:rFonts w:ascii="Segoe UI" w:eastAsia="Times New Roman" w:hAnsi="Segoe UI" w:cs="Segoe UI"/>
          <w:sz w:val="21"/>
          <w:szCs w:val="21"/>
          <w:lang w:eastAsia="en-IN"/>
        </w:rPr>
      </w:pPr>
      <w:r w:rsidRPr="00EE39C8">
        <w:rPr>
          <w:rFonts w:ascii="Segoe UI" w:eastAsia="Times New Roman" w:hAnsi="Segoe UI" w:cs="Segoe UI"/>
          <w:sz w:val="21"/>
          <w:szCs w:val="21"/>
          <w:lang w:eastAsia="en-IN"/>
        </w:rPr>
        <w:t>Team members ke paas same state nahi hogi</w:t>
      </w:r>
    </w:p>
    <w:p w:rsidR="00EE39C8" w:rsidRPr="00EE39C8" w:rsidRDefault="00EE39C8" w:rsidP="00EE39C8">
      <w:pPr>
        <w:spacing w:before="100" w:beforeAutospacing="1" w:after="100" w:afterAutospacing="1" w:line="300" w:lineRule="atLeast"/>
        <w:rPr>
          <w:rFonts w:ascii="Segoe UI" w:eastAsia="Times New Roman" w:hAnsi="Segoe UI" w:cs="Segoe UI"/>
          <w:sz w:val="21"/>
          <w:szCs w:val="21"/>
          <w:lang w:eastAsia="en-IN"/>
        </w:rPr>
      </w:pPr>
      <w:r w:rsidRPr="00EE39C8">
        <w:rPr>
          <w:rFonts w:ascii="Segoe UI" w:eastAsia="Times New Roman" w:hAnsi="Segoe UI" w:cs="Segoe UI"/>
          <w:sz w:val="21"/>
          <w:szCs w:val="21"/>
          <w:lang w:eastAsia="en-IN"/>
        </w:rPr>
        <w:t>Remote backend ke baad state yahan rahegi:</w:t>
      </w:r>
    </w:p>
    <w:p w:rsidR="00EE39C8" w:rsidRPr="00EE39C8" w:rsidRDefault="00EE39C8" w:rsidP="00EE39C8">
      <w:pPr>
        <w:spacing w:after="0" w:line="300" w:lineRule="atLeast"/>
        <w:rPr>
          <w:rFonts w:ascii="Segoe UI" w:eastAsia="Times New Roman" w:hAnsi="Segoe UI" w:cs="Segoe UI"/>
          <w:sz w:val="21"/>
          <w:szCs w:val="21"/>
          <w:lang w:eastAsia="en-IN"/>
        </w:rPr>
      </w:pPr>
      <w:r w:rsidRPr="00EE39C8">
        <w:rPr>
          <w:rFonts w:ascii="Segoe UI" w:eastAsia="Times New Roman" w:hAnsi="Segoe UI" w:cs="Segoe UI"/>
          <w:sz w:val="21"/>
          <w:szCs w:val="21"/>
          <w:lang w:eastAsia="en-IN"/>
        </w:rPr>
        <w:t>S3 bucket:</w:t>
      </w:r>
    </w:p>
    <w:p w:rsidR="00EE39C8" w:rsidRPr="00EE39C8" w:rsidRDefault="00EE39C8" w:rsidP="00EE39C8">
      <w:pPr>
        <w:spacing w:after="0" w:line="300" w:lineRule="atLeast"/>
        <w:rPr>
          <w:rFonts w:ascii="Segoe UI" w:eastAsia="Times New Roman" w:hAnsi="Segoe UI" w:cs="Segoe UI"/>
          <w:sz w:val="21"/>
          <w:szCs w:val="21"/>
          <w:lang w:eastAsia="en-IN"/>
        </w:rPr>
      </w:pPr>
      <w:r w:rsidRPr="00EE39C8">
        <w:rPr>
          <w:rFonts w:ascii="Segoe UI" w:eastAsia="Times New Roman" w:hAnsi="Segoe UI" w:cs="Segoe UI"/>
          <w:sz w:val="21"/>
          <w:szCs w:val="21"/>
          <w:lang w:eastAsia="en-IN"/>
        </w:rPr>
        <w:t>enterprise-genai-tfstate-628479575897-ap-south-1</w:t>
      </w:r>
    </w:p>
    <w:p w:rsidR="00EE39C8" w:rsidRPr="00EE39C8" w:rsidRDefault="00EE39C8" w:rsidP="00EE39C8">
      <w:pPr>
        <w:spacing w:after="0" w:line="300" w:lineRule="atLeast"/>
        <w:rPr>
          <w:rFonts w:ascii="Segoe UI" w:eastAsia="Times New Roman" w:hAnsi="Segoe UI" w:cs="Segoe UI"/>
          <w:sz w:val="21"/>
          <w:szCs w:val="21"/>
          <w:lang w:eastAsia="en-IN"/>
        </w:rPr>
      </w:pPr>
    </w:p>
    <w:p w:rsidR="00EE39C8" w:rsidRPr="00EE39C8" w:rsidRDefault="00EE39C8" w:rsidP="00EE39C8">
      <w:pPr>
        <w:spacing w:after="0" w:line="300" w:lineRule="atLeast"/>
        <w:rPr>
          <w:rFonts w:ascii="Segoe UI" w:eastAsia="Times New Roman" w:hAnsi="Segoe UI" w:cs="Segoe UI"/>
          <w:sz w:val="21"/>
          <w:szCs w:val="21"/>
          <w:lang w:eastAsia="en-IN"/>
        </w:rPr>
      </w:pPr>
      <w:r w:rsidRPr="00EE39C8">
        <w:rPr>
          <w:rFonts w:ascii="Segoe UI" w:eastAsia="Times New Roman" w:hAnsi="Segoe UI" w:cs="Segoe UI"/>
          <w:sz w:val="21"/>
          <w:szCs w:val="21"/>
          <w:lang w:eastAsia="en-IN"/>
        </w:rPr>
        <w:t>S3 object key:</w:t>
      </w:r>
    </w:p>
    <w:p w:rsidR="00EE39C8" w:rsidRPr="00EE39C8" w:rsidRDefault="00EE39C8" w:rsidP="00EE39C8">
      <w:pPr>
        <w:spacing w:after="0" w:line="300" w:lineRule="atLeast"/>
        <w:rPr>
          <w:rFonts w:ascii="Segoe UI" w:eastAsia="Times New Roman" w:hAnsi="Segoe UI" w:cs="Segoe UI"/>
          <w:sz w:val="21"/>
          <w:szCs w:val="21"/>
          <w:lang w:eastAsia="en-IN"/>
        </w:rPr>
      </w:pPr>
      <w:r w:rsidRPr="00EE39C8">
        <w:rPr>
          <w:rFonts w:ascii="Segoe UI" w:eastAsia="Times New Roman" w:hAnsi="Segoe UI" w:cs="Segoe UI"/>
          <w:sz w:val="21"/>
          <w:szCs w:val="21"/>
          <w:lang w:eastAsia="en-IN"/>
        </w:rPr>
        <w:t>enterprise-genai-assistant/dev/terraform.tfstate</w:t>
      </w:r>
    </w:p>
    <w:p w:rsidR="00EE39C8" w:rsidRPr="00EE39C8" w:rsidRDefault="00114F67" w:rsidP="00EE39C8">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39" style="width:0;height:1.5pt" o:hralign="center" o:hrstd="t" o:hr="t" fillcolor="#a0a0a0" stroked="f"/>
        </w:pict>
      </w:r>
    </w:p>
    <w:p w:rsidR="00EE39C8" w:rsidRPr="00EE39C8" w:rsidRDefault="00EE39C8" w:rsidP="00EE39C8">
      <w:pPr>
        <w:spacing w:before="100" w:beforeAutospacing="1" w:after="100" w:afterAutospacing="1" w:line="300" w:lineRule="atLeast"/>
        <w:outlineLvl w:val="1"/>
        <w:rPr>
          <w:rFonts w:ascii="Segoe UI" w:eastAsia="Times New Roman" w:hAnsi="Segoe UI" w:cs="Segoe UI"/>
          <w:b/>
          <w:bCs/>
          <w:sz w:val="36"/>
          <w:szCs w:val="36"/>
          <w:lang w:eastAsia="en-IN"/>
        </w:rPr>
      </w:pPr>
      <w:r w:rsidRPr="00EE39C8">
        <w:rPr>
          <w:rFonts w:ascii="Segoe UI" w:eastAsia="Times New Roman" w:hAnsi="Segoe UI" w:cs="Segoe UI"/>
          <w:b/>
          <w:bCs/>
          <w:sz w:val="36"/>
          <w:szCs w:val="36"/>
          <w:lang w:eastAsia="en-IN"/>
        </w:rPr>
        <w:t>2. DynamoDB lock ka kya kaam hai?</w:t>
      </w:r>
    </w:p>
    <w:p w:rsidR="00EE39C8" w:rsidRPr="00EE39C8" w:rsidRDefault="00EE39C8" w:rsidP="00EE39C8">
      <w:pPr>
        <w:spacing w:before="100" w:beforeAutospacing="1" w:after="100" w:afterAutospacing="1" w:line="300" w:lineRule="atLeast"/>
        <w:rPr>
          <w:rFonts w:ascii="Segoe UI" w:eastAsia="Times New Roman" w:hAnsi="Segoe UI" w:cs="Segoe UI"/>
          <w:sz w:val="21"/>
          <w:szCs w:val="21"/>
          <w:lang w:eastAsia="en-IN"/>
        </w:rPr>
      </w:pPr>
      <w:r w:rsidRPr="00EE39C8">
        <w:rPr>
          <w:rFonts w:ascii="Segoe UI" w:eastAsia="Times New Roman" w:hAnsi="Segoe UI" w:cs="Segoe UI"/>
          <w:sz w:val="21"/>
          <w:szCs w:val="21"/>
          <w:lang w:eastAsia="en-IN"/>
        </w:rPr>
        <w:lastRenderedPageBreak/>
        <w:t>DynamoDB table:</w:t>
      </w:r>
    </w:p>
    <w:p w:rsidR="00EE39C8" w:rsidRPr="00EE39C8" w:rsidRDefault="00EE39C8" w:rsidP="00EE39C8">
      <w:pPr>
        <w:spacing w:before="100" w:beforeAutospacing="1" w:after="100" w:afterAutospacing="1" w:line="300" w:lineRule="atLeast"/>
        <w:rPr>
          <w:rFonts w:ascii="Segoe UI" w:eastAsia="Times New Roman" w:hAnsi="Segoe UI" w:cs="Segoe UI"/>
          <w:sz w:val="21"/>
          <w:szCs w:val="21"/>
          <w:lang w:eastAsia="en-IN"/>
        </w:rPr>
      </w:pPr>
      <w:r w:rsidRPr="00EE39C8">
        <w:rPr>
          <w:rFonts w:ascii="Segoe UI" w:eastAsia="Times New Roman" w:hAnsi="Segoe UI" w:cs="Segoe UI"/>
          <w:sz w:val="21"/>
          <w:szCs w:val="21"/>
          <w:lang w:eastAsia="en-IN"/>
        </w:rPr>
        <w:t>enterprise-genai-terraform-locks</w:t>
      </w:r>
    </w:p>
    <w:p w:rsidR="00EE39C8" w:rsidRPr="00EE39C8" w:rsidRDefault="00EE39C8" w:rsidP="00EE39C8">
      <w:pPr>
        <w:spacing w:before="100" w:beforeAutospacing="1" w:after="100" w:afterAutospacing="1" w:line="300" w:lineRule="atLeast"/>
        <w:rPr>
          <w:rFonts w:ascii="Segoe UI" w:eastAsia="Times New Roman" w:hAnsi="Segoe UI" w:cs="Segoe UI"/>
          <w:sz w:val="21"/>
          <w:szCs w:val="21"/>
          <w:lang w:eastAsia="en-IN"/>
        </w:rPr>
      </w:pPr>
      <w:r w:rsidRPr="00EE39C8">
        <w:rPr>
          <w:rFonts w:ascii="Segoe UI" w:eastAsia="Times New Roman" w:hAnsi="Segoe UI" w:cs="Segoe UI"/>
          <w:sz w:val="21"/>
          <w:szCs w:val="21"/>
          <w:lang w:eastAsia="en-IN"/>
        </w:rPr>
        <w:t>ka kaam hai:</w:t>
      </w:r>
    </w:p>
    <w:p w:rsidR="00EE39C8" w:rsidRPr="00EE39C8" w:rsidRDefault="00EE39C8" w:rsidP="00EE39C8">
      <w:pPr>
        <w:spacing w:before="100" w:beforeAutospacing="1" w:after="100" w:afterAutospacing="1" w:line="300" w:lineRule="atLeast"/>
        <w:rPr>
          <w:rFonts w:ascii="Segoe UI" w:eastAsia="Times New Roman" w:hAnsi="Segoe UI" w:cs="Segoe UI"/>
          <w:sz w:val="21"/>
          <w:szCs w:val="21"/>
          <w:lang w:eastAsia="en-IN"/>
        </w:rPr>
      </w:pPr>
      <w:r w:rsidRPr="00EE39C8">
        <w:rPr>
          <w:rFonts w:ascii="Segoe UI" w:eastAsia="Times New Roman" w:hAnsi="Segoe UI" w:cs="Segoe UI"/>
          <w:sz w:val="21"/>
          <w:szCs w:val="21"/>
          <w:lang w:eastAsia="en-IN"/>
        </w:rPr>
        <w:t>same time par 2 terraform apply na chal jayein</w:t>
      </w:r>
    </w:p>
    <w:p w:rsidR="00EE39C8" w:rsidRPr="00EE39C8" w:rsidRDefault="00EE39C8" w:rsidP="00EE39C8">
      <w:pPr>
        <w:spacing w:before="100" w:beforeAutospacing="1" w:after="100" w:afterAutospacing="1" w:line="300" w:lineRule="atLeast"/>
        <w:rPr>
          <w:rFonts w:ascii="Segoe UI" w:eastAsia="Times New Roman" w:hAnsi="Segoe UI" w:cs="Segoe UI"/>
          <w:sz w:val="21"/>
          <w:szCs w:val="21"/>
          <w:lang w:eastAsia="en-IN"/>
        </w:rPr>
      </w:pPr>
      <w:r w:rsidRPr="00EE39C8">
        <w:rPr>
          <w:rFonts w:ascii="Segoe UI" w:eastAsia="Times New Roman" w:hAnsi="Segoe UI" w:cs="Segoe UI"/>
          <w:sz w:val="21"/>
          <w:szCs w:val="21"/>
          <w:lang w:eastAsia="en-IN"/>
        </w:rPr>
        <w:t>Example:</w:t>
      </w:r>
    </w:p>
    <w:p w:rsidR="00EE39C8" w:rsidRPr="00EE39C8" w:rsidRDefault="00EE39C8" w:rsidP="00EE39C8">
      <w:pPr>
        <w:spacing w:after="0" w:line="300" w:lineRule="atLeast"/>
        <w:rPr>
          <w:rFonts w:ascii="Segoe UI" w:eastAsia="Times New Roman" w:hAnsi="Segoe UI" w:cs="Segoe UI"/>
          <w:sz w:val="21"/>
          <w:szCs w:val="21"/>
          <w:lang w:eastAsia="en-IN"/>
        </w:rPr>
      </w:pPr>
      <w:r w:rsidRPr="00EE39C8">
        <w:rPr>
          <w:rFonts w:ascii="Segoe UI" w:eastAsia="Times New Roman" w:hAnsi="Segoe UI" w:cs="Segoe UI"/>
          <w:sz w:val="21"/>
          <w:szCs w:val="21"/>
          <w:lang w:eastAsia="en-IN"/>
        </w:rPr>
        <w:t>Developer A terraform apply chala raha hai</w:t>
      </w:r>
    </w:p>
    <w:p w:rsidR="00EE39C8" w:rsidRPr="00EE39C8" w:rsidRDefault="00EE39C8" w:rsidP="00EE39C8">
      <w:pPr>
        <w:spacing w:after="0" w:line="300" w:lineRule="atLeast"/>
        <w:rPr>
          <w:rFonts w:ascii="Segoe UI" w:eastAsia="Times New Roman" w:hAnsi="Segoe UI" w:cs="Segoe UI"/>
          <w:sz w:val="21"/>
          <w:szCs w:val="21"/>
          <w:lang w:eastAsia="en-IN"/>
        </w:rPr>
      </w:pPr>
      <w:r w:rsidRPr="00EE39C8">
        <w:rPr>
          <w:rFonts w:ascii="Segoe UI" w:eastAsia="Times New Roman" w:hAnsi="Segoe UI" w:cs="Segoe UI"/>
          <w:sz w:val="21"/>
          <w:szCs w:val="21"/>
          <w:lang w:eastAsia="en-IN"/>
        </w:rPr>
        <w:t>Developer B bhi same time apply chala de</w:t>
      </w:r>
    </w:p>
    <w:p w:rsidR="00EE39C8" w:rsidRPr="00EE39C8" w:rsidRDefault="00EE39C8" w:rsidP="00EE39C8">
      <w:pPr>
        <w:spacing w:before="100" w:beforeAutospacing="1" w:after="100" w:afterAutospacing="1" w:line="300" w:lineRule="atLeast"/>
        <w:rPr>
          <w:rFonts w:ascii="Segoe UI" w:eastAsia="Times New Roman" w:hAnsi="Segoe UI" w:cs="Segoe UI"/>
          <w:sz w:val="21"/>
          <w:szCs w:val="21"/>
          <w:lang w:eastAsia="en-IN"/>
        </w:rPr>
      </w:pPr>
      <w:r w:rsidRPr="00EE39C8">
        <w:rPr>
          <w:rFonts w:ascii="Segoe UI" w:eastAsia="Times New Roman" w:hAnsi="Segoe UI" w:cs="Segoe UI"/>
          <w:sz w:val="21"/>
          <w:szCs w:val="21"/>
          <w:lang w:eastAsia="en-IN"/>
        </w:rPr>
        <w:t>Without lock:</w:t>
      </w:r>
    </w:p>
    <w:p w:rsidR="00EE39C8" w:rsidRPr="00EE39C8" w:rsidRDefault="00EE39C8" w:rsidP="00EE39C8">
      <w:pPr>
        <w:spacing w:after="0" w:line="300" w:lineRule="atLeast"/>
        <w:rPr>
          <w:rFonts w:ascii="Segoe UI" w:eastAsia="Times New Roman" w:hAnsi="Segoe UI" w:cs="Segoe UI"/>
          <w:sz w:val="21"/>
          <w:szCs w:val="21"/>
          <w:lang w:eastAsia="en-IN"/>
        </w:rPr>
      </w:pPr>
      <w:r w:rsidRPr="00EE39C8">
        <w:rPr>
          <w:rFonts w:ascii="Segoe UI" w:eastAsia="Times New Roman" w:hAnsi="Segoe UI" w:cs="Segoe UI"/>
          <w:sz w:val="21"/>
          <w:szCs w:val="21"/>
          <w:lang w:eastAsia="en-IN"/>
        </w:rPr>
        <w:t>state corrupt ho sakti hai</w:t>
      </w:r>
    </w:p>
    <w:p w:rsidR="00EE39C8" w:rsidRPr="00EE39C8" w:rsidRDefault="00EE39C8" w:rsidP="00EE39C8">
      <w:pPr>
        <w:spacing w:after="0" w:line="300" w:lineRule="atLeast"/>
        <w:rPr>
          <w:rFonts w:ascii="Segoe UI" w:eastAsia="Times New Roman" w:hAnsi="Segoe UI" w:cs="Segoe UI"/>
          <w:sz w:val="21"/>
          <w:szCs w:val="21"/>
          <w:lang w:eastAsia="en-IN"/>
        </w:rPr>
      </w:pPr>
      <w:r w:rsidRPr="00EE39C8">
        <w:rPr>
          <w:rFonts w:ascii="Segoe UI" w:eastAsia="Times New Roman" w:hAnsi="Segoe UI" w:cs="Segoe UI"/>
          <w:sz w:val="21"/>
          <w:szCs w:val="21"/>
          <w:lang w:eastAsia="en-IN"/>
        </w:rPr>
        <w:t>infra conflict ho sakta hai</w:t>
      </w:r>
    </w:p>
    <w:p w:rsidR="00EE39C8" w:rsidRPr="00EE39C8" w:rsidRDefault="00EE39C8" w:rsidP="00EE39C8">
      <w:pPr>
        <w:spacing w:before="100" w:beforeAutospacing="1" w:after="100" w:afterAutospacing="1" w:line="300" w:lineRule="atLeast"/>
        <w:rPr>
          <w:rFonts w:ascii="Segoe UI" w:eastAsia="Times New Roman" w:hAnsi="Segoe UI" w:cs="Segoe UI"/>
          <w:sz w:val="21"/>
          <w:szCs w:val="21"/>
          <w:lang w:eastAsia="en-IN"/>
        </w:rPr>
      </w:pPr>
      <w:r w:rsidRPr="00EE39C8">
        <w:rPr>
          <w:rFonts w:ascii="Segoe UI" w:eastAsia="Times New Roman" w:hAnsi="Segoe UI" w:cs="Segoe UI"/>
          <w:sz w:val="21"/>
          <w:szCs w:val="21"/>
          <w:lang w:eastAsia="en-IN"/>
        </w:rPr>
        <w:t>With DynamoDB lock:</w:t>
      </w:r>
    </w:p>
    <w:p w:rsidR="00EE39C8" w:rsidRPr="00EE39C8" w:rsidRDefault="00EE39C8" w:rsidP="00EE39C8">
      <w:pPr>
        <w:spacing w:after="0" w:line="300" w:lineRule="atLeast"/>
        <w:rPr>
          <w:rFonts w:ascii="Segoe UI" w:eastAsia="Times New Roman" w:hAnsi="Segoe UI" w:cs="Segoe UI"/>
          <w:sz w:val="21"/>
          <w:szCs w:val="21"/>
          <w:lang w:eastAsia="en-IN"/>
        </w:rPr>
      </w:pPr>
      <w:r w:rsidRPr="00EE39C8">
        <w:rPr>
          <w:rFonts w:ascii="Segoe UI" w:eastAsia="Times New Roman" w:hAnsi="Segoe UI" w:cs="Segoe UI"/>
          <w:sz w:val="21"/>
          <w:szCs w:val="21"/>
          <w:lang w:eastAsia="en-IN"/>
        </w:rPr>
        <w:t>Terraform pehle lock acquire karega</w:t>
      </w:r>
    </w:p>
    <w:p w:rsidR="00EE39C8" w:rsidRPr="00EE39C8" w:rsidRDefault="00EE39C8" w:rsidP="00EE39C8">
      <w:pPr>
        <w:spacing w:after="0" w:line="300" w:lineRule="atLeast"/>
        <w:rPr>
          <w:rFonts w:ascii="Segoe UI" w:eastAsia="Times New Roman" w:hAnsi="Segoe UI" w:cs="Segoe UI"/>
          <w:sz w:val="21"/>
          <w:szCs w:val="21"/>
          <w:lang w:eastAsia="en-IN"/>
        </w:rPr>
      </w:pPr>
      <w:r w:rsidRPr="00EE39C8">
        <w:rPr>
          <w:rFonts w:ascii="Segoe UI" w:eastAsia="Times New Roman" w:hAnsi="Segoe UI" w:cs="Segoe UI"/>
          <w:sz w:val="21"/>
          <w:szCs w:val="21"/>
          <w:lang w:eastAsia="en-IN"/>
        </w:rPr>
        <w:t>apply complete hone ke baad lock release karega</w:t>
      </w:r>
    </w:p>
    <w:p w:rsidR="00EE39C8" w:rsidRPr="00EE39C8" w:rsidRDefault="00114F67" w:rsidP="00EE39C8">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40" style="width:0;height:1.5pt" o:hralign="center" o:hrstd="t" o:hr="t" fillcolor="#a0a0a0" stroked="f"/>
        </w:pict>
      </w:r>
    </w:p>
    <w:p w:rsidR="00EE39C8" w:rsidRPr="00EE39C8" w:rsidRDefault="00EE39C8" w:rsidP="00EE39C8">
      <w:pPr>
        <w:spacing w:before="100" w:beforeAutospacing="1" w:after="100" w:afterAutospacing="1" w:line="300" w:lineRule="atLeast"/>
        <w:outlineLvl w:val="1"/>
        <w:rPr>
          <w:rFonts w:ascii="Segoe UI" w:eastAsia="Times New Roman" w:hAnsi="Segoe UI" w:cs="Segoe UI"/>
          <w:b/>
          <w:bCs/>
          <w:sz w:val="36"/>
          <w:szCs w:val="36"/>
          <w:lang w:eastAsia="en-IN"/>
        </w:rPr>
      </w:pPr>
      <w:r w:rsidRPr="00EE39C8">
        <w:rPr>
          <w:rFonts w:ascii="Segoe UI" w:eastAsia="Times New Roman" w:hAnsi="Segoe UI" w:cs="Segoe UI"/>
          <w:b/>
          <w:bCs/>
          <w:sz w:val="36"/>
          <w:szCs w:val="36"/>
          <w:lang w:eastAsia="en-IN"/>
        </w:rPr>
        <w:t>3. Console se dekh paaoge kya?</w:t>
      </w:r>
    </w:p>
    <w:p w:rsidR="00EE39C8" w:rsidRPr="00EE39C8" w:rsidRDefault="00EE39C8" w:rsidP="00EE39C8">
      <w:pPr>
        <w:spacing w:before="100" w:beforeAutospacing="1" w:after="100" w:afterAutospacing="1" w:line="300" w:lineRule="atLeast"/>
        <w:rPr>
          <w:rFonts w:ascii="Segoe UI" w:eastAsia="Times New Roman" w:hAnsi="Segoe UI" w:cs="Segoe UI"/>
          <w:sz w:val="21"/>
          <w:szCs w:val="21"/>
          <w:lang w:eastAsia="en-IN"/>
        </w:rPr>
      </w:pPr>
      <w:r w:rsidRPr="00EE39C8">
        <w:rPr>
          <w:rFonts w:ascii="Segoe UI" w:eastAsia="Times New Roman" w:hAnsi="Segoe UI" w:cs="Segoe UI"/>
          <w:sz w:val="21"/>
          <w:szCs w:val="21"/>
          <w:lang w:eastAsia="en-IN"/>
        </w:rPr>
        <w:t xml:space="preserve">Haan, bilkul dekh paaoge </w:t>
      </w:r>
      <w:r w:rsidRPr="00EE39C8">
        <w:rPr>
          <w:rFonts w:ascii="Segoe UI Symbol" w:eastAsia="Times New Roman" w:hAnsi="Segoe UI Symbol" w:cs="Segoe UI Symbol"/>
          <w:sz w:val="21"/>
          <w:szCs w:val="21"/>
          <w:lang w:eastAsia="en-IN"/>
        </w:rPr>
        <w:t>✅</w:t>
      </w:r>
    </w:p>
    <w:p w:rsidR="00EE39C8" w:rsidRPr="00EE39C8" w:rsidRDefault="00EE39C8" w:rsidP="00EE39C8">
      <w:pPr>
        <w:spacing w:before="100" w:beforeAutospacing="1" w:after="100" w:afterAutospacing="1" w:line="300" w:lineRule="atLeast"/>
        <w:outlineLvl w:val="2"/>
        <w:rPr>
          <w:rFonts w:ascii="Segoe UI" w:eastAsia="Times New Roman" w:hAnsi="Segoe UI" w:cs="Segoe UI"/>
          <w:b/>
          <w:bCs/>
          <w:sz w:val="27"/>
          <w:szCs w:val="27"/>
          <w:lang w:eastAsia="en-IN"/>
        </w:rPr>
      </w:pPr>
      <w:r w:rsidRPr="00EE39C8">
        <w:rPr>
          <w:rFonts w:ascii="Segoe UI" w:eastAsia="Times New Roman" w:hAnsi="Segoe UI" w:cs="Segoe UI"/>
          <w:b/>
          <w:bCs/>
          <w:sz w:val="27"/>
          <w:szCs w:val="27"/>
          <w:lang w:eastAsia="en-IN"/>
        </w:rPr>
        <w:t>A. S3 me state file dekhna</w:t>
      </w:r>
    </w:p>
    <w:p w:rsidR="00EE39C8" w:rsidRPr="00EE39C8" w:rsidRDefault="00EE39C8" w:rsidP="00EE39C8">
      <w:pPr>
        <w:spacing w:before="100" w:beforeAutospacing="1" w:after="100" w:afterAutospacing="1" w:line="300" w:lineRule="atLeast"/>
        <w:rPr>
          <w:rFonts w:ascii="Segoe UI" w:eastAsia="Times New Roman" w:hAnsi="Segoe UI" w:cs="Segoe UI"/>
          <w:sz w:val="21"/>
          <w:szCs w:val="21"/>
          <w:lang w:eastAsia="en-IN"/>
        </w:rPr>
      </w:pPr>
      <w:r w:rsidRPr="00EE39C8">
        <w:rPr>
          <w:rFonts w:ascii="Segoe UI" w:eastAsia="Times New Roman" w:hAnsi="Segoe UI" w:cs="Segoe UI"/>
          <w:sz w:val="21"/>
          <w:szCs w:val="21"/>
          <w:lang w:eastAsia="en-IN"/>
        </w:rPr>
        <w:t>AWS Console me jao:</w:t>
      </w:r>
    </w:p>
    <w:p w:rsidR="00EE39C8" w:rsidRPr="00EE39C8" w:rsidRDefault="00EE39C8" w:rsidP="00EE39C8">
      <w:pPr>
        <w:spacing w:after="0" w:line="300" w:lineRule="atLeast"/>
        <w:rPr>
          <w:rFonts w:ascii="Segoe UI" w:eastAsia="Times New Roman" w:hAnsi="Segoe UI" w:cs="Segoe UI"/>
          <w:sz w:val="21"/>
          <w:szCs w:val="21"/>
          <w:lang w:eastAsia="en-IN"/>
        </w:rPr>
      </w:pPr>
      <w:r w:rsidRPr="00EE39C8">
        <w:rPr>
          <w:rFonts w:ascii="Segoe UI" w:eastAsia="Times New Roman" w:hAnsi="Segoe UI" w:cs="Segoe UI"/>
          <w:sz w:val="21"/>
          <w:szCs w:val="21"/>
          <w:lang w:eastAsia="en-IN"/>
        </w:rPr>
        <w:t>S3</w:t>
      </w:r>
    </w:p>
    <w:p w:rsidR="00EE39C8" w:rsidRPr="00EE39C8" w:rsidRDefault="00EE39C8" w:rsidP="00EE39C8">
      <w:pPr>
        <w:spacing w:after="0" w:line="300" w:lineRule="atLeast"/>
        <w:rPr>
          <w:rFonts w:ascii="Segoe UI" w:eastAsia="Times New Roman" w:hAnsi="Segoe UI" w:cs="Segoe UI"/>
          <w:sz w:val="21"/>
          <w:szCs w:val="21"/>
          <w:lang w:eastAsia="en-IN"/>
        </w:rPr>
      </w:pPr>
      <w:r w:rsidRPr="00EE39C8">
        <w:rPr>
          <w:rFonts w:ascii="Segoe UI" w:eastAsia="Times New Roman" w:hAnsi="Segoe UI" w:cs="Segoe UI"/>
          <w:sz w:val="21"/>
          <w:szCs w:val="21"/>
          <w:lang w:eastAsia="en-IN"/>
        </w:rPr>
        <w:t>→ Buckets</w:t>
      </w:r>
    </w:p>
    <w:p w:rsidR="00EE39C8" w:rsidRPr="00EE39C8" w:rsidRDefault="00EE39C8" w:rsidP="00EE39C8">
      <w:pPr>
        <w:spacing w:after="0" w:line="300" w:lineRule="atLeast"/>
        <w:rPr>
          <w:rFonts w:ascii="Segoe UI" w:eastAsia="Times New Roman" w:hAnsi="Segoe UI" w:cs="Segoe UI"/>
          <w:sz w:val="21"/>
          <w:szCs w:val="21"/>
          <w:lang w:eastAsia="en-IN"/>
        </w:rPr>
      </w:pPr>
      <w:r w:rsidRPr="00EE39C8">
        <w:rPr>
          <w:rFonts w:ascii="Segoe UI" w:eastAsia="Times New Roman" w:hAnsi="Segoe UI" w:cs="Segoe UI"/>
          <w:sz w:val="21"/>
          <w:szCs w:val="21"/>
          <w:lang w:eastAsia="en-IN"/>
        </w:rPr>
        <w:t>→ enterprise-genai-tfstate-628479575897-ap-south-1</w:t>
      </w:r>
    </w:p>
    <w:p w:rsidR="00EE39C8" w:rsidRPr="00EE39C8" w:rsidRDefault="00EE39C8" w:rsidP="00EE39C8">
      <w:pPr>
        <w:spacing w:after="0" w:line="300" w:lineRule="atLeast"/>
        <w:rPr>
          <w:rFonts w:ascii="Segoe UI" w:eastAsia="Times New Roman" w:hAnsi="Segoe UI" w:cs="Segoe UI"/>
          <w:sz w:val="21"/>
          <w:szCs w:val="21"/>
          <w:lang w:eastAsia="en-IN"/>
        </w:rPr>
      </w:pPr>
      <w:r w:rsidRPr="00EE39C8">
        <w:rPr>
          <w:rFonts w:ascii="Segoe UI" w:eastAsia="Times New Roman" w:hAnsi="Segoe UI" w:cs="Segoe UI"/>
          <w:sz w:val="21"/>
          <w:szCs w:val="21"/>
          <w:lang w:eastAsia="en-IN"/>
        </w:rPr>
        <w:t>→ enterprise-genai-assistant/</w:t>
      </w:r>
    </w:p>
    <w:p w:rsidR="00EE39C8" w:rsidRPr="00EE39C8" w:rsidRDefault="00EE39C8" w:rsidP="00EE39C8">
      <w:pPr>
        <w:spacing w:after="0" w:line="300" w:lineRule="atLeast"/>
        <w:rPr>
          <w:rFonts w:ascii="Segoe UI" w:eastAsia="Times New Roman" w:hAnsi="Segoe UI" w:cs="Segoe UI"/>
          <w:sz w:val="21"/>
          <w:szCs w:val="21"/>
          <w:lang w:eastAsia="en-IN"/>
        </w:rPr>
      </w:pPr>
      <w:r w:rsidRPr="00EE39C8">
        <w:rPr>
          <w:rFonts w:ascii="Segoe UI" w:eastAsia="Times New Roman" w:hAnsi="Segoe UI" w:cs="Segoe UI"/>
          <w:sz w:val="21"/>
          <w:szCs w:val="21"/>
          <w:lang w:eastAsia="en-IN"/>
        </w:rPr>
        <w:t>→ dev/</w:t>
      </w:r>
    </w:p>
    <w:p w:rsidR="00EE39C8" w:rsidRPr="00EE39C8" w:rsidRDefault="00EE39C8" w:rsidP="00EE39C8">
      <w:pPr>
        <w:spacing w:after="0" w:line="300" w:lineRule="atLeast"/>
        <w:rPr>
          <w:rFonts w:ascii="Segoe UI" w:eastAsia="Times New Roman" w:hAnsi="Segoe UI" w:cs="Segoe UI"/>
          <w:sz w:val="21"/>
          <w:szCs w:val="21"/>
          <w:lang w:eastAsia="en-IN"/>
        </w:rPr>
      </w:pPr>
      <w:r w:rsidRPr="00EE39C8">
        <w:rPr>
          <w:rFonts w:ascii="Segoe UI" w:eastAsia="Times New Roman" w:hAnsi="Segoe UI" w:cs="Segoe UI"/>
          <w:sz w:val="21"/>
          <w:szCs w:val="21"/>
          <w:lang w:eastAsia="en-IN"/>
        </w:rPr>
        <w:t>→ terraform.tfstate</w:t>
      </w:r>
    </w:p>
    <w:p w:rsidR="00EE39C8" w:rsidRPr="00EE39C8" w:rsidRDefault="00EE39C8" w:rsidP="00EE39C8">
      <w:pPr>
        <w:spacing w:before="100" w:beforeAutospacing="1" w:after="100" w:afterAutospacing="1" w:line="300" w:lineRule="atLeast"/>
        <w:rPr>
          <w:rFonts w:ascii="Segoe UI" w:eastAsia="Times New Roman" w:hAnsi="Segoe UI" w:cs="Segoe UI"/>
          <w:sz w:val="21"/>
          <w:szCs w:val="21"/>
          <w:lang w:eastAsia="en-IN"/>
        </w:rPr>
      </w:pPr>
      <w:r w:rsidRPr="00EE39C8">
        <w:rPr>
          <w:rFonts w:ascii="Segoe UI" w:eastAsia="Times New Roman" w:hAnsi="Segoe UI" w:cs="Segoe UI"/>
          <w:sz w:val="21"/>
          <w:szCs w:val="21"/>
          <w:lang w:eastAsia="en-IN"/>
        </w:rPr>
        <w:t>Lekin important:</w:t>
      </w:r>
    </w:p>
    <w:p w:rsidR="00EE39C8" w:rsidRPr="00EE39C8" w:rsidRDefault="00EE39C8" w:rsidP="00EE39C8">
      <w:pPr>
        <w:spacing w:before="100" w:beforeAutospacing="1" w:after="100" w:afterAutospacing="1" w:line="300" w:lineRule="atLeast"/>
        <w:rPr>
          <w:rFonts w:ascii="Segoe UI" w:eastAsia="Times New Roman" w:hAnsi="Segoe UI" w:cs="Segoe UI"/>
          <w:sz w:val="21"/>
          <w:szCs w:val="21"/>
          <w:lang w:eastAsia="en-IN"/>
        </w:rPr>
      </w:pPr>
      <w:r w:rsidRPr="00EE39C8">
        <w:rPr>
          <w:rFonts w:ascii="Segoe UI" w:eastAsia="Times New Roman" w:hAnsi="Segoe UI" w:cs="Segoe UI"/>
          <w:sz w:val="21"/>
          <w:szCs w:val="21"/>
          <w:lang w:eastAsia="en-IN"/>
        </w:rPr>
        <w:t>terraform.tfstate file ko manually edit/delete mat karna</w:t>
      </w:r>
    </w:p>
    <w:p w:rsidR="00EE39C8" w:rsidRPr="00EE39C8" w:rsidRDefault="00EE39C8" w:rsidP="00EE39C8">
      <w:pPr>
        <w:spacing w:before="100" w:beforeAutospacing="1" w:after="100" w:afterAutospacing="1" w:line="300" w:lineRule="atLeast"/>
        <w:rPr>
          <w:rFonts w:ascii="Segoe UI" w:eastAsia="Times New Roman" w:hAnsi="Segoe UI" w:cs="Segoe UI"/>
          <w:sz w:val="21"/>
          <w:szCs w:val="21"/>
          <w:lang w:eastAsia="en-IN"/>
        </w:rPr>
      </w:pPr>
      <w:r w:rsidRPr="00EE39C8">
        <w:rPr>
          <w:rFonts w:ascii="Segoe UI" w:eastAsia="Times New Roman" w:hAnsi="Segoe UI" w:cs="Segoe UI"/>
          <w:sz w:val="21"/>
          <w:szCs w:val="21"/>
          <w:lang w:eastAsia="en-IN"/>
        </w:rPr>
        <w:t>Ye Terraform ka internal tracking file hai.</w:t>
      </w:r>
    </w:p>
    <w:p w:rsidR="00EE39C8" w:rsidRPr="00EE39C8" w:rsidRDefault="00114F67" w:rsidP="00EE39C8">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41" style="width:0;height:1.5pt" o:hralign="center" o:hrstd="t" o:hr="t" fillcolor="#a0a0a0" stroked="f"/>
        </w:pict>
      </w:r>
    </w:p>
    <w:p w:rsidR="00EE39C8" w:rsidRPr="00EE39C8" w:rsidRDefault="00EE39C8" w:rsidP="00EE39C8">
      <w:pPr>
        <w:spacing w:before="100" w:beforeAutospacing="1" w:after="100" w:afterAutospacing="1" w:line="300" w:lineRule="atLeast"/>
        <w:outlineLvl w:val="2"/>
        <w:rPr>
          <w:rFonts w:ascii="Segoe UI" w:eastAsia="Times New Roman" w:hAnsi="Segoe UI" w:cs="Segoe UI"/>
          <w:b/>
          <w:bCs/>
          <w:sz w:val="27"/>
          <w:szCs w:val="27"/>
          <w:lang w:eastAsia="en-IN"/>
        </w:rPr>
      </w:pPr>
      <w:r w:rsidRPr="00EE39C8">
        <w:rPr>
          <w:rFonts w:ascii="Segoe UI" w:eastAsia="Times New Roman" w:hAnsi="Segoe UI" w:cs="Segoe UI"/>
          <w:b/>
          <w:bCs/>
          <w:sz w:val="27"/>
          <w:szCs w:val="27"/>
          <w:lang w:eastAsia="en-IN"/>
        </w:rPr>
        <w:t>B. DynamoDB lock table dekhna</w:t>
      </w:r>
    </w:p>
    <w:p w:rsidR="00EE39C8" w:rsidRPr="00EE39C8" w:rsidRDefault="00EE39C8" w:rsidP="00EE39C8">
      <w:pPr>
        <w:spacing w:before="100" w:beforeAutospacing="1" w:after="100" w:afterAutospacing="1" w:line="300" w:lineRule="atLeast"/>
        <w:rPr>
          <w:rFonts w:ascii="Segoe UI" w:eastAsia="Times New Roman" w:hAnsi="Segoe UI" w:cs="Segoe UI"/>
          <w:sz w:val="21"/>
          <w:szCs w:val="21"/>
          <w:lang w:eastAsia="en-IN"/>
        </w:rPr>
      </w:pPr>
      <w:r w:rsidRPr="00EE39C8">
        <w:rPr>
          <w:rFonts w:ascii="Segoe UI" w:eastAsia="Times New Roman" w:hAnsi="Segoe UI" w:cs="Segoe UI"/>
          <w:sz w:val="21"/>
          <w:szCs w:val="21"/>
          <w:lang w:eastAsia="en-IN"/>
        </w:rPr>
        <w:t>AWS Console me jao:</w:t>
      </w:r>
    </w:p>
    <w:p w:rsidR="00EE39C8" w:rsidRPr="00EE39C8" w:rsidRDefault="00EE39C8" w:rsidP="00EE39C8">
      <w:pPr>
        <w:spacing w:after="0" w:line="300" w:lineRule="atLeast"/>
        <w:rPr>
          <w:rFonts w:ascii="Segoe UI" w:eastAsia="Times New Roman" w:hAnsi="Segoe UI" w:cs="Segoe UI"/>
          <w:sz w:val="21"/>
          <w:szCs w:val="21"/>
          <w:lang w:eastAsia="en-IN"/>
        </w:rPr>
      </w:pPr>
      <w:r w:rsidRPr="00EE39C8">
        <w:rPr>
          <w:rFonts w:ascii="Segoe UI" w:eastAsia="Times New Roman" w:hAnsi="Segoe UI" w:cs="Segoe UI"/>
          <w:sz w:val="21"/>
          <w:szCs w:val="21"/>
          <w:lang w:eastAsia="en-IN"/>
        </w:rPr>
        <w:t>DynamoDB</w:t>
      </w:r>
    </w:p>
    <w:p w:rsidR="00EE39C8" w:rsidRPr="00EE39C8" w:rsidRDefault="00EE39C8" w:rsidP="00EE39C8">
      <w:pPr>
        <w:spacing w:after="0" w:line="300" w:lineRule="atLeast"/>
        <w:rPr>
          <w:rFonts w:ascii="Segoe UI" w:eastAsia="Times New Roman" w:hAnsi="Segoe UI" w:cs="Segoe UI"/>
          <w:sz w:val="21"/>
          <w:szCs w:val="21"/>
          <w:lang w:eastAsia="en-IN"/>
        </w:rPr>
      </w:pPr>
      <w:r w:rsidRPr="00EE39C8">
        <w:rPr>
          <w:rFonts w:ascii="Segoe UI" w:eastAsia="Times New Roman" w:hAnsi="Segoe UI" w:cs="Segoe UI"/>
          <w:sz w:val="21"/>
          <w:szCs w:val="21"/>
          <w:lang w:eastAsia="en-IN"/>
        </w:rPr>
        <w:t>→ Tables</w:t>
      </w:r>
    </w:p>
    <w:p w:rsidR="00EE39C8" w:rsidRPr="00EE39C8" w:rsidRDefault="00EE39C8" w:rsidP="00EE39C8">
      <w:pPr>
        <w:spacing w:after="0" w:line="300" w:lineRule="atLeast"/>
        <w:rPr>
          <w:rFonts w:ascii="Segoe UI" w:eastAsia="Times New Roman" w:hAnsi="Segoe UI" w:cs="Segoe UI"/>
          <w:sz w:val="21"/>
          <w:szCs w:val="21"/>
          <w:lang w:eastAsia="en-IN"/>
        </w:rPr>
      </w:pPr>
      <w:r w:rsidRPr="00EE39C8">
        <w:rPr>
          <w:rFonts w:ascii="Segoe UI" w:eastAsia="Times New Roman" w:hAnsi="Segoe UI" w:cs="Segoe UI"/>
          <w:sz w:val="21"/>
          <w:szCs w:val="21"/>
          <w:lang w:eastAsia="en-IN"/>
        </w:rPr>
        <w:lastRenderedPageBreak/>
        <w:t>→ enterprise-genai-terraform-locks</w:t>
      </w:r>
    </w:p>
    <w:p w:rsidR="00EE39C8" w:rsidRPr="00EE39C8" w:rsidRDefault="00EE39C8" w:rsidP="00EE39C8">
      <w:pPr>
        <w:spacing w:after="0" w:line="300" w:lineRule="atLeast"/>
        <w:rPr>
          <w:rFonts w:ascii="Segoe UI" w:eastAsia="Times New Roman" w:hAnsi="Segoe UI" w:cs="Segoe UI"/>
          <w:sz w:val="21"/>
          <w:szCs w:val="21"/>
          <w:lang w:eastAsia="en-IN"/>
        </w:rPr>
      </w:pPr>
      <w:r w:rsidRPr="00EE39C8">
        <w:rPr>
          <w:rFonts w:ascii="Segoe UI" w:eastAsia="Times New Roman" w:hAnsi="Segoe UI" w:cs="Segoe UI"/>
          <w:sz w:val="21"/>
          <w:szCs w:val="21"/>
          <w:lang w:eastAsia="en-IN"/>
        </w:rPr>
        <w:t>→ Explore table items</w:t>
      </w:r>
    </w:p>
    <w:p w:rsidR="00EE39C8" w:rsidRPr="00EE39C8" w:rsidRDefault="00EE39C8" w:rsidP="00EE39C8">
      <w:pPr>
        <w:spacing w:before="100" w:beforeAutospacing="1" w:after="100" w:afterAutospacing="1" w:line="300" w:lineRule="atLeast"/>
        <w:rPr>
          <w:rFonts w:ascii="Segoe UI" w:eastAsia="Times New Roman" w:hAnsi="Segoe UI" w:cs="Segoe UI"/>
          <w:sz w:val="21"/>
          <w:szCs w:val="21"/>
          <w:lang w:eastAsia="en-IN"/>
        </w:rPr>
      </w:pPr>
      <w:r w:rsidRPr="00EE39C8">
        <w:rPr>
          <w:rFonts w:ascii="Segoe UI" w:eastAsia="Times New Roman" w:hAnsi="Segoe UI" w:cs="Segoe UI"/>
          <w:sz w:val="21"/>
          <w:szCs w:val="21"/>
          <w:lang w:eastAsia="en-IN"/>
        </w:rPr>
        <w:t>Normally table empty dikhegi.</w:t>
      </w:r>
    </w:p>
    <w:p w:rsidR="00EE39C8" w:rsidRPr="00EE39C8" w:rsidRDefault="00EE39C8" w:rsidP="00EE39C8">
      <w:pPr>
        <w:spacing w:before="100" w:beforeAutospacing="1" w:after="100" w:afterAutospacing="1" w:line="300" w:lineRule="atLeast"/>
        <w:rPr>
          <w:rFonts w:ascii="Segoe UI" w:eastAsia="Times New Roman" w:hAnsi="Segoe UI" w:cs="Segoe UI"/>
          <w:sz w:val="21"/>
          <w:szCs w:val="21"/>
          <w:lang w:eastAsia="en-IN"/>
        </w:rPr>
      </w:pPr>
      <w:r w:rsidRPr="00EE39C8">
        <w:rPr>
          <w:rFonts w:ascii="Segoe UI" w:eastAsia="Times New Roman" w:hAnsi="Segoe UI" w:cs="Segoe UI"/>
          <w:sz w:val="21"/>
          <w:szCs w:val="21"/>
          <w:lang w:eastAsia="en-IN"/>
        </w:rPr>
        <w:t xml:space="preserve">Jab </w:t>
      </w:r>
      <w:r w:rsidRPr="00EE39C8">
        <w:rPr>
          <w:rFonts w:ascii="Courier New" w:eastAsia="Times New Roman" w:hAnsi="Courier New" w:cs="Courier New"/>
          <w:sz w:val="20"/>
          <w:szCs w:val="20"/>
          <w:lang w:eastAsia="en-IN"/>
        </w:rPr>
        <w:t>terraform plan/apply</w:t>
      </w:r>
      <w:r w:rsidRPr="00EE39C8">
        <w:rPr>
          <w:rFonts w:ascii="Segoe UI" w:eastAsia="Times New Roman" w:hAnsi="Segoe UI" w:cs="Segoe UI"/>
          <w:sz w:val="21"/>
          <w:szCs w:val="21"/>
          <w:lang w:eastAsia="en-IN"/>
        </w:rPr>
        <w:t xml:space="preserve"> chal raha hota hai, tab temporary lock item aa sakta hai:</w:t>
      </w:r>
    </w:p>
    <w:p w:rsidR="00EE39C8" w:rsidRPr="00EE39C8" w:rsidRDefault="00EE39C8" w:rsidP="00EE39C8">
      <w:pPr>
        <w:spacing w:before="100" w:beforeAutospacing="1" w:after="100" w:afterAutospacing="1" w:line="300" w:lineRule="atLeast"/>
        <w:rPr>
          <w:rFonts w:ascii="Segoe UI" w:eastAsia="Times New Roman" w:hAnsi="Segoe UI" w:cs="Segoe UI"/>
          <w:sz w:val="21"/>
          <w:szCs w:val="21"/>
          <w:lang w:eastAsia="en-IN"/>
        </w:rPr>
      </w:pPr>
      <w:r w:rsidRPr="00EE39C8">
        <w:rPr>
          <w:rFonts w:ascii="Segoe UI" w:eastAsia="Times New Roman" w:hAnsi="Segoe UI" w:cs="Segoe UI"/>
          <w:sz w:val="21"/>
          <w:szCs w:val="21"/>
          <w:lang w:eastAsia="en-IN"/>
        </w:rPr>
        <w:t>LockID</w:t>
      </w:r>
    </w:p>
    <w:p w:rsidR="00EE39C8" w:rsidRPr="00EE39C8" w:rsidRDefault="00EE39C8" w:rsidP="00EE39C8">
      <w:pPr>
        <w:spacing w:before="100" w:beforeAutospacing="1" w:after="100" w:afterAutospacing="1" w:line="300" w:lineRule="atLeast"/>
        <w:rPr>
          <w:rFonts w:ascii="Segoe UI" w:eastAsia="Times New Roman" w:hAnsi="Segoe UI" w:cs="Segoe UI"/>
          <w:sz w:val="21"/>
          <w:szCs w:val="21"/>
          <w:lang w:eastAsia="en-IN"/>
        </w:rPr>
      </w:pPr>
      <w:r w:rsidRPr="00EE39C8">
        <w:rPr>
          <w:rFonts w:ascii="Segoe UI" w:eastAsia="Times New Roman" w:hAnsi="Segoe UI" w:cs="Segoe UI"/>
          <w:sz w:val="21"/>
          <w:szCs w:val="21"/>
          <w:lang w:eastAsia="en-IN"/>
        </w:rPr>
        <w:t>Terraform complete hone ke baad lock item remove ho jata hai.</w:t>
      </w:r>
    </w:p>
    <w:p w:rsidR="00EE39C8" w:rsidRPr="00EE39C8" w:rsidRDefault="00114F67" w:rsidP="00EE39C8">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42" style="width:0;height:1.5pt" o:hralign="center" o:hrstd="t" o:hr="t" fillcolor="#a0a0a0" stroked="f"/>
        </w:pict>
      </w:r>
    </w:p>
    <w:p w:rsidR="00EE39C8" w:rsidRPr="00EE39C8" w:rsidRDefault="00EE39C8" w:rsidP="00EE39C8">
      <w:pPr>
        <w:spacing w:before="100" w:beforeAutospacing="1" w:after="100" w:afterAutospacing="1" w:line="300" w:lineRule="atLeast"/>
        <w:outlineLvl w:val="1"/>
        <w:rPr>
          <w:rFonts w:ascii="Segoe UI" w:eastAsia="Times New Roman" w:hAnsi="Segoe UI" w:cs="Segoe UI"/>
          <w:b/>
          <w:bCs/>
          <w:sz w:val="36"/>
          <w:szCs w:val="36"/>
          <w:lang w:eastAsia="en-IN"/>
        </w:rPr>
      </w:pPr>
      <w:r w:rsidRPr="00EE39C8">
        <w:rPr>
          <w:rFonts w:ascii="Segoe UI" w:eastAsia="Times New Roman" w:hAnsi="Segoe UI" w:cs="Segoe UI"/>
          <w:b/>
          <w:bCs/>
          <w:sz w:val="36"/>
          <w:szCs w:val="36"/>
          <w:lang w:eastAsia="en-IN"/>
        </w:rPr>
        <w:t>4. Abhi state S3 me gayi hai ya nahi?</w:t>
      </w:r>
    </w:p>
    <w:p w:rsidR="00EE39C8" w:rsidRPr="00EE39C8" w:rsidRDefault="00EE39C8" w:rsidP="00EE39C8">
      <w:pPr>
        <w:spacing w:before="100" w:beforeAutospacing="1" w:after="100" w:afterAutospacing="1" w:line="300" w:lineRule="atLeast"/>
        <w:rPr>
          <w:rFonts w:ascii="Segoe UI" w:eastAsia="Times New Roman" w:hAnsi="Segoe UI" w:cs="Segoe UI"/>
          <w:sz w:val="21"/>
          <w:szCs w:val="21"/>
          <w:lang w:eastAsia="en-IN"/>
        </w:rPr>
      </w:pPr>
      <w:r w:rsidRPr="00EE39C8">
        <w:rPr>
          <w:rFonts w:ascii="Segoe UI" w:eastAsia="Times New Roman" w:hAnsi="Segoe UI" w:cs="Segoe UI"/>
          <w:sz w:val="21"/>
          <w:szCs w:val="21"/>
          <w:lang w:eastAsia="en-IN"/>
        </w:rPr>
        <w:t xml:space="preserve">Abhi </w:t>
      </w:r>
      <w:r w:rsidRPr="00EE39C8">
        <w:rPr>
          <w:rFonts w:ascii="Segoe UI" w:eastAsia="Times New Roman" w:hAnsi="Segoe UI" w:cs="Segoe UI"/>
          <w:b/>
          <w:bCs/>
          <w:sz w:val="21"/>
          <w:szCs w:val="21"/>
          <w:lang w:eastAsia="en-IN"/>
        </w:rPr>
        <w:t>backend.tf create hua hai</w:t>
      </w:r>
      <w:r w:rsidRPr="00EE39C8">
        <w:rPr>
          <w:rFonts w:ascii="Segoe UI" w:eastAsia="Times New Roman" w:hAnsi="Segoe UI" w:cs="Segoe UI"/>
          <w:sz w:val="21"/>
          <w:szCs w:val="21"/>
          <w:lang w:eastAsia="en-IN"/>
        </w:rPr>
        <w:t>, but state abhi S3 me migrate nahi hui.</w:t>
      </w:r>
    </w:p>
    <w:p w:rsidR="00EE39C8" w:rsidRPr="00EE39C8" w:rsidRDefault="00EE39C8" w:rsidP="00EE39C8">
      <w:pPr>
        <w:spacing w:before="100" w:beforeAutospacing="1" w:after="100" w:afterAutospacing="1" w:line="300" w:lineRule="atLeast"/>
        <w:rPr>
          <w:rFonts w:ascii="Segoe UI" w:eastAsia="Times New Roman" w:hAnsi="Segoe UI" w:cs="Segoe UI"/>
          <w:sz w:val="21"/>
          <w:szCs w:val="21"/>
          <w:lang w:eastAsia="en-IN"/>
        </w:rPr>
      </w:pPr>
      <w:r w:rsidRPr="00EE39C8">
        <w:rPr>
          <w:rFonts w:ascii="Segoe UI" w:eastAsia="Times New Roman" w:hAnsi="Segoe UI" w:cs="Segoe UI"/>
          <w:sz w:val="21"/>
          <w:szCs w:val="21"/>
          <w:lang w:eastAsia="en-IN"/>
        </w:rPr>
        <w:t>State migrate tab hogi jab hum ye command chalayein:</w:t>
      </w:r>
    </w:p>
    <w:p w:rsidR="00EE39C8" w:rsidRPr="00EE39C8" w:rsidRDefault="00EE39C8" w:rsidP="00EE39C8">
      <w:pPr>
        <w:spacing w:before="100" w:beforeAutospacing="1" w:after="100" w:afterAutospacing="1" w:line="300" w:lineRule="atLeast"/>
        <w:rPr>
          <w:rFonts w:ascii="Segoe UI" w:eastAsia="Times New Roman" w:hAnsi="Segoe UI" w:cs="Segoe UI"/>
          <w:sz w:val="21"/>
          <w:szCs w:val="21"/>
          <w:lang w:eastAsia="en-IN"/>
        </w:rPr>
      </w:pPr>
      <w:r w:rsidRPr="00EE39C8">
        <w:rPr>
          <w:rFonts w:ascii="Segoe UI" w:eastAsia="Times New Roman" w:hAnsi="Segoe UI" w:cs="Segoe UI"/>
          <w:sz w:val="21"/>
          <w:szCs w:val="21"/>
          <w:lang w:eastAsia="en-IN"/>
        </w:rPr>
        <w:t>terraform init -migrate-state</w:t>
      </w:r>
    </w:p>
    <w:p w:rsidR="00EE39C8" w:rsidRPr="00EE39C8" w:rsidRDefault="00EE39C8" w:rsidP="00EE39C8">
      <w:pPr>
        <w:spacing w:before="100" w:beforeAutospacing="1" w:after="100" w:afterAutospacing="1" w:line="300" w:lineRule="atLeast"/>
        <w:rPr>
          <w:rFonts w:ascii="Segoe UI" w:eastAsia="Times New Roman" w:hAnsi="Segoe UI" w:cs="Segoe UI"/>
          <w:sz w:val="21"/>
          <w:szCs w:val="21"/>
          <w:lang w:eastAsia="en-IN"/>
        </w:rPr>
      </w:pPr>
      <w:r w:rsidRPr="00EE39C8">
        <w:rPr>
          <w:rFonts w:ascii="Segoe UI" w:eastAsia="Times New Roman" w:hAnsi="Segoe UI" w:cs="Segoe UI"/>
          <w:sz w:val="21"/>
          <w:szCs w:val="21"/>
          <w:lang w:eastAsia="en-IN"/>
        </w:rPr>
        <w:t>Ye command local state ko S3 backend me move karegi.</w:t>
      </w:r>
    </w:p>
    <w:p w:rsidR="00EE39C8" w:rsidRPr="00EE39C8" w:rsidRDefault="00114F67" w:rsidP="00EE39C8">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43" style="width:0;height:1.5pt" o:hralign="center" o:hrstd="t" o:hr="t" fillcolor="#a0a0a0" stroked="f"/>
        </w:pict>
      </w:r>
    </w:p>
    <w:p w:rsidR="00EE39C8" w:rsidRPr="00EE39C8" w:rsidRDefault="00EE39C8" w:rsidP="00EE39C8">
      <w:pPr>
        <w:spacing w:before="100" w:beforeAutospacing="1" w:after="100" w:afterAutospacing="1" w:line="300" w:lineRule="atLeast"/>
        <w:outlineLvl w:val="1"/>
        <w:rPr>
          <w:rFonts w:ascii="Segoe UI" w:eastAsia="Times New Roman" w:hAnsi="Segoe UI" w:cs="Segoe UI"/>
          <w:b/>
          <w:bCs/>
          <w:sz w:val="36"/>
          <w:szCs w:val="36"/>
          <w:lang w:eastAsia="en-IN"/>
        </w:rPr>
      </w:pPr>
      <w:r w:rsidRPr="00EE39C8">
        <w:rPr>
          <w:rFonts w:ascii="Segoe UI" w:eastAsia="Times New Roman" w:hAnsi="Segoe UI" w:cs="Segoe UI"/>
          <w:b/>
          <w:bCs/>
          <w:sz w:val="36"/>
          <w:szCs w:val="36"/>
          <w:lang w:eastAsia="en-IN"/>
        </w:rPr>
        <w:t>5. Ab next safe step</w:t>
      </w:r>
    </w:p>
    <w:p w:rsidR="00EE39C8" w:rsidRPr="00EE39C8" w:rsidRDefault="00EE39C8" w:rsidP="00EE39C8">
      <w:pPr>
        <w:spacing w:before="100" w:beforeAutospacing="1" w:after="100" w:afterAutospacing="1" w:line="300" w:lineRule="atLeast"/>
        <w:rPr>
          <w:rFonts w:ascii="Segoe UI" w:eastAsia="Times New Roman" w:hAnsi="Segoe UI" w:cs="Segoe UI"/>
          <w:sz w:val="21"/>
          <w:szCs w:val="21"/>
          <w:lang w:eastAsia="en-IN"/>
        </w:rPr>
      </w:pPr>
      <w:r w:rsidRPr="00EE39C8">
        <w:rPr>
          <w:rFonts w:ascii="Segoe UI" w:eastAsia="Times New Roman" w:hAnsi="Segoe UI" w:cs="Segoe UI"/>
          <w:sz w:val="21"/>
          <w:szCs w:val="21"/>
          <w:lang w:eastAsia="en-IN"/>
        </w:rPr>
        <w:t>Abhi sirf ye run karo:</w:t>
      </w:r>
    </w:p>
    <w:p w:rsidR="00EE39C8" w:rsidRPr="00EE39C8" w:rsidRDefault="00EE39C8" w:rsidP="00EE39C8">
      <w:pPr>
        <w:spacing w:before="100" w:beforeAutospacing="1" w:after="100" w:afterAutospacing="1" w:line="300" w:lineRule="atLeast"/>
        <w:rPr>
          <w:rFonts w:ascii="Segoe UI" w:eastAsia="Times New Roman" w:hAnsi="Segoe UI" w:cs="Segoe UI"/>
          <w:sz w:val="21"/>
          <w:szCs w:val="21"/>
          <w:lang w:eastAsia="en-IN"/>
        </w:rPr>
      </w:pPr>
      <w:r w:rsidRPr="00EE39C8">
        <w:rPr>
          <w:rFonts w:ascii="Segoe UI" w:eastAsia="Times New Roman" w:hAnsi="Segoe UI" w:cs="Segoe UI"/>
          <w:sz w:val="21"/>
          <w:szCs w:val="21"/>
          <w:lang w:eastAsia="en-IN"/>
        </w:rPr>
        <w:t>terraform init -migrate-state</w:t>
      </w:r>
    </w:p>
    <w:p w:rsidR="00EE39C8" w:rsidRPr="00EE39C8" w:rsidRDefault="00EE39C8" w:rsidP="00EE39C8">
      <w:pPr>
        <w:spacing w:before="100" w:beforeAutospacing="1" w:after="100" w:afterAutospacing="1" w:line="300" w:lineRule="atLeast"/>
        <w:rPr>
          <w:rFonts w:ascii="Segoe UI" w:eastAsia="Times New Roman" w:hAnsi="Segoe UI" w:cs="Segoe UI"/>
          <w:sz w:val="21"/>
          <w:szCs w:val="21"/>
          <w:lang w:eastAsia="en-IN"/>
        </w:rPr>
      </w:pPr>
      <w:r w:rsidRPr="00EE39C8">
        <w:rPr>
          <w:rFonts w:ascii="Segoe UI" w:eastAsia="Times New Roman" w:hAnsi="Segoe UI" w:cs="Segoe UI"/>
          <w:sz w:val="21"/>
          <w:szCs w:val="21"/>
          <w:lang w:eastAsia="en-IN"/>
        </w:rPr>
        <w:t>Agar prompt aaye:</w:t>
      </w:r>
    </w:p>
    <w:p w:rsidR="00EE39C8" w:rsidRPr="00EE39C8" w:rsidRDefault="00EE39C8" w:rsidP="00EE39C8">
      <w:pPr>
        <w:spacing w:before="100" w:beforeAutospacing="1" w:after="100" w:afterAutospacing="1" w:line="300" w:lineRule="atLeast"/>
        <w:rPr>
          <w:rFonts w:ascii="Segoe UI" w:eastAsia="Times New Roman" w:hAnsi="Segoe UI" w:cs="Segoe UI"/>
          <w:sz w:val="21"/>
          <w:szCs w:val="21"/>
          <w:lang w:eastAsia="en-IN"/>
        </w:rPr>
      </w:pPr>
      <w:r w:rsidRPr="00EE39C8">
        <w:rPr>
          <w:rFonts w:ascii="Segoe UI" w:eastAsia="Times New Roman" w:hAnsi="Segoe UI" w:cs="Segoe UI"/>
          <w:sz w:val="21"/>
          <w:szCs w:val="21"/>
          <w:lang w:eastAsia="en-IN"/>
        </w:rPr>
        <w:t>Do you want to copy existing state to the new backend?</w:t>
      </w:r>
    </w:p>
    <w:p w:rsidR="00EE39C8" w:rsidRPr="00EE39C8" w:rsidRDefault="00EE39C8" w:rsidP="00EE39C8">
      <w:pPr>
        <w:spacing w:before="100" w:beforeAutospacing="1" w:after="100" w:afterAutospacing="1" w:line="300" w:lineRule="atLeast"/>
        <w:rPr>
          <w:rFonts w:ascii="Segoe UI" w:eastAsia="Times New Roman" w:hAnsi="Segoe UI" w:cs="Segoe UI"/>
          <w:sz w:val="21"/>
          <w:szCs w:val="21"/>
          <w:lang w:eastAsia="en-IN"/>
        </w:rPr>
      </w:pPr>
      <w:r w:rsidRPr="00EE39C8">
        <w:rPr>
          <w:rFonts w:ascii="Segoe UI" w:eastAsia="Times New Roman" w:hAnsi="Segoe UI" w:cs="Segoe UI"/>
          <w:sz w:val="21"/>
          <w:szCs w:val="21"/>
          <w:lang w:eastAsia="en-IN"/>
        </w:rPr>
        <w:t>Type karna:</w:t>
      </w:r>
    </w:p>
    <w:p w:rsidR="00EE39C8" w:rsidRPr="00EE39C8" w:rsidRDefault="00EE39C8" w:rsidP="00EE39C8">
      <w:pPr>
        <w:spacing w:before="100" w:beforeAutospacing="1" w:after="100" w:afterAutospacing="1" w:line="300" w:lineRule="atLeast"/>
        <w:rPr>
          <w:rFonts w:ascii="Segoe UI" w:eastAsia="Times New Roman" w:hAnsi="Segoe UI" w:cs="Segoe UI"/>
          <w:sz w:val="21"/>
          <w:szCs w:val="21"/>
          <w:lang w:eastAsia="en-IN"/>
        </w:rPr>
      </w:pPr>
      <w:r w:rsidRPr="00EE39C8">
        <w:rPr>
          <w:rFonts w:ascii="Segoe UI" w:eastAsia="Times New Roman" w:hAnsi="Segoe UI" w:cs="Segoe UI"/>
          <w:sz w:val="21"/>
          <w:szCs w:val="21"/>
          <w:lang w:eastAsia="en-IN"/>
        </w:rPr>
        <w:t>yes</w:t>
      </w:r>
    </w:p>
    <w:p w:rsidR="00EE39C8" w:rsidRPr="00EE39C8" w:rsidRDefault="00EE39C8" w:rsidP="00EE39C8">
      <w:pPr>
        <w:spacing w:before="100" w:beforeAutospacing="1" w:after="100" w:afterAutospacing="1" w:line="300" w:lineRule="atLeast"/>
        <w:rPr>
          <w:rFonts w:ascii="Segoe UI" w:eastAsia="Times New Roman" w:hAnsi="Segoe UI" w:cs="Segoe UI"/>
          <w:sz w:val="21"/>
          <w:szCs w:val="21"/>
          <w:lang w:eastAsia="en-IN"/>
        </w:rPr>
      </w:pPr>
      <w:r w:rsidRPr="00EE39C8">
        <w:rPr>
          <w:rFonts w:ascii="Segoe UI" w:eastAsia="Times New Roman" w:hAnsi="Segoe UI" w:cs="Segoe UI"/>
          <w:sz w:val="21"/>
          <w:szCs w:val="21"/>
          <w:lang w:eastAsia="en-IN"/>
        </w:rPr>
        <w:t xml:space="preserve">Phir output bhejna. Uske baad hum S3 console/CLI se verify karenge ki </w:t>
      </w:r>
      <w:r w:rsidRPr="00EE39C8">
        <w:rPr>
          <w:rFonts w:ascii="Courier New" w:eastAsia="Times New Roman" w:hAnsi="Courier New" w:cs="Courier New"/>
          <w:sz w:val="20"/>
          <w:szCs w:val="20"/>
          <w:lang w:eastAsia="en-IN"/>
        </w:rPr>
        <w:t>terraform.tfstate</w:t>
      </w:r>
      <w:r w:rsidRPr="00EE39C8">
        <w:rPr>
          <w:rFonts w:ascii="Segoe UI" w:eastAsia="Times New Roman" w:hAnsi="Segoe UI" w:cs="Segoe UI"/>
          <w:sz w:val="21"/>
          <w:szCs w:val="21"/>
          <w:lang w:eastAsia="en-IN"/>
        </w:rPr>
        <w:t xml:space="preserve"> object create hua ya nahi.</w:t>
      </w:r>
    </w:p>
    <w:p w:rsidR="00EE39C8" w:rsidRDefault="00EE39C8" w:rsidP="00EE39C8">
      <w:pPr>
        <w:pStyle w:val="NormalWeb"/>
        <w:spacing w:line="300" w:lineRule="atLeast"/>
        <w:rPr>
          <w:rFonts w:ascii="Segoe UI" w:hAnsi="Segoe UI" w:cs="Segoe UI"/>
          <w:sz w:val="21"/>
          <w:szCs w:val="21"/>
        </w:rPr>
      </w:pPr>
      <w:r>
        <w:rPr>
          <w:rFonts w:ascii="Segoe UI" w:hAnsi="Segoe UI" w:cs="Segoe UI"/>
          <w:sz w:val="21"/>
          <w:szCs w:val="21"/>
        </w:rPr>
        <w:t>imageimage.png (Image: Terraform S3 backend initialization successful)</w:t>
      </w:r>
    </w:p>
    <w:p w:rsidR="00EE39C8" w:rsidRDefault="00EE39C8" w:rsidP="00EE39C8">
      <w:pPr>
        <w:pStyle w:val="NormalWeb"/>
        <w:spacing w:line="300" w:lineRule="atLeast"/>
        <w:rPr>
          <w:rFonts w:ascii="Segoe UI" w:hAnsi="Segoe UI" w:cs="Segoe UI"/>
          <w:sz w:val="21"/>
          <w:szCs w:val="21"/>
        </w:rPr>
      </w:pPr>
      <w:r>
        <w:rPr>
          <w:rFonts w:ascii="Segoe UI" w:hAnsi="Segoe UI" w:cs="Segoe UI"/>
          <w:sz w:val="21"/>
          <w:szCs w:val="21"/>
        </w:rPr>
        <w:t>imageimage.png (Image: S3 object terraform.tfstate visible in backend bucket)</w:t>
      </w:r>
    </w:p>
    <w:p w:rsidR="00EE39C8" w:rsidRDefault="00EE39C8" w:rsidP="00EE39C8">
      <w:pPr>
        <w:pStyle w:val="NormalWeb"/>
        <w:spacing w:line="300" w:lineRule="atLeast"/>
        <w:rPr>
          <w:rFonts w:ascii="Segoe UI" w:hAnsi="Segoe UI" w:cs="Segoe UI"/>
          <w:sz w:val="21"/>
          <w:szCs w:val="21"/>
        </w:rPr>
      </w:pPr>
      <w:r>
        <w:rPr>
          <w:rFonts w:ascii="Segoe UI" w:hAnsi="Segoe UI" w:cs="Segoe UI"/>
          <w:sz w:val="21"/>
          <w:szCs w:val="21"/>
        </w:rPr>
        <w:t>imageimage.png (Image: DynamoDB backend lock table item visible)</w:t>
      </w:r>
    </w:p>
    <w:p w:rsidR="00EE39C8" w:rsidRDefault="00EE39C8" w:rsidP="00EE39C8">
      <w:pPr>
        <w:pStyle w:val="NormalWeb"/>
        <w:spacing w:line="300" w:lineRule="atLeast"/>
        <w:rPr>
          <w:rFonts w:ascii="Segoe UI" w:hAnsi="Segoe UI" w:cs="Segoe UI"/>
          <w:sz w:val="21"/>
          <w:szCs w:val="21"/>
        </w:rPr>
      </w:pPr>
      <w:r>
        <w:rPr>
          <w:rFonts w:ascii="Segoe UI" w:hAnsi="Segoe UI" w:cs="Segoe UI"/>
          <w:sz w:val="21"/>
          <w:szCs w:val="21"/>
        </w:rPr>
        <w:t xml:space="preserve">Perfect bhai </w:t>
      </w:r>
      <w:r>
        <w:rPr>
          <w:rFonts w:ascii="Segoe UI Symbol" w:hAnsi="Segoe UI Symbol" w:cs="Segoe UI Symbol"/>
          <w:sz w:val="21"/>
          <w:szCs w:val="21"/>
        </w:rPr>
        <w:t>✅</w:t>
      </w:r>
      <w:r>
        <w:rPr>
          <w:rFonts w:ascii="Segoe UI" w:hAnsi="Segoe UI" w:cs="Segoe UI"/>
          <w:sz w:val="21"/>
          <w:szCs w:val="21"/>
        </w:rPr>
        <w:t xml:space="preserve"> </w:t>
      </w:r>
      <w:r>
        <w:rPr>
          <w:rStyle w:val="Strong"/>
          <w:rFonts w:ascii="Segoe UI" w:hAnsi="Segoe UI" w:cs="Segoe UI"/>
          <w:sz w:val="21"/>
          <w:szCs w:val="21"/>
        </w:rPr>
        <w:t>Terraform remote backend successfully configure ho gaya.</w:t>
      </w:r>
    </w:p>
    <w:p w:rsidR="00EE39C8" w:rsidRDefault="00EE39C8" w:rsidP="00EE39C8">
      <w:pPr>
        <w:pStyle w:val="NormalWeb"/>
        <w:spacing w:line="300" w:lineRule="atLeast"/>
        <w:rPr>
          <w:rFonts w:ascii="Segoe UI" w:hAnsi="Segoe UI" w:cs="Segoe UI"/>
          <w:sz w:val="21"/>
          <w:szCs w:val="21"/>
        </w:rPr>
      </w:pPr>
      <w:r>
        <w:rPr>
          <w:rFonts w:ascii="Segoe UI" w:hAnsi="Segoe UI" w:cs="Segoe UI"/>
          <w:sz w:val="21"/>
          <w:szCs w:val="21"/>
        </w:rPr>
        <w:t>Tumhare screenshots me 3 important proofs hain:</w:t>
      </w:r>
    </w:p>
    <w:p w:rsidR="00EE39C8" w:rsidRDefault="00114F67" w:rsidP="00EE39C8">
      <w:pPr>
        <w:spacing w:line="300" w:lineRule="atLeast"/>
        <w:rPr>
          <w:rFonts w:ascii="Segoe UI" w:hAnsi="Segoe UI" w:cs="Segoe UI"/>
          <w:sz w:val="21"/>
          <w:szCs w:val="21"/>
        </w:rPr>
      </w:pPr>
      <w:r>
        <w:rPr>
          <w:rFonts w:ascii="Segoe UI" w:hAnsi="Segoe UI" w:cs="Segoe UI"/>
          <w:sz w:val="21"/>
          <w:szCs w:val="21"/>
        </w:rPr>
        <w:pict>
          <v:rect id="_x0000_i1144" style="width:0;height:1.5pt" o:hralign="center" o:hrstd="t" o:hr="t" fillcolor="#a0a0a0" stroked="f"/>
        </w:pict>
      </w:r>
    </w:p>
    <w:p w:rsidR="00EE39C8" w:rsidRDefault="00EE39C8" w:rsidP="00EE39C8">
      <w:pPr>
        <w:pStyle w:val="Heading2"/>
        <w:spacing w:line="300" w:lineRule="atLeast"/>
        <w:rPr>
          <w:rFonts w:ascii="Segoe UI" w:hAnsi="Segoe UI" w:cs="Segoe UI"/>
        </w:rPr>
      </w:pPr>
      <w:r>
        <w:rPr>
          <w:rFonts w:ascii="Segoe UI" w:hAnsi="Segoe UI" w:cs="Segoe UI"/>
        </w:rPr>
        <w:lastRenderedPageBreak/>
        <w:t xml:space="preserve">1. Terraform backend successfully configured </w:t>
      </w:r>
      <w:r>
        <w:rPr>
          <w:rFonts w:ascii="Segoe UI Symbol" w:hAnsi="Segoe UI Symbol" w:cs="Segoe UI Symbol"/>
        </w:rPr>
        <w:t>✅</w:t>
      </w:r>
    </w:p>
    <w:p w:rsidR="00EE39C8" w:rsidRDefault="00EE39C8" w:rsidP="00EE39C8">
      <w:pPr>
        <w:pStyle w:val="NormalWeb"/>
        <w:spacing w:line="300" w:lineRule="atLeast"/>
        <w:rPr>
          <w:rFonts w:ascii="Segoe UI" w:hAnsi="Segoe UI" w:cs="Segoe UI"/>
          <w:sz w:val="21"/>
          <w:szCs w:val="21"/>
        </w:rPr>
      </w:pPr>
      <w:r>
        <w:rPr>
          <w:rFonts w:ascii="Segoe UI" w:hAnsi="Segoe UI" w:cs="Segoe UI"/>
          <w:sz w:val="21"/>
          <w:szCs w:val="21"/>
        </w:rPr>
        <w:t>CloudShell output me dikh raha hai:</w:t>
      </w:r>
    </w:p>
    <w:p w:rsidR="00EE39C8" w:rsidRDefault="00EE39C8" w:rsidP="00EE39C8">
      <w:pPr>
        <w:spacing w:line="300" w:lineRule="atLeast"/>
        <w:rPr>
          <w:rFonts w:ascii="Segoe UI" w:hAnsi="Segoe UI" w:cs="Segoe UI"/>
          <w:sz w:val="21"/>
          <w:szCs w:val="21"/>
        </w:rPr>
      </w:pPr>
      <w:r>
        <w:rPr>
          <w:rFonts w:ascii="Segoe UI" w:hAnsi="Segoe UI" w:cs="Segoe UI"/>
          <w:sz w:val="21"/>
          <w:szCs w:val="21"/>
        </w:rPr>
        <w:t>Successfully configured the backend "s3"!</w:t>
      </w:r>
    </w:p>
    <w:p w:rsidR="00EE39C8" w:rsidRDefault="00EE39C8" w:rsidP="00EE39C8">
      <w:pPr>
        <w:spacing w:line="300" w:lineRule="atLeast"/>
        <w:rPr>
          <w:rFonts w:ascii="Segoe UI" w:hAnsi="Segoe UI" w:cs="Segoe UI"/>
          <w:sz w:val="21"/>
          <w:szCs w:val="21"/>
        </w:rPr>
      </w:pPr>
      <w:r>
        <w:rPr>
          <w:rFonts w:ascii="Segoe UI" w:hAnsi="Segoe UI" w:cs="Segoe UI"/>
          <w:sz w:val="21"/>
          <w:szCs w:val="21"/>
        </w:rPr>
        <w:t>Terraform has been successfully initialized!</w:t>
      </w:r>
    </w:p>
    <w:p w:rsidR="00EE39C8" w:rsidRDefault="00EE39C8" w:rsidP="00EE39C8">
      <w:pPr>
        <w:pStyle w:val="NormalWeb"/>
        <w:spacing w:line="300" w:lineRule="atLeast"/>
        <w:rPr>
          <w:rFonts w:ascii="Segoe UI" w:hAnsi="Segoe UI" w:cs="Segoe UI"/>
          <w:sz w:val="21"/>
          <w:szCs w:val="21"/>
        </w:rPr>
      </w:pPr>
      <w:r>
        <w:rPr>
          <w:rFonts w:ascii="Segoe UI" w:hAnsi="Segoe UI" w:cs="Segoe UI"/>
          <w:sz w:val="21"/>
          <w:szCs w:val="21"/>
        </w:rPr>
        <w:t xml:space="preserve">Matlab Terraform ab local </w:t>
      </w:r>
      <w:r>
        <w:rPr>
          <w:rStyle w:val="HTMLCode"/>
          <w:rFonts w:eastAsiaTheme="majorEastAsia"/>
        </w:rPr>
        <w:t>terraform.tfstate</w:t>
      </w:r>
      <w:r>
        <w:rPr>
          <w:rFonts w:ascii="Segoe UI" w:hAnsi="Segoe UI" w:cs="Segoe UI"/>
          <w:sz w:val="21"/>
          <w:szCs w:val="21"/>
        </w:rPr>
        <w:t xml:space="preserve"> use nahi karega. Ab state remote backend me jayegi:</w:t>
      </w:r>
    </w:p>
    <w:p w:rsidR="00EE39C8" w:rsidRDefault="00EE39C8" w:rsidP="00EE39C8">
      <w:pPr>
        <w:pStyle w:val="NormalWeb"/>
        <w:spacing w:line="300" w:lineRule="atLeast"/>
        <w:rPr>
          <w:rFonts w:ascii="Segoe UI" w:hAnsi="Segoe UI" w:cs="Segoe UI"/>
          <w:sz w:val="21"/>
          <w:szCs w:val="21"/>
        </w:rPr>
      </w:pPr>
      <w:r>
        <w:rPr>
          <w:rFonts w:ascii="Segoe UI" w:hAnsi="Segoe UI" w:cs="Segoe UI"/>
          <w:sz w:val="21"/>
          <w:szCs w:val="21"/>
        </w:rPr>
        <w:t>S3 bucket + DynamoDB lock table</w:t>
      </w:r>
    </w:p>
    <w:p w:rsidR="00EE39C8" w:rsidRDefault="00114F67" w:rsidP="00EE39C8">
      <w:pPr>
        <w:spacing w:line="300" w:lineRule="atLeast"/>
        <w:rPr>
          <w:rFonts w:ascii="Segoe UI" w:hAnsi="Segoe UI" w:cs="Segoe UI"/>
          <w:sz w:val="21"/>
          <w:szCs w:val="21"/>
        </w:rPr>
      </w:pPr>
      <w:r>
        <w:rPr>
          <w:rFonts w:ascii="Segoe UI" w:hAnsi="Segoe UI" w:cs="Segoe UI"/>
          <w:sz w:val="21"/>
          <w:szCs w:val="21"/>
        </w:rPr>
        <w:pict>
          <v:rect id="_x0000_i1145" style="width:0;height:1.5pt" o:hralign="center" o:hrstd="t" o:hr="t" fillcolor="#a0a0a0" stroked="f"/>
        </w:pict>
      </w:r>
    </w:p>
    <w:p w:rsidR="00EE39C8" w:rsidRDefault="00EE39C8" w:rsidP="00EE39C8">
      <w:pPr>
        <w:pStyle w:val="Heading2"/>
        <w:spacing w:line="300" w:lineRule="atLeast"/>
        <w:rPr>
          <w:rFonts w:ascii="Segoe UI" w:hAnsi="Segoe UI" w:cs="Segoe UI"/>
        </w:rPr>
      </w:pPr>
      <w:r>
        <w:rPr>
          <w:rFonts w:ascii="Segoe UI" w:hAnsi="Segoe UI" w:cs="Segoe UI"/>
        </w:rPr>
        <w:t xml:space="preserve">2. S3 me </w:t>
      </w:r>
      <w:r>
        <w:rPr>
          <w:rStyle w:val="HTMLCode"/>
          <w:rFonts w:eastAsiaTheme="majorEastAsia"/>
        </w:rPr>
        <w:t>terraform.tfstate</w:t>
      </w:r>
      <w:r>
        <w:rPr>
          <w:rFonts w:ascii="Segoe UI" w:hAnsi="Segoe UI" w:cs="Segoe UI"/>
        </w:rPr>
        <w:t xml:space="preserve"> create ho gaya </w:t>
      </w:r>
      <w:r>
        <w:rPr>
          <w:rFonts w:ascii="Segoe UI Symbol" w:hAnsi="Segoe UI Symbol" w:cs="Segoe UI Symbol"/>
        </w:rPr>
        <w:t>✅</w:t>
      </w:r>
    </w:p>
    <w:p w:rsidR="00EE39C8" w:rsidRDefault="00EE39C8" w:rsidP="00EE39C8">
      <w:pPr>
        <w:pStyle w:val="NormalWeb"/>
        <w:spacing w:line="300" w:lineRule="atLeast"/>
        <w:rPr>
          <w:rFonts w:ascii="Segoe UI" w:hAnsi="Segoe UI" w:cs="Segoe UI"/>
          <w:sz w:val="21"/>
          <w:szCs w:val="21"/>
        </w:rPr>
      </w:pPr>
      <w:r>
        <w:rPr>
          <w:rFonts w:ascii="Segoe UI" w:hAnsi="Segoe UI" w:cs="Segoe UI"/>
          <w:sz w:val="21"/>
          <w:szCs w:val="21"/>
        </w:rPr>
        <w:t>S3 screenshot me object visible hai:</w:t>
      </w:r>
    </w:p>
    <w:p w:rsidR="00EE39C8" w:rsidRDefault="00EE39C8" w:rsidP="00EE39C8">
      <w:pPr>
        <w:pStyle w:val="NormalWeb"/>
        <w:spacing w:line="300" w:lineRule="atLeast"/>
        <w:rPr>
          <w:rFonts w:ascii="Segoe UI" w:hAnsi="Segoe UI" w:cs="Segoe UI"/>
          <w:sz w:val="21"/>
          <w:szCs w:val="21"/>
        </w:rPr>
      </w:pPr>
      <w:r>
        <w:rPr>
          <w:rFonts w:ascii="Segoe UI" w:hAnsi="Segoe UI" w:cs="Segoe UI"/>
          <w:sz w:val="21"/>
          <w:szCs w:val="21"/>
        </w:rPr>
        <w:t>enterprise-genai-assistant/dev/terraform.tfstate</w:t>
      </w:r>
    </w:p>
    <w:p w:rsidR="00EE39C8" w:rsidRDefault="00EE39C8" w:rsidP="00EE39C8">
      <w:pPr>
        <w:pStyle w:val="NormalWeb"/>
        <w:spacing w:line="300" w:lineRule="atLeast"/>
        <w:rPr>
          <w:rFonts w:ascii="Segoe UI" w:hAnsi="Segoe UI" w:cs="Segoe UI"/>
          <w:sz w:val="21"/>
          <w:szCs w:val="21"/>
        </w:rPr>
      </w:pPr>
      <w:r>
        <w:rPr>
          <w:rFonts w:ascii="Segoe UI" w:hAnsi="Segoe UI" w:cs="Segoe UI"/>
          <w:sz w:val="21"/>
          <w:szCs w:val="21"/>
        </w:rPr>
        <w:t>Size:</w:t>
      </w:r>
    </w:p>
    <w:p w:rsidR="00EE39C8" w:rsidRDefault="00EE39C8" w:rsidP="00EE39C8">
      <w:pPr>
        <w:pStyle w:val="NormalWeb"/>
        <w:spacing w:line="300" w:lineRule="atLeast"/>
        <w:rPr>
          <w:rFonts w:ascii="Segoe UI" w:hAnsi="Segoe UI" w:cs="Segoe UI"/>
          <w:sz w:val="21"/>
          <w:szCs w:val="21"/>
        </w:rPr>
      </w:pPr>
      <w:r>
        <w:rPr>
          <w:rFonts w:ascii="Segoe UI" w:hAnsi="Segoe UI" w:cs="Segoe UI"/>
          <w:sz w:val="21"/>
          <w:szCs w:val="21"/>
        </w:rPr>
        <w:t>6.9 KB</w:t>
      </w:r>
    </w:p>
    <w:p w:rsidR="00EE39C8" w:rsidRDefault="00EE39C8" w:rsidP="00EE39C8">
      <w:pPr>
        <w:pStyle w:val="NormalWeb"/>
        <w:spacing w:line="300" w:lineRule="atLeast"/>
        <w:rPr>
          <w:rFonts w:ascii="Segoe UI" w:hAnsi="Segoe UI" w:cs="Segoe UI"/>
          <w:sz w:val="21"/>
          <w:szCs w:val="21"/>
        </w:rPr>
      </w:pPr>
      <w:r>
        <w:rPr>
          <w:rFonts w:ascii="Segoe UI" w:hAnsi="Segoe UI" w:cs="Segoe UI"/>
          <w:sz w:val="21"/>
          <w:szCs w:val="21"/>
        </w:rPr>
        <w:t>Matlab local state successfully S3 me migrate ho gayi.</w:t>
      </w:r>
    </w:p>
    <w:p w:rsidR="00EE39C8" w:rsidRDefault="00114F67" w:rsidP="00EE39C8">
      <w:pPr>
        <w:spacing w:line="300" w:lineRule="atLeast"/>
        <w:rPr>
          <w:rFonts w:ascii="Segoe UI" w:hAnsi="Segoe UI" w:cs="Segoe UI"/>
          <w:sz w:val="21"/>
          <w:szCs w:val="21"/>
        </w:rPr>
      </w:pPr>
      <w:r>
        <w:rPr>
          <w:rFonts w:ascii="Segoe UI" w:hAnsi="Segoe UI" w:cs="Segoe UI"/>
          <w:sz w:val="21"/>
          <w:szCs w:val="21"/>
        </w:rPr>
        <w:pict>
          <v:rect id="_x0000_i1146" style="width:0;height:1.5pt" o:hralign="center" o:hrstd="t" o:hr="t" fillcolor="#a0a0a0" stroked="f"/>
        </w:pict>
      </w:r>
    </w:p>
    <w:p w:rsidR="00EE39C8" w:rsidRDefault="00EE39C8" w:rsidP="00EE39C8">
      <w:pPr>
        <w:pStyle w:val="Heading2"/>
        <w:spacing w:line="300" w:lineRule="atLeast"/>
        <w:rPr>
          <w:rFonts w:ascii="Segoe UI" w:hAnsi="Segoe UI" w:cs="Segoe UI"/>
        </w:rPr>
      </w:pPr>
      <w:r>
        <w:rPr>
          <w:rFonts w:ascii="Segoe UI" w:hAnsi="Segoe UI" w:cs="Segoe UI"/>
        </w:rPr>
        <w:t xml:space="preserve">3. DynamoDB table me item dikh raha hai </w:t>
      </w:r>
      <w:r>
        <w:rPr>
          <w:rFonts w:ascii="Segoe UI Symbol" w:hAnsi="Segoe UI Symbol" w:cs="Segoe UI Symbol"/>
        </w:rPr>
        <w:t>✅</w:t>
      </w:r>
    </w:p>
    <w:p w:rsidR="00EE39C8" w:rsidRDefault="00EE39C8" w:rsidP="00EE39C8">
      <w:pPr>
        <w:pStyle w:val="NormalWeb"/>
        <w:spacing w:line="300" w:lineRule="atLeast"/>
        <w:rPr>
          <w:rFonts w:ascii="Segoe UI" w:hAnsi="Segoe UI" w:cs="Segoe UI"/>
          <w:sz w:val="21"/>
          <w:szCs w:val="21"/>
        </w:rPr>
      </w:pPr>
      <w:r>
        <w:rPr>
          <w:rFonts w:ascii="Segoe UI" w:hAnsi="Segoe UI" w:cs="Segoe UI"/>
          <w:sz w:val="21"/>
          <w:szCs w:val="21"/>
        </w:rPr>
        <w:t>DynamoDB screenshot me item visible hai:</w:t>
      </w:r>
    </w:p>
    <w:p w:rsidR="00EE39C8" w:rsidRDefault="00EE39C8" w:rsidP="00EE39C8">
      <w:pPr>
        <w:spacing w:line="300" w:lineRule="atLeast"/>
        <w:rPr>
          <w:rFonts w:ascii="Segoe UI" w:hAnsi="Segoe UI" w:cs="Segoe UI"/>
          <w:sz w:val="21"/>
          <w:szCs w:val="21"/>
        </w:rPr>
      </w:pPr>
      <w:r>
        <w:rPr>
          <w:rFonts w:ascii="Segoe UI" w:hAnsi="Segoe UI" w:cs="Segoe UI"/>
          <w:sz w:val="21"/>
          <w:szCs w:val="21"/>
        </w:rPr>
        <w:t>LockID = enterprise-genai-tfstate-.../enterprise-genai-assistant/dev/terraform.tfstate-md5</w:t>
      </w:r>
    </w:p>
    <w:p w:rsidR="00EE39C8" w:rsidRDefault="00EE39C8" w:rsidP="00EE39C8">
      <w:pPr>
        <w:spacing w:line="300" w:lineRule="atLeast"/>
        <w:rPr>
          <w:rFonts w:ascii="Segoe UI" w:hAnsi="Segoe UI" w:cs="Segoe UI"/>
          <w:sz w:val="21"/>
          <w:szCs w:val="21"/>
        </w:rPr>
      </w:pPr>
      <w:r>
        <w:rPr>
          <w:rFonts w:ascii="Segoe UI" w:hAnsi="Segoe UI" w:cs="Segoe UI"/>
          <w:sz w:val="21"/>
          <w:szCs w:val="21"/>
        </w:rPr>
        <w:t>Digest = ...</w:t>
      </w:r>
    </w:p>
    <w:p w:rsidR="00EE39C8" w:rsidRDefault="00EE39C8" w:rsidP="00EE39C8">
      <w:pPr>
        <w:pStyle w:val="NormalWeb"/>
        <w:spacing w:line="300" w:lineRule="atLeast"/>
        <w:rPr>
          <w:rFonts w:ascii="Segoe UI" w:hAnsi="Segoe UI" w:cs="Segoe UI"/>
          <w:sz w:val="21"/>
          <w:szCs w:val="21"/>
        </w:rPr>
      </w:pPr>
      <w:r>
        <w:rPr>
          <w:rFonts w:ascii="Segoe UI" w:hAnsi="Segoe UI" w:cs="Segoe UI"/>
          <w:sz w:val="21"/>
          <w:szCs w:val="21"/>
        </w:rPr>
        <w:t>Ye normal hai. Isko manually edit/delete mat karna.</w:t>
      </w:r>
    </w:p>
    <w:p w:rsidR="00EE39C8" w:rsidRDefault="00114F67" w:rsidP="00EE39C8">
      <w:pPr>
        <w:spacing w:line="300" w:lineRule="atLeast"/>
        <w:rPr>
          <w:rFonts w:ascii="Segoe UI" w:hAnsi="Segoe UI" w:cs="Segoe UI"/>
          <w:sz w:val="21"/>
          <w:szCs w:val="21"/>
        </w:rPr>
      </w:pPr>
      <w:r>
        <w:rPr>
          <w:rFonts w:ascii="Segoe UI" w:hAnsi="Segoe UI" w:cs="Segoe UI"/>
          <w:sz w:val="21"/>
          <w:szCs w:val="21"/>
        </w:rPr>
        <w:pict>
          <v:rect id="_x0000_i1147" style="width:0;height:1.5pt" o:hralign="center" o:hrstd="t" o:hr="t" fillcolor="#a0a0a0" stroked="f"/>
        </w:pict>
      </w:r>
    </w:p>
    <w:p w:rsidR="00EE39C8" w:rsidRDefault="00EE39C8" w:rsidP="00EE39C8">
      <w:pPr>
        <w:pStyle w:val="Heading1"/>
        <w:spacing w:line="300" w:lineRule="atLeast"/>
        <w:rPr>
          <w:rFonts w:ascii="Segoe UI" w:hAnsi="Segoe UI" w:cs="Segoe UI"/>
          <w:sz w:val="48"/>
          <w:szCs w:val="48"/>
        </w:rPr>
      </w:pPr>
      <w:r>
        <w:rPr>
          <w:rFonts w:ascii="Segoe UI" w:hAnsi="Segoe UI" w:cs="Segoe UI"/>
        </w:rPr>
        <w:t>Ye DynamoDB item kya hai?</w:t>
      </w:r>
    </w:p>
    <w:p w:rsidR="00EE39C8" w:rsidRDefault="00EE39C8" w:rsidP="00EE39C8">
      <w:pPr>
        <w:pStyle w:val="NormalWeb"/>
        <w:spacing w:line="300" w:lineRule="atLeast"/>
        <w:rPr>
          <w:rFonts w:ascii="Segoe UI" w:hAnsi="Segoe UI" w:cs="Segoe UI"/>
          <w:sz w:val="21"/>
          <w:szCs w:val="21"/>
        </w:rPr>
      </w:pPr>
      <w:r>
        <w:rPr>
          <w:rFonts w:ascii="Segoe UI" w:hAnsi="Segoe UI" w:cs="Segoe UI"/>
          <w:sz w:val="21"/>
          <w:szCs w:val="21"/>
        </w:rPr>
        <w:t>DynamoDB backend table ka use Terraform state locking / consistency ke liye hota hai.</w:t>
      </w:r>
    </w:p>
    <w:p w:rsidR="00EE39C8" w:rsidRDefault="00EE39C8" w:rsidP="00EE39C8">
      <w:pPr>
        <w:pStyle w:val="NormalWeb"/>
        <w:spacing w:line="300" w:lineRule="atLeast"/>
        <w:rPr>
          <w:rFonts w:ascii="Segoe UI" w:hAnsi="Segoe UI" w:cs="Segoe UI"/>
          <w:sz w:val="21"/>
          <w:szCs w:val="21"/>
        </w:rPr>
      </w:pPr>
      <w:r>
        <w:rPr>
          <w:rFonts w:ascii="Segoe UI" w:hAnsi="Segoe UI" w:cs="Segoe UI"/>
          <w:sz w:val="21"/>
          <w:szCs w:val="21"/>
        </w:rPr>
        <w:t>Simple meaning:</w:t>
      </w:r>
    </w:p>
    <w:p w:rsidR="00EE39C8" w:rsidRDefault="00EE39C8" w:rsidP="00EE39C8">
      <w:pPr>
        <w:spacing w:line="300" w:lineRule="atLeast"/>
        <w:rPr>
          <w:rFonts w:ascii="Segoe UI" w:hAnsi="Segoe UI" w:cs="Segoe UI"/>
          <w:sz w:val="21"/>
          <w:szCs w:val="21"/>
        </w:rPr>
      </w:pPr>
      <w:r>
        <w:rPr>
          <w:rFonts w:ascii="Segoe UI" w:hAnsi="Segoe UI" w:cs="Segoe UI"/>
          <w:sz w:val="21"/>
          <w:szCs w:val="21"/>
        </w:rPr>
        <w:t>Terraform jab plan/apply karta hai</w:t>
      </w:r>
    </w:p>
    <w:p w:rsidR="00EE39C8" w:rsidRDefault="00EE39C8" w:rsidP="00EE39C8">
      <w:pPr>
        <w:spacing w:line="300" w:lineRule="atLeast"/>
        <w:rPr>
          <w:rFonts w:ascii="Segoe UI" w:hAnsi="Segoe UI" w:cs="Segoe UI"/>
          <w:sz w:val="21"/>
          <w:szCs w:val="21"/>
        </w:rPr>
      </w:pPr>
      <w:r>
        <w:rPr>
          <w:rFonts w:ascii="Segoe UI" w:hAnsi="Segoe UI" w:cs="Segoe UI"/>
          <w:sz w:val="21"/>
          <w:szCs w:val="21"/>
        </w:rPr>
        <w:t>↓</w:t>
      </w:r>
    </w:p>
    <w:p w:rsidR="00EE39C8" w:rsidRDefault="00EE39C8" w:rsidP="00EE39C8">
      <w:pPr>
        <w:spacing w:line="300" w:lineRule="atLeast"/>
        <w:rPr>
          <w:rFonts w:ascii="Segoe UI" w:hAnsi="Segoe UI" w:cs="Segoe UI"/>
          <w:sz w:val="21"/>
          <w:szCs w:val="21"/>
        </w:rPr>
      </w:pPr>
      <w:r>
        <w:rPr>
          <w:rFonts w:ascii="Segoe UI" w:hAnsi="Segoe UI" w:cs="Segoe UI"/>
          <w:sz w:val="21"/>
          <w:szCs w:val="21"/>
        </w:rPr>
        <w:t>state file ko safely access karta hai</w:t>
      </w:r>
    </w:p>
    <w:p w:rsidR="00EE39C8" w:rsidRDefault="00EE39C8" w:rsidP="00EE39C8">
      <w:pPr>
        <w:spacing w:line="300" w:lineRule="atLeast"/>
        <w:rPr>
          <w:rFonts w:ascii="Segoe UI" w:hAnsi="Segoe UI" w:cs="Segoe UI"/>
          <w:sz w:val="21"/>
          <w:szCs w:val="21"/>
        </w:rPr>
      </w:pPr>
      <w:r>
        <w:rPr>
          <w:rFonts w:ascii="Segoe UI" w:hAnsi="Segoe UI" w:cs="Segoe UI"/>
          <w:sz w:val="21"/>
          <w:szCs w:val="21"/>
        </w:rPr>
        <w:t>↓</w:t>
      </w:r>
    </w:p>
    <w:p w:rsidR="00EE39C8" w:rsidRDefault="00EE39C8" w:rsidP="00EE39C8">
      <w:pPr>
        <w:spacing w:line="300" w:lineRule="atLeast"/>
        <w:rPr>
          <w:rFonts w:ascii="Segoe UI" w:hAnsi="Segoe UI" w:cs="Segoe UI"/>
          <w:sz w:val="21"/>
          <w:szCs w:val="21"/>
        </w:rPr>
      </w:pPr>
      <w:r>
        <w:rPr>
          <w:rFonts w:ascii="Segoe UI" w:hAnsi="Segoe UI" w:cs="Segoe UI"/>
          <w:sz w:val="21"/>
          <w:szCs w:val="21"/>
        </w:rPr>
        <w:lastRenderedPageBreak/>
        <w:t>DynamoDB item se locking/consistency maintain karta hai</w:t>
      </w:r>
    </w:p>
    <w:p w:rsidR="00EE39C8" w:rsidRDefault="00EE39C8" w:rsidP="00EE39C8">
      <w:pPr>
        <w:pStyle w:val="NormalWeb"/>
        <w:spacing w:line="300" w:lineRule="atLeast"/>
        <w:rPr>
          <w:rFonts w:ascii="Segoe UI" w:hAnsi="Segoe UI" w:cs="Segoe UI"/>
          <w:sz w:val="21"/>
          <w:szCs w:val="21"/>
        </w:rPr>
      </w:pPr>
      <w:r>
        <w:rPr>
          <w:rFonts w:ascii="Segoe UI" w:hAnsi="Segoe UI" w:cs="Segoe UI"/>
          <w:sz w:val="21"/>
          <w:szCs w:val="21"/>
        </w:rPr>
        <w:t>Isse avoid hota hai:</w:t>
      </w:r>
    </w:p>
    <w:p w:rsidR="00EE39C8" w:rsidRDefault="00EE39C8" w:rsidP="00EE39C8">
      <w:pPr>
        <w:spacing w:line="300" w:lineRule="atLeast"/>
        <w:rPr>
          <w:rFonts w:ascii="Segoe UI" w:hAnsi="Segoe UI" w:cs="Segoe UI"/>
          <w:sz w:val="21"/>
          <w:szCs w:val="21"/>
        </w:rPr>
      </w:pPr>
      <w:r>
        <w:rPr>
          <w:rFonts w:ascii="Segoe UI" w:hAnsi="Segoe UI" w:cs="Segoe UI"/>
          <w:sz w:val="21"/>
          <w:szCs w:val="21"/>
        </w:rPr>
        <w:t>Do log same time terraform apply chala dein</w:t>
      </w:r>
    </w:p>
    <w:p w:rsidR="00EE39C8" w:rsidRDefault="00EE39C8" w:rsidP="00EE39C8">
      <w:pPr>
        <w:spacing w:line="300" w:lineRule="atLeast"/>
        <w:rPr>
          <w:rFonts w:ascii="Segoe UI" w:hAnsi="Segoe UI" w:cs="Segoe UI"/>
          <w:sz w:val="21"/>
          <w:szCs w:val="21"/>
        </w:rPr>
      </w:pPr>
      <w:r>
        <w:rPr>
          <w:rFonts w:ascii="Segoe UI" w:hAnsi="Segoe UI" w:cs="Segoe UI"/>
          <w:sz w:val="21"/>
          <w:szCs w:val="21"/>
        </w:rPr>
        <w:t>↓</w:t>
      </w:r>
    </w:p>
    <w:p w:rsidR="00EE39C8" w:rsidRDefault="00EE39C8" w:rsidP="00EE39C8">
      <w:pPr>
        <w:spacing w:line="300" w:lineRule="atLeast"/>
        <w:rPr>
          <w:rFonts w:ascii="Segoe UI" w:hAnsi="Segoe UI" w:cs="Segoe UI"/>
          <w:sz w:val="21"/>
          <w:szCs w:val="21"/>
        </w:rPr>
      </w:pPr>
      <w:r>
        <w:rPr>
          <w:rFonts w:ascii="Segoe UI" w:hAnsi="Segoe UI" w:cs="Segoe UI"/>
          <w:sz w:val="21"/>
          <w:szCs w:val="21"/>
        </w:rPr>
        <w:t>state corrupt ho jaye</w:t>
      </w:r>
    </w:p>
    <w:p w:rsidR="00EE39C8" w:rsidRDefault="00114F67" w:rsidP="00EE39C8">
      <w:pPr>
        <w:spacing w:line="300" w:lineRule="atLeast"/>
        <w:rPr>
          <w:rFonts w:ascii="Segoe UI" w:hAnsi="Segoe UI" w:cs="Segoe UI"/>
          <w:sz w:val="21"/>
          <w:szCs w:val="21"/>
        </w:rPr>
      </w:pPr>
      <w:r>
        <w:rPr>
          <w:rFonts w:ascii="Segoe UI" w:hAnsi="Segoe UI" w:cs="Segoe UI"/>
          <w:sz w:val="21"/>
          <w:szCs w:val="21"/>
        </w:rPr>
        <w:pict>
          <v:rect id="_x0000_i1148" style="width:0;height:1.5pt" o:hralign="center" o:hrstd="t" o:hr="t" fillcolor="#a0a0a0" stroked="f"/>
        </w:pict>
      </w:r>
    </w:p>
    <w:p w:rsidR="00EE39C8" w:rsidRDefault="00EE39C8" w:rsidP="00EE39C8">
      <w:pPr>
        <w:pStyle w:val="Heading1"/>
        <w:spacing w:line="300" w:lineRule="atLeast"/>
        <w:rPr>
          <w:rFonts w:ascii="Segoe UI" w:hAnsi="Segoe UI" w:cs="Segoe UI"/>
          <w:sz w:val="48"/>
          <w:szCs w:val="48"/>
        </w:rPr>
      </w:pPr>
      <w:r>
        <w:rPr>
          <w:rFonts w:ascii="Segoe UI" w:hAnsi="Segoe UI" w:cs="Segoe UI"/>
        </w:rPr>
        <w:t>Important: DynamoDB item ko manually edit mat karna</w:t>
      </w:r>
    </w:p>
    <w:p w:rsidR="00EE39C8" w:rsidRDefault="00EE39C8" w:rsidP="00EE39C8">
      <w:pPr>
        <w:pStyle w:val="NormalWeb"/>
        <w:spacing w:line="300" w:lineRule="atLeast"/>
        <w:rPr>
          <w:rFonts w:ascii="Segoe UI" w:hAnsi="Segoe UI" w:cs="Segoe UI"/>
          <w:sz w:val="21"/>
          <w:szCs w:val="21"/>
        </w:rPr>
      </w:pPr>
      <w:r>
        <w:rPr>
          <w:rFonts w:ascii="Segoe UI" w:hAnsi="Segoe UI" w:cs="Segoe UI"/>
          <w:sz w:val="21"/>
          <w:szCs w:val="21"/>
        </w:rPr>
        <w:t xml:space="preserve">Tum screenshot me </w:t>
      </w:r>
      <w:r>
        <w:rPr>
          <w:rStyle w:val="HTMLCode"/>
          <w:rFonts w:eastAsiaTheme="majorEastAsia"/>
        </w:rPr>
        <w:t>Edit item</w:t>
      </w:r>
      <w:r>
        <w:rPr>
          <w:rFonts w:ascii="Segoe UI" w:hAnsi="Segoe UI" w:cs="Segoe UI"/>
          <w:sz w:val="21"/>
          <w:szCs w:val="21"/>
        </w:rPr>
        <w:t xml:space="preserve"> screen par ho. Wahan:</w:t>
      </w:r>
    </w:p>
    <w:p w:rsidR="00EE39C8" w:rsidRDefault="00EE39C8" w:rsidP="00EE39C8">
      <w:pPr>
        <w:spacing w:line="300" w:lineRule="atLeast"/>
        <w:rPr>
          <w:rFonts w:ascii="Segoe UI" w:hAnsi="Segoe UI" w:cs="Segoe UI"/>
          <w:sz w:val="21"/>
          <w:szCs w:val="21"/>
        </w:rPr>
      </w:pPr>
      <w:r>
        <w:rPr>
          <w:rFonts w:ascii="Segoe UI" w:hAnsi="Segoe UI" w:cs="Segoe UI"/>
          <w:sz w:val="21"/>
          <w:szCs w:val="21"/>
        </w:rPr>
        <w:t>Save</w:t>
      </w:r>
    </w:p>
    <w:p w:rsidR="00EE39C8" w:rsidRDefault="00EE39C8" w:rsidP="00EE39C8">
      <w:pPr>
        <w:spacing w:line="300" w:lineRule="atLeast"/>
        <w:rPr>
          <w:rFonts w:ascii="Segoe UI" w:hAnsi="Segoe UI" w:cs="Segoe UI"/>
          <w:sz w:val="21"/>
          <w:szCs w:val="21"/>
        </w:rPr>
      </w:pPr>
      <w:r>
        <w:rPr>
          <w:rFonts w:ascii="Segoe UI" w:hAnsi="Segoe UI" w:cs="Segoe UI"/>
          <w:sz w:val="21"/>
          <w:szCs w:val="21"/>
        </w:rPr>
        <w:t>Save and close</w:t>
      </w:r>
    </w:p>
    <w:p w:rsidR="00EE39C8" w:rsidRDefault="00EE39C8" w:rsidP="00EE39C8">
      <w:pPr>
        <w:spacing w:line="300" w:lineRule="atLeast"/>
        <w:rPr>
          <w:rFonts w:ascii="Segoe UI" w:hAnsi="Segoe UI" w:cs="Segoe UI"/>
          <w:sz w:val="21"/>
          <w:szCs w:val="21"/>
        </w:rPr>
      </w:pPr>
      <w:r>
        <w:rPr>
          <w:rFonts w:ascii="Segoe UI" w:hAnsi="Segoe UI" w:cs="Segoe UI"/>
          <w:sz w:val="21"/>
          <w:szCs w:val="21"/>
        </w:rPr>
        <w:t>Remove</w:t>
      </w:r>
    </w:p>
    <w:p w:rsidR="00EE39C8" w:rsidRDefault="00EE39C8" w:rsidP="00EE39C8">
      <w:pPr>
        <w:pStyle w:val="NormalWeb"/>
        <w:spacing w:line="300" w:lineRule="atLeast"/>
        <w:rPr>
          <w:rFonts w:ascii="Segoe UI" w:hAnsi="Segoe UI" w:cs="Segoe UI"/>
          <w:sz w:val="21"/>
          <w:szCs w:val="21"/>
        </w:rPr>
      </w:pPr>
      <w:r>
        <w:rPr>
          <w:rFonts w:ascii="Segoe UI" w:hAnsi="Segoe UI" w:cs="Segoe UI"/>
          <w:sz w:val="21"/>
          <w:szCs w:val="21"/>
        </w:rPr>
        <w:t>buttons dikh rahe hain.</w:t>
      </w:r>
    </w:p>
    <w:p w:rsidR="00EE39C8" w:rsidRDefault="00EE39C8" w:rsidP="00EE39C8">
      <w:pPr>
        <w:pStyle w:val="NormalWeb"/>
        <w:spacing w:line="300" w:lineRule="atLeast"/>
        <w:rPr>
          <w:rFonts w:ascii="Segoe UI" w:hAnsi="Segoe UI" w:cs="Segoe UI"/>
          <w:sz w:val="21"/>
          <w:szCs w:val="21"/>
        </w:rPr>
      </w:pPr>
      <w:r>
        <w:rPr>
          <w:rStyle w:val="Strong"/>
          <w:rFonts w:ascii="Segoe UI" w:hAnsi="Segoe UI" w:cs="Segoe UI"/>
          <w:sz w:val="21"/>
          <w:szCs w:val="21"/>
        </w:rPr>
        <w:t>Kuch bhi edit/save/delete mat karna</w:t>
      </w:r>
      <w:r>
        <w:rPr>
          <w:rFonts w:ascii="Segoe UI" w:hAnsi="Segoe UI" w:cs="Segoe UI"/>
          <w:sz w:val="21"/>
          <w:szCs w:val="21"/>
        </w:rPr>
        <w:t xml:space="preserve"> </w:t>
      </w:r>
      <w:r>
        <w:rPr>
          <w:rFonts w:ascii="Segoe UI Symbol" w:hAnsi="Segoe UI Symbol" w:cs="Segoe UI Symbol"/>
          <w:sz w:val="21"/>
          <w:szCs w:val="21"/>
        </w:rPr>
        <w:t>❌</w:t>
      </w:r>
    </w:p>
    <w:p w:rsidR="00EE39C8" w:rsidRDefault="00EE39C8" w:rsidP="00EE39C8">
      <w:pPr>
        <w:pStyle w:val="NormalWeb"/>
        <w:spacing w:line="300" w:lineRule="atLeast"/>
        <w:rPr>
          <w:rFonts w:ascii="Segoe UI" w:hAnsi="Segoe UI" w:cs="Segoe UI"/>
          <w:sz w:val="21"/>
          <w:szCs w:val="21"/>
        </w:rPr>
      </w:pPr>
      <w:r>
        <w:rPr>
          <w:rFonts w:ascii="Segoe UI" w:hAnsi="Segoe UI" w:cs="Segoe UI"/>
          <w:sz w:val="21"/>
          <w:szCs w:val="21"/>
        </w:rPr>
        <w:t>Bas back/cancel kar do.</w:t>
      </w:r>
    </w:p>
    <w:p w:rsidR="00EE39C8" w:rsidRDefault="00114F67" w:rsidP="00EE39C8">
      <w:pPr>
        <w:spacing w:line="300" w:lineRule="atLeast"/>
        <w:rPr>
          <w:rFonts w:ascii="Segoe UI" w:hAnsi="Segoe UI" w:cs="Segoe UI"/>
          <w:sz w:val="21"/>
          <w:szCs w:val="21"/>
        </w:rPr>
      </w:pPr>
      <w:r>
        <w:rPr>
          <w:rFonts w:ascii="Segoe UI" w:hAnsi="Segoe UI" w:cs="Segoe UI"/>
          <w:sz w:val="21"/>
          <w:szCs w:val="21"/>
        </w:rPr>
        <w:pict>
          <v:rect id="_x0000_i1149" style="width:0;height:1.5pt" o:hralign="center" o:hrstd="t" o:hr="t" fillcolor="#a0a0a0" stroked="f"/>
        </w:pict>
      </w:r>
    </w:p>
    <w:p w:rsidR="00EE39C8" w:rsidRDefault="00EE39C8" w:rsidP="00EE39C8">
      <w:pPr>
        <w:pStyle w:val="Heading1"/>
        <w:spacing w:line="300" w:lineRule="atLeast"/>
        <w:rPr>
          <w:rFonts w:ascii="Segoe UI" w:hAnsi="Segoe UI" w:cs="Segoe UI"/>
          <w:sz w:val="48"/>
          <w:szCs w:val="48"/>
        </w:rPr>
      </w:pPr>
      <w:r>
        <w:rPr>
          <w:rFonts w:ascii="Segoe UI" w:hAnsi="Segoe UI" w:cs="Segoe UI"/>
        </w:rPr>
        <w:t>Warning ka kya matlab hai?</w:t>
      </w:r>
    </w:p>
    <w:p w:rsidR="00EE39C8" w:rsidRDefault="00EE39C8" w:rsidP="00EE39C8">
      <w:pPr>
        <w:pStyle w:val="NormalWeb"/>
        <w:spacing w:line="300" w:lineRule="atLeast"/>
        <w:rPr>
          <w:rFonts w:ascii="Segoe UI" w:hAnsi="Segoe UI" w:cs="Segoe UI"/>
          <w:sz w:val="21"/>
          <w:szCs w:val="21"/>
        </w:rPr>
      </w:pPr>
      <w:r>
        <w:rPr>
          <w:rFonts w:ascii="Segoe UI" w:hAnsi="Segoe UI" w:cs="Segoe UI"/>
          <w:sz w:val="21"/>
          <w:szCs w:val="21"/>
        </w:rPr>
        <w:t>Terraform output me warning dikh rahi hai:</w:t>
      </w:r>
    </w:p>
    <w:p w:rsidR="00EE39C8" w:rsidRDefault="00EE39C8" w:rsidP="00EE39C8">
      <w:pPr>
        <w:spacing w:line="300" w:lineRule="atLeast"/>
        <w:rPr>
          <w:rFonts w:ascii="Segoe UI" w:hAnsi="Segoe UI" w:cs="Segoe UI"/>
          <w:sz w:val="21"/>
          <w:szCs w:val="21"/>
        </w:rPr>
      </w:pPr>
      <w:r>
        <w:rPr>
          <w:rFonts w:ascii="Segoe UI" w:hAnsi="Segoe UI" w:cs="Segoe UI"/>
          <w:sz w:val="21"/>
          <w:szCs w:val="21"/>
        </w:rPr>
        <w:t>Warning: Deprecated Parameter</w:t>
      </w:r>
    </w:p>
    <w:p w:rsidR="00EE39C8" w:rsidRDefault="00EE39C8" w:rsidP="00EE39C8">
      <w:pPr>
        <w:spacing w:line="300" w:lineRule="atLeast"/>
        <w:rPr>
          <w:rFonts w:ascii="Segoe UI" w:hAnsi="Segoe UI" w:cs="Segoe UI"/>
          <w:sz w:val="21"/>
          <w:szCs w:val="21"/>
        </w:rPr>
      </w:pPr>
      <w:r>
        <w:rPr>
          <w:rFonts w:ascii="Segoe UI" w:hAnsi="Segoe UI" w:cs="Segoe UI"/>
          <w:sz w:val="21"/>
          <w:szCs w:val="21"/>
        </w:rPr>
        <w:t>The parameter "dynamodb_table" is deprecated. Use parameter "use_lockfile" instead.</w:t>
      </w:r>
    </w:p>
    <w:p w:rsidR="00EE39C8" w:rsidRDefault="00EE39C8" w:rsidP="00EE39C8">
      <w:pPr>
        <w:pStyle w:val="NormalWeb"/>
        <w:spacing w:line="300" w:lineRule="atLeast"/>
        <w:rPr>
          <w:rFonts w:ascii="Segoe UI" w:hAnsi="Segoe UI" w:cs="Segoe UI"/>
          <w:sz w:val="21"/>
          <w:szCs w:val="21"/>
        </w:rPr>
      </w:pPr>
      <w:r>
        <w:rPr>
          <w:rFonts w:ascii="Segoe UI" w:hAnsi="Segoe UI" w:cs="Segoe UI"/>
          <w:sz w:val="21"/>
          <w:szCs w:val="21"/>
        </w:rPr>
        <w:t>Iska matlab:</w:t>
      </w:r>
    </w:p>
    <w:p w:rsidR="00EE39C8" w:rsidRDefault="00EE39C8" w:rsidP="00EE39C8">
      <w:pPr>
        <w:pStyle w:val="NormalWeb"/>
        <w:spacing w:line="300" w:lineRule="atLeast"/>
        <w:rPr>
          <w:rFonts w:ascii="Segoe UI" w:hAnsi="Segoe UI" w:cs="Segoe UI"/>
          <w:sz w:val="21"/>
          <w:szCs w:val="21"/>
        </w:rPr>
      </w:pPr>
      <w:r>
        <w:rPr>
          <w:rFonts w:ascii="Segoe UI" w:hAnsi="Segoe UI" w:cs="Segoe UI"/>
          <w:sz w:val="21"/>
          <w:szCs w:val="21"/>
        </w:rPr>
        <w:t>Current Terraform version me dynamodb_table parameter older style maana ja raha hai</w:t>
      </w:r>
    </w:p>
    <w:p w:rsidR="00EE39C8" w:rsidRDefault="00EE39C8" w:rsidP="00EE39C8">
      <w:pPr>
        <w:pStyle w:val="NormalWeb"/>
        <w:spacing w:line="300" w:lineRule="atLeast"/>
        <w:rPr>
          <w:rFonts w:ascii="Segoe UI" w:hAnsi="Segoe UI" w:cs="Segoe UI"/>
          <w:sz w:val="21"/>
          <w:szCs w:val="21"/>
        </w:rPr>
      </w:pPr>
      <w:r>
        <w:rPr>
          <w:rFonts w:ascii="Segoe UI" w:hAnsi="Segoe UI" w:cs="Segoe UI"/>
          <w:sz w:val="21"/>
          <w:szCs w:val="21"/>
        </w:rPr>
        <w:t>But important:</w:t>
      </w:r>
    </w:p>
    <w:p w:rsidR="00EE39C8" w:rsidRDefault="00EE39C8" w:rsidP="00EE39C8">
      <w:pPr>
        <w:spacing w:line="300" w:lineRule="atLeast"/>
        <w:rPr>
          <w:rFonts w:ascii="Segoe UI" w:hAnsi="Segoe UI" w:cs="Segoe UI"/>
          <w:sz w:val="21"/>
          <w:szCs w:val="21"/>
        </w:rPr>
      </w:pPr>
      <w:r>
        <w:rPr>
          <w:rFonts w:ascii="Segoe UI" w:hAnsi="Segoe UI" w:cs="Segoe UI"/>
          <w:sz w:val="21"/>
          <w:szCs w:val="21"/>
        </w:rPr>
        <w:t xml:space="preserve">Backend configure ho gaya </w:t>
      </w:r>
      <w:r>
        <w:rPr>
          <w:rFonts w:ascii="Segoe UI Symbol" w:hAnsi="Segoe UI Symbol" w:cs="Segoe UI Symbol"/>
          <w:sz w:val="21"/>
          <w:szCs w:val="21"/>
        </w:rPr>
        <w:t>✅</w:t>
      </w:r>
    </w:p>
    <w:p w:rsidR="00EE39C8" w:rsidRDefault="00EE39C8" w:rsidP="00EE39C8">
      <w:pPr>
        <w:spacing w:line="300" w:lineRule="atLeast"/>
        <w:rPr>
          <w:rFonts w:ascii="Segoe UI" w:hAnsi="Segoe UI" w:cs="Segoe UI"/>
          <w:sz w:val="21"/>
          <w:szCs w:val="21"/>
        </w:rPr>
      </w:pPr>
      <w:r>
        <w:rPr>
          <w:rFonts w:ascii="Segoe UI" w:hAnsi="Segoe UI" w:cs="Segoe UI"/>
          <w:sz w:val="21"/>
          <w:szCs w:val="21"/>
        </w:rPr>
        <w:t xml:space="preserve">State migrate ho gayi </w:t>
      </w:r>
      <w:r>
        <w:rPr>
          <w:rFonts w:ascii="Segoe UI Symbol" w:hAnsi="Segoe UI Symbol" w:cs="Segoe UI Symbol"/>
          <w:sz w:val="21"/>
          <w:szCs w:val="21"/>
        </w:rPr>
        <w:t>✅</w:t>
      </w:r>
    </w:p>
    <w:p w:rsidR="00EE39C8" w:rsidRDefault="00EE39C8" w:rsidP="00EE39C8">
      <w:pPr>
        <w:spacing w:line="300" w:lineRule="atLeast"/>
        <w:rPr>
          <w:rFonts w:ascii="Segoe UI" w:hAnsi="Segoe UI" w:cs="Segoe UI"/>
          <w:sz w:val="21"/>
          <w:szCs w:val="21"/>
        </w:rPr>
      </w:pPr>
      <w:r>
        <w:rPr>
          <w:rFonts w:ascii="Segoe UI" w:hAnsi="Segoe UI" w:cs="Segoe UI"/>
          <w:sz w:val="21"/>
          <w:szCs w:val="21"/>
        </w:rPr>
        <w:t xml:space="preserve">Commands work karenge </w:t>
      </w:r>
      <w:r>
        <w:rPr>
          <w:rFonts w:ascii="Segoe UI Symbol" w:hAnsi="Segoe UI Symbol" w:cs="Segoe UI Symbol"/>
          <w:sz w:val="21"/>
          <w:szCs w:val="21"/>
        </w:rPr>
        <w:t>✅</w:t>
      </w:r>
    </w:p>
    <w:p w:rsidR="00EE39C8" w:rsidRDefault="00EE39C8" w:rsidP="00EE39C8">
      <w:pPr>
        <w:pStyle w:val="NormalWeb"/>
        <w:spacing w:line="300" w:lineRule="atLeast"/>
        <w:rPr>
          <w:rFonts w:ascii="Segoe UI" w:hAnsi="Segoe UI" w:cs="Segoe UI"/>
          <w:sz w:val="21"/>
          <w:szCs w:val="21"/>
        </w:rPr>
      </w:pPr>
      <w:r>
        <w:rPr>
          <w:rFonts w:ascii="Segoe UI" w:hAnsi="Segoe UI" w:cs="Segoe UI"/>
          <w:sz w:val="21"/>
          <w:szCs w:val="21"/>
        </w:rPr>
        <w:t>Abhi is warning ko ignore kar sakte</w:t>
      </w:r>
    </w:p>
    <w:p w:rsidR="000327CA" w:rsidRDefault="000327CA" w:rsidP="003739FD">
      <w:pPr>
        <w:pStyle w:val="NormalWeb"/>
        <w:spacing w:line="300" w:lineRule="atLeast"/>
        <w:rPr>
          <w:rFonts w:ascii="Segoe UI" w:hAnsi="Segoe UI" w:cs="Segoe UI"/>
          <w:sz w:val="21"/>
          <w:szCs w:val="21"/>
        </w:rPr>
      </w:pPr>
    </w:p>
    <w:p w:rsidR="009359A7" w:rsidRPr="005204B8" w:rsidRDefault="009359A7" w:rsidP="009359A7">
      <w:pPr>
        <w:pStyle w:val="NoSpacing"/>
        <w:rPr>
          <w:rFonts w:cstheme="minorHAnsi"/>
        </w:rPr>
      </w:pPr>
    </w:p>
    <w:p w:rsidR="00970F7D" w:rsidRDefault="00970F7D" w:rsidP="00970F7D">
      <w:pPr>
        <w:pStyle w:val="NormalWeb"/>
        <w:spacing w:line="300" w:lineRule="atLeast"/>
        <w:rPr>
          <w:rFonts w:ascii="Segoe UI" w:hAnsi="Segoe UI" w:cs="Segoe UI"/>
          <w:sz w:val="21"/>
          <w:szCs w:val="21"/>
        </w:rPr>
      </w:pPr>
      <w:r>
        <w:rPr>
          <w:rFonts w:ascii="Segoe UI" w:hAnsi="Segoe UI" w:cs="Segoe UI"/>
          <w:sz w:val="21"/>
          <w:szCs w:val="21"/>
        </w:rPr>
        <w:lastRenderedPageBreak/>
        <w:t xml:space="preserve">Haan bhai, tum bilkul sahi pakad rahe ho </w:t>
      </w:r>
      <w:r>
        <w:rPr>
          <w:rFonts w:ascii="Segoe UI Symbol" w:hAnsi="Segoe UI Symbol" w:cs="Segoe UI Symbol"/>
          <w:sz w:val="21"/>
          <w:szCs w:val="21"/>
        </w:rPr>
        <w:t>✅</w:t>
      </w:r>
      <w:r>
        <w:rPr>
          <w:rFonts w:ascii="Segoe UI" w:hAnsi="Segoe UI" w:cs="Segoe UI"/>
          <w:sz w:val="21"/>
          <w:szCs w:val="21"/>
        </w:rPr>
        <w:br/>
        <w:t>Agar Terraform warning bol raha hai:</w:t>
      </w:r>
    </w:p>
    <w:p w:rsidR="00970F7D" w:rsidRDefault="00970F7D" w:rsidP="00970F7D">
      <w:pPr>
        <w:pStyle w:val="NormalWeb"/>
        <w:spacing w:line="300" w:lineRule="atLeast"/>
        <w:rPr>
          <w:rFonts w:ascii="Segoe UI" w:hAnsi="Segoe UI" w:cs="Segoe UI"/>
          <w:sz w:val="21"/>
          <w:szCs w:val="21"/>
        </w:rPr>
      </w:pPr>
      <w:r>
        <w:rPr>
          <w:rFonts w:ascii="Segoe UI" w:hAnsi="Segoe UI" w:cs="Segoe UI"/>
          <w:sz w:val="21"/>
          <w:szCs w:val="21"/>
        </w:rPr>
        <w:t>dynamodb_table is deprecated. Use use_lockfile instead.</w:t>
      </w:r>
    </w:p>
    <w:p w:rsidR="00970F7D" w:rsidRDefault="00970F7D" w:rsidP="00970F7D">
      <w:pPr>
        <w:pStyle w:val="NormalWeb"/>
        <w:spacing w:line="300" w:lineRule="atLeast"/>
        <w:rPr>
          <w:rFonts w:ascii="Segoe UI" w:hAnsi="Segoe UI" w:cs="Segoe UI"/>
          <w:sz w:val="21"/>
          <w:szCs w:val="21"/>
        </w:rPr>
      </w:pPr>
      <w:r>
        <w:rPr>
          <w:rFonts w:ascii="Segoe UI" w:hAnsi="Segoe UI" w:cs="Segoe UI"/>
          <w:sz w:val="21"/>
          <w:szCs w:val="21"/>
        </w:rPr>
        <w:t xml:space="preserve">toh </w:t>
      </w:r>
      <w:r>
        <w:rPr>
          <w:rStyle w:val="Strong"/>
          <w:rFonts w:ascii="Segoe UI" w:hAnsi="Segoe UI" w:cs="Segoe UI"/>
          <w:sz w:val="21"/>
          <w:szCs w:val="21"/>
        </w:rPr>
        <w:t xml:space="preserve">real/best-practice project me hume </w:t>
      </w:r>
      <w:r>
        <w:rPr>
          <w:rStyle w:val="HTMLCode"/>
          <w:b/>
          <w:bCs/>
        </w:rPr>
        <w:t>use_lockfile = true</w:t>
      </w:r>
      <w:r>
        <w:rPr>
          <w:rStyle w:val="Strong"/>
          <w:rFonts w:ascii="Segoe UI" w:hAnsi="Segoe UI" w:cs="Segoe UI"/>
          <w:sz w:val="21"/>
          <w:szCs w:val="21"/>
        </w:rPr>
        <w:t xml:space="preserve"> follow karna chahiye</w:t>
      </w:r>
      <w:r>
        <w:rPr>
          <w:rFonts w:ascii="Segoe UI" w:hAnsi="Segoe UI" w:cs="Segoe UI"/>
          <w:sz w:val="21"/>
          <w:szCs w:val="21"/>
        </w:rPr>
        <w:t>.</w:t>
      </w:r>
    </w:p>
    <w:p w:rsidR="00970F7D" w:rsidRDefault="00970F7D" w:rsidP="00970F7D">
      <w:pPr>
        <w:pStyle w:val="NormalWeb"/>
        <w:spacing w:line="300" w:lineRule="atLeast"/>
        <w:rPr>
          <w:rFonts w:ascii="Segoe UI" w:hAnsi="Segoe UI" w:cs="Segoe UI"/>
          <w:sz w:val="21"/>
          <w:szCs w:val="21"/>
        </w:rPr>
      </w:pPr>
      <w:r>
        <w:rPr>
          <w:rFonts w:ascii="Segoe UI" w:hAnsi="Segoe UI" w:cs="Segoe UI"/>
          <w:sz w:val="21"/>
          <w:szCs w:val="21"/>
        </w:rPr>
        <w:t>imageimage.png (Image: Terraform backend migration warning and remote backend verification)</w:t>
      </w:r>
    </w:p>
    <w:p w:rsidR="00970F7D" w:rsidRDefault="00970F7D" w:rsidP="00970F7D">
      <w:pPr>
        <w:pStyle w:val="NormalWeb"/>
        <w:spacing w:line="300" w:lineRule="atLeast"/>
        <w:rPr>
          <w:rFonts w:ascii="Segoe UI" w:hAnsi="Segoe UI" w:cs="Segoe UI"/>
          <w:sz w:val="21"/>
          <w:szCs w:val="21"/>
        </w:rPr>
      </w:pPr>
      <w:r>
        <w:rPr>
          <w:rFonts w:ascii="Segoe UI" w:hAnsi="Segoe UI" w:cs="Segoe UI"/>
          <w:sz w:val="21"/>
          <w:szCs w:val="21"/>
        </w:rPr>
        <w:t xml:space="preserve">HashiCorp ke latest S3 backend docs ke according S3 backend state locking ko </w:t>
      </w:r>
      <w:r>
        <w:rPr>
          <w:rStyle w:val="HTMLCode"/>
        </w:rPr>
        <w:t>use_lockfile = true</w:t>
      </w:r>
      <w:r>
        <w:rPr>
          <w:rFonts w:ascii="Segoe UI" w:hAnsi="Segoe UI" w:cs="Segoe UI"/>
          <w:sz w:val="21"/>
          <w:szCs w:val="21"/>
        </w:rPr>
        <w:t xml:space="preserve"> se enable kiya ja sakta hai, aur DynamoDB-based locking deprecated hai aur future minor version me remove ho sakta hai. Docs ye bhi bolte hain ki migration ke liye S3 aur DynamoDB arguments temporarily simultaneously configure ho sakte hain. </w:t>
      </w:r>
      <w:hyperlink r:id="rId77" w:history="1">
        <w:r>
          <w:rPr>
            <w:rStyle w:val="Hyperlink"/>
            <w:rFonts w:ascii="Segoe UI" w:hAnsi="Segoe UI" w:cs="Segoe UI"/>
            <w:sz w:val="21"/>
            <w:szCs w:val="21"/>
          </w:rPr>
          <w:t>[developer....hicorp.com]</w:t>
        </w:r>
      </w:hyperlink>
    </w:p>
    <w:p w:rsidR="00970F7D" w:rsidRDefault="00114F67" w:rsidP="00970F7D">
      <w:pPr>
        <w:spacing w:line="300" w:lineRule="atLeast"/>
        <w:rPr>
          <w:rFonts w:ascii="Segoe UI" w:hAnsi="Segoe UI" w:cs="Segoe UI"/>
          <w:sz w:val="21"/>
          <w:szCs w:val="21"/>
        </w:rPr>
      </w:pPr>
      <w:r>
        <w:rPr>
          <w:rFonts w:ascii="Segoe UI" w:hAnsi="Segoe UI" w:cs="Segoe UI"/>
          <w:sz w:val="21"/>
          <w:szCs w:val="21"/>
        </w:rPr>
        <w:pict>
          <v:rect id="_x0000_i1150" style="width:0;height:1.5pt" o:hralign="center" o:hrstd="t" o:hr="t" fillcolor="#a0a0a0" stroked="f"/>
        </w:pict>
      </w:r>
    </w:p>
    <w:p w:rsidR="00970F7D" w:rsidRDefault="00970F7D" w:rsidP="00970F7D">
      <w:pPr>
        <w:pStyle w:val="Heading1"/>
        <w:spacing w:line="300" w:lineRule="atLeast"/>
        <w:rPr>
          <w:rFonts w:ascii="Segoe UI" w:hAnsi="Segoe UI" w:cs="Segoe UI"/>
          <w:sz w:val="48"/>
          <w:szCs w:val="48"/>
        </w:rPr>
      </w:pPr>
      <w:r>
        <w:rPr>
          <w:rFonts w:ascii="Segoe UI" w:hAnsi="Segoe UI" w:cs="Segoe UI"/>
        </w:rPr>
        <w:t>Simple answer</w:t>
      </w:r>
    </w:p>
    <w:p w:rsidR="00970F7D" w:rsidRDefault="00970F7D" w:rsidP="00970F7D">
      <w:pPr>
        <w:pStyle w:val="Heading2"/>
        <w:spacing w:line="300" w:lineRule="atLeast"/>
        <w:rPr>
          <w:rFonts w:ascii="Segoe UI" w:hAnsi="Segoe UI" w:cs="Segoe UI"/>
        </w:rPr>
      </w:pPr>
      <w:r>
        <w:rPr>
          <w:rFonts w:ascii="Segoe UI" w:hAnsi="Segoe UI" w:cs="Segoe UI"/>
        </w:rPr>
        <w:t>Pehle jo old pattern tha</w:t>
      </w:r>
    </w:p>
    <w:p w:rsidR="00970F7D" w:rsidRDefault="00970F7D" w:rsidP="00970F7D">
      <w:pPr>
        <w:pStyle w:val="NormalWeb"/>
        <w:spacing w:line="300" w:lineRule="atLeast"/>
        <w:rPr>
          <w:rFonts w:ascii="Segoe UI" w:hAnsi="Segoe UI" w:cs="Segoe UI"/>
          <w:sz w:val="21"/>
          <w:szCs w:val="21"/>
        </w:rPr>
      </w:pPr>
      <w:r>
        <w:rPr>
          <w:rFonts w:ascii="Segoe UI" w:hAnsi="Segoe UI" w:cs="Segoe UI"/>
          <w:sz w:val="21"/>
          <w:szCs w:val="21"/>
        </w:rPr>
        <w:t>dynamodb_table = "enterprise-genai-terraform-locks"</w:t>
      </w:r>
    </w:p>
    <w:p w:rsidR="00970F7D" w:rsidRDefault="00970F7D" w:rsidP="00970F7D">
      <w:pPr>
        <w:pStyle w:val="NormalWeb"/>
        <w:spacing w:line="300" w:lineRule="atLeast"/>
        <w:rPr>
          <w:rFonts w:ascii="Segoe UI" w:hAnsi="Segoe UI" w:cs="Segoe UI"/>
          <w:sz w:val="21"/>
          <w:szCs w:val="21"/>
        </w:rPr>
      </w:pPr>
      <w:r>
        <w:rPr>
          <w:rFonts w:ascii="Segoe UI" w:hAnsi="Segoe UI" w:cs="Segoe UI"/>
          <w:sz w:val="21"/>
          <w:szCs w:val="21"/>
        </w:rPr>
        <w:t>Ye old/common production pattern tha.</w:t>
      </w:r>
    </w:p>
    <w:p w:rsidR="00970F7D" w:rsidRDefault="00970F7D" w:rsidP="00970F7D">
      <w:pPr>
        <w:pStyle w:val="Heading2"/>
        <w:spacing w:line="300" w:lineRule="atLeast"/>
        <w:rPr>
          <w:rFonts w:ascii="Segoe UI" w:hAnsi="Segoe UI" w:cs="Segoe UI"/>
        </w:rPr>
      </w:pPr>
      <w:r>
        <w:rPr>
          <w:rFonts w:ascii="Segoe UI" w:hAnsi="Segoe UI" w:cs="Segoe UI"/>
        </w:rPr>
        <w:t>Ab recommended new pattern</w:t>
      </w:r>
    </w:p>
    <w:p w:rsidR="00970F7D" w:rsidRDefault="00970F7D" w:rsidP="00970F7D">
      <w:pPr>
        <w:pStyle w:val="NormalWeb"/>
        <w:spacing w:line="300" w:lineRule="atLeast"/>
        <w:rPr>
          <w:rFonts w:ascii="Segoe UI" w:hAnsi="Segoe UI" w:cs="Segoe UI"/>
          <w:sz w:val="21"/>
          <w:szCs w:val="21"/>
        </w:rPr>
      </w:pPr>
      <w:r>
        <w:rPr>
          <w:rFonts w:ascii="Segoe UI" w:hAnsi="Segoe UI" w:cs="Segoe UI"/>
          <w:sz w:val="21"/>
          <w:szCs w:val="21"/>
        </w:rPr>
        <w:t>use_lockfile = true</w:t>
      </w:r>
    </w:p>
    <w:p w:rsidR="00970F7D" w:rsidRDefault="00970F7D" w:rsidP="00970F7D">
      <w:pPr>
        <w:pStyle w:val="NormalWeb"/>
        <w:spacing w:line="300" w:lineRule="atLeast"/>
        <w:rPr>
          <w:rFonts w:ascii="Segoe UI" w:hAnsi="Segoe UI" w:cs="Segoe UI"/>
          <w:sz w:val="21"/>
          <w:szCs w:val="21"/>
        </w:rPr>
      </w:pPr>
      <w:r>
        <w:rPr>
          <w:rFonts w:ascii="Segoe UI" w:hAnsi="Segoe UI" w:cs="Segoe UI"/>
          <w:sz w:val="21"/>
          <w:szCs w:val="21"/>
        </w:rPr>
        <w:t>Isme Terraform S3 bucket me state ke paas temporary lock file banata hai, DynamoDB table ki need nahi hoti.</w:t>
      </w:r>
    </w:p>
    <w:p w:rsidR="00970F7D" w:rsidRDefault="00114F67" w:rsidP="00970F7D">
      <w:pPr>
        <w:spacing w:line="300" w:lineRule="atLeast"/>
        <w:rPr>
          <w:rFonts w:ascii="Segoe UI" w:hAnsi="Segoe UI" w:cs="Segoe UI"/>
          <w:sz w:val="21"/>
          <w:szCs w:val="21"/>
        </w:rPr>
      </w:pPr>
      <w:r>
        <w:rPr>
          <w:rFonts w:ascii="Segoe UI" w:hAnsi="Segoe UI" w:cs="Segoe UI"/>
          <w:sz w:val="21"/>
          <w:szCs w:val="21"/>
        </w:rPr>
        <w:pict>
          <v:rect id="_x0000_i1151" style="width:0;height:1.5pt" o:hralign="center" o:hrstd="t" o:hr="t" fillcolor="#a0a0a0" stroked="f"/>
        </w:pict>
      </w:r>
    </w:p>
    <w:p w:rsidR="00970F7D" w:rsidRDefault="00970F7D" w:rsidP="00970F7D">
      <w:pPr>
        <w:pStyle w:val="Heading1"/>
        <w:spacing w:line="300" w:lineRule="atLeast"/>
        <w:rPr>
          <w:rFonts w:ascii="Segoe UI" w:hAnsi="Segoe UI" w:cs="Segoe UI"/>
          <w:sz w:val="48"/>
          <w:szCs w:val="48"/>
        </w:rPr>
      </w:pPr>
      <w:r>
        <w:rPr>
          <w:rFonts w:ascii="Segoe UI" w:hAnsi="Segoe UI" w:cs="Segoe UI"/>
        </w:rPr>
        <w:t>Ab hume kya karna chahiye?</w:t>
      </w:r>
    </w:p>
    <w:p w:rsidR="00970F7D" w:rsidRDefault="00970F7D" w:rsidP="00970F7D">
      <w:pPr>
        <w:pStyle w:val="NormalWeb"/>
        <w:spacing w:line="300" w:lineRule="atLeast"/>
        <w:rPr>
          <w:rFonts w:ascii="Segoe UI" w:hAnsi="Segoe UI" w:cs="Segoe UI"/>
          <w:sz w:val="21"/>
          <w:szCs w:val="21"/>
        </w:rPr>
      </w:pPr>
      <w:r>
        <w:rPr>
          <w:rFonts w:ascii="Segoe UI" w:hAnsi="Segoe UI" w:cs="Segoe UI"/>
          <w:sz w:val="21"/>
          <w:szCs w:val="21"/>
        </w:rPr>
        <w:t>Meri recommendation:</w:t>
      </w:r>
    </w:p>
    <w:p w:rsidR="00970F7D" w:rsidRDefault="00970F7D" w:rsidP="00970F7D">
      <w:pPr>
        <w:spacing w:line="300" w:lineRule="atLeast"/>
        <w:rPr>
          <w:rFonts w:ascii="Segoe UI" w:hAnsi="Segoe UI" w:cs="Segoe UI"/>
          <w:sz w:val="21"/>
          <w:szCs w:val="21"/>
        </w:rPr>
      </w:pPr>
      <w:r>
        <w:rPr>
          <w:rFonts w:ascii="Segoe UI" w:hAnsi="Segoe UI" w:cs="Segoe UI"/>
          <w:sz w:val="21"/>
          <w:szCs w:val="21"/>
        </w:rPr>
        <w:t>Abhi backend.tf ko use_lockfile par switch karte hain.Abhi backend.tf ko use_lockfile par switch karte hain nahi karenge.</w:t>
      </w:r>
    </w:p>
    <w:p w:rsidR="00970F7D" w:rsidRDefault="00970F7D" w:rsidP="00970F7D">
      <w:pPr>
        <w:spacing w:line="300" w:lineRule="atLeast"/>
        <w:rPr>
          <w:rFonts w:ascii="Segoe UI" w:hAnsi="Segoe UI" w:cs="Segoe UI"/>
          <w:sz w:val="21"/>
          <w:szCs w:val="21"/>
        </w:rPr>
      </w:pPr>
      <w:r>
        <w:rPr>
          <w:rFonts w:ascii="Segoe UI" w:hAnsi="Segoe UI" w:cs="Segoe UI"/>
          <w:sz w:val="21"/>
          <w:szCs w:val="21"/>
        </w:rPr>
        <w:t>Pehle confirm karenge Terraform plan properly chal raha hai.</w:t>
      </w:r>
    </w:p>
    <w:p w:rsidR="00970F7D" w:rsidRDefault="00970F7D" w:rsidP="00970F7D">
      <w:pPr>
        <w:pStyle w:val="NormalWeb"/>
        <w:spacing w:line="300" w:lineRule="atLeast"/>
        <w:rPr>
          <w:rFonts w:ascii="Segoe UI" w:hAnsi="Segoe UI" w:cs="Segoe UI"/>
          <w:sz w:val="21"/>
          <w:szCs w:val="21"/>
        </w:rPr>
      </w:pPr>
      <w:r>
        <w:rPr>
          <w:rFonts w:ascii="Segoe UI" w:hAnsi="Segoe UI" w:cs="Segoe UI"/>
          <w:sz w:val="21"/>
          <w:szCs w:val="21"/>
        </w:rPr>
        <w:t>DynamoDB table later cleanup kar sakte hain.</w:t>
      </w:r>
    </w:p>
    <w:p w:rsidR="00970F7D" w:rsidRDefault="00114F67" w:rsidP="00970F7D">
      <w:pPr>
        <w:spacing w:line="300" w:lineRule="atLeast"/>
        <w:rPr>
          <w:rFonts w:ascii="Segoe UI" w:hAnsi="Segoe UI" w:cs="Segoe UI"/>
          <w:sz w:val="21"/>
          <w:szCs w:val="21"/>
        </w:rPr>
      </w:pPr>
      <w:r>
        <w:rPr>
          <w:rFonts w:ascii="Segoe UI" w:hAnsi="Segoe UI" w:cs="Segoe UI"/>
          <w:sz w:val="21"/>
          <w:szCs w:val="21"/>
        </w:rPr>
        <w:pict>
          <v:rect id="_x0000_i1152" style="width:0;height:1.5pt" o:hralign="center" o:hrstd="t" o:hr="t" fillcolor="#a0a0a0" stroked="f"/>
        </w:pict>
      </w:r>
    </w:p>
    <w:p w:rsidR="00970F7D" w:rsidRDefault="00970F7D" w:rsidP="00970F7D">
      <w:pPr>
        <w:pStyle w:val="Heading1"/>
        <w:spacing w:line="300" w:lineRule="atLeast"/>
        <w:rPr>
          <w:rFonts w:ascii="Segoe UI" w:hAnsi="Segoe UI" w:cs="Segoe UI"/>
          <w:sz w:val="48"/>
          <w:szCs w:val="48"/>
        </w:rPr>
      </w:pPr>
      <w:r>
        <w:rPr>
          <w:rFonts w:ascii="Segoe UI" w:hAnsi="Segoe UI" w:cs="Segoe UI"/>
        </w:rPr>
        <w:t>Next step: backend.tf update karo</w:t>
      </w:r>
    </w:p>
    <w:p w:rsidR="00970F7D" w:rsidRDefault="00970F7D" w:rsidP="00970F7D">
      <w:pPr>
        <w:pStyle w:val="NormalWeb"/>
        <w:spacing w:line="300" w:lineRule="atLeast"/>
        <w:rPr>
          <w:rFonts w:ascii="Segoe UI" w:hAnsi="Segoe UI" w:cs="Segoe UI"/>
          <w:sz w:val="21"/>
          <w:szCs w:val="21"/>
        </w:rPr>
      </w:pPr>
      <w:r>
        <w:rPr>
          <w:rFonts w:ascii="Segoe UI" w:hAnsi="Segoe UI" w:cs="Segoe UI"/>
          <w:sz w:val="21"/>
          <w:szCs w:val="21"/>
        </w:rPr>
        <w:t>Ab sirf ye command run karo:</w:t>
      </w:r>
    </w:p>
    <w:p w:rsidR="00970F7D" w:rsidRDefault="00970F7D" w:rsidP="00970F7D">
      <w:pPr>
        <w:spacing w:line="300" w:lineRule="atLeast"/>
        <w:rPr>
          <w:rFonts w:ascii="Segoe UI" w:hAnsi="Segoe UI" w:cs="Segoe UI"/>
          <w:sz w:val="21"/>
          <w:szCs w:val="21"/>
        </w:rPr>
      </w:pPr>
      <w:r>
        <w:rPr>
          <w:rFonts w:ascii="Segoe UI" w:hAnsi="Segoe UI" w:cs="Segoe UI"/>
          <w:sz w:val="21"/>
          <w:szCs w:val="21"/>
        </w:rPr>
        <w:t>cd ~/enterprise-genai-iac/infra</w:t>
      </w:r>
    </w:p>
    <w:p w:rsidR="00970F7D" w:rsidRDefault="00970F7D" w:rsidP="00970F7D">
      <w:pPr>
        <w:spacing w:line="300" w:lineRule="atLeast"/>
        <w:rPr>
          <w:rFonts w:ascii="Segoe UI" w:hAnsi="Segoe UI" w:cs="Segoe UI"/>
          <w:sz w:val="21"/>
          <w:szCs w:val="21"/>
        </w:rPr>
      </w:pPr>
    </w:p>
    <w:p w:rsidR="00970F7D" w:rsidRDefault="00970F7D" w:rsidP="00970F7D">
      <w:pPr>
        <w:spacing w:line="300" w:lineRule="atLeast"/>
        <w:rPr>
          <w:rFonts w:ascii="Segoe UI" w:hAnsi="Segoe UI" w:cs="Segoe UI"/>
          <w:sz w:val="21"/>
          <w:szCs w:val="21"/>
        </w:rPr>
      </w:pPr>
      <w:r>
        <w:rPr>
          <w:rFonts w:ascii="Segoe UI" w:hAnsi="Segoe UI" w:cs="Segoe UI"/>
          <w:sz w:val="21"/>
          <w:szCs w:val="21"/>
        </w:rPr>
        <w:lastRenderedPageBreak/>
        <w:t>cat &gt; backend.tf &lt;&lt; "$TF_STATE_BUCKET"cat &gt; backend.tf &lt;&lt;EOF</w:t>
      </w:r>
    </w:p>
    <w:p w:rsidR="00970F7D" w:rsidRDefault="00970F7D" w:rsidP="00970F7D">
      <w:pPr>
        <w:spacing w:line="300" w:lineRule="atLeast"/>
        <w:rPr>
          <w:rFonts w:ascii="Segoe UI" w:hAnsi="Segoe UI" w:cs="Segoe UI"/>
          <w:sz w:val="21"/>
          <w:szCs w:val="21"/>
        </w:rPr>
      </w:pPr>
      <w:r>
        <w:rPr>
          <w:rFonts w:ascii="Segoe UI" w:hAnsi="Segoe UI" w:cs="Segoe UI"/>
          <w:sz w:val="21"/>
          <w:szCs w:val="21"/>
        </w:rPr>
        <w:t>    key          = "enterprise-genai-assistant/dev/terraform.tfstate"</w:t>
      </w:r>
    </w:p>
    <w:p w:rsidR="00970F7D" w:rsidRDefault="00970F7D" w:rsidP="00970F7D">
      <w:pPr>
        <w:spacing w:line="300" w:lineRule="atLeast"/>
        <w:rPr>
          <w:rFonts w:ascii="Segoe UI" w:hAnsi="Segoe UI" w:cs="Segoe UI"/>
          <w:sz w:val="21"/>
          <w:szCs w:val="21"/>
        </w:rPr>
      </w:pPr>
      <w:r>
        <w:rPr>
          <w:rFonts w:ascii="Segoe UI" w:hAnsi="Segoe UI" w:cs="Segoe UI"/>
          <w:sz w:val="21"/>
          <w:szCs w:val="21"/>
        </w:rPr>
        <w:t>    region       = "$REGION"</w:t>
      </w:r>
    </w:p>
    <w:p w:rsidR="00970F7D" w:rsidRDefault="00970F7D" w:rsidP="00970F7D">
      <w:pPr>
        <w:spacing w:line="300" w:lineRule="atLeast"/>
        <w:rPr>
          <w:rFonts w:ascii="Segoe UI" w:hAnsi="Segoe UI" w:cs="Segoe UI"/>
          <w:sz w:val="21"/>
          <w:szCs w:val="21"/>
        </w:rPr>
      </w:pPr>
      <w:r>
        <w:rPr>
          <w:rFonts w:ascii="Segoe UI" w:hAnsi="Segoe UI" w:cs="Segoe UI"/>
          <w:sz w:val="21"/>
          <w:szCs w:val="21"/>
        </w:rPr>
        <w:t>    encrypt      = true</w:t>
      </w:r>
    </w:p>
    <w:p w:rsidR="00970F7D" w:rsidRDefault="00970F7D" w:rsidP="00970F7D">
      <w:pPr>
        <w:spacing w:line="300" w:lineRule="atLeast"/>
        <w:rPr>
          <w:rFonts w:ascii="Segoe UI" w:hAnsi="Segoe UI" w:cs="Segoe UI"/>
          <w:sz w:val="21"/>
          <w:szCs w:val="21"/>
        </w:rPr>
      </w:pPr>
      <w:r>
        <w:rPr>
          <w:rFonts w:ascii="Segoe UI" w:hAnsi="Segoe UI" w:cs="Segoe UI"/>
          <w:sz w:val="21"/>
          <w:szCs w:val="21"/>
        </w:rPr>
        <w:t>    use_lockfile = true</w:t>
      </w:r>
    </w:p>
    <w:p w:rsidR="00970F7D" w:rsidRDefault="00970F7D" w:rsidP="00970F7D">
      <w:pPr>
        <w:spacing w:line="300" w:lineRule="atLeast"/>
        <w:rPr>
          <w:rFonts w:ascii="Segoe UI" w:hAnsi="Segoe UI" w:cs="Segoe UI"/>
          <w:sz w:val="21"/>
          <w:szCs w:val="21"/>
        </w:rPr>
      </w:pPr>
      <w:r>
        <w:rPr>
          <w:rFonts w:ascii="Segoe UI" w:hAnsi="Segoe UI" w:cs="Segoe UI"/>
          <w:sz w:val="21"/>
          <w:szCs w:val="21"/>
        </w:rPr>
        <w:t>  }</w:t>
      </w:r>
    </w:p>
    <w:p w:rsidR="00970F7D" w:rsidRDefault="00970F7D" w:rsidP="00970F7D">
      <w:pPr>
        <w:spacing w:line="300" w:lineRule="atLeast"/>
        <w:rPr>
          <w:rFonts w:ascii="Segoe UI" w:hAnsi="Segoe UI" w:cs="Segoe UI"/>
          <w:sz w:val="21"/>
          <w:szCs w:val="21"/>
        </w:rPr>
      </w:pPr>
      <w:r>
        <w:rPr>
          <w:rFonts w:ascii="Segoe UI" w:hAnsi="Segoe UI" w:cs="Segoe UI"/>
          <w:sz w:val="21"/>
          <w:szCs w:val="21"/>
        </w:rPr>
        <w:t>}</w:t>
      </w:r>
    </w:p>
    <w:p w:rsidR="00970F7D" w:rsidRDefault="00970F7D" w:rsidP="00970F7D">
      <w:pPr>
        <w:spacing w:line="300" w:lineRule="atLeast"/>
        <w:rPr>
          <w:rFonts w:ascii="Segoe UI" w:hAnsi="Segoe UI" w:cs="Segoe UI"/>
          <w:sz w:val="21"/>
          <w:szCs w:val="21"/>
        </w:rPr>
      </w:pPr>
      <w:r>
        <w:rPr>
          <w:rFonts w:ascii="Segoe UI" w:hAnsi="Segoe UI" w:cs="Segoe UI"/>
          <w:sz w:val="21"/>
          <w:szCs w:val="21"/>
        </w:rPr>
        <w:t>EOF</w:t>
      </w:r>
    </w:p>
    <w:p w:rsidR="00970F7D" w:rsidRDefault="00970F7D" w:rsidP="00970F7D">
      <w:pPr>
        <w:spacing w:line="300" w:lineRule="atLeast"/>
        <w:rPr>
          <w:rFonts w:ascii="Segoe UI" w:hAnsi="Segoe UI" w:cs="Segoe UI"/>
          <w:sz w:val="21"/>
          <w:szCs w:val="21"/>
        </w:rPr>
      </w:pPr>
    </w:p>
    <w:p w:rsidR="00970F7D" w:rsidRDefault="00970F7D" w:rsidP="00970F7D">
      <w:pPr>
        <w:spacing w:line="300" w:lineRule="atLeast"/>
        <w:rPr>
          <w:rFonts w:ascii="Segoe UI" w:hAnsi="Segoe UI" w:cs="Segoe UI"/>
          <w:sz w:val="21"/>
          <w:szCs w:val="21"/>
        </w:rPr>
      </w:pPr>
      <w:r>
        <w:rPr>
          <w:rFonts w:ascii="Segoe UI" w:hAnsi="Segoe UI" w:cs="Segoe UI"/>
          <w:sz w:val="21"/>
          <w:szCs w:val="21"/>
        </w:rPr>
        <w:t>cat backend.tf</w:t>
      </w:r>
    </w:p>
    <w:p w:rsidR="00970F7D" w:rsidRDefault="00970F7D" w:rsidP="00970F7D">
      <w:pPr>
        <w:spacing w:line="300" w:lineRule="atLeast"/>
        <w:rPr>
          <w:rFonts w:ascii="Segoe UI" w:hAnsi="Segoe UI" w:cs="Segoe UI"/>
          <w:sz w:val="21"/>
          <w:szCs w:val="21"/>
        </w:rPr>
      </w:pPr>
    </w:p>
    <w:p w:rsidR="00970F7D" w:rsidRDefault="00970F7D" w:rsidP="00970F7D">
      <w:pPr>
        <w:spacing w:line="300" w:lineRule="atLeast"/>
        <w:rPr>
          <w:rFonts w:ascii="Segoe UI" w:hAnsi="Segoe UI" w:cs="Segoe UI"/>
          <w:sz w:val="21"/>
          <w:szCs w:val="21"/>
        </w:rPr>
      </w:pPr>
      <w:r>
        <w:rPr>
          <w:rFonts w:ascii="Segoe UI" w:hAnsi="Segoe UI" w:cs="Segoe UI"/>
          <w:sz w:val="21"/>
          <w:szCs w:val="21"/>
        </w:rPr>
        <w:t>terraform {</w:t>
      </w:r>
    </w:p>
    <w:p w:rsidR="00970F7D" w:rsidRDefault="00970F7D" w:rsidP="00970F7D">
      <w:pPr>
        <w:spacing w:line="300" w:lineRule="atLeast"/>
        <w:rPr>
          <w:rFonts w:ascii="Segoe UI" w:hAnsi="Segoe UI" w:cs="Segoe UI"/>
          <w:sz w:val="21"/>
          <w:szCs w:val="21"/>
        </w:rPr>
      </w:pPr>
      <w:r>
        <w:rPr>
          <w:rFonts w:ascii="Segoe UI" w:hAnsi="Segoe UI" w:cs="Segoe UI"/>
          <w:sz w:val="21"/>
          <w:szCs w:val="21"/>
        </w:rPr>
        <w:t>  backend "s3" {</w:t>
      </w:r>
    </w:p>
    <w:p w:rsidR="00970F7D" w:rsidRDefault="00970F7D" w:rsidP="00970F7D">
      <w:pPr>
        <w:pStyle w:val="NormalWeb"/>
        <w:spacing w:line="300" w:lineRule="atLeast"/>
        <w:rPr>
          <w:rFonts w:ascii="Segoe UI" w:hAnsi="Segoe UI" w:cs="Segoe UI"/>
          <w:sz w:val="21"/>
          <w:szCs w:val="21"/>
        </w:rPr>
      </w:pPr>
      <w:r>
        <w:rPr>
          <w:rFonts w:ascii="Segoe UI" w:hAnsi="Segoe UI" w:cs="Segoe UI"/>
          <w:sz w:val="21"/>
          <w:szCs w:val="21"/>
        </w:rPr>
        <w:t>Expected output me ye hona chahiye:</w:t>
      </w:r>
    </w:p>
    <w:p w:rsidR="00970F7D" w:rsidRDefault="00970F7D" w:rsidP="00970F7D">
      <w:pPr>
        <w:pStyle w:val="NormalWeb"/>
        <w:spacing w:line="300" w:lineRule="atLeast"/>
        <w:rPr>
          <w:rFonts w:ascii="Segoe UI" w:hAnsi="Segoe UI" w:cs="Segoe UI"/>
          <w:sz w:val="21"/>
          <w:szCs w:val="21"/>
        </w:rPr>
      </w:pPr>
      <w:r>
        <w:rPr>
          <w:rFonts w:ascii="Segoe UI" w:hAnsi="Segoe UI" w:cs="Segoe UI"/>
          <w:sz w:val="21"/>
          <w:szCs w:val="21"/>
        </w:rPr>
        <w:t>use_lockfile = true</w:t>
      </w:r>
    </w:p>
    <w:p w:rsidR="00970F7D" w:rsidRDefault="00970F7D" w:rsidP="00970F7D">
      <w:pPr>
        <w:pStyle w:val="NormalWeb"/>
        <w:spacing w:line="300" w:lineRule="atLeast"/>
        <w:rPr>
          <w:rFonts w:ascii="Segoe UI" w:hAnsi="Segoe UI" w:cs="Segoe UI"/>
          <w:sz w:val="21"/>
          <w:szCs w:val="21"/>
        </w:rPr>
      </w:pPr>
      <w:r>
        <w:rPr>
          <w:rFonts w:ascii="Segoe UI" w:hAnsi="Segoe UI" w:cs="Segoe UI"/>
          <w:sz w:val="21"/>
          <w:szCs w:val="21"/>
        </w:rPr>
        <w:t>Aur ye line nahi honi chahiye:</w:t>
      </w:r>
    </w:p>
    <w:p w:rsidR="00970F7D" w:rsidRDefault="00970F7D" w:rsidP="00970F7D">
      <w:pPr>
        <w:pStyle w:val="NormalWeb"/>
        <w:spacing w:line="300" w:lineRule="atLeast"/>
        <w:rPr>
          <w:rFonts w:ascii="Segoe UI" w:hAnsi="Segoe UI" w:cs="Segoe UI"/>
          <w:sz w:val="21"/>
          <w:szCs w:val="21"/>
        </w:rPr>
      </w:pPr>
      <w:r>
        <w:rPr>
          <w:rFonts w:ascii="Segoe UI" w:hAnsi="Segoe UI" w:cs="Segoe UI"/>
          <w:sz w:val="21"/>
          <w:szCs w:val="21"/>
        </w:rPr>
        <w:t>dynamodb_table = ...</w:t>
      </w:r>
    </w:p>
    <w:p w:rsidR="00970F7D" w:rsidRDefault="00114F67" w:rsidP="00970F7D">
      <w:pPr>
        <w:spacing w:line="300" w:lineRule="atLeast"/>
        <w:rPr>
          <w:rFonts w:ascii="Segoe UI" w:hAnsi="Segoe UI" w:cs="Segoe UI"/>
          <w:sz w:val="21"/>
          <w:szCs w:val="21"/>
        </w:rPr>
      </w:pPr>
      <w:r>
        <w:rPr>
          <w:rFonts w:ascii="Segoe UI" w:hAnsi="Segoe UI" w:cs="Segoe UI"/>
          <w:sz w:val="21"/>
          <w:szCs w:val="21"/>
        </w:rPr>
        <w:pict>
          <v:rect id="_x0000_i1153" style="width:0;height:1.5pt" o:hralign="center" o:hrstd="t" o:hr="t" fillcolor="#a0a0a0" stroked="f"/>
        </w:pict>
      </w:r>
    </w:p>
    <w:p w:rsidR="00970F7D" w:rsidRDefault="00970F7D" w:rsidP="00970F7D">
      <w:pPr>
        <w:pStyle w:val="Heading1"/>
        <w:spacing w:line="300" w:lineRule="atLeast"/>
        <w:rPr>
          <w:rFonts w:ascii="Segoe UI" w:hAnsi="Segoe UI" w:cs="Segoe UI"/>
          <w:sz w:val="48"/>
          <w:szCs w:val="48"/>
        </w:rPr>
      </w:pPr>
      <w:r>
        <w:rPr>
          <w:rFonts w:ascii="Segoe UI" w:hAnsi="Segoe UI" w:cs="Segoe UI"/>
        </w:rPr>
        <w:t>Uske baad kya hoga?</w:t>
      </w:r>
    </w:p>
    <w:p w:rsidR="00970F7D" w:rsidRDefault="00970F7D" w:rsidP="00970F7D">
      <w:pPr>
        <w:pStyle w:val="NormalWeb"/>
        <w:spacing w:line="300" w:lineRule="atLeast"/>
        <w:rPr>
          <w:rFonts w:ascii="Segoe UI" w:hAnsi="Segoe UI" w:cs="Segoe UI"/>
          <w:sz w:val="21"/>
          <w:szCs w:val="21"/>
        </w:rPr>
      </w:pPr>
      <w:r>
        <w:rPr>
          <w:rFonts w:ascii="Segoe UI" w:hAnsi="Segoe UI" w:cs="Segoe UI"/>
          <w:sz w:val="21"/>
          <w:szCs w:val="21"/>
        </w:rPr>
        <w:t>Uske baad hum run karenge:</w:t>
      </w:r>
    </w:p>
    <w:p w:rsidR="00970F7D" w:rsidRDefault="00970F7D" w:rsidP="00970F7D">
      <w:pPr>
        <w:pStyle w:val="NormalWeb"/>
        <w:spacing w:line="300" w:lineRule="atLeast"/>
        <w:rPr>
          <w:rFonts w:ascii="Segoe UI" w:hAnsi="Segoe UI" w:cs="Segoe UI"/>
          <w:sz w:val="21"/>
          <w:szCs w:val="21"/>
        </w:rPr>
      </w:pPr>
      <w:r>
        <w:rPr>
          <w:rFonts w:ascii="Segoe UI" w:hAnsi="Segoe UI" w:cs="Segoe UI"/>
          <w:sz w:val="21"/>
          <w:szCs w:val="21"/>
        </w:rPr>
        <w:t>terraform init -reconfigure</w:t>
      </w:r>
    </w:p>
    <w:p w:rsidR="00970F7D" w:rsidRDefault="00970F7D" w:rsidP="00970F7D">
      <w:pPr>
        <w:pStyle w:val="NormalWeb"/>
        <w:spacing w:line="300" w:lineRule="atLeast"/>
        <w:rPr>
          <w:rFonts w:ascii="Segoe UI" w:hAnsi="Segoe UI" w:cs="Segoe UI"/>
          <w:sz w:val="21"/>
          <w:szCs w:val="21"/>
        </w:rPr>
      </w:pPr>
      <w:r>
        <w:rPr>
          <w:rStyle w:val="HTMLCode"/>
        </w:rPr>
        <w:t>-reconfigure</w:t>
      </w:r>
      <w:r>
        <w:rPr>
          <w:rFonts w:ascii="Segoe UI" w:hAnsi="Segoe UI" w:cs="Segoe UI"/>
          <w:sz w:val="21"/>
          <w:szCs w:val="21"/>
        </w:rPr>
        <w:t xml:space="preserve"> ka matlab:</w:t>
      </w:r>
    </w:p>
    <w:p w:rsidR="00970F7D" w:rsidRDefault="00970F7D" w:rsidP="00970F7D">
      <w:pPr>
        <w:spacing w:line="300" w:lineRule="atLeast"/>
        <w:rPr>
          <w:rFonts w:ascii="Segoe UI" w:hAnsi="Segoe UI" w:cs="Segoe UI"/>
          <w:sz w:val="21"/>
          <w:szCs w:val="21"/>
        </w:rPr>
      </w:pPr>
      <w:r>
        <w:rPr>
          <w:rFonts w:ascii="Segoe UI" w:hAnsi="Segoe UI" w:cs="Segoe UI"/>
          <w:sz w:val="21"/>
          <w:szCs w:val="21"/>
        </w:rPr>
        <w:t>Backend configuration change hui hai,</w:t>
      </w:r>
    </w:p>
    <w:p w:rsidR="00970F7D" w:rsidRDefault="00970F7D" w:rsidP="00970F7D">
      <w:pPr>
        <w:spacing w:line="300" w:lineRule="atLeast"/>
        <w:rPr>
          <w:rFonts w:ascii="Segoe UI" w:hAnsi="Segoe UI" w:cs="Segoe UI"/>
          <w:sz w:val="21"/>
          <w:szCs w:val="21"/>
        </w:rPr>
      </w:pPr>
      <w:r>
        <w:rPr>
          <w:rFonts w:ascii="Segoe UI" w:hAnsi="Segoe UI" w:cs="Segoe UI"/>
          <w:sz w:val="21"/>
          <w:szCs w:val="21"/>
        </w:rPr>
        <w:t>Terraform backend ko new config ke saath reload karo.</w:t>
      </w:r>
    </w:p>
    <w:p w:rsidR="00970F7D" w:rsidRDefault="00970F7D" w:rsidP="00970F7D">
      <w:pPr>
        <w:pStyle w:val="NormalWeb"/>
        <w:spacing w:line="300" w:lineRule="atLeast"/>
        <w:rPr>
          <w:rFonts w:ascii="Segoe UI" w:hAnsi="Segoe UI" w:cs="Segoe UI"/>
          <w:sz w:val="21"/>
          <w:szCs w:val="21"/>
        </w:rPr>
      </w:pPr>
      <w:r>
        <w:rPr>
          <w:rFonts w:ascii="Segoe UI" w:hAnsi="Segoe UI" w:cs="Segoe UI"/>
          <w:sz w:val="21"/>
          <w:szCs w:val="21"/>
        </w:rPr>
        <w:t>State S3 me already hai, bucket/key same hai, isliye state lost nahi hogi.</w:t>
      </w:r>
    </w:p>
    <w:p w:rsidR="00970F7D" w:rsidRDefault="00114F67" w:rsidP="00970F7D">
      <w:pPr>
        <w:spacing w:line="300" w:lineRule="atLeast"/>
        <w:rPr>
          <w:rFonts w:ascii="Segoe UI" w:hAnsi="Segoe UI" w:cs="Segoe UI"/>
          <w:sz w:val="21"/>
          <w:szCs w:val="21"/>
        </w:rPr>
      </w:pPr>
      <w:r>
        <w:rPr>
          <w:rFonts w:ascii="Segoe UI" w:hAnsi="Segoe UI" w:cs="Segoe UI"/>
          <w:sz w:val="21"/>
          <w:szCs w:val="21"/>
        </w:rPr>
        <w:pict>
          <v:rect id="_x0000_i1154" style="width:0;height:1.5pt" o:hralign="center" o:hrstd="t" o:hr="t" fillcolor="#a0a0a0" stroked="f"/>
        </w:pict>
      </w:r>
    </w:p>
    <w:p w:rsidR="00970F7D" w:rsidRDefault="00970F7D" w:rsidP="00970F7D">
      <w:pPr>
        <w:pStyle w:val="Heading1"/>
        <w:spacing w:line="300" w:lineRule="atLeast"/>
        <w:rPr>
          <w:rFonts w:ascii="Segoe UI" w:hAnsi="Segoe UI" w:cs="Segoe UI"/>
          <w:sz w:val="48"/>
          <w:szCs w:val="48"/>
        </w:rPr>
      </w:pPr>
      <w:r>
        <w:rPr>
          <w:rFonts w:ascii="Segoe UI" w:hAnsi="Segoe UI" w:cs="Segoe UI"/>
        </w:rPr>
        <w:t>Console me kya dikhega?</w:t>
      </w:r>
    </w:p>
    <w:p w:rsidR="00970F7D" w:rsidRDefault="00970F7D" w:rsidP="00970F7D">
      <w:pPr>
        <w:pStyle w:val="NormalWeb"/>
        <w:spacing w:line="300" w:lineRule="atLeast"/>
        <w:rPr>
          <w:rFonts w:ascii="Segoe UI" w:hAnsi="Segoe UI" w:cs="Segoe UI"/>
          <w:sz w:val="21"/>
          <w:szCs w:val="21"/>
        </w:rPr>
      </w:pPr>
      <w:r>
        <w:rPr>
          <w:rFonts w:ascii="Segoe UI" w:hAnsi="Segoe UI" w:cs="Segoe UI"/>
          <w:sz w:val="21"/>
          <w:szCs w:val="21"/>
        </w:rPr>
        <w:t>S3 bucket me:</w:t>
      </w:r>
    </w:p>
    <w:p w:rsidR="00970F7D" w:rsidRDefault="00970F7D" w:rsidP="00970F7D">
      <w:pPr>
        <w:pStyle w:val="NormalWeb"/>
        <w:spacing w:line="300" w:lineRule="atLeast"/>
        <w:rPr>
          <w:rFonts w:ascii="Segoe UI" w:hAnsi="Segoe UI" w:cs="Segoe UI"/>
          <w:sz w:val="21"/>
          <w:szCs w:val="21"/>
        </w:rPr>
      </w:pPr>
      <w:r>
        <w:rPr>
          <w:rFonts w:ascii="Segoe UI" w:hAnsi="Segoe UI" w:cs="Segoe UI"/>
          <w:sz w:val="21"/>
          <w:szCs w:val="21"/>
        </w:rPr>
        <w:t>terraform.tfstate</w:t>
      </w:r>
    </w:p>
    <w:p w:rsidR="00970F7D" w:rsidRDefault="00970F7D" w:rsidP="00970F7D">
      <w:pPr>
        <w:pStyle w:val="NormalWeb"/>
        <w:spacing w:line="300" w:lineRule="atLeast"/>
        <w:rPr>
          <w:rFonts w:ascii="Segoe UI" w:hAnsi="Segoe UI" w:cs="Segoe UI"/>
          <w:sz w:val="21"/>
          <w:szCs w:val="21"/>
        </w:rPr>
      </w:pPr>
      <w:r>
        <w:rPr>
          <w:rFonts w:ascii="Segoe UI" w:hAnsi="Segoe UI" w:cs="Segoe UI"/>
          <w:sz w:val="21"/>
          <w:szCs w:val="21"/>
        </w:rPr>
        <w:t>already dikhega.</w:t>
      </w:r>
    </w:p>
    <w:p w:rsidR="00970F7D" w:rsidRDefault="00970F7D" w:rsidP="00970F7D">
      <w:pPr>
        <w:pStyle w:val="NormalWeb"/>
        <w:spacing w:line="300" w:lineRule="atLeast"/>
        <w:rPr>
          <w:rFonts w:ascii="Segoe UI" w:hAnsi="Segoe UI" w:cs="Segoe UI"/>
          <w:sz w:val="21"/>
          <w:szCs w:val="21"/>
        </w:rPr>
      </w:pPr>
      <w:r>
        <w:rPr>
          <w:rFonts w:ascii="Segoe UI" w:hAnsi="Segoe UI" w:cs="Segoe UI"/>
          <w:sz w:val="21"/>
          <w:szCs w:val="21"/>
        </w:rPr>
        <w:lastRenderedPageBreak/>
        <w:t>Jab Terraform operation run hota hai, S3 lockfile temporarily dikh sakti hai:</w:t>
      </w:r>
    </w:p>
    <w:p w:rsidR="00970F7D" w:rsidRDefault="00970F7D" w:rsidP="00970F7D">
      <w:pPr>
        <w:pStyle w:val="NormalWeb"/>
        <w:spacing w:line="300" w:lineRule="atLeast"/>
        <w:rPr>
          <w:rFonts w:ascii="Segoe UI" w:hAnsi="Segoe UI" w:cs="Segoe UI"/>
          <w:sz w:val="21"/>
          <w:szCs w:val="21"/>
        </w:rPr>
      </w:pPr>
      <w:r>
        <w:rPr>
          <w:rFonts w:ascii="Segoe UI" w:hAnsi="Segoe UI" w:cs="Segoe UI"/>
          <w:sz w:val="21"/>
          <w:szCs w:val="21"/>
        </w:rPr>
        <w:t>terraform.tfstate.tflock</w:t>
      </w:r>
    </w:p>
    <w:p w:rsidR="00970F7D" w:rsidRDefault="00970F7D" w:rsidP="00970F7D">
      <w:pPr>
        <w:pStyle w:val="NormalWeb"/>
        <w:spacing w:line="300" w:lineRule="atLeast"/>
        <w:rPr>
          <w:rFonts w:ascii="Segoe UI" w:hAnsi="Segoe UI" w:cs="Segoe UI"/>
          <w:sz w:val="21"/>
          <w:szCs w:val="21"/>
        </w:rPr>
      </w:pPr>
      <w:r>
        <w:rPr>
          <w:rFonts w:ascii="Segoe UI" w:hAnsi="Segoe UI" w:cs="Segoe UI"/>
          <w:sz w:val="21"/>
          <w:szCs w:val="21"/>
        </w:rPr>
        <w:t>Operation complete hone ke baad wo remove ho sakti hai.</w:t>
      </w:r>
    </w:p>
    <w:p w:rsidR="00970F7D" w:rsidRDefault="00970F7D" w:rsidP="00970F7D">
      <w:pPr>
        <w:pStyle w:val="NormalWeb"/>
        <w:spacing w:line="300" w:lineRule="atLeast"/>
        <w:rPr>
          <w:rFonts w:ascii="Segoe UI" w:hAnsi="Segoe UI" w:cs="Segoe UI"/>
          <w:sz w:val="21"/>
          <w:szCs w:val="21"/>
        </w:rPr>
      </w:pPr>
      <w:r>
        <w:rPr>
          <w:rFonts w:ascii="Segoe UI" w:hAnsi="Segoe UI" w:cs="Segoe UI"/>
          <w:sz w:val="21"/>
          <w:szCs w:val="21"/>
        </w:rPr>
        <w:t xml:space="preserve">DynamoDB table ab locking ke liye use nahi hogi once </w:t>
      </w:r>
      <w:r>
        <w:rPr>
          <w:rStyle w:val="HTMLCode"/>
        </w:rPr>
        <w:t>use_lockfile = true</w:t>
      </w:r>
      <w:r>
        <w:rPr>
          <w:rFonts w:ascii="Segoe UI" w:hAnsi="Segoe UI" w:cs="Segoe UI"/>
          <w:sz w:val="21"/>
          <w:szCs w:val="21"/>
        </w:rPr>
        <w:t xml:space="preserve"> active ho jaata hai.</w:t>
      </w:r>
    </w:p>
    <w:p w:rsidR="00970F7D" w:rsidRDefault="00114F67" w:rsidP="00970F7D">
      <w:pPr>
        <w:spacing w:line="300" w:lineRule="atLeast"/>
        <w:rPr>
          <w:rFonts w:ascii="Segoe UI" w:hAnsi="Segoe UI" w:cs="Segoe UI"/>
          <w:sz w:val="21"/>
          <w:szCs w:val="21"/>
        </w:rPr>
      </w:pPr>
      <w:r>
        <w:rPr>
          <w:rFonts w:ascii="Segoe UI" w:hAnsi="Segoe UI" w:cs="Segoe UI"/>
          <w:sz w:val="21"/>
          <w:szCs w:val="21"/>
        </w:rPr>
        <w:pict>
          <v:rect id="_x0000_i1155" style="width:0;height:1.5pt" o:hralign="center" o:hrstd="t" o:hr="t" fillcolor="#a0a0a0" stroked="f"/>
        </w:pict>
      </w:r>
    </w:p>
    <w:p w:rsidR="00970F7D" w:rsidRDefault="00970F7D" w:rsidP="00970F7D">
      <w:pPr>
        <w:pStyle w:val="NormalWeb"/>
        <w:spacing w:line="300" w:lineRule="atLeast"/>
        <w:rPr>
          <w:rFonts w:ascii="Segoe UI" w:hAnsi="Segoe UI" w:cs="Segoe UI"/>
          <w:sz w:val="21"/>
          <w:szCs w:val="21"/>
        </w:rPr>
      </w:pPr>
      <w:r>
        <w:rPr>
          <w:rFonts w:ascii="Segoe UI" w:hAnsi="Segoe UI" w:cs="Segoe UI"/>
          <w:sz w:val="21"/>
          <w:szCs w:val="21"/>
        </w:rPr>
        <w:t xml:space="preserve">Abhi pehle </w:t>
      </w:r>
      <w:r>
        <w:rPr>
          <w:rStyle w:val="HTMLCode"/>
        </w:rPr>
        <w:t>backend.tf</w:t>
      </w:r>
      <w:r>
        <w:rPr>
          <w:rFonts w:ascii="Segoe UI" w:hAnsi="Segoe UI" w:cs="Segoe UI"/>
          <w:sz w:val="21"/>
          <w:szCs w:val="21"/>
        </w:rPr>
        <w:t xml:space="preserve"> update wala command run karo aur </w:t>
      </w:r>
      <w:r>
        <w:rPr>
          <w:rStyle w:val="HTMLCode"/>
        </w:rPr>
        <w:t>cat backend.tf</w:t>
      </w:r>
      <w:r>
        <w:rPr>
          <w:rFonts w:ascii="Segoe UI" w:hAnsi="Segoe UI" w:cs="Segoe UI"/>
          <w:sz w:val="21"/>
          <w:szCs w:val="21"/>
        </w:rPr>
        <w:t xml:space="preserve"> ka output bhejo. Phir main next command dunga.</w:t>
      </w:r>
    </w:p>
    <w:p w:rsidR="00282E94" w:rsidRDefault="00282E94" w:rsidP="00282E94">
      <w:pPr>
        <w:pStyle w:val="NormalWeb"/>
        <w:spacing w:line="300" w:lineRule="atLeast"/>
        <w:rPr>
          <w:rFonts w:ascii="Segoe UI" w:hAnsi="Segoe UI" w:cs="Segoe UI"/>
          <w:sz w:val="21"/>
          <w:szCs w:val="21"/>
        </w:rPr>
      </w:pPr>
      <w:r>
        <w:rPr>
          <w:rFonts w:ascii="Segoe UI" w:hAnsi="Segoe UI" w:cs="Segoe UI"/>
          <w:sz w:val="21"/>
          <w:szCs w:val="21"/>
        </w:rPr>
        <w:t>imageimage.png (Image: CloudShell shows backend.tf still using dynamodb_table)</w:t>
      </w:r>
    </w:p>
    <w:p w:rsidR="00282E94" w:rsidRDefault="00282E94" w:rsidP="00282E94">
      <w:pPr>
        <w:pStyle w:val="NormalWeb"/>
        <w:spacing w:line="300" w:lineRule="atLeast"/>
        <w:rPr>
          <w:rFonts w:ascii="Segoe UI" w:hAnsi="Segoe UI" w:cs="Segoe UI"/>
          <w:sz w:val="21"/>
          <w:szCs w:val="21"/>
        </w:rPr>
      </w:pPr>
      <w:r>
        <w:rPr>
          <w:rFonts w:ascii="Segoe UI" w:hAnsi="Segoe UI" w:cs="Segoe UI"/>
          <w:sz w:val="21"/>
          <w:szCs w:val="21"/>
        </w:rPr>
        <w:t xml:space="preserve">Bhai, screenshot me issue clear hai </w:t>
      </w:r>
      <w:r>
        <w:rPr>
          <w:rFonts w:ascii="Segoe UI Symbol" w:hAnsi="Segoe UI Symbol" w:cs="Segoe UI Symbol"/>
          <w:sz w:val="21"/>
          <w:szCs w:val="21"/>
        </w:rPr>
        <w:t>✅</w:t>
      </w:r>
      <w:r>
        <w:rPr>
          <w:rFonts w:ascii="Segoe UI" w:hAnsi="Segoe UI" w:cs="Segoe UI"/>
          <w:sz w:val="21"/>
          <w:szCs w:val="21"/>
        </w:rPr>
        <w:br/>
        <w:t xml:space="preserve">Tumne </w:t>
      </w:r>
      <w:r>
        <w:rPr>
          <w:rStyle w:val="HTMLCode"/>
        </w:rPr>
        <w:t>backend.tf</w:t>
      </w:r>
      <w:r>
        <w:rPr>
          <w:rFonts w:ascii="Segoe UI" w:hAnsi="Segoe UI" w:cs="Segoe UI"/>
          <w:sz w:val="21"/>
          <w:szCs w:val="21"/>
        </w:rPr>
        <w:t xml:space="preserve"> update karne ki koshish ki, lekin command paste galat ho gaya aur tumne </w:t>
      </w:r>
      <w:r>
        <w:rPr>
          <w:rStyle w:val="HTMLCode"/>
        </w:rPr>
        <w:t>Ctrl + C</w:t>
      </w:r>
      <w:r>
        <w:rPr>
          <w:rFonts w:ascii="Segoe UI" w:hAnsi="Segoe UI" w:cs="Segoe UI"/>
          <w:sz w:val="21"/>
          <w:szCs w:val="21"/>
        </w:rPr>
        <w:t xml:space="preserve"> se cancel kar diya. Isliye jab tumne:</w:t>
      </w:r>
    </w:p>
    <w:p w:rsidR="00282E94" w:rsidRDefault="00282E94" w:rsidP="00282E94">
      <w:pPr>
        <w:pStyle w:val="NormalWeb"/>
        <w:spacing w:line="300" w:lineRule="atLeast"/>
        <w:rPr>
          <w:rFonts w:ascii="Segoe UI" w:hAnsi="Segoe UI" w:cs="Segoe UI"/>
          <w:sz w:val="21"/>
          <w:szCs w:val="21"/>
        </w:rPr>
      </w:pPr>
      <w:r>
        <w:rPr>
          <w:rFonts w:ascii="Segoe UI" w:hAnsi="Segoe UI" w:cs="Segoe UI"/>
          <w:sz w:val="21"/>
          <w:szCs w:val="21"/>
        </w:rPr>
        <w:t>cat backend.tf</w:t>
      </w:r>
    </w:p>
    <w:p w:rsidR="00282E94" w:rsidRDefault="00282E94" w:rsidP="00282E94">
      <w:pPr>
        <w:pStyle w:val="NormalWeb"/>
        <w:spacing w:line="300" w:lineRule="atLeast"/>
        <w:rPr>
          <w:rFonts w:ascii="Segoe UI" w:hAnsi="Segoe UI" w:cs="Segoe UI"/>
          <w:sz w:val="21"/>
          <w:szCs w:val="21"/>
        </w:rPr>
      </w:pPr>
      <w:r>
        <w:rPr>
          <w:rFonts w:ascii="Segoe UI" w:hAnsi="Segoe UI" w:cs="Segoe UI"/>
          <w:sz w:val="21"/>
          <w:szCs w:val="21"/>
        </w:rPr>
        <w:t>chalaya, toh file abhi bhi old config dikha rahi hai:</w:t>
      </w:r>
    </w:p>
    <w:p w:rsidR="00282E94" w:rsidRDefault="00282E94" w:rsidP="00282E94">
      <w:pPr>
        <w:pStyle w:val="NormalWeb"/>
        <w:spacing w:line="300" w:lineRule="atLeast"/>
        <w:rPr>
          <w:rFonts w:ascii="Segoe UI" w:hAnsi="Segoe UI" w:cs="Segoe UI"/>
          <w:sz w:val="21"/>
          <w:szCs w:val="21"/>
        </w:rPr>
      </w:pPr>
      <w:r>
        <w:rPr>
          <w:rFonts w:ascii="Segoe UI" w:hAnsi="Segoe UI" w:cs="Segoe UI"/>
          <w:sz w:val="21"/>
          <w:szCs w:val="21"/>
        </w:rPr>
        <w:t>dynamodb_table = "enterprise-genai-terraform-locks"</w:t>
      </w:r>
    </w:p>
    <w:p w:rsidR="00282E94" w:rsidRDefault="00282E94" w:rsidP="00282E94">
      <w:pPr>
        <w:pStyle w:val="NormalWeb"/>
        <w:spacing w:line="300" w:lineRule="atLeast"/>
        <w:rPr>
          <w:rFonts w:ascii="Segoe UI" w:hAnsi="Segoe UI" w:cs="Segoe UI"/>
          <w:sz w:val="21"/>
          <w:szCs w:val="21"/>
        </w:rPr>
      </w:pPr>
      <w:r>
        <w:rPr>
          <w:rFonts w:ascii="Segoe UI" w:hAnsi="Segoe UI" w:cs="Segoe UI"/>
          <w:sz w:val="21"/>
          <w:szCs w:val="21"/>
        </w:rPr>
        <w:t xml:space="preserve">Matlab </w:t>
      </w:r>
      <w:r>
        <w:rPr>
          <w:rStyle w:val="Strong"/>
          <w:rFonts w:ascii="Segoe UI" w:hAnsi="Segoe UI" w:cs="Segoe UI"/>
          <w:sz w:val="21"/>
          <w:szCs w:val="21"/>
        </w:rPr>
        <w:t>use_lockfile wala change abhi apply nahi hua</w:t>
      </w:r>
      <w:r>
        <w:rPr>
          <w:rFonts w:ascii="Segoe UI" w:hAnsi="Segoe UI" w:cs="Segoe UI"/>
          <w:sz w:val="21"/>
          <w:szCs w:val="21"/>
        </w:rPr>
        <w:t>.</w:t>
      </w:r>
    </w:p>
    <w:p w:rsidR="00282E94" w:rsidRDefault="00282E94" w:rsidP="00282E94">
      <w:pPr>
        <w:pStyle w:val="NormalWeb"/>
        <w:spacing w:line="300" w:lineRule="atLeast"/>
        <w:rPr>
          <w:rFonts w:ascii="Segoe UI" w:hAnsi="Segoe UI" w:cs="Segoe UI"/>
          <w:sz w:val="21"/>
          <w:szCs w:val="21"/>
        </w:rPr>
      </w:pPr>
      <w:r>
        <w:rPr>
          <w:rFonts w:ascii="Segoe UI" w:hAnsi="Segoe UI" w:cs="Segoe UI"/>
          <w:sz w:val="21"/>
          <w:szCs w:val="21"/>
        </w:rPr>
        <w:t xml:space="preserve">Aur haan, tumhara point correct hai: Terraform S3 backend me ab </w:t>
      </w:r>
      <w:r>
        <w:rPr>
          <w:rStyle w:val="HTMLCode"/>
        </w:rPr>
        <w:t>use_lockfile = true</w:t>
      </w:r>
      <w:r>
        <w:rPr>
          <w:rFonts w:ascii="Segoe UI" w:hAnsi="Segoe UI" w:cs="Segoe UI"/>
          <w:sz w:val="21"/>
          <w:szCs w:val="21"/>
        </w:rPr>
        <w:t xml:space="preserve"> recommended hai, aur </w:t>
      </w:r>
      <w:r>
        <w:rPr>
          <w:rStyle w:val="HTMLCode"/>
        </w:rPr>
        <w:t>dynamodb_table</w:t>
      </w:r>
      <w:r>
        <w:rPr>
          <w:rFonts w:ascii="Segoe UI" w:hAnsi="Segoe UI" w:cs="Segoe UI"/>
          <w:sz w:val="21"/>
          <w:szCs w:val="21"/>
        </w:rPr>
        <w:t xml:space="preserve"> deprecated warning de raha tha. Terraform docs ke according S3 backend state locking </w:t>
      </w:r>
      <w:r>
        <w:rPr>
          <w:rStyle w:val="HTMLCode"/>
        </w:rPr>
        <w:t>use_lockfile</w:t>
      </w:r>
      <w:r>
        <w:rPr>
          <w:rFonts w:ascii="Segoe UI" w:hAnsi="Segoe UI" w:cs="Segoe UI"/>
          <w:sz w:val="21"/>
          <w:szCs w:val="21"/>
        </w:rPr>
        <w:t xml:space="preserve"> se enable hoti hai aur DynamoDB-based locking deprecated hai. </w:t>
      </w:r>
      <w:hyperlink r:id="rId78" w:history="1">
        <w:r>
          <w:rPr>
            <w:rStyle w:val="Hyperlink"/>
            <w:rFonts w:ascii="Segoe UI" w:hAnsi="Segoe UI" w:cs="Segoe UI"/>
            <w:sz w:val="21"/>
            <w:szCs w:val="21"/>
          </w:rPr>
          <w:t>[docs.aws.amazon.com]</w:t>
        </w:r>
      </w:hyperlink>
    </w:p>
    <w:p w:rsidR="00282E94" w:rsidRDefault="00114F67" w:rsidP="00282E94">
      <w:pPr>
        <w:spacing w:line="300" w:lineRule="atLeast"/>
        <w:rPr>
          <w:rFonts w:ascii="Segoe UI" w:hAnsi="Segoe UI" w:cs="Segoe UI"/>
          <w:sz w:val="21"/>
          <w:szCs w:val="21"/>
        </w:rPr>
      </w:pPr>
      <w:r>
        <w:rPr>
          <w:rFonts w:ascii="Segoe UI" w:hAnsi="Segoe UI" w:cs="Segoe UI"/>
          <w:sz w:val="21"/>
          <w:szCs w:val="21"/>
        </w:rPr>
        <w:pict>
          <v:rect id="_x0000_i1156" style="width:0;height:1.5pt" o:hralign="center" o:hrstd="t" o:hr="t" fillcolor="#a0a0a0" stroked="f"/>
        </w:pict>
      </w:r>
    </w:p>
    <w:p w:rsidR="00282E94" w:rsidRDefault="00282E94" w:rsidP="00282E94">
      <w:pPr>
        <w:pStyle w:val="Heading1"/>
        <w:spacing w:line="300" w:lineRule="atLeast"/>
        <w:rPr>
          <w:rFonts w:ascii="Segoe UI" w:hAnsi="Segoe UI" w:cs="Segoe UI"/>
          <w:sz w:val="48"/>
          <w:szCs w:val="48"/>
        </w:rPr>
      </w:pPr>
      <w:r>
        <w:rPr>
          <w:rFonts w:ascii="Segoe UI" w:hAnsi="Segoe UI" w:cs="Segoe UI"/>
        </w:rPr>
        <w:t>Ab sirf ye karo — backend.tf correctly overwrite</w:t>
      </w:r>
    </w:p>
    <w:p w:rsidR="00282E94" w:rsidRDefault="00282E94" w:rsidP="00282E94">
      <w:pPr>
        <w:pStyle w:val="NormalWeb"/>
        <w:spacing w:line="300" w:lineRule="atLeast"/>
        <w:rPr>
          <w:rFonts w:ascii="Segoe UI" w:hAnsi="Segoe UI" w:cs="Segoe UI"/>
          <w:sz w:val="21"/>
          <w:szCs w:val="21"/>
        </w:rPr>
      </w:pPr>
      <w:r>
        <w:rPr>
          <w:rFonts w:ascii="Segoe UI" w:hAnsi="Segoe UI" w:cs="Segoe UI"/>
          <w:sz w:val="21"/>
          <w:szCs w:val="21"/>
        </w:rPr>
        <w:t xml:space="preserve">CloudShell me </w:t>
      </w:r>
      <w:r>
        <w:rPr>
          <w:rStyle w:val="Strong"/>
          <w:rFonts w:ascii="Segoe UI" w:hAnsi="Segoe UI" w:cs="Segoe UI"/>
          <w:sz w:val="21"/>
          <w:szCs w:val="21"/>
        </w:rPr>
        <w:t>exactly ye command run karo</w:t>
      </w:r>
      <w:r>
        <w:rPr>
          <w:rFonts w:ascii="Segoe UI" w:hAnsi="Segoe UI" w:cs="Segoe UI"/>
          <w:sz w:val="21"/>
          <w:szCs w:val="21"/>
        </w:rPr>
        <w:t>:</w:t>
      </w:r>
    </w:p>
    <w:p w:rsidR="00282E94" w:rsidRDefault="00282E94" w:rsidP="00282E94">
      <w:pPr>
        <w:spacing w:line="300" w:lineRule="atLeast"/>
        <w:rPr>
          <w:rFonts w:ascii="Segoe UI" w:hAnsi="Segoe UI" w:cs="Segoe UI"/>
          <w:sz w:val="21"/>
          <w:szCs w:val="21"/>
        </w:rPr>
      </w:pPr>
      <w:r>
        <w:rPr>
          <w:rFonts w:ascii="Segoe UI" w:hAnsi="Segoe UI" w:cs="Segoe UI"/>
          <w:sz w:val="21"/>
          <w:szCs w:val="21"/>
        </w:rPr>
        <w:t>cat &gt; backend.tf &lt;&lt;'EOF'</w:t>
      </w:r>
    </w:p>
    <w:p w:rsidR="00282E94" w:rsidRDefault="00282E94" w:rsidP="00282E94">
      <w:pPr>
        <w:spacing w:line="300" w:lineRule="atLeast"/>
        <w:rPr>
          <w:rFonts w:ascii="Segoe UI" w:hAnsi="Segoe UI" w:cs="Segoe UI"/>
          <w:sz w:val="21"/>
          <w:szCs w:val="21"/>
        </w:rPr>
      </w:pPr>
      <w:r>
        <w:rPr>
          <w:rFonts w:ascii="Segoe UI" w:hAnsi="Segoe UI" w:cs="Segoe UI"/>
          <w:sz w:val="21"/>
          <w:szCs w:val="21"/>
        </w:rPr>
        <w:t>terraform {</w:t>
      </w:r>
    </w:p>
    <w:p w:rsidR="00282E94" w:rsidRDefault="00282E94" w:rsidP="00282E94">
      <w:pPr>
        <w:spacing w:line="300" w:lineRule="atLeast"/>
        <w:rPr>
          <w:rFonts w:ascii="Segoe UI" w:hAnsi="Segoe UI" w:cs="Segoe UI"/>
          <w:sz w:val="21"/>
          <w:szCs w:val="21"/>
        </w:rPr>
      </w:pPr>
      <w:r>
        <w:rPr>
          <w:rFonts w:ascii="Segoe UI" w:hAnsi="Segoe UI" w:cs="Segoe UI"/>
          <w:sz w:val="21"/>
          <w:szCs w:val="21"/>
        </w:rPr>
        <w:t>  backend "s3" {</w:t>
      </w:r>
    </w:p>
    <w:p w:rsidR="00282E94" w:rsidRDefault="00282E94" w:rsidP="00282E94">
      <w:pPr>
        <w:spacing w:line="300" w:lineRule="atLeast"/>
        <w:rPr>
          <w:rFonts w:ascii="Segoe UI" w:hAnsi="Segoe UI" w:cs="Segoe UI"/>
          <w:sz w:val="21"/>
          <w:szCs w:val="21"/>
        </w:rPr>
      </w:pPr>
      <w:r>
        <w:rPr>
          <w:rFonts w:ascii="Segoe UI" w:hAnsi="Segoe UI" w:cs="Segoe UI"/>
          <w:sz w:val="21"/>
          <w:szCs w:val="21"/>
        </w:rPr>
        <w:t>    bucket       = "enterprise-genai-tfstate-628479575897-ap-south-1"</w:t>
      </w:r>
    </w:p>
    <w:p w:rsidR="00282E94" w:rsidRDefault="00282E94" w:rsidP="00282E94">
      <w:pPr>
        <w:spacing w:line="300" w:lineRule="atLeast"/>
        <w:rPr>
          <w:rFonts w:ascii="Segoe UI" w:hAnsi="Segoe UI" w:cs="Segoe UI"/>
          <w:sz w:val="21"/>
          <w:szCs w:val="21"/>
        </w:rPr>
      </w:pPr>
      <w:r>
        <w:rPr>
          <w:rFonts w:ascii="Segoe UI" w:hAnsi="Segoe UI" w:cs="Segoe UI"/>
          <w:sz w:val="21"/>
          <w:szCs w:val="21"/>
        </w:rPr>
        <w:t>    key          = "enterprise-genai-assistant/dev/terraform.tfstate"</w:t>
      </w:r>
    </w:p>
    <w:p w:rsidR="00282E94" w:rsidRDefault="00282E94" w:rsidP="00282E94">
      <w:pPr>
        <w:spacing w:line="300" w:lineRule="atLeast"/>
        <w:rPr>
          <w:rFonts w:ascii="Segoe UI" w:hAnsi="Segoe UI" w:cs="Segoe UI"/>
          <w:sz w:val="21"/>
          <w:szCs w:val="21"/>
        </w:rPr>
      </w:pPr>
      <w:r>
        <w:rPr>
          <w:rFonts w:ascii="Segoe UI" w:hAnsi="Segoe UI" w:cs="Segoe UI"/>
          <w:sz w:val="21"/>
          <w:szCs w:val="21"/>
        </w:rPr>
        <w:t>    region       = "ap-south-1"</w:t>
      </w:r>
    </w:p>
    <w:p w:rsidR="00282E94" w:rsidRDefault="00282E94" w:rsidP="00282E94">
      <w:pPr>
        <w:spacing w:line="300" w:lineRule="atLeast"/>
        <w:rPr>
          <w:rFonts w:ascii="Segoe UI" w:hAnsi="Segoe UI" w:cs="Segoe UI"/>
          <w:sz w:val="21"/>
          <w:szCs w:val="21"/>
        </w:rPr>
      </w:pPr>
      <w:r>
        <w:rPr>
          <w:rFonts w:ascii="Segoe UI" w:hAnsi="Segoe UI" w:cs="Segoe UI"/>
          <w:sz w:val="21"/>
          <w:szCs w:val="21"/>
        </w:rPr>
        <w:t>    encrypt      = true</w:t>
      </w:r>
    </w:p>
    <w:p w:rsidR="00282E94" w:rsidRDefault="00282E94" w:rsidP="00282E94">
      <w:pPr>
        <w:spacing w:line="300" w:lineRule="atLeast"/>
        <w:rPr>
          <w:rFonts w:ascii="Segoe UI" w:hAnsi="Segoe UI" w:cs="Segoe UI"/>
          <w:sz w:val="21"/>
          <w:szCs w:val="21"/>
        </w:rPr>
      </w:pPr>
      <w:r>
        <w:rPr>
          <w:rFonts w:ascii="Segoe UI" w:hAnsi="Segoe UI" w:cs="Segoe UI"/>
          <w:sz w:val="21"/>
          <w:szCs w:val="21"/>
        </w:rPr>
        <w:t>    use_lockfile = true</w:t>
      </w:r>
    </w:p>
    <w:p w:rsidR="00282E94" w:rsidRDefault="00282E94" w:rsidP="00282E94">
      <w:pPr>
        <w:spacing w:line="300" w:lineRule="atLeast"/>
        <w:rPr>
          <w:rFonts w:ascii="Segoe UI" w:hAnsi="Segoe UI" w:cs="Segoe UI"/>
          <w:sz w:val="21"/>
          <w:szCs w:val="21"/>
        </w:rPr>
      </w:pPr>
      <w:r>
        <w:rPr>
          <w:rFonts w:ascii="Segoe UI" w:hAnsi="Segoe UI" w:cs="Segoe UI"/>
          <w:sz w:val="21"/>
          <w:szCs w:val="21"/>
        </w:rPr>
        <w:t>  }</w:t>
      </w:r>
    </w:p>
    <w:p w:rsidR="00282E94" w:rsidRDefault="00282E94" w:rsidP="00282E94">
      <w:pPr>
        <w:spacing w:line="300" w:lineRule="atLeast"/>
        <w:rPr>
          <w:rFonts w:ascii="Segoe UI" w:hAnsi="Segoe UI" w:cs="Segoe UI"/>
          <w:sz w:val="21"/>
          <w:szCs w:val="21"/>
        </w:rPr>
      </w:pPr>
      <w:r>
        <w:rPr>
          <w:rFonts w:ascii="Segoe UI" w:hAnsi="Segoe UI" w:cs="Segoe UI"/>
          <w:sz w:val="21"/>
          <w:szCs w:val="21"/>
        </w:rPr>
        <w:t>}</w:t>
      </w:r>
    </w:p>
    <w:p w:rsidR="00282E94" w:rsidRDefault="00282E94" w:rsidP="00282E94">
      <w:pPr>
        <w:spacing w:line="300" w:lineRule="atLeast"/>
        <w:rPr>
          <w:rFonts w:ascii="Segoe UI" w:hAnsi="Segoe UI" w:cs="Segoe UI"/>
          <w:sz w:val="21"/>
          <w:szCs w:val="21"/>
        </w:rPr>
      </w:pPr>
      <w:r>
        <w:rPr>
          <w:rFonts w:ascii="Segoe UI" w:hAnsi="Segoe UI" w:cs="Segoe UI"/>
          <w:sz w:val="21"/>
          <w:szCs w:val="21"/>
        </w:rPr>
        <w:lastRenderedPageBreak/>
        <w:t>EOF</w:t>
      </w:r>
    </w:p>
    <w:p w:rsidR="00282E94" w:rsidRDefault="00282E94" w:rsidP="00282E94">
      <w:pPr>
        <w:pStyle w:val="NormalWeb"/>
        <w:spacing w:line="300" w:lineRule="atLeast"/>
        <w:rPr>
          <w:rFonts w:ascii="Segoe UI" w:hAnsi="Segoe UI" w:cs="Segoe UI"/>
          <w:sz w:val="21"/>
          <w:szCs w:val="21"/>
        </w:rPr>
      </w:pPr>
      <w:r>
        <w:rPr>
          <w:rFonts w:ascii="Segoe UI" w:hAnsi="Segoe UI" w:cs="Segoe UI"/>
          <w:sz w:val="21"/>
          <w:szCs w:val="21"/>
        </w:rPr>
        <w:t>Isme maine variables use nahi kiye, direct values daal di hain taaki heredoc mistake na ho.</w:t>
      </w:r>
    </w:p>
    <w:p w:rsidR="00282E94" w:rsidRDefault="00114F67" w:rsidP="00282E94">
      <w:pPr>
        <w:spacing w:line="300" w:lineRule="atLeast"/>
        <w:rPr>
          <w:rFonts w:ascii="Segoe UI" w:hAnsi="Segoe UI" w:cs="Segoe UI"/>
          <w:sz w:val="21"/>
          <w:szCs w:val="21"/>
        </w:rPr>
      </w:pPr>
      <w:r>
        <w:rPr>
          <w:rFonts w:ascii="Segoe UI" w:hAnsi="Segoe UI" w:cs="Segoe UI"/>
          <w:sz w:val="21"/>
          <w:szCs w:val="21"/>
        </w:rPr>
        <w:pict>
          <v:rect id="_x0000_i1157" style="width:0;height:1.5pt" o:hralign="center" o:hrstd="t" o:hr="t" fillcolor="#a0a0a0" stroked="f"/>
        </w:pict>
      </w:r>
    </w:p>
    <w:p w:rsidR="00282E94" w:rsidRDefault="00282E94" w:rsidP="00282E94">
      <w:pPr>
        <w:pStyle w:val="Heading1"/>
        <w:spacing w:line="300" w:lineRule="atLeast"/>
        <w:rPr>
          <w:rFonts w:ascii="Segoe UI" w:hAnsi="Segoe UI" w:cs="Segoe UI"/>
          <w:sz w:val="48"/>
          <w:szCs w:val="48"/>
        </w:rPr>
      </w:pPr>
      <w:r>
        <w:rPr>
          <w:rFonts w:ascii="Segoe UI" w:hAnsi="Segoe UI" w:cs="Segoe UI"/>
        </w:rPr>
        <w:t>Phir verify karo</w:t>
      </w:r>
    </w:p>
    <w:p w:rsidR="00282E94" w:rsidRDefault="00282E94" w:rsidP="00282E94">
      <w:pPr>
        <w:pStyle w:val="NormalWeb"/>
        <w:spacing w:line="300" w:lineRule="atLeast"/>
        <w:rPr>
          <w:rFonts w:ascii="Segoe UI" w:hAnsi="Segoe UI" w:cs="Segoe UI"/>
          <w:sz w:val="21"/>
          <w:szCs w:val="21"/>
        </w:rPr>
      </w:pPr>
      <w:r>
        <w:rPr>
          <w:rFonts w:ascii="Segoe UI" w:hAnsi="Segoe UI" w:cs="Segoe UI"/>
          <w:sz w:val="21"/>
          <w:szCs w:val="21"/>
        </w:rPr>
        <w:t>cat backend.tf</w:t>
      </w:r>
    </w:p>
    <w:p w:rsidR="00282E94" w:rsidRDefault="00282E94" w:rsidP="00282E94">
      <w:pPr>
        <w:pStyle w:val="NormalWeb"/>
        <w:spacing w:line="300" w:lineRule="atLeast"/>
        <w:rPr>
          <w:rFonts w:ascii="Segoe UI" w:hAnsi="Segoe UI" w:cs="Segoe UI"/>
          <w:sz w:val="21"/>
          <w:szCs w:val="21"/>
        </w:rPr>
      </w:pPr>
      <w:r>
        <w:rPr>
          <w:rFonts w:ascii="Segoe UI" w:hAnsi="Segoe UI" w:cs="Segoe UI"/>
          <w:sz w:val="21"/>
          <w:szCs w:val="21"/>
        </w:rPr>
        <w:t>Expected output:</w:t>
      </w:r>
    </w:p>
    <w:p w:rsidR="00282E94" w:rsidRDefault="00282E94" w:rsidP="00282E94">
      <w:pPr>
        <w:spacing w:line="300" w:lineRule="atLeast"/>
        <w:rPr>
          <w:rFonts w:ascii="Segoe UI" w:hAnsi="Segoe UI" w:cs="Segoe UI"/>
          <w:sz w:val="21"/>
          <w:szCs w:val="21"/>
        </w:rPr>
      </w:pPr>
      <w:r>
        <w:rPr>
          <w:rFonts w:ascii="Segoe UI" w:hAnsi="Segoe UI" w:cs="Segoe UI"/>
          <w:sz w:val="21"/>
          <w:szCs w:val="21"/>
        </w:rPr>
        <w:t>terraform {</w:t>
      </w:r>
    </w:p>
    <w:p w:rsidR="00282E94" w:rsidRDefault="00282E94" w:rsidP="00282E94">
      <w:pPr>
        <w:spacing w:line="300" w:lineRule="atLeast"/>
        <w:rPr>
          <w:rFonts w:ascii="Segoe UI" w:hAnsi="Segoe UI" w:cs="Segoe UI"/>
          <w:sz w:val="21"/>
          <w:szCs w:val="21"/>
        </w:rPr>
      </w:pPr>
      <w:r>
        <w:rPr>
          <w:rFonts w:ascii="Segoe UI" w:hAnsi="Segoe UI" w:cs="Segoe UI"/>
          <w:sz w:val="21"/>
          <w:szCs w:val="21"/>
        </w:rPr>
        <w:t>  backend "s3" {</w:t>
      </w:r>
    </w:p>
    <w:p w:rsidR="00282E94" w:rsidRDefault="00282E94" w:rsidP="00282E94">
      <w:pPr>
        <w:spacing w:line="300" w:lineRule="atLeast"/>
        <w:rPr>
          <w:rFonts w:ascii="Segoe UI" w:hAnsi="Segoe UI" w:cs="Segoe UI"/>
          <w:sz w:val="21"/>
          <w:szCs w:val="21"/>
        </w:rPr>
      </w:pPr>
      <w:r>
        <w:rPr>
          <w:rFonts w:ascii="Segoe UI" w:hAnsi="Segoe UI" w:cs="Segoe UI"/>
          <w:sz w:val="21"/>
          <w:szCs w:val="21"/>
        </w:rPr>
        <w:t>    bucket       = "enterprise-genai-tfstate-628479575897-ap-south-1"</w:t>
      </w:r>
    </w:p>
    <w:p w:rsidR="00282E94" w:rsidRDefault="00282E94" w:rsidP="00282E94">
      <w:pPr>
        <w:spacing w:line="300" w:lineRule="atLeast"/>
        <w:rPr>
          <w:rFonts w:ascii="Segoe UI" w:hAnsi="Segoe UI" w:cs="Segoe UI"/>
          <w:sz w:val="21"/>
          <w:szCs w:val="21"/>
        </w:rPr>
      </w:pPr>
      <w:r>
        <w:rPr>
          <w:rFonts w:ascii="Segoe UI" w:hAnsi="Segoe UI" w:cs="Segoe UI"/>
          <w:sz w:val="21"/>
          <w:szCs w:val="21"/>
        </w:rPr>
        <w:t>    key          = "enterprise-genai-assistant/dev/terraform.tfstate"</w:t>
      </w:r>
    </w:p>
    <w:p w:rsidR="00282E94" w:rsidRDefault="00282E94" w:rsidP="00282E94">
      <w:pPr>
        <w:spacing w:line="300" w:lineRule="atLeast"/>
        <w:rPr>
          <w:rFonts w:ascii="Segoe UI" w:hAnsi="Segoe UI" w:cs="Segoe UI"/>
          <w:sz w:val="21"/>
          <w:szCs w:val="21"/>
        </w:rPr>
      </w:pPr>
      <w:r>
        <w:rPr>
          <w:rFonts w:ascii="Segoe UI" w:hAnsi="Segoe UI" w:cs="Segoe UI"/>
          <w:sz w:val="21"/>
          <w:szCs w:val="21"/>
        </w:rPr>
        <w:t>    region       = "ap-south-1"</w:t>
      </w:r>
    </w:p>
    <w:p w:rsidR="00282E94" w:rsidRDefault="00282E94" w:rsidP="00282E94">
      <w:pPr>
        <w:spacing w:line="300" w:lineRule="atLeast"/>
        <w:rPr>
          <w:rFonts w:ascii="Segoe UI" w:hAnsi="Segoe UI" w:cs="Segoe UI"/>
          <w:sz w:val="21"/>
          <w:szCs w:val="21"/>
        </w:rPr>
      </w:pPr>
      <w:r>
        <w:rPr>
          <w:rFonts w:ascii="Segoe UI" w:hAnsi="Segoe UI" w:cs="Segoe UI"/>
          <w:sz w:val="21"/>
          <w:szCs w:val="21"/>
        </w:rPr>
        <w:t>    encrypt      = true</w:t>
      </w:r>
    </w:p>
    <w:p w:rsidR="00282E94" w:rsidRDefault="00282E94" w:rsidP="00282E94">
      <w:pPr>
        <w:spacing w:line="300" w:lineRule="atLeast"/>
        <w:rPr>
          <w:rFonts w:ascii="Segoe UI" w:hAnsi="Segoe UI" w:cs="Segoe UI"/>
          <w:sz w:val="21"/>
          <w:szCs w:val="21"/>
        </w:rPr>
      </w:pPr>
      <w:r>
        <w:rPr>
          <w:rFonts w:ascii="Segoe UI" w:hAnsi="Segoe UI" w:cs="Segoe UI"/>
          <w:sz w:val="21"/>
          <w:szCs w:val="21"/>
        </w:rPr>
        <w:t>    use_lockfile = true</w:t>
      </w:r>
    </w:p>
    <w:p w:rsidR="00282E94" w:rsidRDefault="00282E94" w:rsidP="00282E94">
      <w:pPr>
        <w:spacing w:line="300" w:lineRule="atLeast"/>
        <w:rPr>
          <w:rFonts w:ascii="Segoe UI" w:hAnsi="Segoe UI" w:cs="Segoe UI"/>
          <w:sz w:val="21"/>
          <w:szCs w:val="21"/>
        </w:rPr>
      </w:pPr>
      <w:r>
        <w:rPr>
          <w:rFonts w:ascii="Segoe UI" w:hAnsi="Segoe UI" w:cs="Segoe UI"/>
          <w:sz w:val="21"/>
          <w:szCs w:val="21"/>
        </w:rPr>
        <w:t>  }</w:t>
      </w:r>
    </w:p>
    <w:p w:rsidR="00282E94" w:rsidRDefault="00282E94" w:rsidP="00282E94">
      <w:pPr>
        <w:spacing w:line="300" w:lineRule="atLeast"/>
        <w:rPr>
          <w:rFonts w:ascii="Segoe UI" w:hAnsi="Segoe UI" w:cs="Segoe UI"/>
          <w:sz w:val="21"/>
          <w:szCs w:val="21"/>
        </w:rPr>
      </w:pPr>
      <w:r>
        <w:rPr>
          <w:rFonts w:ascii="Segoe UI" w:hAnsi="Segoe UI" w:cs="Segoe UI"/>
          <w:sz w:val="21"/>
          <w:szCs w:val="21"/>
        </w:rPr>
        <w:t>}</w:t>
      </w:r>
    </w:p>
    <w:p w:rsidR="00282E94" w:rsidRDefault="00282E94" w:rsidP="00282E94">
      <w:pPr>
        <w:pStyle w:val="NormalWeb"/>
        <w:spacing w:line="300" w:lineRule="atLeast"/>
        <w:rPr>
          <w:rFonts w:ascii="Segoe UI" w:hAnsi="Segoe UI" w:cs="Segoe UI"/>
          <w:sz w:val="21"/>
          <w:szCs w:val="21"/>
        </w:rPr>
      </w:pPr>
      <w:r>
        <w:rPr>
          <w:rFonts w:ascii="Segoe UI" w:hAnsi="Segoe UI" w:cs="Segoe UI"/>
          <w:sz w:val="21"/>
          <w:szCs w:val="21"/>
        </w:rPr>
        <w:t xml:space="preserve">Important: isme ye line </w:t>
      </w:r>
      <w:r>
        <w:rPr>
          <w:rStyle w:val="Strong"/>
          <w:rFonts w:ascii="Segoe UI" w:hAnsi="Segoe UI" w:cs="Segoe UI"/>
          <w:sz w:val="21"/>
          <w:szCs w:val="21"/>
        </w:rPr>
        <w:t>nahi</w:t>
      </w:r>
      <w:r>
        <w:rPr>
          <w:rFonts w:ascii="Segoe UI" w:hAnsi="Segoe UI" w:cs="Segoe UI"/>
          <w:sz w:val="21"/>
          <w:szCs w:val="21"/>
        </w:rPr>
        <w:t xml:space="preserve"> honi chahiye:</w:t>
      </w:r>
    </w:p>
    <w:p w:rsidR="00282E94" w:rsidRDefault="00282E94" w:rsidP="00282E94">
      <w:pPr>
        <w:pStyle w:val="NormalWeb"/>
        <w:spacing w:line="300" w:lineRule="atLeast"/>
        <w:rPr>
          <w:rFonts w:ascii="Segoe UI" w:hAnsi="Segoe UI" w:cs="Segoe UI"/>
          <w:sz w:val="21"/>
          <w:szCs w:val="21"/>
        </w:rPr>
      </w:pPr>
      <w:r>
        <w:rPr>
          <w:rFonts w:ascii="Segoe UI" w:hAnsi="Segoe UI" w:cs="Segoe UI"/>
          <w:sz w:val="21"/>
          <w:szCs w:val="21"/>
        </w:rPr>
        <w:t>dynamodb_table = "enterprise-genai-terraform-locks"</w:t>
      </w:r>
    </w:p>
    <w:p w:rsidR="00282E94" w:rsidRDefault="00114F67" w:rsidP="00282E94">
      <w:pPr>
        <w:spacing w:line="300" w:lineRule="atLeast"/>
        <w:rPr>
          <w:rFonts w:ascii="Segoe UI" w:hAnsi="Segoe UI" w:cs="Segoe UI"/>
          <w:sz w:val="21"/>
          <w:szCs w:val="21"/>
        </w:rPr>
      </w:pPr>
      <w:r>
        <w:rPr>
          <w:rFonts w:ascii="Segoe UI" w:hAnsi="Segoe UI" w:cs="Segoe UI"/>
          <w:sz w:val="21"/>
          <w:szCs w:val="21"/>
        </w:rPr>
        <w:pict>
          <v:rect id="_x0000_i1158" style="width:0;height:1.5pt" o:hralign="center" o:hrstd="t" o:hr="t" fillcolor="#a0a0a0" stroked="f"/>
        </w:pict>
      </w:r>
    </w:p>
    <w:p w:rsidR="00282E94" w:rsidRDefault="00282E94" w:rsidP="00282E94">
      <w:pPr>
        <w:pStyle w:val="Heading1"/>
        <w:spacing w:line="300" w:lineRule="atLeast"/>
        <w:rPr>
          <w:rFonts w:ascii="Segoe UI" w:hAnsi="Segoe UI" w:cs="Segoe UI"/>
          <w:sz w:val="48"/>
          <w:szCs w:val="48"/>
        </w:rPr>
      </w:pPr>
      <w:r>
        <w:rPr>
          <w:rFonts w:ascii="Segoe UI" w:hAnsi="Segoe UI" w:cs="Segoe UI"/>
        </w:rPr>
        <w:t xml:space="preserve">Abhi </w:t>
      </w:r>
      <w:r>
        <w:rPr>
          <w:rStyle w:val="HTMLCode"/>
          <w:rFonts w:eastAsiaTheme="majorEastAsia"/>
        </w:rPr>
        <w:t>terraform init -reconfigure</w:t>
      </w:r>
      <w:r>
        <w:rPr>
          <w:rFonts w:ascii="Segoe UI" w:hAnsi="Segoe UI" w:cs="Segoe UI"/>
        </w:rPr>
        <w:t xml:space="preserve"> mat chalana</w:t>
      </w:r>
    </w:p>
    <w:p w:rsidR="00282E94" w:rsidRDefault="00282E94" w:rsidP="00282E94">
      <w:pPr>
        <w:pStyle w:val="NormalWeb"/>
        <w:spacing w:line="300" w:lineRule="atLeast"/>
        <w:rPr>
          <w:rFonts w:ascii="Segoe UI" w:hAnsi="Segoe UI" w:cs="Segoe UI"/>
          <w:sz w:val="21"/>
          <w:szCs w:val="21"/>
        </w:rPr>
      </w:pPr>
      <w:r>
        <w:rPr>
          <w:rFonts w:ascii="Segoe UI" w:hAnsi="Segoe UI" w:cs="Segoe UI"/>
          <w:sz w:val="21"/>
          <w:szCs w:val="21"/>
        </w:rPr>
        <w:t>Pehle sirf:</w:t>
      </w:r>
    </w:p>
    <w:p w:rsidR="00282E94" w:rsidRDefault="00282E94" w:rsidP="00282E94">
      <w:pPr>
        <w:pStyle w:val="NormalWeb"/>
        <w:spacing w:line="300" w:lineRule="atLeast"/>
        <w:rPr>
          <w:rFonts w:ascii="Segoe UI" w:hAnsi="Segoe UI" w:cs="Segoe UI"/>
          <w:sz w:val="21"/>
          <w:szCs w:val="21"/>
        </w:rPr>
      </w:pPr>
      <w:r>
        <w:rPr>
          <w:rFonts w:ascii="Segoe UI" w:hAnsi="Segoe UI" w:cs="Segoe UI"/>
          <w:sz w:val="21"/>
          <w:szCs w:val="21"/>
        </w:rPr>
        <w:t>cat backend.tf</w:t>
      </w:r>
    </w:p>
    <w:p w:rsidR="00282E94" w:rsidRDefault="00282E94" w:rsidP="00282E94">
      <w:pPr>
        <w:pStyle w:val="NormalWeb"/>
        <w:spacing w:line="300" w:lineRule="atLeast"/>
        <w:rPr>
          <w:rFonts w:ascii="Segoe UI" w:hAnsi="Segoe UI" w:cs="Segoe UI"/>
          <w:sz w:val="21"/>
          <w:szCs w:val="21"/>
        </w:rPr>
      </w:pPr>
      <w:r>
        <w:rPr>
          <w:rFonts w:ascii="Segoe UI" w:hAnsi="Segoe UI" w:cs="Segoe UI"/>
          <w:sz w:val="21"/>
          <w:szCs w:val="21"/>
        </w:rPr>
        <w:t>ka output bhejo. Main confirm karunga ki backend file sahi update hui hai, phir next step dunga:</w:t>
      </w:r>
    </w:p>
    <w:p w:rsidR="00282E94" w:rsidRDefault="00282E94" w:rsidP="00282E94">
      <w:pPr>
        <w:pStyle w:val="NormalWeb"/>
        <w:spacing w:line="300" w:lineRule="atLeast"/>
        <w:rPr>
          <w:rFonts w:ascii="Segoe UI" w:hAnsi="Segoe UI" w:cs="Segoe UI"/>
          <w:sz w:val="21"/>
          <w:szCs w:val="21"/>
        </w:rPr>
      </w:pPr>
      <w:r>
        <w:rPr>
          <w:rFonts w:ascii="Segoe UI" w:hAnsi="Segoe UI" w:cs="Segoe UI"/>
          <w:sz w:val="21"/>
          <w:szCs w:val="21"/>
        </w:rPr>
        <w:t>terraform init -reconfigure</w:t>
      </w:r>
    </w:p>
    <w:p w:rsidR="00282E94" w:rsidRDefault="00282E94" w:rsidP="00282E94">
      <w:pPr>
        <w:pStyle w:val="NormalWeb"/>
        <w:spacing w:line="300" w:lineRule="atLeast"/>
        <w:rPr>
          <w:rFonts w:ascii="Segoe UI" w:hAnsi="Segoe UI" w:cs="Segoe UI"/>
          <w:sz w:val="21"/>
          <w:szCs w:val="21"/>
        </w:rPr>
      </w:pPr>
      <w:r>
        <w:rPr>
          <w:rFonts w:ascii="Segoe UI" w:hAnsi="Segoe UI" w:cs="Segoe UI"/>
          <w:sz w:val="21"/>
          <w:szCs w:val="21"/>
        </w:rPr>
        <w:t xml:space="preserve">One step at a time rakhenge bhai </w:t>
      </w:r>
      <w:r>
        <w:rPr>
          <w:rFonts w:ascii="Segoe UI Symbol" w:hAnsi="Segoe UI Symbol" w:cs="Segoe UI Symbol"/>
          <w:sz w:val="21"/>
          <w:szCs w:val="21"/>
        </w:rPr>
        <w:t>✅</w:t>
      </w:r>
    </w:p>
    <w:p w:rsidR="00D54757" w:rsidRDefault="00D54757" w:rsidP="00D54757">
      <w:pPr>
        <w:pStyle w:val="NormalWeb"/>
        <w:spacing w:line="300" w:lineRule="atLeast"/>
        <w:rPr>
          <w:rFonts w:ascii="Segoe UI" w:hAnsi="Segoe UI" w:cs="Segoe UI"/>
          <w:sz w:val="21"/>
          <w:szCs w:val="21"/>
        </w:rPr>
      </w:pPr>
      <w:r>
        <w:rPr>
          <w:rFonts w:ascii="Segoe UI" w:hAnsi="Segoe UI" w:cs="Segoe UI"/>
          <w:sz w:val="21"/>
          <w:szCs w:val="21"/>
        </w:rPr>
        <w:t>imageimage.png (Image: backend.tf now updated with use_lockfile true)</w:t>
      </w:r>
    </w:p>
    <w:p w:rsidR="00D54757" w:rsidRDefault="00D54757" w:rsidP="00D54757">
      <w:pPr>
        <w:pStyle w:val="NormalWeb"/>
        <w:spacing w:line="300" w:lineRule="atLeast"/>
        <w:rPr>
          <w:rFonts w:ascii="Segoe UI" w:hAnsi="Segoe UI" w:cs="Segoe UI"/>
          <w:sz w:val="21"/>
          <w:szCs w:val="21"/>
        </w:rPr>
      </w:pPr>
      <w:r>
        <w:rPr>
          <w:rFonts w:ascii="Segoe UI" w:hAnsi="Segoe UI" w:cs="Segoe UI"/>
          <w:sz w:val="21"/>
          <w:szCs w:val="21"/>
        </w:rPr>
        <w:t xml:space="preserve">Perfect bhai </w:t>
      </w:r>
      <w:r>
        <w:rPr>
          <w:rFonts w:ascii="Segoe UI Symbol" w:hAnsi="Segoe UI Symbol" w:cs="Segoe UI Symbol"/>
          <w:sz w:val="21"/>
          <w:szCs w:val="21"/>
        </w:rPr>
        <w:t>✅</w:t>
      </w:r>
      <w:r>
        <w:rPr>
          <w:rFonts w:ascii="Segoe UI" w:hAnsi="Segoe UI" w:cs="Segoe UI"/>
          <w:sz w:val="21"/>
          <w:szCs w:val="21"/>
        </w:rPr>
        <w:t xml:space="preserve"> </w:t>
      </w:r>
      <w:r>
        <w:rPr>
          <w:rStyle w:val="Strong"/>
          <w:rFonts w:ascii="Segoe UI" w:hAnsi="Segoe UI" w:cs="Segoe UI"/>
          <w:sz w:val="21"/>
          <w:szCs w:val="21"/>
        </w:rPr>
        <w:t xml:space="preserve">ab </w:t>
      </w:r>
      <w:r>
        <w:rPr>
          <w:rStyle w:val="HTMLCode"/>
          <w:b/>
          <w:bCs/>
        </w:rPr>
        <w:t>backend.tf</w:t>
      </w:r>
      <w:r>
        <w:rPr>
          <w:rStyle w:val="Strong"/>
          <w:rFonts w:ascii="Segoe UI" w:hAnsi="Segoe UI" w:cs="Segoe UI"/>
          <w:sz w:val="21"/>
          <w:szCs w:val="21"/>
        </w:rPr>
        <w:t xml:space="preserve"> correct ho gaya hai.</w:t>
      </w:r>
    </w:p>
    <w:p w:rsidR="00D54757" w:rsidRDefault="00D54757" w:rsidP="00D54757">
      <w:pPr>
        <w:pStyle w:val="NormalWeb"/>
        <w:spacing w:line="300" w:lineRule="atLeast"/>
        <w:rPr>
          <w:rFonts w:ascii="Segoe UI" w:hAnsi="Segoe UI" w:cs="Segoe UI"/>
          <w:sz w:val="21"/>
          <w:szCs w:val="21"/>
        </w:rPr>
      </w:pPr>
      <w:r>
        <w:rPr>
          <w:rFonts w:ascii="Segoe UI" w:hAnsi="Segoe UI" w:cs="Segoe UI"/>
          <w:sz w:val="21"/>
          <w:szCs w:val="21"/>
        </w:rPr>
        <w:t>Screenshot me ab clearly dikh raha hai:</w:t>
      </w:r>
    </w:p>
    <w:p w:rsidR="00D54757" w:rsidRDefault="00D54757" w:rsidP="00D54757">
      <w:pPr>
        <w:spacing w:line="300" w:lineRule="atLeast"/>
        <w:rPr>
          <w:rFonts w:ascii="Segoe UI" w:hAnsi="Segoe UI" w:cs="Segoe UI"/>
          <w:sz w:val="21"/>
          <w:szCs w:val="21"/>
        </w:rPr>
      </w:pPr>
      <w:r>
        <w:rPr>
          <w:rFonts w:ascii="Segoe UI" w:hAnsi="Segoe UI" w:cs="Segoe UI"/>
          <w:sz w:val="21"/>
          <w:szCs w:val="21"/>
        </w:rPr>
        <w:t>terraform {</w:t>
      </w:r>
    </w:p>
    <w:p w:rsidR="00D54757" w:rsidRDefault="00D54757" w:rsidP="00D54757">
      <w:pPr>
        <w:spacing w:line="300" w:lineRule="atLeast"/>
        <w:rPr>
          <w:rFonts w:ascii="Segoe UI" w:hAnsi="Segoe UI" w:cs="Segoe UI"/>
          <w:sz w:val="21"/>
          <w:szCs w:val="21"/>
        </w:rPr>
      </w:pPr>
      <w:r>
        <w:rPr>
          <w:rFonts w:ascii="Segoe UI" w:hAnsi="Segoe UI" w:cs="Segoe UI"/>
          <w:sz w:val="21"/>
          <w:szCs w:val="21"/>
        </w:rPr>
        <w:t>  backend "s3" {</w:t>
      </w:r>
    </w:p>
    <w:p w:rsidR="00D54757" w:rsidRDefault="00D54757" w:rsidP="00D54757">
      <w:pPr>
        <w:spacing w:line="300" w:lineRule="atLeast"/>
        <w:rPr>
          <w:rFonts w:ascii="Segoe UI" w:hAnsi="Segoe UI" w:cs="Segoe UI"/>
          <w:sz w:val="21"/>
          <w:szCs w:val="21"/>
        </w:rPr>
      </w:pPr>
      <w:r>
        <w:rPr>
          <w:rFonts w:ascii="Segoe UI" w:hAnsi="Segoe UI" w:cs="Segoe UI"/>
          <w:sz w:val="21"/>
          <w:szCs w:val="21"/>
        </w:rPr>
        <w:lastRenderedPageBreak/>
        <w:t>    bucket       = "enterprise-genai-tfstate-628479575897-ap-south-1"</w:t>
      </w:r>
    </w:p>
    <w:p w:rsidR="00D54757" w:rsidRDefault="00D54757" w:rsidP="00D54757">
      <w:pPr>
        <w:spacing w:line="300" w:lineRule="atLeast"/>
        <w:rPr>
          <w:rFonts w:ascii="Segoe UI" w:hAnsi="Segoe UI" w:cs="Segoe UI"/>
          <w:sz w:val="21"/>
          <w:szCs w:val="21"/>
        </w:rPr>
      </w:pPr>
      <w:r>
        <w:rPr>
          <w:rFonts w:ascii="Segoe UI" w:hAnsi="Segoe UI" w:cs="Segoe UI"/>
          <w:sz w:val="21"/>
          <w:szCs w:val="21"/>
        </w:rPr>
        <w:t>    key          = "enterprise-genai-assistant/dev/terraform.tfstate"</w:t>
      </w:r>
    </w:p>
    <w:p w:rsidR="00D54757" w:rsidRDefault="00D54757" w:rsidP="00D54757">
      <w:pPr>
        <w:spacing w:line="300" w:lineRule="atLeast"/>
        <w:rPr>
          <w:rFonts w:ascii="Segoe UI" w:hAnsi="Segoe UI" w:cs="Segoe UI"/>
          <w:sz w:val="21"/>
          <w:szCs w:val="21"/>
        </w:rPr>
      </w:pPr>
      <w:r>
        <w:rPr>
          <w:rFonts w:ascii="Segoe UI" w:hAnsi="Segoe UI" w:cs="Segoe UI"/>
          <w:sz w:val="21"/>
          <w:szCs w:val="21"/>
        </w:rPr>
        <w:t>    region       = "ap-south-1"</w:t>
      </w:r>
    </w:p>
    <w:p w:rsidR="00D54757" w:rsidRDefault="00D54757" w:rsidP="00D54757">
      <w:pPr>
        <w:spacing w:line="300" w:lineRule="atLeast"/>
        <w:rPr>
          <w:rFonts w:ascii="Segoe UI" w:hAnsi="Segoe UI" w:cs="Segoe UI"/>
          <w:sz w:val="21"/>
          <w:szCs w:val="21"/>
        </w:rPr>
      </w:pPr>
      <w:r>
        <w:rPr>
          <w:rFonts w:ascii="Segoe UI" w:hAnsi="Segoe UI" w:cs="Segoe UI"/>
          <w:sz w:val="21"/>
          <w:szCs w:val="21"/>
        </w:rPr>
        <w:t>    encrypt      = true</w:t>
      </w:r>
    </w:p>
    <w:p w:rsidR="00D54757" w:rsidRDefault="00D54757" w:rsidP="00D54757">
      <w:pPr>
        <w:spacing w:line="300" w:lineRule="atLeast"/>
        <w:rPr>
          <w:rFonts w:ascii="Segoe UI" w:hAnsi="Segoe UI" w:cs="Segoe UI"/>
          <w:sz w:val="21"/>
          <w:szCs w:val="21"/>
        </w:rPr>
      </w:pPr>
      <w:r>
        <w:rPr>
          <w:rFonts w:ascii="Segoe UI" w:hAnsi="Segoe UI" w:cs="Segoe UI"/>
          <w:sz w:val="21"/>
          <w:szCs w:val="21"/>
        </w:rPr>
        <w:t>    use_lockfile = true</w:t>
      </w:r>
    </w:p>
    <w:p w:rsidR="00D54757" w:rsidRDefault="00D54757" w:rsidP="00D54757">
      <w:pPr>
        <w:spacing w:line="300" w:lineRule="atLeast"/>
        <w:rPr>
          <w:rFonts w:ascii="Segoe UI" w:hAnsi="Segoe UI" w:cs="Segoe UI"/>
          <w:sz w:val="21"/>
          <w:szCs w:val="21"/>
        </w:rPr>
      </w:pPr>
      <w:r>
        <w:rPr>
          <w:rFonts w:ascii="Segoe UI" w:hAnsi="Segoe UI" w:cs="Segoe UI"/>
          <w:sz w:val="21"/>
          <w:szCs w:val="21"/>
        </w:rPr>
        <w:t>  }</w:t>
      </w:r>
    </w:p>
    <w:p w:rsidR="00D54757" w:rsidRDefault="00D54757" w:rsidP="00D54757">
      <w:pPr>
        <w:spacing w:line="300" w:lineRule="atLeast"/>
        <w:rPr>
          <w:rFonts w:ascii="Segoe UI" w:hAnsi="Segoe UI" w:cs="Segoe UI"/>
          <w:sz w:val="21"/>
          <w:szCs w:val="21"/>
        </w:rPr>
      </w:pPr>
      <w:r>
        <w:rPr>
          <w:rFonts w:ascii="Segoe UI" w:hAnsi="Segoe UI" w:cs="Segoe UI"/>
          <w:sz w:val="21"/>
          <w:szCs w:val="21"/>
        </w:rPr>
        <w:t>}</w:t>
      </w:r>
    </w:p>
    <w:p w:rsidR="00D54757" w:rsidRDefault="00D54757" w:rsidP="00D54757">
      <w:pPr>
        <w:pStyle w:val="NormalWeb"/>
        <w:spacing w:line="300" w:lineRule="atLeast"/>
        <w:rPr>
          <w:rFonts w:ascii="Segoe UI" w:hAnsi="Segoe UI" w:cs="Segoe UI"/>
          <w:sz w:val="21"/>
          <w:szCs w:val="21"/>
        </w:rPr>
      </w:pPr>
      <w:r>
        <w:rPr>
          <w:rFonts w:ascii="Segoe UI" w:hAnsi="Segoe UI" w:cs="Segoe UI"/>
          <w:sz w:val="21"/>
          <w:szCs w:val="21"/>
        </w:rPr>
        <w:t xml:space="preserve">Aur important: ab ye line remove ho gayi hai </w:t>
      </w:r>
      <w:r>
        <w:rPr>
          <w:rFonts w:ascii="Segoe UI Symbol" w:hAnsi="Segoe UI Symbol" w:cs="Segoe UI Symbol"/>
          <w:sz w:val="21"/>
          <w:szCs w:val="21"/>
        </w:rPr>
        <w:t>✅</w:t>
      </w:r>
    </w:p>
    <w:p w:rsidR="00D54757" w:rsidRDefault="00D54757" w:rsidP="00D54757">
      <w:pPr>
        <w:pStyle w:val="NormalWeb"/>
        <w:spacing w:line="300" w:lineRule="atLeast"/>
        <w:rPr>
          <w:rFonts w:ascii="Segoe UI" w:hAnsi="Segoe UI" w:cs="Segoe UI"/>
          <w:sz w:val="21"/>
          <w:szCs w:val="21"/>
        </w:rPr>
      </w:pPr>
      <w:r>
        <w:rPr>
          <w:rFonts w:ascii="Segoe UI" w:hAnsi="Segoe UI" w:cs="Segoe UI"/>
          <w:sz w:val="21"/>
          <w:szCs w:val="21"/>
        </w:rPr>
        <w:t>dynamodb_table = "enterprise-genai-terraform-locks"</w:t>
      </w:r>
    </w:p>
    <w:p w:rsidR="00D54757" w:rsidRDefault="00D54757" w:rsidP="00D54757">
      <w:pPr>
        <w:pStyle w:val="NormalWeb"/>
        <w:spacing w:line="300" w:lineRule="atLeast"/>
        <w:rPr>
          <w:rFonts w:ascii="Segoe UI" w:hAnsi="Segoe UI" w:cs="Segoe UI"/>
          <w:sz w:val="21"/>
          <w:szCs w:val="21"/>
        </w:rPr>
      </w:pPr>
      <w:r>
        <w:rPr>
          <w:rFonts w:ascii="Segoe UI" w:hAnsi="Segoe UI" w:cs="Segoe UI"/>
          <w:sz w:val="21"/>
          <w:szCs w:val="21"/>
        </w:rPr>
        <w:t xml:space="preserve">So ab hum </w:t>
      </w:r>
      <w:r>
        <w:rPr>
          <w:rStyle w:val="Strong"/>
          <w:rFonts w:ascii="Segoe UI" w:hAnsi="Segoe UI" w:cs="Segoe UI"/>
          <w:sz w:val="21"/>
          <w:szCs w:val="21"/>
        </w:rPr>
        <w:t>new recommended S3 lockfile backend</w:t>
      </w:r>
      <w:r>
        <w:rPr>
          <w:rFonts w:ascii="Segoe UI" w:hAnsi="Segoe UI" w:cs="Segoe UI"/>
          <w:sz w:val="21"/>
          <w:szCs w:val="21"/>
        </w:rPr>
        <w:t xml:space="preserve"> follow kar rahe hain.</w:t>
      </w:r>
    </w:p>
    <w:p w:rsidR="00D54757" w:rsidRDefault="00114F67" w:rsidP="00D54757">
      <w:pPr>
        <w:spacing w:line="300" w:lineRule="atLeast"/>
        <w:rPr>
          <w:rFonts w:ascii="Segoe UI" w:hAnsi="Segoe UI" w:cs="Segoe UI"/>
          <w:sz w:val="21"/>
          <w:szCs w:val="21"/>
        </w:rPr>
      </w:pPr>
      <w:r>
        <w:rPr>
          <w:rFonts w:ascii="Segoe UI" w:hAnsi="Segoe UI" w:cs="Segoe UI"/>
          <w:sz w:val="21"/>
          <w:szCs w:val="21"/>
        </w:rPr>
        <w:pict>
          <v:rect id="_x0000_i1159" style="width:0;height:1.5pt" o:hralign="center" o:hrstd="t" o:hr="t" fillcolor="#a0a0a0" stroked="f"/>
        </w:pict>
      </w:r>
    </w:p>
    <w:p w:rsidR="00D54757" w:rsidRDefault="00D54757" w:rsidP="00D54757">
      <w:pPr>
        <w:pStyle w:val="Heading1"/>
        <w:spacing w:line="300" w:lineRule="atLeast"/>
        <w:rPr>
          <w:rFonts w:ascii="Segoe UI" w:hAnsi="Segoe UI" w:cs="Segoe UI"/>
          <w:sz w:val="48"/>
          <w:szCs w:val="48"/>
        </w:rPr>
      </w:pPr>
      <w:r>
        <w:rPr>
          <w:rFonts w:ascii="Segoe UI" w:hAnsi="Segoe UI" w:cs="Segoe UI"/>
        </w:rPr>
        <w:t>Ab next step: Terraform backend reconfigure karo</w:t>
      </w:r>
    </w:p>
    <w:p w:rsidR="00D54757" w:rsidRDefault="00D54757" w:rsidP="00D54757">
      <w:pPr>
        <w:pStyle w:val="NormalWeb"/>
        <w:spacing w:line="300" w:lineRule="atLeast"/>
        <w:rPr>
          <w:rFonts w:ascii="Segoe UI" w:hAnsi="Segoe UI" w:cs="Segoe UI"/>
          <w:sz w:val="21"/>
          <w:szCs w:val="21"/>
        </w:rPr>
      </w:pPr>
      <w:r>
        <w:rPr>
          <w:rFonts w:ascii="Segoe UI" w:hAnsi="Segoe UI" w:cs="Segoe UI"/>
          <w:sz w:val="21"/>
          <w:szCs w:val="21"/>
        </w:rPr>
        <w:t>Ab sirf ye command run karo:</w:t>
      </w:r>
    </w:p>
    <w:p w:rsidR="00D54757" w:rsidRDefault="00D54757" w:rsidP="00D54757">
      <w:pPr>
        <w:pStyle w:val="NormalWeb"/>
        <w:spacing w:line="300" w:lineRule="atLeast"/>
        <w:rPr>
          <w:rFonts w:ascii="Segoe UI" w:hAnsi="Segoe UI" w:cs="Segoe UI"/>
          <w:sz w:val="21"/>
          <w:szCs w:val="21"/>
        </w:rPr>
      </w:pPr>
      <w:r>
        <w:rPr>
          <w:rFonts w:ascii="Segoe UI" w:hAnsi="Segoe UI" w:cs="Segoe UI"/>
          <w:sz w:val="21"/>
          <w:szCs w:val="21"/>
        </w:rPr>
        <w:t>terraform init -reconfigure</w:t>
      </w:r>
    </w:p>
    <w:p w:rsidR="00D54757" w:rsidRDefault="00D54757" w:rsidP="00D54757">
      <w:pPr>
        <w:pStyle w:val="Heading2"/>
        <w:spacing w:line="300" w:lineRule="atLeast"/>
        <w:rPr>
          <w:rFonts w:ascii="Segoe UI" w:hAnsi="Segoe UI" w:cs="Segoe UI"/>
        </w:rPr>
      </w:pPr>
      <w:r>
        <w:rPr>
          <w:rFonts w:ascii="Segoe UI" w:hAnsi="Segoe UI" w:cs="Segoe UI"/>
        </w:rPr>
        <w:t>Iska matlab</w:t>
      </w:r>
    </w:p>
    <w:p w:rsidR="00D54757" w:rsidRDefault="00D54757" w:rsidP="00D54757">
      <w:pPr>
        <w:pStyle w:val="NormalWeb"/>
        <w:spacing w:line="300" w:lineRule="atLeast"/>
        <w:rPr>
          <w:rFonts w:ascii="Segoe UI" w:hAnsi="Segoe UI" w:cs="Segoe UI"/>
          <w:sz w:val="21"/>
          <w:szCs w:val="21"/>
        </w:rPr>
      </w:pPr>
      <w:r>
        <w:rPr>
          <w:rFonts w:ascii="Segoe UI" w:hAnsi="Segoe UI" w:cs="Segoe UI"/>
          <w:sz w:val="21"/>
          <w:szCs w:val="21"/>
        </w:rPr>
        <w:t>Terraform ko batayega:</w:t>
      </w:r>
    </w:p>
    <w:p w:rsidR="00D54757" w:rsidRDefault="00D54757" w:rsidP="00D54757">
      <w:pPr>
        <w:spacing w:line="300" w:lineRule="atLeast"/>
        <w:rPr>
          <w:rFonts w:ascii="Segoe UI" w:hAnsi="Segoe UI" w:cs="Segoe UI"/>
          <w:sz w:val="21"/>
          <w:szCs w:val="21"/>
        </w:rPr>
      </w:pPr>
      <w:r>
        <w:rPr>
          <w:rFonts w:ascii="Segoe UI" w:hAnsi="Segoe UI" w:cs="Segoe UI"/>
          <w:sz w:val="21"/>
          <w:szCs w:val="21"/>
        </w:rPr>
        <w:t>backend config change ho gayi hai</w:t>
      </w:r>
    </w:p>
    <w:p w:rsidR="00D54757" w:rsidRDefault="00D54757" w:rsidP="00D54757">
      <w:pPr>
        <w:spacing w:line="300" w:lineRule="atLeast"/>
        <w:rPr>
          <w:rFonts w:ascii="Segoe UI" w:hAnsi="Segoe UI" w:cs="Segoe UI"/>
          <w:sz w:val="21"/>
          <w:szCs w:val="21"/>
        </w:rPr>
      </w:pPr>
      <w:r>
        <w:rPr>
          <w:rFonts w:ascii="Segoe UI" w:hAnsi="Segoe UI" w:cs="Segoe UI"/>
          <w:sz w:val="21"/>
          <w:szCs w:val="21"/>
        </w:rPr>
        <w:t>ab DynamoDB lock table ke bajay S3 lockfile use karo</w:t>
      </w:r>
    </w:p>
    <w:p w:rsidR="00D54757" w:rsidRDefault="00D54757" w:rsidP="00D54757">
      <w:pPr>
        <w:spacing w:line="300" w:lineRule="atLeast"/>
        <w:rPr>
          <w:rFonts w:ascii="Segoe UI" w:hAnsi="Segoe UI" w:cs="Segoe UI"/>
          <w:sz w:val="21"/>
          <w:szCs w:val="21"/>
        </w:rPr>
      </w:pPr>
      <w:r>
        <w:rPr>
          <w:rFonts w:ascii="Segoe UI" w:hAnsi="Segoe UI" w:cs="Segoe UI"/>
          <w:sz w:val="21"/>
          <w:szCs w:val="21"/>
        </w:rPr>
        <w:t>same S3 bucket aur same state key continue rakho</w:t>
      </w:r>
    </w:p>
    <w:p w:rsidR="00D54757" w:rsidRDefault="00114F67" w:rsidP="00D54757">
      <w:pPr>
        <w:spacing w:line="300" w:lineRule="atLeast"/>
        <w:rPr>
          <w:rFonts w:ascii="Segoe UI" w:hAnsi="Segoe UI" w:cs="Segoe UI"/>
          <w:sz w:val="21"/>
          <w:szCs w:val="21"/>
        </w:rPr>
      </w:pPr>
      <w:r>
        <w:rPr>
          <w:rFonts w:ascii="Segoe UI" w:hAnsi="Segoe UI" w:cs="Segoe UI"/>
          <w:sz w:val="21"/>
          <w:szCs w:val="21"/>
        </w:rPr>
        <w:pict>
          <v:rect id="_x0000_i1160" style="width:0;height:1.5pt" o:hralign="center" o:hrstd="t" o:hr="t" fillcolor="#a0a0a0" stroked="f"/>
        </w:pict>
      </w:r>
    </w:p>
    <w:p w:rsidR="00D54757" w:rsidRDefault="00D54757" w:rsidP="00D54757">
      <w:pPr>
        <w:pStyle w:val="Heading1"/>
        <w:spacing w:line="300" w:lineRule="atLeast"/>
        <w:rPr>
          <w:rFonts w:ascii="Segoe UI" w:hAnsi="Segoe UI" w:cs="Segoe UI"/>
          <w:sz w:val="48"/>
          <w:szCs w:val="48"/>
        </w:rPr>
      </w:pPr>
      <w:r>
        <w:rPr>
          <w:rFonts w:ascii="Segoe UI" w:hAnsi="Segoe UI" w:cs="Segoe UI"/>
        </w:rPr>
        <w:t>Expected output</w:t>
      </w:r>
    </w:p>
    <w:p w:rsidR="00D54757" w:rsidRDefault="00D54757" w:rsidP="00D54757">
      <w:pPr>
        <w:pStyle w:val="NormalWeb"/>
        <w:spacing w:line="300" w:lineRule="atLeast"/>
        <w:rPr>
          <w:rFonts w:ascii="Segoe UI" w:hAnsi="Segoe UI" w:cs="Segoe UI"/>
          <w:sz w:val="21"/>
          <w:szCs w:val="21"/>
        </w:rPr>
      </w:pPr>
      <w:r>
        <w:rPr>
          <w:rFonts w:ascii="Segoe UI" w:hAnsi="Segoe UI" w:cs="Segoe UI"/>
          <w:sz w:val="21"/>
          <w:szCs w:val="21"/>
        </w:rPr>
        <w:t>Output me warning nahi aani chahiye:</w:t>
      </w:r>
    </w:p>
    <w:p w:rsidR="00D54757" w:rsidRDefault="00D54757" w:rsidP="00D54757">
      <w:pPr>
        <w:pStyle w:val="NormalWeb"/>
        <w:spacing w:line="300" w:lineRule="atLeast"/>
        <w:rPr>
          <w:rFonts w:ascii="Segoe UI" w:hAnsi="Segoe UI" w:cs="Segoe UI"/>
          <w:sz w:val="21"/>
          <w:szCs w:val="21"/>
        </w:rPr>
      </w:pPr>
      <w:r>
        <w:rPr>
          <w:rFonts w:ascii="Segoe UI" w:hAnsi="Segoe UI" w:cs="Segoe UI"/>
          <w:sz w:val="21"/>
          <w:szCs w:val="21"/>
        </w:rPr>
        <w:t>dynamodb_table is deprecated</w:t>
      </w:r>
    </w:p>
    <w:p w:rsidR="00D54757" w:rsidRDefault="00D54757" w:rsidP="00D54757">
      <w:pPr>
        <w:pStyle w:val="NormalWeb"/>
        <w:spacing w:line="300" w:lineRule="atLeast"/>
        <w:rPr>
          <w:rFonts w:ascii="Segoe UI" w:hAnsi="Segoe UI" w:cs="Segoe UI"/>
          <w:sz w:val="21"/>
          <w:szCs w:val="21"/>
        </w:rPr>
      </w:pPr>
      <w:r>
        <w:rPr>
          <w:rFonts w:ascii="Segoe UI" w:hAnsi="Segoe UI" w:cs="Segoe UI"/>
          <w:sz w:val="21"/>
          <w:szCs w:val="21"/>
        </w:rPr>
        <w:t>Expected:</w:t>
      </w:r>
    </w:p>
    <w:p w:rsidR="00D54757" w:rsidRDefault="00D54757" w:rsidP="00D54757">
      <w:pPr>
        <w:pStyle w:val="NormalWeb"/>
        <w:spacing w:line="300" w:lineRule="atLeast"/>
        <w:rPr>
          <w:rFonts w:ascii="Segoe UI" w:hAnsi="Segoe UI" w:cs="Segoe UI"/>
          <w:sz w:val="21"/>
          <w:szCs w:val="21"/>
        </w:rPr>
      </w:pPr>
      <w:r>
        <w:rPr>
          <w:rFonts w:ascii="Segoe UI" w:hAnsi="Segoe UI" w:cs="Segoe UI"/>
          <w:sz w:val="21"/>
          <w:szCs w:val="21"/>
        </w:rPr>
        <w:t>Terraform has been successfully initialized!</w:t>
      </w:r>
    </w:p>
    <w:p w:rsidR="00D54757" w:rsidRDefault="00114F67" w:rsidP="00D54757">
      <w:pPr>
        <w:spacing w:line="300" w:lineRule="atLeast"/>
        <w:rPr>
          <w:rFonts w:ascii="Segoe UI" w:hAnsi="Segoe UI" w:cs="Segoe UI"/>
          <w:sz w:val="21"/>
          <w:szCs w:val="21"/>
        </w:rPr>
      </w:pPr>
      <w:r>
        <w:rPr>
          <w:rFonts w:ascii="Segoe UI" w:hAnsi="Segoe UI" w:cs="Segoe UI"/>
          <w:sz w:val="21"/>
          <w:szCs w:val="21"/>
        </w:rPr>
        <w:pict>
          <v:rect id="_x0000_i1161" style="width:0;height:1.5pt" o:hralign="center" o:hrstd="t" o:hr="t" fillcolor="#a0a0a0" stroked="f"/>
        </w:pict>
      </w:r>
    </w:p>
    <w:p w:rsidR="00D54757" w:rsidRDefault="00D54757" w:rsidP="00D54757">
      <w:pPr>
        <w:pStyle w:val="Heading1"/>
        <w:spacing w:line="300" w:lineRule="atLeast"/>
        <w:rPr>
          <w:rFonts w:ascii="Segoe UI" w:hAnsi="Segoe UI" w:cs="Segoe UI"/>
          <w:sz w:val="48"/>
          <w:szCs w:val="48"/>
        </w:rPr>
      </w:pPr>
      <w:r>
        <w:rPr>
          <w:rFonts w:ascii="Segoe UI" w:hAnsi="Segoe UI" w:cs="Segoe UI"/>
        </w:rPr>
        <w:t>Uske baad verify</w:t>
      </w:r>
    </w:p>
    <w:p w:rsidR="00D54757" w:rsidRDefault="00D54757" w:rsidP="00D54757">
      <w:pPr>
        <w:pStyle w:val="NormalWeb"/>
        <w:spacing w:line="300" w:lineRule="atLeast"/>
        <w:rPr>
          <w:rFonts w:ascii="Segoe UI" w:hAnsi="Segoe UI" w:cs="Segoe UI"/>
          <w:sz w:val="21"/>
          <w:szCs w:val="21"/>
        </w:rPr>
      </w:pPr>
      <w:r>
        <w:rPr>
          <w:rFonts w:ascii="Segoe UI" w:hAnsi="Segoe UI" w:cs="Segoe UI"/>
          <w:sz w:val="21"/>
          <w:szCs w:val="21"/>
        </w:rPr>
        <w:t xml:space="preserve">Agar </w:t>
      </w:r>
      <w:r>
        <w:rPr>
          <w:rStyle w:val="HTMLCode"/>
        </w:rPr>
        <w:t>terraform init -reconfigure</w:t>
      </w:r>
      <w:r>
        <w:rPr>
          <w:rFonts w:ascii="Segoe UI" w:hAnsi="Segoe UI" w:cs="Segoe UI"/>
          <w:sz w:val="21"/>
          <w:szCs w:val="21"/>
        </w:rPr>
        <w:t xml:space="preserve"> success ho jaye, phir ye run karna:</w:t>
      </w:r>
    </w:p>
    <w:p w:rsidR="00D54757" w:rsidRDefault="00D54757" w:rsidP="00D54757">
      <w:pPr>
        <w:pStyle w:val="NormalWeb"/>
        <w:spacing w:line="300" w:lineRule="atLeast"/>
        <w:rPr>
          <w:rFonts w:ascii="Segoe UI" w:hAnsi="Segoe UI" w:cs="Segoe UI"/>
          <w:sz w:val="21"/>
          <w:szCs w:val="21"/>
        </w:rPr>
      </w:pPr>
      <w:r>
        <w:rPr>
          <w:rFonts w:ascii="Segoe UI" w:hAnsi="Segoe UI" w:cs="Segoe UI"/>
          <w:sz w:val="21"/>
          <w:szCs w:val="21"/>
        </w:rPr>
        <w:lastRenderedPageBreak/>
        <w:t>terraform plan</w:t>
      </w:r>
    </w:p>
    <w:p w:rsidR="00D54757" w:rsidRDefault="00D54757" w:rsidP="00D54757">
      <w:pPr>
        <w:pStyle w:val="NormalWeb"/>
        <w:spacing w:line="300" w:lineRule="atLeast"/>
        <w:rPr>
          <w:rFonts w:ascii="Segoe UI" w:hAnsi="Segoe UI" w:cs="Segoe UI"/>
          <w:sz w:val="21"/>
          <w:szCs w:val="21"/>
        </w:rPr>
      </w:pPr>
      <w:r>
        <w:rPr>
          <w:rFonts w:ascii="Segoe UI" w:hAnsi="Segoe UI" w:cs="Segoe UI"/>
          <w:sz w:val="21"/>
          <w:szCs w:val="21"/>
        </w:rPr>
        <w:t>Expected:</w:t>
      </w:r>
    </w:p>
    <w:p w:rsidR="00D54757" w:rsidRDefault="00D54757" w:rsidP="00D54757">
      <w:pPr>
        <w:pStyle w:val="NormalWeb"/>
        <w:spacing w:line="300" w:lineRule="atLeast"/>
        <w:rPr>
          <w:rFonts w:ascii="Segoe UI" w:hAnsi="Segoe UI" w:cs="Segoe UI"/>
          <w:sz w:val="21"/>
          <w:szCs w:val="21"/>
        </w:rPr>
      </w:pPr>
      <w:r>
        <w:rPr>
          <w:rFonts w:ascii="Segoe UI" w:hAnsi="Segoe UI" w:cs="Segoe UI"/>
          <w:sz w:val="21"/>
          <w:szCs w:val="21"/>
        </w:rPr>
        <w:t>No changes</w:t>
      </w:r>
    </w:p>
    <w:p w:rsidR="00D54757" w:rsidRDefault="00D54757" w:rsidP="00D54757">
      <w:pPr>
        <w:pStyle w:val="NormalWeb"/>
        <w:spacing w:line="300" w:lineRule="atLeast"/>
        <w:rPr>
          <w:rFonts w:ascii="Segoe UI" w:hAnsi="Segoe UI" w:cs="Segoe UI"/>
          <w:sz w:val="21"/>
          <w:szCs w:val="21"/>
        </w:rPr>
      </w:pPr>
      <w:r>
        <w:rPr>
          <w:rFonts w:ascii="Segoe UI" w:hAnsi="Segoe UI" w:cs="Segoe UI"/>
          <w:sz w:val="21"/>
          <w:szCs w:val="21"/>
        </w:rPr>
        <w:t>ya agar code hash/tags ka minor diff aaye toh screenshot bhejna.</w:t>
      </w:r>
    </w:p>
    <w:p w:rsidR="00D54757" w:rsidRDefault="00114F67" w:rsidP="00D54757">
      <w:pPr>
        <w:spacing w:line="300" w:lineRule="atLeast"/>
        <w:rPr>
          <w:rFonts w:ascii="Segoe UI" w:hAnsi="Segoe UI" w:cs="Segoe UI"/>
          <w:sz w:val="21"/>
          <w:szCs w:val="21"/>
        </w:rPr>
      </w:pPr>
      <w:r>
        <w:rPr>
          <w:rFonts w:ascii="Segoe UI" w:hAnsi="Segoe UI" w:cs="Segoe UI"/>
          <w:sz w:val="21"/>
          <w:szCs w:val="21"/>
        </w:rPr>
        <w:pict>
          <v:rect id="_x0000_i1162" style="width:0;height:1.5pt" o:hralign="center" o:hrstd="t" o:hr="t" fillcolor="#a0a0a0" stroked="f"/>
        </w:pict>
      </w:r>
    </w:p>
    <w:p w:rsidR="00D54757" w:rsidRDefault="00D54757" w:rsidP="00D54757">
      <w:pPr>
        <w:pStyle w:val="Heading1"/>
        <w:spacing w:line="300" w:lineRule="atLeast"/>
        <w:rPr>
          <w:rFonts w:ascii="Segoe UI" w:hAnsi="Segoe UI" w:cs="Segoe UI"/>
          <w:sz w:val="48"/>
          <w:szCs w:val="48"/>
        </w:rPr>
      </w:pPr>
      <w:r>
        <w:rPr>
          <w:rFonts w:ascii="Segoe UI" w:hAnsi="Segoe UI" w:cs="Segoe UI"/>
        </w:rPr>
        <w:t>Important note</w:t>
      </w:r>
    </w:p>
    <w:p w:rsidR="00D54757" w:rsidRDefault="00D54757" w:rsidP="00D54757">
      <w:pPr>
        <w:pStyle w:val="NormalWeb"/>
        <w:spacing w:line="300" w:lineRule="atLeast"/>
        <w:rPr>
          <w:rFonts w:ascii="Segoe UI" w:hAnsi="Segoe UI" w:cs="Segoe UI"/>
          <w:sz w:val="21"/>
          <w:szCs w:val="21"/>
        </w:rPr>
      </w:pPr>
      <w:r>
        <w:rPr>
          <w:rFonts w:ascii="Segoe UI" w:hAnsi="Segoe UI" w:cs="Segoe UI"/>
          <w:sz w:val="21"/>
          <w:szCs w:val="21"/>
        </w:rPr>
        <w:t>DynamoDB lock table abhi AWS me exist karegi, but backend use nahi karega. Abhi delete mat karna. Pehle confirm karte hain:</w:t>
      </w:r>
    </w:p>
    <w:p w:rsidR="00D54757" w:rsidRDefault="00D54757" w:rsidP="00D54757">
      <w:pPr>
        <w:spacing w:line="300" w:lineRule="atLeast"/>
        <w:rPr>
          <w:rFonts w:ascii="Segoe UI" w:hAnsi="Segoe UI" w:cs="Segoe UI"/>
          <w:sz w:val="21"/>
          <w:szCs w:val="21"/>
        </w:rPr>
      </w:pPr>
      <w:r>
        <w:rPr>
          <w:rFonts w:ascii="Segoe UI" w:hAnsi="Segoe UI" w:cs="Segoe UI"/>
          <w:sz w:val="21"/>
          <w:szCs w:val="21"/>
        </w:rPr>
        <w:t xml:space="preserve">terraform init -reconfigure </w:t>
      </w:r>
      <w:r>
        <w:rPr>
          <w:rFonts w:ascii="Segoe UI Symbol" w:hAnsi="Segoe UI Symbol" w:cs="Segoe UI Symbol"/>
          <w:sz w:val="21"/>
          <w:szCs w:val="21"/>
        </w:rPr>
        <w:t>✅</w:t>
      </w:r>
    </w:p>
    <w:p w:rsidR="00D54757" w:rsidRDefault="00D54757" w:rsidP="00D54757">
      <w:pPr>
        <w:spacing w:line="300" w:lineRule="atLeast"/>
        <w:rPr>
          <w:rFonts w:ascii="Segoe UI" w:hAnsi="Segoe UI" w:cs="Segoe UI"/>
          <w:sz w:val="21"/>
          <w:szCs w:val="21"/>
        </w:rPr>
      </w:pPr>
      <w:r>
        <w:rPr>
          <w:rFonts w:ascii="Segoe UI" w:hAnsi="Segoe UI" w:cs="Segoe UI"/>
          <w:sz w:val="21"/>
          <w:szCs w:val="21"/>
        </w:rPr>
        <w:t xml:space="preserve">terraform plan </w:t>
      </w:r>
      <w:r>
        <w:rPr>
          <w:rFonts w:ascii="Segoe UI Symbol" w:hAnsi="Segoe UI Symbol" w:cs="Segoe UI Symbol"/>
          <w:sz w:val="21"/>
          <w:szCs w:val="21"/>
        </w:rPr>
        <w:t>✅</w:t>
      </w:r>
    </w:p>
    <w:p w:rsidR="00D54757" w:rsidRDefault="00D54757" w:rsidP="00D54757">
      <w:pPr>
        <w:pStyle w:val="NormalWeb"/>
        <w:spacing w:line="300" w:lineRule="atLeast"/>
        <w:rPr>
          <w:rFonts w:ascii="Segoe UI" w:hAnsi="Segoe UI" w:cs="Segoe UI"/>
          <w:sz w:val="21"/>
          <w:szCs w:val="21"/>
        </w:rPr>
      </w:pPr>
      <w:r>
        <w:rPr>
          <w:rFonts w:ascii="Segoe UI" w:hAnsi="Segoe UI" w:cs="Segoe UI"/>
          <w:sz w:val="21"/>
          <w:szCs w:val="21"/>
        </w:rPr>
        <w:t>Phir later cleanup decide karenge.</w:t>
      </w:r>
    </w:p>
    <w:p w:rsidR="00D54757" w:rsidRDefault="00114F67" w:rsidP="00D54757">
      <w:pPr>
        <w:spacing w:line="300" w:lineRule="atLeast"/>
        <w:rPr>
          <w:rFonts w:ascii="Segoe UI" w:hAnsi="Segoe UI" w:cs="Segoe UI"/>
          <w:sz w:val="21"/>
          <w:szCs w:val="21"/>
        </w:rPr>
      </w:pPr>
      <w:r>
        <w:rPr>
          <w:rFonts w:ascii="Segoe UI" w:hAnsi="Segoe UI" w:cs="Segoe UI"/>
          <w:sz w:val="21"/>
          <w:szCs w:val="21"/>
        </w:rPr>
        <w:pict>
          <v:rect id="_x0000_i1163" style="width:0;height:1.5pt" o:hralign="center" o:hrstd="t" o:hr="t" fillcolor="#a0a0a0" stroked="f"/>
        </w:pict>
      </w:r>
    </w:p>
    <w:p w:rsidR="00D54757" w:rsidRDefault="00D54757" w:rsidP="00D54757">
      <w:pPr>
        <w:pStyle w:val="NormalWeb"/>
        <w:spacing w:line="300" w:lineRule="atLeast"/>
        <w:rPr>
          <w:rFonts w:ascii="Segoe UI" w:hAnsi="Segoe UI" w:cs="Segoe UI"/>
          <w:sz w:val="21"/>
          <w:szCs w:val="21"/>
        </w:rPr>
      </w:pPr>
      <w:r>
        <w:rPr>
          <w:rFonts w:ascii="Segoe UI" w:hAnsi="Segoe UI" w:cs="Segoe UI"/>
          <w:sz w:val="21"/>
          <w:szCs w:val="21"/>
        </w:rPr>
        <w:t>Abhi run karo:</w:t>
      </w:r>
    </w:p>
    <w:p w:rsidR="00D54757" w:rsidRDefault="00D54757" w:rsidP="00D54757">
      <w:pPr>
        <w:pStyle w:val="NormalWeb"/>
        <w:spacing w:line="300" w:lineRule="atLeast"/>
        <w:rPr>
          <w:rFonts w:ascii="Segoe UI" w:hAnsi="Segoe UI" w:cs="Segoe UI"/>
          <w:sz w:val="21"/>
          <w:szCs w:val="21"/>
        </w:rPr>
      </w:pPr>
      <w:r>
        <w:rPr>
          <w:rFonts w:ascii="Segoe UI" w:hAnsi="Segoe UI" w:cs="Segoe UI"/>
          <w:sz w:val="21"/>
          <w:szCs w:val="21"/>
        </w:rPr>
        <w:t>terraform init -reconfigure</w:t>
      </w:r>
    </w:p>
    <w:p w:rsidR="00D54757" w:rsidRDefault="00D54757" w:rsidP="00D54757">
      <w:pPr>
        <w:pStyle w:val="NormalWeb"/>
        <w:spacing w:line="300" w:lineRule="atLeast"/>
        <w:rPr>
          <w:rFonts w:ascii="Segoe UI" w:hAnsi="Segoe UI" w:cs="Segoe UI"/>
          <w:sz w:val="21"/>
          <w:szCs w:val="21"/>
        </w:rPr>
      </w:pPr>
      <w:r>
        <w:rPr>
          <w:rFonts w:ascii="Segoe UI" w:hAnsi="Segoe UI" w:cs="Segoe UI"/>
          <w:sz w:val="21"/>
          <w:szCs w:val="21"/>
        </w:rPr>
        <w:t>Output bhejo.</w:t>
      </w:r>
    </w:p>
    <w:p w:rsidR="00D54757" w:rsidRDefault="00D54757" w:rsidP="00D54757">
      <w:pPr>
        <w:pStyle w:val="NormalWeb"/>
        <w:spacing w:line="300" w:lineRule="atLeast"/>
        <w:rPr>
          <w:rFonts w:ascii="Segoe UI" w:hAnsi="Segoe UI" w:cs="Segoe UI"/>
          <w:sz w:val="21"/>
          <w:szCs w:val="21"/>
        </w:rPr>
      </w:pPr>
      <w:r>
        <w:rPr>
          <w:rFonts w:ascii="Segoe UI" w:hAnsi="Segoe UI" w:cs="Segoe UI"/>
          <w:sz w:val="21"/>
          <w:szCs w:val="21"/>
        </w:rPr>
        <w:t>imageimage.png (Image: Terraform init reconfigure succeeded with S3 backend)</w:t>
      </w:r>
    </w:p>
    <w:p w:rsidR="00D54757" w:rsidRDefault="00D54757" w:rsidP="00D54757">
      <w:pPr>
        <w:pStyle w:val="NormalWeb"/>
        <w:spacing w:line="300" w:lineRule="atLeast"/>
        <w:rPr>
          <w:rFonts w:ascii="Segoe UI" w:hAnsi="Segoe UI" w:cs="Segoe UI"/>
          <w:sz w:val="21"/>
          <w:szCs w:val="21"/>
        </w:rPr>
      </w:pPr>
      <w:r>
        <w:rPr>
          <w:rFonts w:ascii="Segoe UI" w:hAnsi="Segoe UI" w:cs="Segoe UI"/>
          <w:sz w:val="21"/>
          <w:szCs w:val="21"/>
        </w:rPr>
        <w:t xml:space="preserve">Perfect bhai </w:t>
      </w:r>
      <w:r>
        <w:rPr>
          <w:rFonts w:ascii="Segoe UI Symbol" w:hAnsi="Segoe UI Symbol" w:cs="Segoe UI Symbol"/>
          <w:sz w:val="21"/>
          <w:szCs w:val="21"/>
        </w:rPr>
        <w:t>✅</w:t>
      </w:r>
      <w:r>
        <w:rPr>
          <w:rFonts w:ascii="Segoe UI" w:hAnsi="Segoe UI" w:cs="Segoe UI"/>
          <w:sz w:val="21"/>
          <w:szCs w:val="21"/>
        </w:rPr>
        <w:t xml:space="preserve"> Screenshot me clear hai:</w:t>
      </w:r>
    </w:p>
    <w:p w:rsidR="00D54757" w:rsidRDefault="00D54757" w:rsidP="00D54757">
      <w:pPr>
        <w:spacing w:line="300" w:lineRule="atLeast"/>
        <w:rPr>
          <w:rFonts w:ascii="Segoe UI" w:hAnsi="Segoe UI" w:cs="Segoe UI"/>
          <w:sz w:val="21"/>
          <w:szCs w:val="21"/>
        </w:rPr>
      </w:pPr>
      <w:r>
        <w:rPr>
          <w:rFonts w:ascii="Segoe UI" w:hAnsi="Segoe UI" w:cs="Segoe UI"/>
          <w:sz w:val="21"/>
          <w:szCs w:val="21"/>
        </w:rPr>
        <w:t>Successfully configured the backend "s3"!</w:t>
      </w:r>
    </w:p>
    <w:p w:rsidR="00D54757" w:rsidRDefault="00D54757" w:rsidP="00D54757">
      <w:pPr>
        <w:spacing w:line="300" w:lineRule="atLeast"/>
        <w:rPr>
          <w:rFonts w:ascii="Segoe UI" w:hAnsi="Segoe UI" w:cs="Segoe UI"/>
          <w:sz w:val="21"/>
          <w:szCs w:val="21"/>
        </w:rPr>
      </w:pPr>
      <w:r>
        <w:rPr>
          <w:rFonts w:ascii="Segoe UI" w:hAnsi="Segoe UI" w:cs="Segoe UI"/>
          <w:sz w:val="21"/>
          <w:szCs w:val="21"/>
        </w:rPr>
        <w:t>Terraform has been successfully initialized!</w:t>
      </w:r>
    </w:p>
    <w:p w:rsidR="00D54757" w:rsidRDefault="00D54757" w:rsidP="00D54757">
      <w:pPr>
        <w:pStyle w:val="NormalWeb"/>
        <w:spacing w:line="300" w:lineRule="atLeast"/>
        <w:rPr>
          <w:rFonts w:ascii="Segoe UI" w:hAnsi="Segoe UI" w:cs="Segoe UI"/>
          <w:sz w:val="21"/>
          <w:szCs w:val="21"/>
        </w:rPr>
      </w:pPr>
      <w:r>
        <w:rPr>
          <w:rFonts w:ascii="Segoe UI" w:hAnsi="Segoe UI" w:cs="Segoe UI"/>
          <w:sz w:val="21"/>
          <w:szCs w:val="21"/>
        </w:rPr>
        <w:t xml:space="preserve">Aur sabse important: </w:t>
      </w:r>
      <w:r>
        <w:rPr>
          <w:rStyle w:val="Strong"/>
          <w:rFonts w:ascii="Segoe UI" w:hAnsi="Segoe UI" w:cs="Segoe UI"/>
          <w:sz w:val="21"/>
          <w:szCs w:val="21"/>
        </w:rPr>
        <w:t xml:space="preserve">ab deprecated </w:t>
      </w:r>
      <w:r>
        <w:rPr>
          <w:rStyle w:val="HTMLCode"/>
          <w:b/>
          <w:bCs/>
        </w:rPr>
        <w:t>dynamodb_table</w:t>
      </w:r>
      <w:r>
        <w:rPr>
          <w:rStyle w:val="Strong"/>
          <w:rFonts w:ascii="Segoe UI" w:hAnsi="Segoe UI" w:cs="Segoe UI"/>
          <w:sz w:val="21"/>
          <w:szCs w:val="21"/>
        </w:rPr>
        <w:t xml:space="preserve"> warning nahi aa rahi</w:t>
      </w:r>
      <w:r>
        <w:rPr>
          <w:rFonts w:ascii="Segoe UI" w:hAnsi="Segoe UI" w:cs="Segoe UI"/>
          <w:sz w:val="21"/>
          <w:szCs w:val="21"/>
        </w:rPr>
        <w:t xml:space="preserve"> </w:t>
      </w:r>
      <w:r>
        <w:rPr>
          <w:rFonts w:ascii="Segoe UI Symbol" w:hAnsi="Segoe UI Symbol" w:cs="Segoe UI Symbol"/>
          <w:sz w:val="21"/>
          <w:szCs w:val="21"/>
        </w:rPr>
        <w:t>✅</w:t>
      </w:r>
      <w:r>
        <w:rPr>
          <w:rFonts w:ascii="Segoe UI" w:hAnsi="Segoe UI" w:cs="Segoe UI"/>
          <w:sz w:val="21"/>
          <w:szCs w:val="21"/>
        </w:rPr>
        <w:br/>
        <w:t xml:space="preserve">Matlab ab Terraform backend </w:t>
      </w:r>
      <w:r>
        <w:rPr>
          <w:rStyle w:val="HTMLCode"/>
        </w:rPr>
        <w:t>use_lockfile = true</w:t>
      </w:r>
      <w:r>
        <w:rPr>
          <w:rFonts w:ascii="Segoe UI" w:hAnsi="Segoe UI" w:cs="Segoe UI"/>
          <w:sz w:val="21"/>
          <w:szCs w:val="21"/>
        </w:rPr>
        <w:t xml:space="preserve"> ke saath correctly reconfigured hai.</w:t>
      </w:r>
    </w:p>
    <w:p w:rsidR="00D54757" w:rsidRDefault="00D54757" w:rsidP="00D54757">
      <w:pPr>
        <w:pStyle w:val="Heading2"/>
        <w:spacing w:line="300" w:lineRule="atLeast"/>
        <w:rPr>
          <w:rFonts w:ascii="Segoe UI" w:hAnsi="Segoe UI" w:cs="Segoe UI"/>
        </w:rPr>
      </w:pPr>
      <w:r>
        <w:rPr>
          <w:rFonts w:ascii="Segoe UI" w:hAnsi="Segoe UI" w:cs="Segoe UI"/>
        </w:rPr>
        <w:t>Ab kya change hua?</w:t>
      </w:r>
    </w:p>
    <w:p w:rsidR="00D54757" w:rsidRDefault="00D54757" w:rsidP="00D54757">
      <w:pPr>
        <w:pStyle w:val="NormalWeb"/>
        <w:spacing w:line="300" w:lineRule="atLeast"/>
        <w:rPr>
          <w:rFonts w:ascii="Segoe UI" w:hAnsi="Segoe UI" w:cs="Segoe UI"/>
          <w:sz w:val="21"/>
          <w:szCs w:val="21"/>
        </w:rPr>
      </w:pPr>
      <w:r>
        <w:rPr>
          <w:rFonts w:ascii="Segoe UI" w:hAnsi="Segoe UI" w:cs="Segoe UI"/>
          <w:sz w:val="21"/>
          <w:szCs w:val="21"/>
        </w:rPr>
        <w:t>Pehle backend locking:</w:t>
      </w:r>
    </w:p>
    <w:p w:rsidR="00D54757" w:rsidRDefault="00D54757" w:rsidP="00D54757">
      <w:pPr>
        <w:pStyle w:val="NormalWeb"/>
        <w:spacing w:line="300" w:lineRule="atLeast"/>
        <w:rPr>
          <w:rFonts w:ascii="Segoe UI" w:hAnsi="Segoe UI" w:cs="Segoe UI"/>
          <w:sz w:val="21"/>
          <w:szCs w:val="21"/>
        </w:rPr>
      </w:pPr>
      <w:r>
        <w:rPr>
          <w:rFonts w:ascii="Segoe UI" w:hAnsi="Segoe UI" w:cs="Segoe UI"/>
          <w:sz w:val="21"/>
          <w:szCs w:val="21"/>
        </w:rPr>
        <w:t>dynamodb_table = "enterprise-genai-terraform-locks"</w:t>
      </w:r>
    </w:p>
    <w:p w:rsidR="00D54757" w:rsidRDefault="00D54757" w:rsidP="00D54757">
      <w:pPr>
        <w:pStyle w:val="NormalWeb"/>
        <w:spacing w:line="300" w:lineRule="atLeast"/>
        <w:rPr>
          <w:rFonts w:ascii="Segoe UI" w:hAnsi="Segoe UI" w:cs="Segoe UI"/>
          <w:sz w:val="21"/>
          <w:szCs w:val="21"/>
        </w:rPr>
      </w:pPr>
      <w:r>
        <w:rPr>
          <w:rFonts w:ascii="Segoe UI" w:hAnsi="Segoe UI" w:cs="Segoe UI"/>
          <w:sz w:val="21"/>
          <w:szCs w:val="21"/>
        </w:rPr>
        <w:t>Ab recommended backend locking:</w:t>
      </w:r>
    </w:p>
    <w:p w:rsidR="00D54757" w:rsidRDefault="00D54757" w:rsidP="00D54757">
      <w:pPr>
        <w:pStyle w:val="NormalWeb"/>
        <w:spacing w:line="300" w:lineRule="atLeast"/>
        <w:rPr>
          <w:rFonts w:ascii="Segoe UI" w:hAnsi="Segoe UI" w:cs="Segoe UI"/>
          <w:sz w:val="21"/>
          <w:szCs w:val="21"/>
        </w:rPr>
      </w:pPr>
      <w:r>
        <w:rPr>
          <w:rFonts w:ascii="Segoe UI" w:hAnsi="Segoe UI" w:cs="Segoe UI"/>
          <w:sz w:val="21"/>
          <w:szCs w:val="21"/>
        </w:rPr>
        <w:t>use_lockfile = true</w:t>
      </w:r>
    </w:p>
    <w:p w:rsidR="00D54757" w:rsidRDefault="00D54757" w:rsidP="00D54757">
      <w:pPr>
        <w:pStyle w:val="NormalWeb"/>
        <w:spacing w:line="300" w:lineRule="atLeast"/>
        <w:rPr>
          <w:rFonts w:ascii="Segoe UI" w:hAnsi="Segoe UI" w:cs="Segoe UI"/>
          <w:sz w:val="21"/>
          <w:szCs w:val="21"/>
        </w:rPr>
      </w:pPr>
      <w:r>
        <w:rPr>
          <w:rFonts w:ascii="Segoe UI" w:hAnsi="Segoe UI" w:cs="Segoe UI"/>
          <w:sz w:val="21"/>
          <w:szCs w:val="21"/>
        </w:rPr>
        <w:t>So current backend design:</w:t>
      </w:r>
    </w:p>
    <w:p w:rsidR="00D54757" w:rsidRDefault="00D54757" w:rsidP="00D54757">
      <w:pPr>
        <w:spacing w:line="300" w:lineRule="atLeast"/>
        <w:rPr>
          <w:rFonts w:ascii="Segoe UI" w:hAnsi="Segoe UI" w:cs="Segoe UI"/>
          <w:sz w:val="21"/>
          <w:szCs w:val="21"/>
        </w:rPr>
      </w:pPr>
      <w:r>
        <w:rPr>
          <w:rFonts w:ascii="Segoe UI" w:hAnsi="Segoe UI" w:cs="Segoe UI"/>
          <w:sz w:val="21"/>
          <w:szCs w:val="21"/>
        </w:rPr>
        <w:t>S3 bucket = Terraform state storage</w:t>
      </w:r>
    </w:p>
    <w:p w:rsidR="00D54757" w:rsidRDefault="00D54757" w:rsidP="00D54757">
      <w:pPr>
        <w:spacing w:line="300" w:lineRule="atLeast"/>
        <w:rPr>
          <w:rFonts w:ascii="Segoe UI" w:hAnsi="Segoe UI" w:cs="Segoe UI"/>
          <w:sz w:val="21"/>
          <w:szCs w:val="21"/>
        </w:rPr>
      </w:pPr>
      <w:r>
        <w:rPr>
          <w:rFonts w:ascii="Segoe UI" w:hAnsi="Segoe UI" w:cs="Segoe UI"/>
          <w:sz w:val="21"/>
          <w:szCs w:val="21"/>
        </w:rPr>
        <w:lastRenderedPageBreak/>
        <w:t>S3 lockfile = Terraform state locking</w:t>
      </w:r>
    </w:p>
    <w:p w:rsidR="00D54757" w:rsidRDefault="00D54757" w:rsidP="00D54757">
      <w:pPr>
        <w:spacing w:line="300" w:lineRule="atLeast"/>
        <w:rPr>
          <w:rFonts w:ascii="Segoe UI" w:hAnsi="Segoe UI" w:cs="Segoe UI"/>
          <w:sz w:val="21"/>
          <w:szCs w:val="21"/>
        </w:rPr>
      </w:pPr>
      <w:r>
        <w:rPr>
          <w:rFonts w:ascii="Segoe UI" w:hAnsi="Segoe UI" w:cs="Segoe UI"/>
          <w:sz w:val="21"/>
          <w:szCs w:val="21"/>
        </w:rPr>
        <w:t>DynamoDB lock table = ab actively use nahi ho rahi</w:t>
      </w:r>
    </w:p>
    <w:p w:rsidR="00D54757" w:rsidRDefault="00114F67" w:rsidP="00D54757">
      <w:pPr>
        <w:spacing w:line="300" w:lineRule="atLeast"/>
        <w:rPr>
          <w:rFonts w:ascii="Segoe UI" w:hAnsi="Segoe UI" w:cs="Segoe UI"/>
          <w:sz w:val="21"/>
          <w:szCs w:val="21"/>
        </w:rPr>
      </w:pPr>
      <w:r>
        <w:rPr>
          <w:rFonts w:ascii="Segoe UI" w:hAnsi="Segoe UI" w:cs="Segoe UI"/>
          <w:sz w:val="21"/>
          <w:szCs w:val="21"/>
        </w:rPr>
        <w:pict>
          <v:rect id="_x0000_i1164" style="width:0;height:1.5pt" o:hralign="center" o:hrstd="t" o:hr="t" fillcolor="#a0a0a0" stroked="f"/>
        </w:pict>
      </w:r>
    </w:p>
    <w:p w:rsidR="00D54757" w:rsidRDefault="00D54757" w:rsidP="00D54757">
      <w:pPr>
        <w:pStyle w:val="Heading1"/>
        <w:spacing w:line="300" w:lineRule="atLeast"/>
        <w:rPr>
          <w:rFonts w:ascii="Segoe UI" w:hAnsi="Segoe UI" w:cs="Segoe UI"/>
          <w:sz w:val="48"/>
          <w:szCs w:val="48"/>
        </w:rPr>
      </w:pPr>
      <w:r>
        <w:rPr>
          <w:rFonts w:ascii="Segoe UI" w:hAnsi="Segoe UI" w:cs="Segoe UI"/>
        </w:rPr>
        <w:t>Next Step: Terraform plan verify karo</w:t>
      </w:r>
    </w:p>
    <w:p w:rsidR="00D54757" w:rsidRDefault="00D54757" w:rsidP="00D54757">
      <w:pPr>
        <w:pStyle w:val="NormalWeb"/>
        <w:spacing w:line="300" w:lineRule="atLeast"/>
        <w:rPr>
          <w:rFonts w:ascii="Segoe UI" w:hAnsi="Segoe UI" w:cs="Segoe UI"/>
          <w:sz w:val="21"/>
          <w:szCs w:val="21"/>
        </w:rPr>
      </w:pPr>
      <w:r>
        <w:rPr>
          <w:rFonts w:ascii="Segoe UI" w:hAnsi="Segoe UI" w:cs="Segoe UI"/>
          <w:sz w:val="21"/>
          <w:szCs w:val="21"/>
        </w:rPr>
        <w:t>Ab ek safe validation karte hain:</w:t>
      </w:r>
    </w:p>
    <w:p w:rsidR="00D54757" w:rsidRDefault="00D54757" w:rsidP="00D54757">
      <w:pPr>
        <w:pStyle w:val="NormalWeb"/>
        <w:spacing w:line="300" w:lineRule="atLeast"/>
        <w:rPr>
          <w:rFonts w:ascii="Segoe UI" w:hAnsi="Segoe UI" w:cs="Segoe UI"/>
          <w:sz w:val="21"/>
          <w:szCs w:val="21"/>
        </w:rPr>
      </w:pPr>
      <w:r>
        <w:rPr>
          <w:rFonts w:ascii="Segoe UI" w:hAnsi="Segoe UI" w:cs="Segoe UI"/>
          <w:sz w:val="21"/>
          <w:szCs w:val="21"/>
        </w:rPr>
        <w:t>terraform plan</w:t>
      </w:r>
    </w:p>
    <w:p w:rsidR="00D54757" w:rsidRDefault="00D54757" w:rsidP="00D54757">
      <w:pPr>
        <w:pStyle w:val="Heading2"/>
        <w:spacing w:line="300" w:lineRule="atLeast"/>
        <w:rPr>
          <w:rFonts w:ascii="Segoe UI" w:hAnsi="Segoe UI" w:cs="Segoe UI"/>
        </w:rPr>
      </w:pPr>
      <w:r>
        <w:rPr>
          <w:rFonts w:ascii="Segoe UI" w:hAnsi="Segoe UI" w:cs="Segoe UI"/>
        </w:rPr>
        <w:t>Expected</w:t>
      </w:r>
    </w:p>
    <w:p w:rsidR="00D54757" w:rsidRDefault="00D54757" w:rsidP="00D54757">
      <w:pPr>
        <w:pStyle w:val="NormalWeb"/>
        <w:spacing w:line="300" w:lineRule="atLeast"/>
        <w:rPr>
          <w:rFonts w:ascii="Segoe UI" w:hAnsi="Segoe UI" w:cs="Segoe UI"/>
          <w:sz w:val="21"/>
          <w:szCs w:val="21"/>
        </w:rPr>
      </w:pPr>
      <w:r>
        <w:rPr>
          <w:rFonts w:ascii="Segoe UI" w:hAnsi="Segoe UI" w:cs="Segoe UI"/>
          <w:sz w:val="21"/>
          <w:szCs w:val="21"/>
        </w:rPr>
        <w:t>Mostly expected:</w:t>
      </w:r>
    </w:p>
    <w:p w:rsidR="00D54757" w:rsidRDefault="00D54757" w:rsidP="00D54757">
      <w:pPr>
        <w:pStyle w:val="NormalWeb"/>
        <w:spacing w:line="300" w:lineRule="atLeast"/>
        <w:rPr>
          <w:rFonts w:ascii="Segoe UI" w:hAnsi="Segoe UI" w:cs="Segoe UI"/>
          <w:sz w:val="21"/>
          <w:szCs w:val="21"/>
        </w:rPr>
      </w:pPr>
      <w:r>
        <w:rPr>
          <w:rFonts w:ascii="Segoe UI" w:hAnsi="Segoe UI" w:cs="Segoe UI"/>
          <w:sz w:val="21"/>
          <w:szCs w:val="21"/>
        </w:rPr>
        <w:t>No changes. Your infrastructure matches the configuration.</w:t>
      </w:r>
    </w:p>
    <w:p w:rsidR="00D54757" w:rsidRDefault="00D54757" w:rsidP="00D54757">
      <w:pPr>
        <w:pStyle w:val="NormalWeb"/>
        <w:spacing w:line="300" w:lineRule="atLeast"/>
        <w:rPr>
          <w:rFonts w:ascii="Segoe UI" w:hAnsi="Segoe UI" w:cs="Segoe UI"/>
          <w:sz w:val="21"/>
          <w:szCs w:val="21"/>
        </w:rPr>
      </w:pPr>
      <w:r>
        <w:rPr>
          <w:rFonts w:ascii="Segoe UI" w:hAnsi="Segoe UI" w:cs="Segoe UI"/>
          <w:sz w:val="21"/>
          <w:szCs w:val="21"/>
        </w:rPr>
        <w:t xml:space="preserve">Ya agar </w:t>
      </w:r>
      <w:r>
        <w:rPr>
          <w:rStyle w:val="HTMLCode"/>
        </w:rPr>
        <w:t>backend.tf</w:t>
      </w:r>
      <w:r>
        <w:rPr>
          <w:rFonts w:ascii="Segoe UI" w:hAnsi="Segoe UI" w:cs="Segoe UI"/>
          <w:sz w:val="21"/>
          <w:szCs w:val="21"/>
        </w:rPr>
        <w:t xml:space="preserve"> Git me untracked hai toh Terraform plan se impact nahi aayega, but Git status me dikhega.</w:t>
      </w:r>
    </w:p>
    <w:p w:rsidR="00D54757" w:rsidRDefault="00114F67" w:rsidP="00D54757">
      <w:pPr>
        <w:spacing w:line="300" w:lineRule="atLeast"/>
        <w:rPr>
          <w:rFonts w:ascii="Segoe UI" w:hAnsi="Segoe UI" w:cs="Segoe UI"/>
          <w:sz w:val="21"/>
          <w:szCs w:val="21"/>
        </w:rPr>
      </w:pPr>
      <w:r>
        <w:rPr>
          <w:rFonts w:ascii="Segoe UI" w:hAnsi="Segoe UI" w:cs="Segoe UI"/>
          <w:sz w:val="21"/>
          <w:szCs w:val="21"/>
        </w:rPr>
        <w:pict>
          <v:rect id="_x0000_i1165" style="width:0;height:1.5pt" o:hralign="center" o:hrstd="t" o:hr="t" fillcolor="#a0a0a0" stroked="f"/>
        </w:pict>
      </w:r>
    </w:p>
    <w:p w:rsidR="00D54757" w:rsidRDefault="00D54757" w:rsidP="00D54757">
      <w:pPr>
        <w:pStyle w:val="Heading1"/>
        <w:spacing w:line="300" w:lineRule="atLeast"/>
        <w:rPr>
          <w:rFonts w:ascii="Segoe UI" w:hAnsi="Segoe UI" w:cs="Segoe UI"/>
          <w:sz w:val="48"/>
          <w:szCs w:val="48"/>
        </w:rPr>
      </w:pPr>
      <w:r>
        <w:rPr>
          <w:rFonts w:ascii="Segoe UI" w:hAnsi="Segoe UI" w:cs="Segoe UI"/>
        </w:rPr>
        <w:t>Uske baad Git status check karna</w:t>
      </w:r>
    </w:p>
    <w:p w:rsidR="00D54757" w:rsidRDefault="00D54757" w:rsidP="00D54757">
      <w:pPr>
        <w:pStyle w:val="NormalWeb"/>
        <w:spacing w:line="300" w:lineRule="atLeast"/>
        <w:rPr>
          <w:rFonts w:ascii="Segoe UI" w:hAnsi="Segoe UI" w:cs="Segoe UI"/>
          <w:sz w:val="21"/>
          <w:szCs w:val="21"/>
        </w:rPr>
      </w:pPr>
      <w:r>
        <w:rPr>
          <w:rFonts w:ascii="Segoe UI" w:hAnsi="Segoe UI" w:cs="Segoe UI"/>
          <w:sz w:val="21"/>
          <w:szCs w:val="21"/>
        </w:rPr>
        <w:t>Plan ke baad run karo:</w:t>
      </w:r>
    </w:p>
    <w:p w:rsidR="00D54757" w:rsidRDefault="00D54757" w:rsidP="00D54757">
      <w:pPr>
        <w:pStyle w:val="NormalWeb"/>
        <w:spacing w:line="300" w:lineRule="atLeast"/>
        <w:rPr>
          <w:rFonts w:ascii="Segoe UI" w:hAnsi="Segoe UI" w:cs="Segoe UI"/>
          <w:sz w:val="21"/>
          <w:szCs w:val="21"/>
        </w:rPr>
      </w:pPr>
      <w:r>
        <w:rPr>
          <w:rFonts w:ascii="Segoe UI" w:hAnsi="Segoe UI" w:cs="Segoe UI"/>
          <w:sz w:val="21"/>
          <w:szCs w:val="21"/>
        </w:rPr>
        <w:t>git status</w:t>
      </w:r>
    </w:p>
    <w:p w:rsidR="00D54757" w:rsidRDefault="00D54757" w:rsidP="00D54757">
      <w:pPr>
        <w:pStyle w:val="NormalWeb"/>
        <w:spacing w:line="300" w:lineRule="atLeast"/>
        <w:rPr>
          <w:rFonts w:ascii="Segoe UI" w:hAnsi="Segoe UI" w:cs="Segoe UI"/>
          <w:sz w:val="21"/>
          <w:szCs w:val="21"/>
        </w:rPr>
      </w:pPr>
      <w:r>
        <w:rPr>
          <w:rFonts w:ascii="Segoe UI" w:hAnsi="Segoe UI" w:cs="Segoe UI"/>
          <w:sz w:val="21"/>
          <w:szCs w:val="21"/>
        </w:rPr>
        <w:t xml:space="preserve">Kyuki </w:t>
      </w:r>
      <w:r>
        <w:rPr>
          <w:rStyle w:val="HTMLCode"/>
        </w:rPr>
        <w:t>backend.tf</w:t>
      </w:r>
      <w:r>
        <w:rPr>
          <w:rFonts w:ascii="Segoe UI" w:hAnsi="Segoe UI" w:cs="Segoe UI"/>
          <w:sz w:val="21"/>
          <w:szCs w:val="21"/>
        </w:rPr>
        <w:t xml:space="preserve"> naya/changed file hai. Isko commit karna hoga, because CI/CD pipeline ko bhi backend config chahiye.</w:t>
      </w:r>
    </w:p>
    <w:p w:rsidR="00D54757" w:rsidRDefault="00114F67" w:rsidP="00D54757">
      <w:pPr>
        <w:spacing w:line="300" w:lineRule="atLeast"/>
        <w:rPr>
          <w:rFonts w:ascii="Segoe UI" w:hAnsi="Segoe UI" w:cs="Segoe UI"/>
          <w:sz w:val="21"/>
          <w:szCs w:val="21"/>
        </w:rPr>
      </w:pPr>
      <w:r>
        <w:rPr>
          <w:rFonts w:ascii="Segoe UI" w:hAnsi="Segoe UI" w:cs="Segoe UI"/>
          <w:sz w:val="21"/>
          <w:szCs w:val="21"/>
        </w:rPr>
        <w:pict>
          <v:rect id="_x0000_i1166" style="width:0;height:1.5pt" o:hralign="center" o:hrstd="t" o:hr="t" fillcolor="#a0a0a0" stroked="f"/>
        </w:pict>
      </w:r>
    </w:p>
    <w:p w:rsidR="00D54757" w:rsidRDefault="00D54757" w:rsidP="00D54757">
      <w:pPr>
        <w:pStyle w:val="Heading1"/>
        <w:spacing w:line="300" w:lineRule="atLeast"/>
        <w:rPr>
          <w:rFonts w:ascii="Segoe UI" w:hAnsi="Segoe UI" w:cs="Segoe UI"/>
          <w:sz w:val="48"/>
          <w:szCs w:val="48"/>
        </w:rPr>
      </w:pPr>
      <w:r>
        <w:rPr>
          <w:rFonts w:ascii="Segoe UI" w:hAnsi="Segoe UI" w:cs="Segoe UI"/>
        </w:rPr>
        <w:t>Abhi sirf ye 2 commands run karo</w:t>
      </w:r>
    </w:p>
    <w:p w:rsidR="00D54757" w:rsidRDefault="00D54757" w:rsidP="00D54757">
      <w:pPr>
        <w:spacing w:line="300" w:lineRule="atLeast"/>
        <w:rPr>
          <w:rFonts w:ascii="Segoe UI" w:hAnsi="Segoe UI" w:cs="Segoe UI"/>
          <w:sz w:val="21"/>
          <w:szCs w:val="21"/>
        </w:rPr>
      </w:pPr>
      <w:r>
        <w:rPr>
          <w:rFonts w:ascii="Segoe UI" w:hAnsi="Segoe UI" w:cs="Segoe UI"/>
          <w:sz w:val="21"/>
          <w:szCs w:val="21"/>
        </w:rPr>
        <w:t>terraform plan</w:t>
      </w:r>
    </w:p>
    <w:p w:rsidR="00D54757" w:rsidRDefault="00D54757" w:rsidP="00D54757">
      <w:pPr>
        <w:spacing w:line="300" w:lineRule="atLeast"/>
        <w:rPr>
          <w:rFonts w:ascii="Segoe UI" w:hAnsi="Segoe UI" w:cs="Segoe UI"/>
          <w:sz w:val="21"/>
          <w:szCs w:val="21"/>
        </w:rPr>
      </w:pPr>
      <w:r>
        <w:rPr>
          <w:rFonts w:ascii="Segoe UI" w:hAnsi="Segoe UI" w:cs="Segoe UI"/>
          <w:sz w:val="21"/>
          <w:szCs w:val="21"/>
        </w:rPr>
        <w:t>git status</w:t>
      </w:r>
    </w:p>
    <w:p w:rsidR="00D54757" w:rsidRDefault="00D54757" w:rsidP="00D54757">
      <w:pPr>
        <w:pStyle w:val="NormalWeb"/>
        <w:spacing w:line="300" w:lineRule="atLeast"/>
        <w:rPr>
          <w:rFonts w:ascii="Segoe UI" w:hAnsi="Segoe UI" w:cs="Segoe UI"/>
          <w:sz w:val="21"/>
          <w:szCs w:val="21"/>
        </w:rPr>
      </w:pPr>
      <w:r>
        <w:rPr>
          <w:rFonts w:ascii="Segoe UI" w:hAnsi="Segoe UI" w:cs="Segoe UI"/>
          <w:sz w:val="21"/>
          <w:szCs w:val="21"/>
        </w:rPr>
        <w:t>Output bhejo.</w:t>
      </w:r>
      <w:r>
        <w:rPr>
          <w:rFonts w:ascii="Segoe UI" w:hAnsi="Segoe UI" w:cs="Segoe UI"/>
          <w:sz w:val="21"/>
          <w:szCs w:val="21"/>
        </w:rPr>
        <w:br/>
        <w:t>Main check karke bataunga ki commit karna safe hai ya koi drift hai.</w:t>
      </w:r>
    </w:p>
    <w:p w:rsidR="009359A7" w:rsidRDefault="009359A7" w:rsidP="009359A7">
      <w:pPr>
        <w:spacing w:after="0" w:line="300" w:lineRule="atLeast"/>
        <w:rPr>
          <w:rFonts w:eastAsia="Times New Roman" w:cstheme="minorHAnsi"/>
          <w:sz w:val="21"/>
          <w:szCs w:val="21"/>
          <w:lang w:eastAsia="en-IN"/>
        </w:rPr>
      </w:pPr>
    </w:p>
    <w:p w:rsidR="00D54757" w:rsidRDefault="00D54757" w:rsidP="00D54757">
      <w:pPr>
        <w:pStyle w:val="NormalWeb"/>
        <w:spacing w:line="300" w:lineRule="atLeast"/>
        <w:rPr>
          <w:rFonts w:ascii="Segoe UI" w:hAnsi="Segoe UI" w:cs="Segoe UI"/>
          <w:sz w:val="21"/>
          <w:szCs w:val="21"/>
        </w:rPr>
      </w:pPr>
      <w:r>
        <w:rPr>
          <w:rFonts w:ascii="Segoe UI" w:hAnsi="Segoe UI" w:cs="Segoe UI"/>
          <w:sz w:val="21"/>
          <w:szCs w:val="21"/>
        </w:rPr>
        <w:t xml:space="preserve">Haan bhai </w:t>
      </w:r>
      <w:r>
        <w:rPr>
          <w:rFonts w:ascii="Segoe UI Symbol" w:hAnsi="Segoe UI Symbol" w:cs="Segoe UI Symbol"/>
          <w:sz w:val="21"/>
          <w:szCs w:val="21"/>
        </w:rPr>
        <w:t>✅</w:t>
      </w:r>
      <w:r>
        <w:rPr>
          <w:rFonts w:ascii="Segoe UI" w:hAnsi="Segoe UI" w:cs="Segoe UI"/>
          <w:sz w:val="21"/>
          <w:szCs w:val="21"/>
        </w:rPr>
        <w:t xml:space="preserve"> </w:t>
      </w:r>
      <w:r>
        <w:rPr>
          <w:rStyle w:val="Strong"/>
          <w:rFonts w:ascii="Segoe UI" w:hAnsi="Segoe UI" w:cs="Segoe UI"/>
          <w:sz w:val="21"/>
          <w:szCs w:val="21"/>
        </w:rPr>
        <w:t>isi GitHub account me CI/CD pipeline chalayenge</w:t>
      </w:r>
      <w:r>
        <w:rPr>
          <w:rFonts w:ascii="Segoe UI" w:hAnsi="Segoe UI" w:cs="Segoe UI"/>
          <w:sz w:val="21"/>
          <w:szCs w:val="21"/>
        </w:rPr>
        <w:t xml:space="preserve"> — jo screenshot me dikh raha hai:</w:t>
      </w:r>
    </w:p>
    <w:p w:rsidR="00D54757" w:rsidRDefault="00D54757" w:rsidP="00D54757">
      <w:pPr>
        <w:pStyle w:val="NormalWeb"/>
        <w:spacing w:line="300" w:lineRule="atLeast"/>
        <w:rPr>
          <w:rFonts w:ascii="Segoe UI" w:hAnsi="Segoe UI" w:cs="Segoe UI"/>
          <w:sz w:val="21"/>
          <w:szCs w:val="21"/>
        </w:rPr>
      </w:pPr>
      <w:r>
        <w:rPr>
          <w:rFonts w:ascii="Segoe UI" w:hAnsi="Segoe UI" w:cs="Segoe UI"/>
          <w:sz w:val="21"/>
          <w:szCs w:val="21"/>
        </w:rPr>
        <w:t>imageimage.png (Image: CloudShell shows Terraform plan no changes and backend.tf untracked)</w:t>
      </w:r>
    </w:p>
    <w:p w:rsidR="00D54757" w:rsidRDefault="00D54757" w:rsidP="00D54757">
      <w:pPr>
        <w:pStyle w:val="NormalWeb"/>
        <w:spacing w:line="300" w:lineRule="atLeast"/>
        <w:rPr>
          <w:rFonts w:ascii="Segoe UI" w:hAnsi="Segoe UI" w:cs="Segoe UI"/>
          <w:sz w:val="21"/>
          <w:szCs w:val="21"/>
        </w:rPr>
      </w:pPr>
      <w:r>
        <w:rPr>
          <w:rFonts w:ascii="Segoe UI" w:hAnsi="Segoe UI" w:cs="Segoe UI"/>
          <w:sz w:val="21"/>
          <w:szCs w:val="21"/>
        </w:rPr>
        <w:t>imageimage.png (Image: GitHub account overview page)</w:t>
      </w:r>
    </w:p>
    <w:p w:rsidR="00D54757" w:rsidRDefault="00D54757" w:rsidP="00D54757">
      <w:pPr>
        <w:pStyle w:val="NormalWeb"/>
        <w:spacing w:line="300" w:lineRule="atLeast"/>
        <w:rPr>
          <w:rFonts w:ascii="Segoe UI" w:hAnsi="Segoe UI" w:cs="Segoe UI"/>
          <w:sz w:val="21"/>
          <w:szCs w:val="21"/>
        </w:rPr>
      </w:pPr>
      <w:r>
        <w:rPr>
          <w:rFonts w:ascii="Segoe UI" w:hAnsi="Segoe UI" w:cs="Segoe UI"/>
          <w:sz w:val="21"/>
          <w:szCs w:val="21"/>
        </w:rPr>
        <w:t>Tumhara GitHub account:</w:t>
      </w:r>
    </w:p>
    <w:p w:rsidR="00D54757" w:rsidRDefault="00D54757" w:rsidP="00D54757">
      <w:pPr>
        <w:pStyle w:val="NormalWeb"/>
        <w:spacing w:line="300" w:lineRule="atLeast"/>
        <w:rPr>
          <w:rFonts w:ascii="Segoe UI" w:hAnsi="Segoe UI" w:cs="Segoe UI"/>
          <w:sz w:val="21"/>
          <w:szCs w:val="21"/>
        </w:rPr>
      </w:pPr>
      <w:r>
        <w:rPr>
          <w:rFonts w:ascii="Segoe UI" w:hAnsi="Segoe UI" w:cs="Segoe UI"/>
          <w:sz w:val="21"/>
          <w:szCs w:val="21"/>
        </w:rPr>
        <w:t>prashant2781</w:t>
      </w:r>
    </w:p>
    <w:p w:rsidR="00D54757" w:rsidRDefault="00D54757" w:rsidP="00D54757">
      <w:pPr>
        <w:pStyle w:val="NormalWeb"/>
        <w:spacing w:line="300" w:lineRule="atLeast"/>
        <w:rPr>
          <w:rFonts w:ascii="Segoe UI" w:hAnsi="Segoe UI" w:cs="Segoe UI"/>
          <w:sz w:val="21"/>
          <w:szCs w:val="21"/>
        </w:rPr>
      </w:pPr>
      <w:r>
        <w:rPr>
          <w:rFonts w:ascii="Segoe UI" w:hAnsi="Segoe UI" w:cs="Segoe UI"/>
          <w:sz w:val="21"/>
          <w:szCs w:val="21"/>
        </w:rPr>
        <w:lastRenderedPageBreak/>
        <w:t xml:space="preserve">Isi me ek </w:t>
      </w:r>
      <w:r>
        <w:rPr>
          <w:rStyle w:val="Strong"/>
          <w:rFonts w:ascii="Segoe UI" w:hAnsi="Segoe UI" w:cs="Segoe UI"/>
          <w:sz w:val="21"/>
          <w:szCs w:val="21"/>
        </w:rPr>
        <w:t>new repository</w:t>
      </w:r>
      <w:r>
        <w:rPr>
          <w:rFonts w:ascii="Segoe UI" w:hAnsi="Segoe UI" w:cs="Segoe UI"/>
          <w:sz w:val="21"/>
          <w:szCs w:val="21"/>
        </w:rPr>
        <w:t xml:space="preserve"> banayenge, jaise:</w:t>
      </w:r>
    </w:p>
    <w:p w:rsidR="00D54757" w:rsidRDefault="00D54757" w:rsidP="00D54757">
      <w:pPr>
        <w:pStyle w:val="NormalWeb"/>
        <w:spacing w:line="300" w:lineRule="atLeast"/>
        <w:rPr>
          <w:rFonts w:ascii="Segoe UI" w:hAnsi="Segoe UI" w:cs="Segoe UI"/>
          <w:sz w:val="21"/>
          <w:szCs w:val="21"/>
        </w:rPr>
      </w:pPr>
      <w:r>
        <w:rPr>
          <w:rFonts w:ascii="Segoe UI" w:hAnsi="Segoe UI" w:cs="Segoe UI"/>
          <w:sz w:val="21"/>
          <w:szCs w:val="21"/>
        </w:rPr>
        <w:t>enterprise-genai-assistant-aws</w:t>
      </w:r>
    </w:p>
    <w:p w:rsidR="00D54757" w:rsidRDefault="00D54757" w:rsidP="00D54757">
      <w:pPr>
        <w:pStyle w:val="NormalWeb"/>
        <w:spacing w:line="300" w:lineRule="atLeast"/>
        <w:rPr>
          <w:rFonts w:ascii="Segoe UI" w:hAnsi="Segoe UI" w:cs="Segoe UI"/>
          <w:sz w:val="21"/>
          <w:szCs w:val="21"/>
        </w:rPr>
      </w:pPr>
      <w:r>
        <w:rPr>
          <w:rFonts w:ascii="Segoe UI" w:hAnsi="Segoe UI" w:cs="Segoe UI"/>
          <w:sz w:val="21"/>
          <w:szCs w:val="21"/>
        </w:rPr>
        <w:t>Phir hum local Git repo ko GitHub remote se connect karenge, code push karenge, aur GitHub Actions workflow se Terraform pipeline run karenge.</w:t>
      </w:r>
    </w:p>
    <w:p w:rsidR="00D54757" w:rsidRDefault="00114F67" w:rsidP="00D54757">
      <w:pPr>
        <w:spacing w:line="300" w:lineRule="atLeast"/>
        <w:rPr>
          <w:rFonts w:ascii="Segoe UI" w:hAnsi="Segoe UI" w:cs="Segoe UI"/>
          <w:sz w:val="21"/>
          <w:szCs w:val="21"/>
        </w:rPr>
      </w:pPr>
      <w:r>
        <w:rPr>
          <w:rFonts w:ascii="Segoe UI" w:hAnsi="Segoe UI" w:cs="Segoe UI"/>
          <w:sz w:val="21"/>
          <w:szCs w:val="21"/>
        </w:rPr>
        <w:pict>
          <v:rect id="_x0000_i1167" style="width:0;height:1.5pt" o:hralign="center" o:hrstd="t" o:hr="t" fillcolor="#a0a0a0" stroked="f"/>
        </w:pict>
      </w:r>
    </w:p>
    <w:p w:rsidR="00D54757" w:rsidRDefault="00D54757" w:rsidP="00D54757">
      <w:pPr>
        <w:pStyle w:val="Heading2"/>
        <w:spacing w:line="300" w:lineRule="atLeast"/>
        <w:rPr>
          <w:rFonts w:ascii="Segoe UI" w:hAnsi="Segoe UI" w:cs="Segoe UI"/>
        </w:rPr>
      </w:pPr>
      <w:r>
        <w:rPr>
          <w:rFonts w:ascii="Segoe UI" w:hAnsi="Segoe UI" w:cs="Segoe UI"/>
        </w:rPr>
        <w:t>Current status screenshot se kya dikh raha hai?</w:t>
      </w:r>
    </w:p>
    <w:p w:rsidR="00D54757" w:rsidRDefault="00D54757" w:rsidP="00D54757">
      <w:pPr>
        <w:pStyle w:val="NormalWeb"/>
        <w:spacing w:line="300" w:lineRule="atLeast"/>
        <w:rPr>
          <w:rFonts w:ascii="Segoe UI" w:hAnsi="Segoe UI" w:cs="Segoe UI"/>
          <w:sz w:val="21"/>
          <w:szCs w:val="21"/>
        </w:rPr>
      </w:pPr>
      <w:r>
        <w:rPr>
          <w:rFonts w:ascii="Segoe UI" w:hAnsi="Segoe UI" w:cs="Segoe UI"/>
          <w:sz w:val="21"/>
          <w:szCs w:val="21"/>
        </w:rPr>
        <w:t xml:space="preserve">CloudShell me </w:t>
      </w:r>
      <w:r>
        <w:rPr>
          <w:rStyle w:val="HTMLCode"/>
          <w:rFonts w:eastAsiaTheme="majorEastAsia"/>
        </w:rPr>
        <w:t>terraform plan</w:t>
      </w:r>
      <w:r>
        <w:rPr>
          <w:rFonts w:ascii="Segoe UI" w:hAnsi="Segoe UI" w:cs="Segoe UI"/>
          <w:sz w:val="21"/>
          <w:szCs w:val="21"/>
        </w:rPr>
        <w:t xml:space="preserve"> successful hai:</w:t>
      </w:r>
    </w:p>
    <w:p w:rsidR="00D54757" w:rsidRDefault="00D54757" w:rsidP="00D54757">
      <w:pPr>
        <w:pStyle w:val="NormalWeb"/>
        <w:spacing w:line="300" w:lineRule="atLeast"/>
        <w:rPr>
          <w:rFonts w:ascii="Segoe UI" w:hAnsi="Segoe UI" w:cs="Segoe UI"/>
          <w:sz w:val="21"/>
          <w:szCs w:val="21"/>
        </w:rPr>
      </w:pPr>
      <w:r>
        <w:rPr>
          <w:rFonts w:ascii="Segoe UI" w:hAnsi="Segoe UI" w:cs="Segoe UI"/>
          <w:sz w:val="21"/>
          <w:szCs w:val="21"/>
        </w:rPr>
        <w:t>No changes. Your infrastructure matches the configuration.</w:t>
      </w:r>
    </w:p>
    <w:p w:rsidR="00D54757" w:rsidRDefault="00D54757" w:rsidP="00D54757">
      <w:pPr>
        <w:pStyle w:val="NormalWeb"/>
        <w:spacing w:line="300" w:lineRule="atLeast"/>
        <w:rPr>
          <w:rFonts w:ascii="Segoe UI" w:hAnsi="Segoe UI" w:cs="Segoe UI"/>
          <w:sz w:val="21"/>
          <w:szCs w:val="21"/>
        </w:rPr>
      </w:pPr>
      <w:r>
        <w:rPr>
          <w:rFonts w:ascii="Segoe UI" w:hAnsi="Segoe UI" w:cs="Segoe UI"/>
          <w:sz w:val="21"/>
          <w:szCs w:val="21"/>
        </w:rPr>
        <w:t xml:space="preserve">Ye excellent hai </w:t>
      </w:r>
      <w:r>
        <w:rPr>
          <w:rFonts w:ascii="Segoe UI Symbol" w:hAnsi="Segoe UI Symbol" w:cs="Segoe UI Symbol"/>
          <w:sz w:val="21"/>
          <w:szCs w:val="21"/>
        </w:rPr>
        <w:t>✅</w:t>
      </w:r>
      <w:r>
        <w:rPr>
          <w:rFonts w:ascii="Segoe UI" w:hAnsi="Segoe UI" w:cs="Segoe UI"/>
          <w:sz w:val="21"/>
          <w:szCs w:val="21"/>
        </w:rPr>
        <w:br/>
        <w:t>Matlab remote backend reconfigure ke baad Terraform state correct hai.</w:t>
      </w:r>
    </w:p>
    <w:p w:rsidR="00D54757" w:rsidRDefault="00D54757" w:rsidP="00D54757">
      <w:pPr>
        <w:pStyle w:val="NormalWeb"/>
        <w:spacing w:line="300" w:lineRule="atLeast"/>
        <w:rPr>
          <w:rFonts w:ascii="Segoe UI" w:hAnsi="Segoe UI" w:cs="Segoe UI"/>
          <w:sz w:val="21"/>
          <w:szCs w:val="21"/>
        </w:rPr>
      </w:pPr>
      <w:r>
        <w:rPr>
          <w:rFonts w:ascii="Segoe UI" w:hAnsi="Segoe UI" w:cs="Segoe UI"/>
          <w:sz w:val="21"/>
          <w:szCs w:val="21"/>
        </w:rPr>
        <w:t>Lekin ek important file abhi untracked hai:</w:t>
      </w:r>
    </w:p>
    <w:p w:rsidR="00D54757" w:rsidRDefault="00D54757" w:rsidP="00D54757">
      <w:pPr>
        <w:pStyle w:val="NormalWeb"/>
        <w:spacing w:line="300" w:lineRule="atLeast"/>
        <w:rPr>
          <w:rFonts w:ascii="Segoe UI" w:hAnsi="Segoe UI" w:cs="Segoe UI"/>
          <w:sz w:val="21"/>
          <w:szCs w:val="21"/>
        </w:rPr>
      </w:pPr>
      <w:r>
        <w:rPr>
          <w:rFonts w:ascii="Segoe UI" w:hAnsi="Segoe UI" w:cs="Segoe UI"/>
          <w:sz w:val="21"/>
          <w:szCs w:val="21"/>
        </w:rPr>
        <w:t>backend.tf</w:t>
      </w:r>
    </w:p>
    <w:p w:rsidR="00D54757" w:rsidRDefault="00D54757" w:rsidP="00D54757">
      <w:pPr>
        <w:pStyle w:val="NormalWeb"/>
        <w:spacing w:line="300" w:lineRule="atLeast"/>
        <w:rPr>
          <w:rFonts w:ascii="Segoe UI" w:hAnsi="Segoe UI" w:cs="Segoe UI"/>
          <w:sz w:val="21"/>
          <w:szCs w:val="21"/>
        </w:rPr>
      </w:pPr>
      <w:r>
        <w:rPr>
          <w:rFonts w:ascii="Segoe UI" w:hAnsi="Segoe UI" w:cs="Segoe UI"/>
          <w:sz w:val="21"/>
          <w:szCs w:val="21"/>
        </w:rPr>
        <w:t>Is file ko commit karna hoga, kyunki CI/CD pipeline ko remote backend config chahiye.</w:t>
      </w:r>
    </w:p>
    <w:p w:rsidR="00D54757" w:rsidRDefault="00114F67" w:rsidP="00D54757">
      <w:pPr>
        <w:spacing w:line="300" w:lineRule="atLeast"/>
        <w:rPr>
          <w:rFonts w:ascii="Segoe UI" w:hAnsi="Segoe UI" w:cs="Segoe UI"/>
          <w:sz w:val="21"/>
          <w:szCs w:val="21"/>
        </w:rPr>
      </w:pPr>
      <w:r>
        <w:rPr>
          <w:rFonts w:ascii="Segoe UI" w:hAnsi="Segoe UI" w:cs="Segoe UI"/>
          <w:sz w:val="21"/>
          <w:szCs w:val="21"/>
        </w:rPr>
        <w:pict>
          <v:rect id="_x0000_i1168" style="width:0;height:1.5pt" o:hralign="center" o:hrstd="t" o:hr="t" fillcolor="#a0a0a0" stroked="f"/>
        </w:pict>
      </w:r>
    </w:p>
    <w:p w:rsidR="00D54757" w:rsidRDefault="00D54757" w:rsidP="00D54757">
      <w:pPr>
        <w:pStyle w:val="Heading1"/>
        <w:spacing w:line="300" w:lineRule="atLeast"/>
        <w:rPr>
          <w:rFonts w:ascii="Segoe UI" w:hAnsi="Segoe UI" w:cs="Segoe UI"/>
          <w:sz w:val="48"/>
          <w:szCs w:val="48"/>
        </w:rPr>
      </w:pPr>
      <w:r>
        <w:rPr>
          <w:rFonts w:ascii="Segoe UI" w:hAnsi="Segoe UI" w:cs="Segoe UI"/>
        </w:rPr>
        <w:t xml:space="preserve">Step 1: </w:t>
      </w:r>
      <w:r>
        <w:rPr>
          <w:rStyle w:val="HTMLCode"/>
          <w:rFonts w:eastAsiaTheme="majorEastAsia"/>
        </w:rPr>
        <w:t>backend.tf</w:t>
      </w:r>
      <w:r>
        <w:rPr>
          <w:rFonts w:ascii="Segoe UI" w:hAnsi="Segoe UI" w:cs="Segoe UI"/>
        </w:rPr>
        <w:t xml:space="preserve"> commit karo</w:t>
      </w:r>
    </w:p>
    <w:p w:rsidR="00D54757" w:rsidRDefault="00D54757" w:rsidP="00D54757">
      <w:pPr>
        <w:pStyle w:val="NormalWeb"/>
        <w:spacing w:line="300" w:lineRule="atLeast"/>
        <w:rPr>
          <w:rFonts w:ascii="Segoe UI" w:hAnsi="Segoe UI" w:cs="Segoe UI"/>
          <w:sz w:val="21"/>
          <w:szCs w:val="21"/>
        </w:rPr>
      </w:pPr>
      <w:r>
        <w:rPr>
          <w:rFonts w:ascii="Segoe UI" w:hAnsi="Segoe UI" w:cs="Segoe UI"/>
          <w:sz w:val="21"/>
          <w:szCs w:val="21"/>
        </w:rPr>
        <w:t>Run karo:</w:t>
      </w:r>
    </w:p>
    <w:p w:rsidR="00D54757" w:rsidRDefault="00D54757" w:rsidP="00D54757">
      <w:pPr>
        <w:spacing w:line="300" w:lineRule="atLeast"/>
        <w:rPr>
          <w:rFonts w:ascii="Segoe UI" w:hAnsi="Segoe UI" w:cs="Segoe UI"/>
          <w:sz w:val="21"/>
          <w:szCs w:val="21"/>
        </w:rPr>
      </w:pPr>
      <w:r>
        <w:rPr>
          <w:rFonts w:ascii="Segoe UI" w:hAnsi="Segoe UI" w:cs="Segoe UI"/>
          <w:sz w:val="21"/>
          <w:szCs w:val="21"/>
        </w:rPr>
        <w:t>cd ~/enterprise-genai-iac</w:t>
      </w:r>
    </w:p>
    <w:p w:rsidR="00D54757" w:rsidRDefault="00D54757" w:rsidP="00D54757">
      <w:pPr>
        <w:spacing w:line="300" w:lineRule="atLeast"/>
        <w:rPr>
          <w:rFonts w:ascii="Segoe UI" w:hAnsi="Segoe UI" w:cs="Segoe UI"/>
          <w:sz w:val="21"/>
          <w:szCs w:val="21"/>
        </w:rPr>
      </w:pPr>
    </w:p>
    <w:p w:rsidR="00D54757" w:rsidRDefault="00D54757" w:rsidP="00D54757">
      <w:pPr>
        <w:spacing w:line="300" w:lineRule="atLeast"/>
        <w:rPr>
          <w:rFonts w:ascii="Segoe UI" w:hAnsi="Segoe UI" w:cs="Segoe UI"/>
          <w:sz w:val="21"/>
          <w:szCs w:val="21"/>
        </w:rPr>
      </w:pPr>
      <w:r>
        <w:rPr>
          <w:rFonts w:ascii="Segoe UI" w:hAnsi="Segoe UI" w:cs="Segoe UI"/>
          <w:sz w:val="21"/>
          <w:szCs w:val="21"/>
        </w:rPr>
        <w:t>git add infra/backend.tf</w:t>
      </w:r>
    </w:p>
    <w:p w:rsidR="00D54757" w:rsidRDefault="00D54757" w:rsidP="00D54757">
      <w:pPr>
        <w:spacing w:line="300" w:lineRule="atLeast"/>
        <w:rPr>
          <w:rFonts w:ascii="Segoe UI" w:hAnsi="Segoe UI" w:cs="Segoe UI"/>
          <w:sz w:val="21"/>
          <w:szCs w:val="21"/>
        </w:rPr>
      </w:pPr>
    </w:p>
    <w:p w:rsidR="00D54757" w:rsidRDefault="00D54757" w:rsidP="00D54757">
      <w:pPr>
        <w:spacing w:line="300" w:lineRule="atLeast"/>
        <w:rPr>
          <w:rFonts w:ascii="Segoe UI" w:hAnsi="Segoe UI" w:cs="Segoe UI"/>
          <w:sz w:val="21"/>
          <w:szCs w:val="21"/>
        </w:rPr>
      </w:pPr>
      <w:r>
        <w:rPr>
          <w:rFonts w:ascii="Segoe UI" w:hAnsi="Segoe UI" w:cs="Segoe UI"/>
          <w:sz w:val="21"/>
          <w:szCs w:val="21"/>
        </w:rPr>
        <w:t>git commit -m "Add Terraform remote backend configuration"</w:t>
      </w:r>
    </w:p>
    <w:p w:rsidR="00D54757" w:rsidRDefault="00D54757" w:rsidP="00D54757">
      <w:pPr>
        <w:pStyle w:val="NormalWeb"/>
        <w:spacing w:line="300" w:lineRule="atLeast"/>
        <w:rPr>
          <w:rFonts w:ascii="Segoe UI" w:hAnsi="Segoe UI" w:cs="Segoe UI"/>
          <w:sz w:val="21"/>
          <w:szCs w:val="21"/>
        </w:rPr>
      </w:pPr>
      <w:r>
        <w:rPr>
          <w:rFonts w:ascii="Segoe UI" w:hAnsi="Segoe UI" w:cs="Segoe UI"/>
          <w:sz w:val="21"/>
          <w:szCs w:val="21"/>
        </w:rPr>
        <w:t>Phir verify:</w:t>
      </w:r>
    </w:p>
    <w:p w:rsidR="00D54757" w:rsidRDefault="00D54757" w:rsidP="00D54757">
      <w:pPr>
        <w:spacing w:line="300" w:lineRule="atLeast"/>
        <w:rPr>
          <w:rFonts w:ascii="Segoe UI" w:hAnsi="Segoe UI" w:cs="Segoe UI"/>
          <w:sz w:val="21"/>
          <w:szCs w:val="21"/>
        </w:rPr>
      </w:pPr>
      <w:r>
        <w:rPr>
          <w:rFonts w:ascii="Segoe UI" w:hAnsi="Segoe UI" w:cs="Segoe UI"/>
          <w:sz w:val="21"/>
          <w:szCs w:val="21"/>
        </w:rPr>
        <w:t>git status</w:t>
      </w:r>
    </w:p>
    <w:p w:rsidR="00D54757" w:rsidRDefault="00D54757" w:rsidP="00D54757">
      <w:pPr>
        <w:spacing w:line="300" w:lineRule="atLeast"/>
        <w:rPr>
          <w:rFonts w:ascii="Segoe UI" w:hAnsi="Segoe UI" w:cs="Segoe UI"/>
          <w:sz w:val="21"/>
          <w:szCs w:val="21"/>
        </w:rPr>
      </w:pPr>
      <w:r>
        <w:rPr>
          <w:rFonts w:ascii="Segoe UI" w:hAnsi="Segoe UI" w:cs="Segoe UI"/>
          <w:sz w:val="21"/>
          <w:szCs w:val="21"/>
        </w:rPr>
        <w:t>git log --oneline -2</w:t>
      </w:r>
    </w:p>
    <w:p w:rsidR="00D54757" w:rsidRDefault="00D54757" w:rsidP="00D54757">
      <w:pPr>
        <w:pStyle w:val="NormalWeb"/>
        <w:spacing w:line="300" w:lineRule="atLeast"/>
        <w:rPr>
          <w:rFonts w:ascii="Segoe UI" w:hAnsi="Segoe UI" w:cs="Segoe UI"/>
          <w:sz w:val="21"/>
          <w:szCs w:val="21"/>
        </w:rPr>
      </w:pPr>
      <w:r>
        <w:rPr>
          <w:rFonts w:ascii="Segoe UI" w:hAnsi="Segoe UI" w:cs="Segoe UI"/>
          <w:sz w:val="21"/>
          <w:szCs w:val="21"/>
        </w:rPr>
        <w:t>Expected:</w:t>
      </w:r>
    </w:p>
    <w:p w:rsidR="00D54757" w:rsidRDefault="00D54757" w:rsidP="00D54757">
      <w:pPr>
        <w:pStyle w:val="NormalWeb"/>
        <w:spacing w:line="300" w:lineRule="atLeast"/>
        <w:rPr>
          <w:rFonts w:ascii="Segoe UI" w:hAnsi="Segoe UI" w:cs="Segoe UI"/>
          <w:sz w:val="21"/>
          <w:szCs w:val="21"/>
        </w:rPr>
      </w:pPr>
      <w:r>
        <w:rPr>
          <w:rFonts w:ascii="Segoe UI" w:hAnsi="Segoe UI" w:cs="Segoe UI"/>
          <w:sz w:val="21"/>
          <w:szCs w:val="21"/>
        </w:rPr>
        <w:t>nothing to commit, working tree clean</w:t>
      </w:r>
    </w:p>
    <w:p w:rsidR="00D54757" w:rsidRDefault="00D54757" w:rsidP="00D54757">
      <w:pPr>
        <w:pStyle w:val="NormalWeb"/>
        <w:spacing w:line="300" w:lineRule="atLeast"/>
        <w:rPr>
          <w:rFonts w:ascii="Segoe UI" w:hAnsi="Segoe UI" w:cs="Segoe UI"/>
          <w:sz w:val="21"/>
          <w:szCs w:val="21"/>
        </w:rPr>
      </w:pPr>
      <w:r>
        <w:rPr>
          <w:rFonts w:ascii="Segoe UI" w:hAnsi="Segoe UI" w:cs="Segoe UI"/>
          <w:sz w:val="21"/>
          <w:szCs w:val="21"/>
        </w:rPr>
        <w:t>Aur latest commits me ye dikhe:</w:t>
      </w:r>
    </w:p>
    <w:p w:rsidR="00D54757" w:rsidRDefault="00D54757" w:rsidP="00D54757">
      <w:pPr>
        <w:spacing w:line="300" w:lineRule="atLeast"/>
        <w:rPr>
          <w:rFonts w:ascii="Segoe UI" w:hAnsi="Segoe UI" w:cs="Segoe UI"/>
          <w:sz w:val="21"/>
          <w:szCs w:val="21"/>
        </w:rPr>
      </w:pPr>
      <w:r>
        <w:rPr>
          <w:rFonts w:ascii="Segoe UI" w:hAnsi="Segoe UI" w:cs="Segoe UI"/>
          <w:sz w:val="21"/>
          <w:szCs w:val="21"/>
        </w:rPr>
        <w:t>Add Terraform remote backend configuration</w:t>
      </w:r>
    </w:p>
    <w:p w:rsidR="00D54757" w:rsidRDefault="00D54757" w:rsidP="00D54757">
      <w:pPr>
        <w:spacing w:line="300" w:lineRule="atLeast"/>
        <w:rPr>
          <w:rFonts w:ascii="Segoe UI" w:hAnsi="Segoe UI" w:cs="Segoe UI"/>
          <w:sz w:val="21"/>
          <w:szCs w:val="21"/>
        </w:rPr>
      </w:pPr>
      <w:r>
        <w:rPr>
          <w:rFonts w:ascii="Segoe UI" w:hAnsi="Segoe UI" w:cs="Segoe UI"/>
          <w:sz w:val="21"/>
          <w:szCs w:val="21"/>
        </w:rPr>
        <w:t>Initial Terraform and modular Lambda setup</w:t>
      </w:r>
    </w:p>
    <w:p w:rsidR="00D54757" w:rsidRDefault="00114F67" w:rsidP="00D54757">
      <w:pPr>
        <w:spacing w:line="300" w:lineRule="atLeast"/>
        <w:rPr>
          <w:rFonts w:ascii="Segoe UI" w:hAnsi="Segoe UI" w:cs="Segoe UI"/>
          <w:sz w:val="21"/>
          <w:szCs w:val="21"/>
        </w:rPr>
      </w:pPr>
      <w:r>
        <w:rPr>
          <w:rFonts w:ascii="Segoe UI" w:hAnsi="Segoe UI" w:cs="Segoe UI"/>
          <w:sz w:val="21"/>
          <w:szCs w:val="21"/>
        </w:rPr>
        <w:lastRenderedPageBreak/>
        <w:pict>
          <v:rect id="_x0000_i1169" style="width:0;height:1.5pt" o:hralign="center" o:hrstd="t" o:hr="t" fillcolor="#a0a0a0" stroked="f"/>
        </w:pict>
      </w:r>
    </w:p>
    <w:p w:rsidR="00D54757" w:rsidRDefault="00D54757" w:rsidP="00D54757">
      <w:pPr>
        <w:pStyle w:val="Heading1"/>
        <w:spacing w:line="300" w:lineRule="atLeast"/>
        <w:rPr>
          <w:rFonts w:ascii="Segoe UI" w:hAnsi="Segoe UI" w:cs="Segoe UI"/>
          <w:sz w:val="48"/>
          <w:szCs w:val="48"/>
        </w:rPr>
      </w:pPr>
      <w:r>
        <w:rPr>
          <w:rFonts w:ascii="Segoe UI" w:hAnsi="Segoe UI" w:cs="Segoe UI"/>
        </w:rPr>
        <w:t>Iske baad hum kya karenge?</w:t>
      </w:r>
    </w:p>
    <w:p w:rsidR="00D54757" w:rsidRDefault="00D54757" w:rsidP="00D54757">
      <w:pPr>
        <w:pStyle w:val="NormalWeb"/>
        <w:spacing w:line="300" w:lineRule="atLeast"/>
        <w:rPr>
          <w:rFonts w:ascii="Segoe UI" w:hAnsi="Segoe UI" w:cs="Segoe UI"/>
          <w:sz w:val="21"/>
          <w:szCs w:val="21"/>
        </w:rPr>
      </w:pPr>
      <w:r>
        <w:rPr>
          <w:rFonts w:ascii="Segoe UI" w:hAnsi="Segoe UI" w:cs="Segoe UI"/>
          <w:sz w:val="21"/>
          <w:szCs w:val="21"/>
        </w:rPr>
        <w:t>Next steps honge:</w:t>
      </w:r>
    </w:p>
    <w:p w:rsidR="00D54757" w:rsidRDefault="00D54757" w:rsidP="00D54757">
      <w:pPr>
        <w:spacing w:line="300" w:lineRule="atLeast"/>
        <w:rPr>
          <w:rFonts w:ascii="Segoe UI" w:hAnsi="Segoe UI" w:cs="Segoe UI"/>
          <w:sz w:val="21"/>
          <w:szCs w:val="21"/>
        </w:rPr>
      </w:pPr>
      <w:r>
        <w:rPr>
          <w:rFonts w:ascii="Segoe UI" w:hAnsi="Segoe UI" w:cs="Segoe UI"/>
          <w:sz w:val="21"/>
          <w:szCs w:val="21"/>
        </w:rPr>
        <w:t>1. GitHub par new repo create karna</w:t>
      </w:r>
    </w:p>
    <w:p w:rsidR="00D54757" w:rsidRDefault="00D54757" w:rsidP="00D54757">
      <w:pPr>
        <w:spacing w:line="300" w:lineRule="atLeast"/>
        <w:rPr>
          <w:rFonts w:ascii="Segoe UI" w:hAnsi="Segoe UI" w:cs="Segoe UI"/>
          <w:sz w:val="21"/>
          <w:szCs w:val="21"/>
        </w:rPr>
      </w:pPr>
      <w:r>
        <w:rPr>
          <w:rFonts w:ascii="Segoe UI" w:hAnsi="Segoe UI" w:cs="Segoe UI"/>
          <w:sz w:val="21"/>
          <w:szCs w:val="21"/>
        </w:rPr>
        <w:t>2. Local repo me remote add karna</w:t>
      </w:r>
    </w:p>
    <w:p w:rsidR="00D54757" w:rsidRDefault="00D54757" w:rsidP="00D54757">
      <w:pPr>
        <w:spacing w:line="300" w:lineRule="atLeast"/>
        <w:rPr>
          <w:rFonts w:ascii="Segoe UI" w:hAnsi="Segoe UI" w:cs="Segoe UI"/>
          <w:sz w:val="21"/>
          <w:szCs w:val="21"/>
        </w:rPr>
      </w:pPr>
      <w:r>
        <w:rPr>
          <w:rFonts w:ascii="Segoe UI" w:hAnsi="Segoe UI" w:cs="Segoe UI"/>
          <w:sz w:val="21"/>
          <w:szCs w:val="21"/>
        </w:rPr>
        <w:t>3. git push -u origin main</w:t>
      </w:r>
    </w:p>
    <w:p w:rsidR="00D54757" w:rsidRDefault="00D54757" w:rsidP="00D54757">
      <w:pPr>
        <w:spacing w:line="300" w:lineRule="atLeast"/>
        <w:rPr>
          <w:rFonts w:ascii="Segoe UI" w:hAnsi="Segoe UI" w:cs="Segoe UI"/>
          <w:sz w:val="21"/>
          <w:szCs w:val="21"/>
        </w:rPr>
      </w:pPr>
      <w:r>
        <w:rPr>
          <w:rFonts w:ascii="Segoe UI" w:hAnsi="Segoe UI" w:cs="Segoe UI"/>
          <w:sz w:val="21"/>
          <w:szCs w:val="21"/>
        </w:rPr>
        <w:t>4. GitHub Actions workflow create karna</w:t>
      </w:r>
    </w:p>
    <w:p w:rsidR="00D54757" w:rsidRDefault="00D54757" w:rsidP="00D54757">
      <w:pPr>
        <w:spacing w:line="300" w:lineRule="atLeast"/>
        <w:rPr>
          <w:rFonts w:ascii="Segoe UI" w:hAnsi="Segoe UI" w:cs="Segoe UI"/>
          <w:sz w:val="21"/>
          <w:szCs w:val="21"/>
        </w:rPr>
      </w:pPr>
      <w:r>
        <w:rPr>
          <w:rFonts w:ascii="Segoe UI" w:hAnsi="Segoe UI" w:cs="Segoe UI"/>
          <w:sz w:val="21"/>
          <w:szCs w:val="21"/>
        </w:rPr>
        <w:t>5. AWS OIDC role setup karna</w:t>
      </w:r>
    </w:p>
    <w:p w:rsidR="00D54757" w:rsidRDefault="00D54757" w:rsidP="00D54757">
      <w:pPr>
        <w:spacing w:line="300" w:lineRule="atLeast"/>
        <w:rPr>
          <w:rFonts w:ascii="Segoe UI" w:hAnsi="Segoe UI" w:cs="Segoe UI"/>
          <w:sz w:val="21"/>
          <w:szCs w:val="21"/>
        </w:rPr>
      </w:pPr>
      <w:r>
        <w:rPr>
          <w:rFonts w:ascii="Segoe UI" w:hAnsi="Segoe UI" w:cs="Segoe UI"/>
          <w:sz w:val="21"/>
          <w:szCs w:val="21"/>
        </w:rPr>
        <w:t>6. Pipeline me terraform fmt/init/validate/plan run karna</w:t>
      </w:r>
    </w:p>
    <w:p w:rsidR="00D54757" w:rsidRDefault="00D54757" w:rsidP="00D54757">
      <w:pPr>
        <w:pStyle w:val="NormalWeb"/>
        <w:spacing w:line="300" w:lineRule="atLeast"/>
        <w:rPr>
          <w:rFonts w:ascii="Segoe UI" w:hAnsi="Segoe UI" w:cs="Segoe UI"/>
          <w:sz w:val="21"/>
          <w:szCs w:val="21"/>
        </w:rPr>
      </w:pPr>
      <w:r>
        <w:rPr>
          <w:rFonts w:ascii="Segoe UI" w:hAnsi="Segoe UI" w:cs="Segoe UI"/>
          <w:sz w:val="21"/>
          <w:szCs w:val="21"/>
        </w:rPr>
        <w:t xml:space="preserve">GitHub Actions ke liye AWS access hum </w:t>
      </w:r>
      <w:r>
        <w:rPr>
          <w:rStyle w:val="Strong"/>
          <w:rFonts w:ascii="Segoe UI" w:hAnsi="Segoe UI" w:cs="Segoe UI"/>
          <w:sz w:val="21"/>
          <w:szCs w:val="21"/>
        </w:rPr>
        <w:t>OIDC</w:t>
      </w:r>
      <w:r>
        <w:rPr>
          <w:rFonts w:ascii="Segoe UI" w:hAnsi="Segoe UI" w:cs="Segoe UI"/>
          <w:sz w:val="21"/>
          <w:szCs w:val="21"/>
        </w:rPr>
        <w:t xml:space="preserve"> se karenge, static AWS keys store nahi karenge. GitHub OIDC workflow AWS resources access kar sakta hai without long-lived AWS credentials, and AWS IAM role temporary credentials issue karta hai. </w:t>
      </w:r>
      <w:hyperlink r:id="rId79" w:history="1">
        <w:r>
          <w:rPr>
            <w:rStyle w:val="Hyperlink"/>
            <w:rFonts w:ascii="Segoe UI" w:hAnsi="Segoe UI" w:cs="Segoe UI"/>
            <w:sz w:val="21"/>
            <w:szCs w:val="21"/>
          </w:rPr>
          <w:t>[github.com]</w:t>
        </w:r>
      </w:hyperlink>
      <w:r>
        <w:rPr>
          <w:rFonts w:ascii="Segoe UI" w:hAnsi="Segoe UI" w:cs="Segoe UI"/>
          <w:sz w:val="21"/>
          <w:szCs w:val="21"/>
        </w:rPr>
        <w:t xml:space="preserve">, </w:t>
      </w:r>
      <w:hyperlink r:id="rId80" w:history="1">
        <w:r>
          <w:rPr>
            <w:rStyle w:val="Hyperlink"/>
            <w:rFonts w:ascii="Segoe UI" w:hAnsi="Segoe UI" w:cs="Segoe UI"/>
            <w:sz w:val="21"/>
            <w:szCs w:val="21"/>
          </w:rPr>
          <w:t>[docs.aws.amazon.com]</w:t>
        </w:r>
      </w:hyperlink>
    </w:p>
    <w:p w:rsidR="00D54757" w:rsidRDefault="00114F67" w:rsidP="00D54757">
      <w:pPr>
        <w:spacing w:line="300" w:lineRule="atLeast"/>
        <w:rPr>
          <w:rFonts w:ascii="Segoe UI" w:hAnsi="Segoe UI" w:cs="Segoe UI"/>
          <w:sz w:val="21"/>
          <w:szCs w:val="21"/>
        </w:rPr>
      </w:pPr>
      <w:r>
        <w:rPr>
          <w:rFonts w:ascii="Segoe UI" w:hAnsi="Segoe UI" w:cs="Segoe UI"/>
          <w:sz w:val="21"/>
          <w:szCs w:val="21"/>
        </w:rPr>
        <w:pict>
          <v:rect id="_x0000_i1170" style="width:0;height:1.5pt" o:hralign="center" o:hrstd="t" o:hr="t" fillcolor="#a0a0a0" stroked="f"/>
        </w:pict>
      </w:r>
    </w:p>
    <w:p w:rsidR="00D54757" w:rsidRDefault="00D54757" w:rsidP="00D54757">
      <w:pPr>
        <w:pStyle w:val="Heading2"/>
        <w:spacing w:line="300" w:lineRule="atLeast"/>
        <w:rPr>
          <w:rFonts w:ascii="Segoe UI" w:hAnsi="Segoe UI" w:cs="Segoe UI"/>
        </w:rPr>
      </w:pPr>
      <w:r>
        <w:rPr>
          <w:rFonts w:ascii="Segoe UI" w:hAnsi="Segoe UI" w:cs="Segoe UI"/>
        </w:rPr>
        <w:t>Abhi sirf ye karo</w:t>
      </w:r>
    </w:p>
    <w:p w:rsidR="00D54757" w:rsidRDefault="00D54757" w:rsidP="00D54757">
      <w:pPr>
        <w:spacing w:line="300" w:lineRule="atLeast"/>
        <w:rPr>
          <w:rFonts w:ascii="Segoe UI" w:hAnsi="Segoe UI" w:cs="Segoe UI"/>
          <w:sz w:val="21"/>
          <w:szCs w:val="21"/>
        </w:rPr>
      </w:pPr>
      <w:r>
        <w:rPr>
          <w:rFonts w:ascii="Segoe UI" w:hAnsi="Segoe UI" w:cs="Segoe UI"/>
          <w:sz w:val="21"/>
          <w:szCs w:val="21"/>
        </w:rPr>
        <w:t>git add infra/backend.tf</w:t>
      </w:r>
    </w:p>
    <w:p w:rsidR="00D54757" w:rsidRDefault="00D54757" w:rsidP="00D54757">
      <w:pPr>
        <w:spacing w:line="300" w:lineRule="atLeast"/>
        <w:rPr>
          <w:rFonts w:ascii="Segoe UI" w:hAnsi="Segoe UI" w:cs="Segoe UI"/>
          <w:sz w:val="21"/>
          <w:szCs w:val="21"/>
        </w:rPr>
      </w:pPr>
      <w:r>
        <w:rPr>
          <w:rFonts w:ascii="Segoe UI" w:hAnsi="Segoe UI" w:cs="Segoe UI"/>
          <w:sz w:val="21"/>
          <w:szCs w:val="21"/>
        </w:rPr>
        <w:t>git commit -m "Add Terraform remote backend configuration"</w:t>
      </w:r>
    </w:p>
    <w:p w:rsidR="00D54757" w:rsidRDefault="00D54757" w:rsidP="00D54757">
      <w:pPr>
        <w:spacing w:line="300" w:lineRule="atLeast"/>
        <w:rPr>
          <w:rFonts w:ascii="Segoe UI" w:hAnsi="Segoe UI" w:cs="Segoe UI"/>
          <w:sz w:val="21"/>
          <w:szCs w:val="21"/>
        </w:rPr>
      </w:pPr>
      <w:r>
        <w:rPr>
          <w:rFonts w:ascii="Segoe UI" w:hAnsi="Segoe UI" w:cs="Segoe UI"/>
          <w:sz w:val="21"/>
          <w:szCs w:val="21"/>
        </w:rPr>
        <w:t>git status</w:t>
      </w:r>
    </w:p>
    <w:p w:rsidR="00D54757" w:rsidRDefault="00D54757" w:rsidP="00D54757">
      <w:pPr>
        <w:pStyle w:val="NormalWeb"/>
        <w:spacing w:line="300" w:lineRule="atLeast"/>
        <w:rPr>
          <w:rFonts w:ascii="Segoe UI" w:hAnsi="Segoe UI" w:cs="Segoe UI"/>
          <w:sz w:val="21"/>
          <w:szCs w:val="21"/>
        </w:rPr>
      </w:pPr>
      <w:r>
        <w:rPr>
          <w:rFonts w:ascii="Segoe UI" w:hAnsi="Segoe UI" w:cs="Segoe UI"/>
          <w:sz w:val="21"/>
          <w:szCs w:val="21"/>
        </w:rPr>
        <w:t>Output bhejo bhai. Uske baad GitHub repo create/push start karenge.</w:t>
      </w:r>
    </w:p>
    <w:p w:rsidR="00171E6B" w:rsidRDefault="00171E6B" w:rsidP="00171E6B">
      <w:pPr>
        <w:pStyle w:val="NormalWeb"/>
        <w:spacing w:line="300" w:lineRule="atLeast"/>
        <w:rPr>
          <w:rFonts w:ascii="Segoe UI" w:hAnsi="Segoe UI" w:cs="Segoe UI"/>
          <w:sz w:val="21"/>
          <w:szCs w:val="21"/>
        </w:rPr>
      </w:pPr>
      <w:r>
        <w:rPr>
          <w:rFonts w:ascii="Segoe UI" w:hAnsi="Segoe UI" w:cs="Segoe UI"/>
          <w:sz w:val="21"/>
          <w:szCs w:val="21"/>
        </w:rPr>
        <w:t>imageimage.png (Image: CloudShell shows backend.tf committed and Git log clean)</w:t>
      </w:r>
    </w:p>
    <w:p w:rsidR="00171E6B" w:rsidRDefault="00171E6B" w:rsidP="00171E6B">
      <w:pPr>
        <w:pStyle w:val="NormalWeb"/>
        <w:spacing w:line="300" w:lineRule="atLeast"/>
        <w:rPr>
          <w:rFonts w:ascii="Segoe UI" w:hAnsi="Segoe UI" w:cs="Segoe UI"/>
          <w:sz w:val="21"/>
          <w:szCs w:val="21"/>
        </w:rPr>
      </w:pPr>
      <w:r>
        <w:rPr>
          <w:rFonts w:ascii="Segoe UI" w:hAnsi="Segoe UI" w:cs="Segoe UI"/>
          <w:sz w:val="21"/>
          <w:szCs w:val="21"/>
        </w:rPr>
        <w:t xml:space="preserve">Perfect bhai </w:t>
      </w:r>
      <w:r>
        <w:rPr>
          <w:rFonts w:ascii="Segoe UI Symbol" w:hAnsi="Segoe UI Symbol" w:cs="Segoe UI Symbol"/>
          <w:sz w:val="21"/>
          <w:szCs w:val="21"/>
        </w:rPr>
        <w:t>✅</w:t>
      </w:r>
      <w:r>
        <w:rPr>
          <w:rFonts w:ascii="Segoe UI" w:hAnsi="Segoe UI" w:cs="Segoe UI"/>
          <w:sz w:val="21"/>
          <w:szCs w:val="21"/>
        </w:rPr>
        <w:t xml:space="preserve"> </w:t>
      </w:r>
      <w:r>
        <w:rPr>
          <w:rStyle w:val="Strong"/>
          <w:rFonts w:ascii="Segoe UI" w:hAnsi="Segoe UI" w:cs="Segoe UI"/>
          <w:sz w:val="21"/>
          <w:szCs w:val="21"/>
        </w:rPr>
        <w:t>backend.tf commit successfully ho gaya hai</w:t>
      </w:r>
      <w:r>
        <w:rPr>
          <w:rFonts w:ascii="Segoe UI" w:hAnsi="Segoe UI" w:cs="Segoe UI"/>
          <w:sz w:val="21"/>
          <w:szCs w:val="21"/>
        </w:rPr>
        <w:t>.</w:t>
      </w:r>
    </w:p>
    <w:p w:rsidR="00171E6B" w:rsidRDefault="00171E6B" w:rsidP="00171E6B">
      <w:pPr>
        <w:pStyle w:val="NormalWeb"/>
        <w:spacing w:line="300" w:lineRule="atLeast"/>
        <w:rPr>
          <w:rFonts w:ascii="Segoe UI" w:hAnsi="Segoe UI" w:cs="Segoe UI"/>
          <w:sz w:val="21"/>
          <w:szCs w:val="21"/>
        </w:rPr>
      </w:pPr>
      <w:r>
        <w:rPr>
          <w:rFonts w:ascii="Segoe UI" w:hAnsi="Segoe UI" w:cs="Segoe UI"/>
          <w:sz w:val="21"/>
          <w:szCs w:val="21"/>
        </w:rPr>
        <w:t>Screenshot me clearly dikh raha hai:</w:t>
      </w:r>
    </w:p>
    <w:p w:rsidR="00171E6B" w:rsidRDefault="00171E6B" w:rsidP="00171E6B">
      <w:pPr>
        <w:spacing w:line="300" w:lineRule="atLeast"/>
        <w:rPr>
          <w:rFonts w:ascii="Segoe UI" w:hAnsi="Segoe UI" w:cs="Segoe UI"/>
          <w:sz w:val="21"/>
          <w:szCs w:val="21"/>
        </w:rPr>
      </w:pPr>
      <w:r>
        <w:rPr>
          <w:rFonts w:ascii="Segoe UI" w:hAnsi="Segoe UI" w:cs="Segoe UI"/>
          <w:sz w:val="21"/>
          <w:szCs w:val="21"/>
        </w:rPr>
        <w:t>[main 2b382e4] Add Terraform remote backend configuration</w:t>
      </w:r>
    </w:p>
    <w:p w:rsidR="00171E6B" w:rsidRDefault="00171E6B" w:rsidP="00171E6B">
      <w:pPr>
        <w:spacing w:line="300" w:lineRule="atLeast"/>
        <w:rPr>
          <w:rFonts w:ascii="Segoe UI" w:hAnsi="Segoe UI" w:cs="Segoe UI"/>
          <w:sz w:val="21"/>
          <w:szCs w:val="21"/>
        </w:rPr>
      </w:pPr>
      <w:r>
        <w:rPr>
          <w:rFonts w:ascii="Segoe UI" w:hAnsi="Segoe UI" w:cs="Segoe UI"/>
          <w:sz w:val="21"/>
          <w:szCs w:val="21"/>
        </w:rPr>
        <w:t>1 file changed, 9 insertions(+)</w:t>
      </w:r>
    </w:p>
    <w:p w:rsidR="00171E6B" w:rsidRDefault="00171E6B" w:rsidP="00171E6B">
      <w:pPr>
        <w:spacing w:line="300" w:lineRule="atLeast"/>
        <w:rPr>
          <w:rFonts w:ascii="Segoe UI" w:hAnsi="Segoe UI" w:cs="Segoe UI"/>
          <w:sz w:val="21"/>
          <w:szCs w:val="21"/>
        </w:rPr>
      </w:pPr>
      <w:r>
        <w:rPr>
          <w:rFonts w:ascii="Segoe UI" w:hAnsi="Segoe UI" w:cs="Segoe UI"/>
          <w:sz w:val="21"/>
          <w:szCs w:val="21"/>
        </w:rPr>
        <w:t>create mode 100644 infra/backend.tf</w:t>
      </w:r>
    </w:p>
    <w:p w:rsidR="00171E6B" w:rsidRDefault="00171E6B" w:rsidP="00171E6B">
      <w:pPr>
        <w:pStyle w:val="NormalWeb"/>
        <w:spacing w:line="300" w:lineRule="atLeast"/>
        <w:rPr>
          <w:rFonts w:ascii="Segoe UI" w:hAnsi="Segoe UI" w:cs="Segoe UI"/>
          <w:sz w:val="21"/>
          <w:szCs w:val="21"/>
        </w:rPr>
      </w:pPr>
      <w:r>
        <w:rPr>
          <w:rFonts w:ascii="Segoe UI" w:hAnsi="Segoe UI" w:cs="Segoe UI"/>
          <w:sz w:val="21"/>
          <w:szCs w:val="21"/>
        </w:rPr>
        <w:t>Aur:</w:t>
      </w:r>
    </w:p>
    <w:p w:rsidR="00171E6B" w:rsidRDefault="00171E6B" w:rsidP="00171E6B">
      <w:pPr>
        <w:spacing w:line="300" w:lineRule="atLeast"/>
        <w:rPr>
          <w:rFonts w:ascii="Segoe UI" w:hAnsi="Segoe UI" w:cs="Segoe UI"/>
          <w:sz w:val="21"/>
          <w:szCs w:val="21"/>
        </w:rPr>
      </w:pPr>
      <w:r>
        <w:rPr>
          <w:rFonts w:ascii="Segoe UI" w:hAnsi="Segoe UI" w:cs="Segoe UI"/>
          <w:sz w:val="21"/>
          <w:szCs w:val="21"/>
        </w:rPr>
        <w:t>git status</w:t>
      </w:r>
    </w:p>
    <w:p w:rsidR="00171E6B" w:rsidRDefault="00171E6B" w:rsidP="00171E6B">
      <w:pPr>
        <w:spacing w:line="300" w:lineRule="atLeast"/>
        <w:rPr>
          <w:rFonts w:ascii="Segoe UI" w:hAnsi="Segoe UI" w:cs="Segoe UI"/>
          <w:sz w:val="21"/>
          <w:szCs w:val="21"/>
        </w:rPr>
      </w:pPr>
      <w:r>
        <w:rPr>
          <w:rFonts w:ascii="Segoe UI" w:hAnsi="Segoe UI" w:cs="Segoe UI"/>
          <w:sz w:val="21"/>
          <w:szCs w:val="21"/>
        </w:rPr>
        <w:t>nothing to commit, working tree clean</w:t>
      </w:r>
    </w:p>
    <w:p w:rsidR="00171E6B" w:rsidRDefault="00171E6B" w:rsidP="00171E6B">
      <w:pPr>
        <w:pStyle w:val="NormalWeb"/>
        <w:spacing w:line="300" w:lineRule="atLeast"/>
        <w:rPr>
          <w:rFonts w:ascii="Segoe UI" w:hAnsi="Segoe UI" w:cs="Segoe UI"/>
          <w:sz w:val="21"/>
          <w:szCs w:val="21"/>
        </w:rPr>
      </w:pPr>
      <w:r>
        <w:rPr>
          <w:rFonts w:ascii="Segoe UI" w:hAnsi="Segoe UI" w:cs="Segoe UI"/>
          <w:sz w:val="21"/>
          <w:szCs w:val="21"/>
        </w:rPr>
        <w:t>Latest commits:</w:t>
      </w:r>
    </w:p>
    <w:p w:rsidR="00171E6B" w:rsidRDefault="00171E6B" w:rsidP="00171E6B">
      <w:pPr>
        <w:spacing w:line="300" w:lineRule="atLeast"/>
        <w:rPr>
          <w:rFonts w:ascii="Segoe UI" w:hAnsi="Segoe UI" w:cs="Segoe UI"/>
          <w:sz w:val="21"/>
          <w:szCs w:val="21"/>
        </w:rPr>
      </w:pPr>
      <w:r>
        <w:rPr>
          <w:rFonts w:ascii="Segoe UI" w:hAnsi="Segoe UI" w:cs="Segoe UI"/>
          <w:sz w:val="21"/>
          <w:szCs w:val="21"/>
        </w:rPr>
        <w:t>2b382e4 Add Terraform remote backend configuration</w:t>
      </w:r>
    </w:p>
    <w:p w:rsidR="00171E6B" w:rsidRDefault="00171E6B" w:rsidP="00171E6B">
      <w:pPr>
        <w:spacing w:line="300" w:lineRule="atLeast"/>
        <w:rPr>
          <w:rFonts w:ascii="Segoe UI" w:hAnsi="Segoe UI" w:cs="Segoe UI"/>
          <w:sz w:val="21"/>
          <w:szCs w:val="21"/>
        </w:rPr>
      </w:pPr>
      <w:r>
        <w:rPr>
          <w:rFonts w:ascii="Segoe UI" w:hAnsi="Segoe UI" w:cs="Segoe UI"/>
          <w:sz w:val="21"/>
          <w:szCs w:val="21"/>
        </w:rPr>
        <w:t>e1a7105 Initial Terraform and modular Lambda setup</w:t>
      </w:r>
    </w:p>
    <w:p w:rsidR="00171E6B" w:rsidRDefault="00171E6B" w:rsidP="00171E6B">
      <w:pPr>
        <w:pStyle w:val="NormalWeb"/>
        <w:spacing w:line="300" w:lineRule="atLeast"/>
        <w:rPr>
          <w:rFonts w:ascii="Segoe UI" w:hAnsi="Segoe UI" w:cs="Segoe UI"/>
          <w:sz w:val="21"/>
          <w:szCs w:val="21"/>
        </w:rPr>
      </w:pPr>
      <w:r>
        <w:rPr>
          <w:rFonts w:ascii="Segoe UI" w:hAnsi="Segoe UI" w:cs="Segoe UI"/>
          <w:sz w:val="21"/>
          <w:szCs w:val="21"/>
        </w:rPr>
        <w:lastRenderedPageBreak/>
        <w:t xml:space="preserve">So ab local Git repo clean hai </w:t>
      </w:r>
      <w:r>
        <w:rPr>
          <w:rFonts w:ascii="Segoe UI Symbol" w:hAnsi="Segoe UI Symbol" w:cs="Segoe UI Symbol"/>
          <w:sz w:val="21"/>
          <w:szCs w:val="21"/>
        </w:rPr>
        <w:t>✅</w:t>
      </w:r>
    </w:p>
    <w:p w:rsidR="00171E6B" w:rsidRDefault="00114F67" w:rsidP="00171E6B">
      <w:pPr>
        <w:spacing w:line="300" w:lineRule="atLeast"/>
        <w:rPr>
          <w:rFonts w:ascii="Segoe UI" w:hAnsi="Segoe UI" w:cs="Segoe UI"/>
          <w:sz w:val="21"/>
          <w:szCs w:val="21"/>
        </w:rPr>
      </w:pPr>
      <w:r>
        <w:rPr>
          <w:rFonts w:ascii="Segoe UI" w:hAnsi="Segoe UI" w:cs="Segoe UI"/>
          <w:sz w:val="21"/>
          <w:szCs w:val="21"/>
        </w:rPr>
        <w:pict>
          <v:rect id="_x0000_i1171" style="width:0;height:1.5pt" o:hralign="center" o:hrstd="t" o:hr="t" fillcolor="#a0a0a0" stroked="f"/>
        </w:pict>
      </w:r>
    </w:p>
    <w:p w:rsidR="00171E6B" w:rsidRDefault="00171E6B" w:rsidP="00171E6B">
      <w:pPr>
        <w:pStyle w:val="Heading1"/>
        <w:spacing w:line="300" w:lineRule="atLeast"/>
        <w:rPr>
          <w:rFonts w:ascii="Segoe UI" w:hAnsi="Segoe UI" w:cs="Segoe UI"/>
          <w:sz w:val="48"/>
          <w:szCs w:val="48"/>
        </w:rPr>
      </w:pPr>
      <w:r>
        <w:rPr>
          <w:rFonts w:ascii="Segoe UI" w:hAnsi="Segoe UI" w:cs="Segoe UI"/>
        </w:rPr>
        <w:t>Current status</w:t>
      </w:r>
    </w:p>
    <w:p w:rsidR="00171E6B" w:rsidRDefault="00171E6B" w:rsidP="00171E6B">
      <w:pPr>
        <w:pStyle w:val="NormalWeb"/>
        <w:spacing w:line="300" w:lineRule="atLeast"/>
        <w:rPr>
          <w:rFonts w:ascii="Segoe UI" w:hAnsi="Segoe UI" w:cs="Segoe UI"/>
          <w:sz w:val="21"/>
          <w:szCs w:val="21"/>
        </w:rPr>
      </w:pPr>
      <w:r>
        <w:rPr>
          <w:rFonts w:ascii="Segoe UI" w:hAnsi="Segoe UI" w:cs="Segoe UI"/>
          <w:sz w:val="21"/>
          <w:szCs w:val="21"/>
        </w:rPr>
        <w:t>Ab humne ye complete kar liya:</w:t>
      </w:r>
    </w:p>
    <w:p w:rsidR="00171E6B" w:rsidRDefault="00171E6B" w:rsidP="00171E6B">
      <w:pPr>
        <w:spacing w:line="300" w:lineRule="atLeast"/>
        <w:rPr>
          <w:rFonts w:ascii="Segoe UI" w:hAnsi="Segoe UI" w:cs="Segoe UI"/>
          <w:sz w:val="21"/>
          <w:szCs w:val="21"/>
        </w:rPr>
      </w:pPr>
      <w:r>
        <w:rPr>
          <w:rFonts w:ascii="Segoe UI Symbol" w:hAnsi="Segoe UI Symbol" w:cs="Segoe UI Symbol"/>
          <w:sz w:val="21"/>
          <w:szCs w:val="21"/>
        </w:rPr>
        <w:t>✅</w:t>
      </w:r>
      <w:r>
        <w:rPr>
          <w:rFonts w:ascii="Segoe UI" w:hAnsi="Segoe UI" w:cs="Segoe UI"/>
          <w:sz w:val="21"/>
          <w:szCs w:val="21"/>
        </w:rPr>
        <w:t xml:space="preserve"> Modular Lambda code</w:t>
      </w:r>
    </w:p>
    <w:p w:rsidR="00171E6B" w:rsidRDefault="00171E6B" w:rsidP="00171E6B">
      <w:pPr>
        <w:spacing w:line="300" w:lineRule="atLeast"/>
        <w:rPr>
          <w:rFonts w:ascii="Segoe UI" w:hAnsi="Segoe UI" w:cs="Segoe UI"/>
          <w:sz w:val="21"/>
          <w:szCs w:val="21"/>
        </w:rPr>
      </w:pPr>
      <w:r>
        <w:rPr>
          <w:rFonts w:ascii="Segoe UI Symbol" w:hAnsi="Segoe UI Symbol" w:cs="Segoe UI Symbol"/>
          <w:sz w:val="21"/>
          <w:szCs w:val="21"/>
        </w:rPr>
        <w:t>✅</w:t>
      </w:r>
      <w:r>
        <w:rPr>
          <w:rFonts w:ascii="Segoe UI" w:hAnsi="Segoe UI" w:cs="Segoe UI"/>
          <w:sz w:val="21"/>
          <w:szCs w:val="21"/>
        </w:rPr>
        <w:t xml:space="preserve"> Terraform code</w:t>
      </w:r>
    </w:p>
    <w:p w:rsidR="00171E6B" w:rsidRDefault="00171E6B" w:rsidP="00171E6B">
      <w:pPr>
        <w:spacing w:line="300" w:lineRule="atLeast"/>
        <w:rPr>
          <w:rFonts w:ascii="Segoe UI" w:hAnsi="Segoe UI" w:cs="Segoe UI"/>
          <w:sz w:val="21"/>
          <w:szCs w:val="21"/>
        </w:rPr>
      </w:pPr>
      <w:r>
        <w:rPr>
          <w:rFonts w:ascii="Segoe UI Symbol" w:hAnsi="Segoe UI Symbol" w:cs="Segoe UI Symbol"/>
          <w:sz w:val="21"/>
          <w:szCs w:val="21"/>
        </w:rPr>
        <w:t>✅</w:t>
      </w:r>
      <w:r>
        <w:rPr>
          <w:rFonts w:ascii="Segoe UI" w:hAnsi="Segoe UI" w:cs="Segoe UI"/>
          <w:sz w:val="21"/>
          <w:szCs w:val="21"/>
        </w:rPr>
        <w:t xml:space="preserve"> Terraform Lambda import</w:t>
      </w:r>
    </w:p>
    <w:p w:rsidR="00171E6B" w:rsidRDefault="00171E6B" w:rsidP="00171E6B">
      <w:pPr>
        <w:spacing w:line="300" w:lineRule="atLeast"/>
        <w:rPr>
          <w:rFonts w:ascii="Segoe UI" w:hAnsi="Segoe UI" w:cs="Segoe UI"/>
          <w:sz w:val="21"/>
          <w:szCs w:val="21"/>
        </w:rPr>
      </w:pPr>
      <w:r>
        <w:rPr>
          <w:rFonts w:ascii="Segoe UI Symbol" w:hAnsi="Segoe UI Symbol" w:cs="Segoe UI Symbol"/>
          <w:sz w:val="21"/>
          <w:szCs w:val="21"/>
        </w:rPr>
        <w:t>✅</w:t>
      </w:r>
      <w:r>
        <w:rPr>
          <w:rFonts w:ascii="Segoe UI" w:hAnsi="Segoe UI" w:cs="Segoe UI"/>
          <w:sz w:val="21"/>
          <w:szCs w:val="21"/>
        </w:rPr>
        <w:t xml:space="preserve"> Terraform apply</w:t>
      </w:r>
    </w:p>
    <w:p w:rsidR="00171E6B" w:rsidRDefault="00171E6B" w:rsidP="00171E6B">
      <w:pPr>
        <w:spacing w:line="300" w:lineRule="atLeast"/>
        <w:rPr>
          <w:rFonts w:ascii="Segoe UI" w:hAnsi="Segoe UI" w:cs="Segoe UI"/>
          <w:sz w:val="21"/>
          <w:szCs w:val="21"/>
        </w:rPr>
      </w:pPr>
      <w:r>
        <w:rPr>
          <w:rFonts w:ascii="Segoe UI Symbol" w:hAnsi="Segoe UI Symbol" w:cs="Segoe UI Symbol"/>
          <w:sz w:val="21"/>
          <w:szCs w:val="21"/>
        </w:rPr>
        <w:t>✅</w:t>
      </w:r>
      <w:r>
        <w:rPr>
          <w:rFonts w:ascii="Segoe UI" w:hAnsi="Segoe UI" w:cs="Segoe UI"/>
          <w:sz w:val="21"/>
          <w:szCs w:val="21"/>
        </w:rPr>
        <w:t xml:space="preserve"> Remote backend S3</w:t>
      </w:r>
    </w:p>
    <w:p w:rsidR="00171E6B" w:rsidRDefault="00171E6B" w:rsidP="00171E6B">
      <w:pPr>
        <w:spacing w:line="300" w:lineRule="atLeast"/>
        <w:rPr>
          <w:rFonts w:ascii="Segoe UI" w:hAnsi="Segoe UI" w:cs="Segoe UI"/>
          <w:sz w:val="21"/>
          <w:szCs w:val="21"/>
        </w:rPr>
      </w:pPr>
      <w:r>
        <w:rPr>
          <w:rFonts w:ascii="Segoe UI Symbol" w:hAnsi="Segoe UI Symbol" w:cs="Segoe UI Symbol"/>
          <w:sz w:val="21"/>
          <w:szCs w:val="21"/>
        </w:rPr>
        <w:t>✅</w:t>
      </w:r>
      <w:r>
        <w:rPr>
          <w:rFonts w:ascii="Segoe UI" w:hAnsi="Segoe UI" w:cs="Segoe UI"/>
          <w:sz w:val="21"/>
          <w:szCs w:val="21"/>
        </w:rPr>
        <w:t xml:space="preserve"> S3 native lockfile backend</w:t>
      </w:r>
    </w:p>
    <w:p w:rsidR="00171E6B" w:rsidRDefault="00171E6B" w:rsidP="00171E6B">
      <w:pPr>
        <w:spacing w:line="300" w:lineRule="atLeast"/>
        <w:rPr>
          <w:rFonts w:ascii="Segoe UI" w:hAnsi="Segoe UI" w:cs="Segoe UI"/>
          <w:sz w:val="21"/>
          <w:szCs w:val="21"/>
        </w:rPr>
      </w:pPr>
      <w:r>
        <w:rPr>
          <w:rFonts w:ascii="Segoe UI Symbol" w:hAnsi="Segoe UI Symbol" w:cs="Segoe UI Symbol"/>
          <w:sz w:val="21"/>
          <w:szCs w:val="21"/>
        </w:rPr>
        <w:t>✅</w:t>
      </w:r>
      <w:r>
        <w:rPr>
          <w:rFonts w:ascii="Segoe UI" w:hAnsi="Segoe UI" w:cs="Segoe UI"/>
          <w:sz w:val="21"/>
          <w:szCs w:val="21"/>
        </w:rPr>
        <w:t xml:space="preserve"> backend.tf committed</w:t>
      </w:r>
    </w:p>
    <w:p w:rsidR="00171E6B" w:rsidRDefault="00171E6B" w:rsidP="00171E6B">
      <w:pPr>
        <w:spacing w:line="300" w:lineRule="atLeast"/>
        <w:rPr>
          <w:rFonts w:ascii="Segoe UI" w:hAnsi="Segoe UI" w:cs="Segoe UI"/>
          <w:sz w:val="21"/>
          <w:szCs w:val="21"/>
        </w:rPr>
      </w:pPr>
      <w:r>
        <w:rPr>
          <w:rFonts w:ascii="Segoe UI Symbol" w:hAnsi="Segoe UI Symbol" w:cs="Segoe UI Symbol"/>
          <w:sz w:val="21"/>
          <w:szCs w:val="21"/>
        </w:rPr>
        <w:t>✅</w:t>
      </w:r>
      <w:r>
        <w:rPr>
          <w:rFonts w:ascii="Segoe UI" w:hAnsi="Segoe UI" w:cs="Segoe UI"/>
          <w:sz w:val="21"/>
          <w:szCs w:val="21"/>
        </w:rPr>
        <w:t xml:space="preserve"> Git repo clean</w:t>
      </w:r>
    </w:p>
    <w:p w:rsidR="00171E6B" w:rsidRDefault="00171E6B" w:rsidP="00171E6B">
      <w:pPr>
        <w:pStyle w:val="NormalWeb"/>
        <w:spacing w:line="300" w:lineRule="atLeast"/>
        <w:rPr>
          <w:rFonts w:ascii="Segoe UI" w:hAnsi="Segoe UI" w:cs="Segoe UI"/>
          <w:sz w:val="21"/>
          <w:szCs w:val="21"/>
        </w:rPr>
      </w:pPr>
      <w:r>
        <w:rPr>
          <w:rFonts w:ascii="Segoe UI" w:hAnsi="Segoe UI" w:cs="Segoe UI"/>
          <w:sz w:val="21"/>
          <w:szCs w:val="21"/>
        </w:rPr>
        <w:t>Ab next step hai:</w:t>
      </w:r>
    </w:p>
    <w:p w:rsidR="00171E6B" w:rsidRDefault="00171E6B" w:rsidP="00171E6B">
      <w:pPr>
        <w:spacing w:line="300" w:lineRule="atLeast"/>
        <w:rPr>
          <w:rFonts w:ascii="Segoe UI" w:hAnsi="Segoe UI" w:cs="Segoe UI"/>
          <w:sz w:val="21"/>
          <w:szCs w:val="21"/>
        </w:rPr>
      </w:pPr>
      <w:r>
        <w:rPr>
          <w:rFonts w:ascii="Segoe UI" w:hAnsi="Segoe UI" w:cs="Segoe UI"/>
          <w:sz w:val="21"/>
          <w:szCs w:val="21"/>
        </w:rPr>
        <w:t>GitHub repository create karna</w:t>
      </w:r>
    </w:p>
    <w:p w:rsidR="00171E6B" w:rsidRDefault="00171E6B" w:rsidP="00171E6B">
      <w:pPr>
        <w:spacing w:line="300" w:lineRule="atLeast"/>
        <w:rPr>
          <w:rFonts w:ascii="Segoe UI" w:hAnsi="Segoe UI" w:cs="Segoe UI"/>
          <w:sz w:val="21"/>
          <w:szCs w:val="21"/>
        </w:rPr>
      </w:pPr>
      <w:r>
        <w:rPr>
          <w:rFonts w:ascii="Segoe UI" w:hAnsi="Segoe UI" w:cs="Segoe UI"/>
          <w:sz w:val="21"/>
          <w:szCs w:val="21"/>
        </w:rPr>
        <w:t>↓</w:t>
      </w:r>
    </w:p>
    <w:p w:rsidR="00171E6B" w:rsidRDefault="00171E6B" w:rsidP="00171E6B">
      <w:pPr>
        <w:spacing w:line="300" w:lineRule="atLeast"/>
        <w:rPr>
          <w:rFonts w:ascii="Segoe UI" w:hAnsi="Segoe UI" w:cs="Segoe UI"/>
          <w:sz w:val="21"/>
          <w:szCs w:val="21"/>
        </w:rPr>
      </w:pPr>
      <w:r>
        <w:rPr>
          <w:rFonts w:ascii="Segoe UI" w:hAnsi="Segoe UI" w:cs="Segoe UI"/>
          <w:sz w:val="21"/>
          <w:szCs w:val="21"/>
        </w:rPr>
        <w:t>Local repo ko GitHub remote se connect karna</w:t>
      </w:r>
    </w:p>
    <w:p w:rsidR="00171E6B" w:rsidRDefault="00171E6B" w:rsidP="00171E6B">
      <w:pPr>
        <w:spacing w:line="300" w:lineRule="atLeast"/>
        <w:rPr>
          <w:rFonts w:ascii="Segoe UI" w:hAnsi="Segoe UI" w:cs="Segoe UI"/>
          <w:sz w:val="21"/>
          <w:szCs w:val="21"/>
        </w:rPr>
      </w:pPr>
      <w:r>
        <w:rPr>
          <w:rFonts w:ascii="Segoe UI" w:hAnsi="Segoe UI" w:cs="Segoe UI"/>
          <w:sz w:val="21"/>
          <w:szCs w:val="21"/>
        </w:rPr>
        <w:t>↓</w:t>
      </w:r>
    </w:p>
    <w:p w:rsidR="00171E6B" w:rsidRDefault="00171E6B" w:rsidP="00171E6B">
      <w:pPr>
        <w:spacing w:line="300" w:lineRule="atLeast"/>
        <w:rPr>
          <w:rFonts w:ascii="Segoe UI" w:hAnsi="Segoe UI" w:cs="Segoe UI"/>
          <w:sz w:val="21"/>
          <w:szCs w:val="21"/>
        </w:rPr>
      </w:pPr>
      <w:r>
        <w:rPr>
          <w:rFonts w:ascii="Segoe UI" w:hAnsi="Segoe UI" w:cs="Segoe UI"/>
          <w:sz w:val="21"/>
          <w:szCs w:val="21"/>
        </w:rPr>
        <w:t>Code push karna</w:t>
      </w:r>
    </w:p>
    <w:p w:rsidR="00171E6B" w:rsidRDefault="00171E6B" w:rsidP="00171E6B">
      <w:pPr>
        <w:spacing w:line="300" w:lineRule="atLeast"/>
        <w:rPr>
          <w:rFonts w:ascii="Segoe UI" w:hAnsi="Segoe UI" w:cs="Segoe UI"/>
          <w:sz w:val="21"/>
          <w:szCs w:val="21"/>
        </w:rPr>
      </w:pPr>
      <w:r>
        <w:rPr>
          <w:rFonts w:ascii="Segoe UI" w:hAnsi="Segoe UI" w:cs="Segoe UI"/>
          <w:sz w:val="21"/>
          <w:szCs w:val="21"/>
        </w:rPr>
        <w:t>↓</w:t>
      </w:r>
    </w:p>
    <w:p w:rsidR="00171E6B" w:rsidRDefault="00171E6B" w:rsidP="00171E6B">
      <w:pPr>
        <w:spacing w:line="300" w:lineRule="atLeast"/>
        <w:rPr>
          <w:rFonts w:ascii="Segoe UI" w:hAnsi="Segoe UI" w:cs="Segoe UI"/>
          <w:sz w:val="21"/>
          <w:szCs w:val="21"/>
        </w:rPr>
      </w:pPr>
      <w:r>
        <w:rPr>
          <w:rFonts w:ascii="Segoe UI" w:hAnsi="Segoe UI" w:cs="Segoe UI"/>
          <w:sz w:val="21"/>
          <w:szCs w:val="21"/>
        </w:rPr>
        <w:t>GitHub Actions workflow create karna</w:t>
      </w:r>
    </w:p>
    <w:p w:rsidR="00171E6B" w:rsidRDefault="00114F67" w:rsidP="00171E6B">
      <w:pPr>
        <w:spacing w:line="300" w:lineRule="atLeast"/>
        <w:rPr>
          <w:rFonts w:ascii="Segoe UI" w:hAnsi="Segoe UI" w:cs="Segoe UI"/>
          <w:sz w:val="21"/>
          <w:szCs w:val="21"/>
        </w:rPr>
      </w:pPr>
      <w:r>
        <w:rPr>
          <w:rFonts w:ascii="Segoe UI" w:hAnsi="Segoe UI" w:cs="Segoe UI"/>
          <w:sz w:val="21"/>
          <w:szCs w:val="21"/>
        </w:rPr>
        <w:pict>
          <v:rect id="_x0000_i1172" style="width:0;height:1.5pt" o:hralign="center" o:hrstd="t" o:hr="t" fillcolor="#a0a0a0" stroked="f"/>
        </w:pict>
      </w:r>
    </w:p>
    <w:p w:rsidR="00171E6B" w:rsidRDefault="00171E6B" w:rsidP="00171E6B">
      <w:pPr>
        <w:pStyle w:val="Heading1"/>
        <w:spacing w:line="300" w:lineRule="atLeast"/>
        <w:rPr>
          <w:rFonts w:ascii="Segoe UI" w:hAnsi="Segoe UI" w:cs="Segoe UI"/>
          <w:sz w:val="48"/>
          <w:szCs w:val="48"/>
        </w:rPr>
      </w:pPr>
      <w:r>
        <w:rPr>
          <w:rFonts w:ascii="Segoe UI" w:hAnsi="Segoe UI" w:cs="Segoe UI"/>
        </w:rPr>
        <w:t>Next Step 1: GitHub par new repo create karo</w:t>
      </w:r>
    </w:p>
    <w:p w:rsidR="00171E6B" w:rsidRDefault="00171E6B" w:rsidP="00171E6B">
      <w:pPr>
        <w:pStyle w:val="NormalWeb"/>
        <w:spacing w:line="300" w:lineRule="atLeast"/>
        <w:rPr>
          <w:rFonts w:ascii="Segoe UI" w:hAnsi="Segoe UI" w:cs="Segoe UI"/>
          <w:sz w:val="21"/>
          <w:szCs w:val="21"/>
        </w:rPr>
      </w:pPr>
      <w:r>
        <w:rPr>
          <w:rFonts w:ascii="Segoe UI" w:hAnsi="Segoe UI" w:cs="Segoe UI"/>
          <w:sz w:val="21"/>
          <w:szCs w:val="21"/>
        </w:rPr>
        <w:t>GitHub UI me jao:</w:t>
      </w:r>
    </w:p>
    <w:p w:rsidR="00171E6B" w:rsidRDefault="00171E6B" w:rsidP="00171E6B">
      <w:pPr>
        <w:pStyle w:val="NormalWeb"/>
        <w:spacing w:line="300" w:lineRule="atLeast"/>
        <w:rPr>
          <w:rFonts w:ascii="Segoe UI" w:hAnsi="Segoe UI" w:cs="Segoe UI"/>
          <w:sz w:val="21"/>
          <w:szCs w:val="21"/>
        </w:rPr>
      </w:pPr>
      <w:r>
        <w:rPr>
          <w:rFonts w:ascii="Segoe UI" w:hAnsi="Segoe UI" w:cs="Segoe UI"/>
          <w:sz w:val="21"/>
          <w:szCs w:val="21"/>
        </w:rPr>
        <w:t>GitHub → Repositories → New</w:t>
      </w:r>
    </w:p>
    <w:p w:rsidR="00171E6B" w:rsidRDefault="00171E6B" w:rsidP="00171E6B">
      <w:pPr>
        <w:pStyle w:val="NormalWeb"/>
        <w:spacing w:line="300" w:lineRule="atLeast"/>
        <w:rPr>
          <w:rFonts w:ascii="Segoe UI" w:hAnsi="Segoe UI" w:cs="Segoe UI"/>
          <w:sz w:val="21"/>
          <w:szCs w:val="21"/>
        </w:rPr>
      </w:pPr>
      <w:r>
        <w:rPr>
          <w:rFonts w:ascii="Segoe UI" w:hAnsi="Segoe UI" w:cs="Segoe UI"/>
          <w:sz w:val="21"/>
          <w:szCs w:val="21"/>
        </w:rPr>
        <w:t>Repo name:</w:t>
      </w:r>
    </w:p>
    <w:p w:rsidR="00171E6B" w:rsidRDefault="00171E6B" w:rsidP="00171E6B">
      <w:pPr>
        <w:pStyle w:val="NormalWeb"/>
        <w:spacing w:line="300" w:lineRule="atLeast"/>
        <w:rPr>
          <w:rFonts w:ascii="Segoe UI" w:hAnsi="Segoe UI" w:cs="Segoe UI"/>
          <w:sz w:val="21"/>
          <w:szCs w:val="21"/>
        </w:rPr>
      </w:pPr>
      <w:r>
        <w:rPr>
          <w:rFonts w:ascii="Segoe UI" w:hAnsi="Segoe UI" w:cs="Segoe UI"/>
          <w:sz w:val="21"/>
          <w:szCs w:val="21"/>
        </w:rPr>
        <w:t>enterprise-genai-assistant-aws</w:t>
      </w:r>
    </w:p>
    <w:p w:rsidR="00171E6B" w:rsidRDefault="00171E6B" w:rsidP="00171E6B">
      <w:pPr>
        <w:pStyle w:val="NormalWeb"/>
        <w:spacing w:line="300" w:lineRule="atLeast"/>
        <w:rPr>
          <w:rFonts w:ascii="Segoe UI" w:hAnsi="Segoe UI" w:cs="Segoe UI"/>
          <w:sz w:val="21"/>
          <w:szCs w:val="21"/>
        </w:rPr>
      </w:pPr>
      <w:r>
        <w:rPr>
          <w:rFonts w:ascii="Segoe UI" w:hAnsi="Segoe UI" w:cs="Segoe UI"/>
          <w:sz w:val="21"/>
          <w:szCs w:val="21"/>
        </w:rPr>
        <w:t>Settings:</w:t>
      </w:r>
    </w:p>
    <w:p w:rsidR="00171E6B" w:rsidRDefault="00171E6B" w:rsidP="00171E6B">
      <w:pPr>
        <w:spacing w:line="300" w:lineRule="atLeast"/>
        <w:rPr>
          <w:rFonts w:ascii="Segoe UI" w:hAnsi="Segoe UI" w:cs="Segoe UI"/>
          <w:sz w:val="21"/>
          <w:szCs w:val="21"/>
        </w:rPr>
      </w:pPr>
      <w:r>
        <w:rPr>
          <w:rFonts w:ascii="Segoe UI" w:hAnsi="Segoe UI" w:cs="Segoe UI"/>
          <w:sz w:val="21"/>
          <w:szCs w:val="21"/>
        </w:rPr>
        <w:t>Visibility: Private recommended</w:t>
      </w:r>
    </w:p>
    <w:p w:rsidR="00171E6B" w:rsidRDefault="00171E6B" w:rsidP="00171E6B">
      <w:pPr>
        <w:spacing w:line="300" w:lineRule="atLeast"/>
        <w:rPr>
          <w:rFonts w:ascii="Segoe UI" w:hAnsi="Segoe UI" w:cs="Segoe UI"/>
          <w:sz w:val="21"/>
          <w:szCs w:val="21"/>
        </w:rPr>
      </w:pPr>
      <w:r>
        <w:rPr>
          <w:rFonts w:ascii="Segoe UI" w:hAnsi="Segoe UI" w:cs="Segoe UI"/>
          <w:sz w:val="21"/>
          <w:szCs w:val="21"/>
        </w:rPr>
        <w:t>README: unchecked</w:t>
      </w:r>
    </w:p>
    <w:p w:rsidR="00171E6B" w:rsidRDefault="00171E6B" w:rsidP="00171E6B">
      <w:pPr>
        <w:spacing w:line="300" w:lineRule="atLeast"/>
        <w:rPr>
          <w:rFonts w:ascii="Segoe UI" w:hAnsi="Segoe UI" w:cs="Segoe UI"/>
          <w:sz w:val="21"/>
          <w:szCs w:val="21"/>
        </w:rPr>
      </w:pPr>
      <w:r>
        <w:rPr>
          <w:rFonts w:ascii="Segoe UI" w:hAnsi="Segoe UI" w:cs="Segoe UI"/>
          <w:sz w:val="21"/>
          <w:szCs w:val="21"/>
        </w:rPr>
        <w:t>.gitignore: unchecked</w:t>
      </w:r>
    </w:p>
    <w:p w:rsidR="00171E6B" w:rsidRDefault="00171E6B" w:rsidP="00171E6B">
      <w:pPr>
        <w:spacing w:line="300" w:lineRule="atLeast"/>
        <w:rPr>
          <w:rFonts w:ascii="Segoe UI" w:hAnsi="Segoe UI" w:cs="Segoe UI"/>
          <w:sz w:val="21"/>
          <w:szCs w:val="21"/>
        </w:rPr>
      </w:pPr>
      <w:r>
        <w:rPr>
          <w:rFonts w:ascii="Segoe UI" w:hAnsi="Segoe UI" w:cs="Segoe UI"/>
          <w:sz w:val="21"/>
          <w:szCs w:val="21"/>
        </w:rPr>
        <w:t>License: none</w:t>
      </w:r>
    </w:p>
    <w:p w:rsidR="00171E6B" w:rsidRDefault="00171E6B" w:rsidP="00171E6B">
      <w:pPr>
        <w:pStyle w:val="Heading3"/>
        <w:spacing w:line="300" w:lineRule="atLeast"/>
        <w:rPr>
          <w:rFonts w:ascii="Segoe UI" w:hAnsi="Segoe UI" w:cs="Segoe UI"/>
        </w:rPr>
      </w:pPr>
      <w:r>
        <w:rPr>
          <w:rFonts w:ascii="Segoe UI" w:hAnsi="Segoe UI" w:cs="Segoe UI"/>
        </w:rPr>
        <w:lastRenderedPageBreak/>
        <w:t>Important</w:t>
      </w:r>
    </w:p>
    <w:p w:rsidR="00171E6B" w:rsidRDefault="00171E6B" w:rsidP="00171E6B">
      <w:pPr>
        <w:pStyle w:val="NormalWeb"/>
        <w:spacing w:line="300" w:lineRule="atLeast"/>
        <w:rPr>
          <w:rFonts w:ascii="Segoe UI" w:hAnsi="Segoe UI" w:cs="Segoe UI"/>
          <w:sz w:val="21"/>
          <w:szCs w:val="21"/>
        </w:rPr>
      </w:pPr>
      <w:r>
        <w:rPr>
          <w:rFonts w:ascii="Segoe UI" w:hAnsi="Segoe UI" w:cs="Segoe UI"/>
          <w:sz w:val="21"/>
          <w:szCs w:val="21"/>
        </w:rPr>
        <w:t>README, .gitignore GitHub par create mat karna, kyunki local repo me already hai. Agar GitHub par bhi create kar diya toh push conflict aa sakta hai.</w:t>
      </w:r>
    </w:p>
    <w:p w:rsidR="00171E6B" w:rsidRDefault="00114F67" w:rsidP="00171E6B">
      <w:pPr>
        <w:spacing w:line="300" w:lineRule="atLeast"/>
        <w:rPr>
          <w:rFonts w:ascii="Segoe UI" w:hAnsi="Segoe UI" w:cs="Segoe UI"/>
          <w:sz w:val="21"/>
          <w:szCs w:val="21"/>
        </w:rPr>
      </w:pPr>
      <w:r>
        <w:rPr>
          <w:rFonts w:ascii="Segoe UI" w:hAnsi="Segoe UI" w:cs="Segoe UI"/>
          <w:sz w:val="21"/>
          <w:szCs w:val="21"/>
        </w:rPr>
        <w:pict>
          <v:rect id="_x0000_i1173" style="width:0;height:1.5pt" o:hralign="center" o:hrstd="t" o:hr="t" fillcolor="#a0a0a0" stroked="f"/>
        </w:pict>
      </w:r>
    </w:p>
    <w:p w:rsidR="00171E6B" w:rsidRDefault="00171E6B" w:rsidP="00171E6B">
      <w:pPr>
        <w:pStyle w:val="Heading1"/>
        <w:spacing w:line="300" w:lineRule="atLeast"/>
        <w:rPr>
          <w:rFonts w:ascii="Segoe UI" w:hAnsi="Segoe UI" w:cs="Segoe UI"/>
          <w:sz w:val="48"/>
          <w:szCs w:val="48"/>
        </w:rPr>
      </w:pPr>
      <w:r>
        <w:rPr>
          <w:rFonts w:ascii="Segoe UI" w:hAnsi="Segoe UI" w:cs="Segoe UI"/>
        </w:rPr>
        <w:t>Next Step 2: GitHub repo URL copy karna</w:t>
      </w:r>
    </w:p>
    <w:p w:rsidR="00171E6B" w:rsidRDefault="00171E6B" w:rsidP="00171E6B">
      <w:pPr>
        <w:pStyle w:val="NormalWeb"/>
        <w:spacing w:line="300" w:lineRule="atLeast"/>
        <w:rPr>
          <w:rFonts w:ascii="Segoe UI" w:hAnsi="Segoe UI" w:cs="Segoe UI"/>
          <w:sz w:val="21"/>
          <w:szCs w:val="21"/>
        </w:rPr>
      </w:pPr>
      <w:r>
        <w:rPr>
          <w:rFonts w:ascii="Segoe UI" w:hAnsi="Segoe UI" w:cs="Segoe UI"/>
          <w:sz w:val="21"/>
          <w:szCs w:val="21"/>
        </w:rPr>
        <w:t>Repo create hone ke baad GitHub tumhe URL dega, kuch aisa:</w:t>
      </w:r>
    </w:p>
    <w:p w:rsidR="00171E6B" w:rsidRDefault="00114F67" w:rsidP="00171E6B">
      <w:pPr>
        <w:pStyle w:val="NormalWeb"/>
        <w:spacing w:line="300" w:lineRule="atLeast"/>
        <w:rPr>
          <w:rFonts w:ascii="Segoe UI" w:hAnsi="Segoe UI" w:cs="Segoe UI"/>
          <w:sz w:val="21"/>
          <w:szCs w:val="21"/>
        </w:rPr>
      </w:pPr>
      <w:hyperlink r:id="rId81" w:history="1">
        <w:r w:rsidR="00171E6B">
          <w:rPr>
            <w:rStyle w:val="Hyperlink"/>
            <w:rFonts w:ascii="Segoe UI" w:hAnsi="Segoe UI" w:cs="Segoe UI"/>
            <w:sz w:val="21"/>
            <w:szCs w:val="21"/>
          </w:rPr>
          <w:t>https://github.com/prashant2781/enterprise-genai-assistant-aws.git</w:t>
        </w:r>
      </w:hyperlink>
    </w:p>
    <w:p w:rsidR="00171E6B" w:rsidRDefault="00114F67" w:rsidP="00171E6B">
      <w:pPr>
        <w:spacing w:line="300" w:lineRule="atLeast"/>
        <w:rPr>
          <w:rFonts w:ascii="Segoe UI" w:hAnsi="Segoe UI" w:cs="Segoe UI"/>
          <w:sz w:val="21"/>
          <w:szCs w:val="21"/>
        </w:rPr>
      </w:pPr>
      <w:r>
        <w:rPr>
          <w:rFonts w:ascii="Segoe UI" w:hAnsi="Segoe UI" w:cs="Segoe UI"/>
          <w:sz w:val="21"/>
          <w:szCs w:val="21"/>
        </w:rPr>
        <w:pict>
          <v:rect id="_x0000_i1174" style="width:0;height:1.5pt" o:hralign="center" o:hrstd="t" o:hr="t" fillcolor="#a0a0a0" stroked="f"/>
        </w:pict>
      </w:r>
    </w:p>
    <w:p w:rsidR="00171E6B" w:rsidRDefault="00171E6B" w:rsidP="00171E6B">
      <w:pPr>
        <w:pStyle w:val="Heading1"/>
        <w:spacing w:line="300" w:lineRule="atLeast"/>
        <w:rPr>
          <w:rFonts w:ascii="Segoe UI" w:hAnsi="Segoe UI" w:cs="Segoe UI"/>
          <w:sz w:val="48"/>
          <w:szCs w:val="48"/>
        </w:rPr>
      </w:pPr>
      <w:r>
        <w:rPr>
          <w:rFonts w:ascii="Segoe UI" w:hAnsi="Segoe UI" w:cs="Segoe UI"/>
        </w:rPr>
        <w:t>Next Step 3: Remote add karna</w:t>
      </w:r>
    </w:p>
    <w:p w:rsidR="00171E6B" w:rsidRDefault="00171E6B" w:rsidP="00171E6B">
      <w:pPr>
        <w:pStyle w:val="NormalWeb"/>
        <w:spacing w:line="300" w:lineRule="atLeast"/>
        <w:rPr>
          <w:rFonts w:ascii="Segoe UI" w:hAnsi="Segoe UI" w:cs="Segoe UI"/>
          <w:sz w:val="21"/>
          <w:szCs w:val="21"/>
        </w:rPr>
      </w:pPr>
      <w:r>
        <w:rPr>
          <w:rFonts w:ascii="Segoe UI" w:hAnsi="Segoe UI" w:cs="Segoe UI"/>
          <w:sz w:val="21"/>
          <w:szCs w:val="21"/>
        </w:rPr>
        <w:t>CloudShell me run karna, URL apne repo ke according replace karna:</w:t>
      </w:r>
    </w:p>
    <w:p w:rsidR="00171E6B" w:rsidRDefault="00171E6B" w:rsidP="00171E6B">
      <w:pPr>
        <w:spacing w:line="300" w:lineRule="atLeast"/>
        <w:rPr>
          <w:rFonts w:ascii="Segoe UI" w:hAnsi="Segoe UI" w:cs="Segoe UI"/>
          <w:sz w:val="21"/>
          <w:szCs w:val="21"/>
        </w:rPr>
      </w:pPr>
      <w:r>
        <w:rPr>
          <w:rFonts w:ascii="Segoe UI" w:hAnsi="Segoe UI" w:cs="Segoe UI"/>
          <w:sz w:val="21"/>
          <w:szCs w:val="21"/>
        </w:rPr>
        <w:t>cd ~/enterprise-genai-iac</w:t>
      </w:r>
    </w:p>
    <w:p w:rsidR="00171E6B" w:rsidRDefault="00171E6B" w:rsidP="00171E6B">
      <w:pPr>
        <w:spacing w:line="300" w:lineRule="atLeast"/>
        <w:rPr>
          <w:rFonts w:ascii="Segoe UI" w:hAnsi="Segoe UI" w:cs="Segoe UI"/>
          <w:sz w:val="21"/>
          <w:szCs w:val="21"/>
        </w:rPr>
      </w:pPr>
    </w:p>
    <w:p w:rsidR="00171E6B" w:rsidRDefault="00171E6B" w:rsidP="00171E6B">
      <w:pPr>
        <w:spacing w:line="300" w:lineRule="atLeast"/>
        <w:rPr>
          <w:rFonts w:ascii="Segoe UI" w:hAnsi="Segoe UI" w:cs="Segoe UI"/>
          <w:sz w:val="21"/>
          <w:szCs w:val="21"/>
        </w:rPr>
      </w:pPr>
      <w:r>
        <w:rPr>
          <w:rFonts w:ascii="Segoe UI" w:hAnsi="Segoe UI" w:cs="Segoe UI"/>
          <w:sz w:val="21"/>
          <w:szCs w:val="21"/>
        </w:rPr>
        <w:t xml:space="preserve">git remote add origin </w:t>
      </w:r>
      <w:hyperlink r:id="rId82" w:history="1">
        <w:r>
          <w:rPr>
            <w:rStyle w:val="Hyperlink"/>
            <w:rFonts w:ascii="Segoe UI" w:hAnsi="Segoe UI" w:cs="Segoe UI"/>
            <w:sz w:val="21"/>
            <w:szCs w:val="21"/>
          </w:rPr>
          <w:t>https://github.com/prashant2781/enterprise-genai-assistant-aws.git</w:t>
        </w:r>
      </w:hyperlink>
    </w:p>
    <w:p w:rsidR="00171E6B" w:rsidRDefault="00171E6B" w:rsidP="00171E6B">
      <w:pPr>
        <w:pStyle w:val="NormalWeb"/>
        <w:spacing w:line="300" w:lineRule="atLeast"/>
        <w:rPr>
          <w:rFonts w:ascii="Segoe UI" w:hAnsi="Segoe UI" w:cs="Segoe UI"/>
          <w:sz w:val="21"/>
          <w:szCs w:val="21"/>
        </w:rPr>
      </w:pPr>
      <w:r>
        <w:rPr>
          <w:rFonts w:ascii="Segoe UI" w:hAnsi="Segoe UI" w:cs="Segoe UI"/>
          <w:sz w:val="21"/>
          <w:szCs w:val="21"/>
        </w:rPr>
        <w:t>Verify:</w:t>
      </w:r>
    </w:p>
    <w:p w:rsidR="00171E6B" w:rsidRDefault="00171E6B" w:rsidP="00171E6B">
      <w:pPr>
        <w:pStyle w:val="NormalWeb"/>
        <w:spacing w:line="300" w:lineRule="atLeast"/>
        <w:rPr>
          <w:rFonts w:ascii="Segoe UI" w:hAnsi="Segoe UI" w:cs="Segoe UI"/>
          <w:sz w:val="21"/>
          <w:szCs w:val="21"/>
        </w:rPr>
      </w:pPr>
      <w:r>
        <w:rPr>
          <w:rFonts w:ascii="Segoe UI" w:hAnsi="Segoe UI" w:cs="Segoe UI"/>
          <w:sz w:val="21"/>
          <w:szCs w:val="21"/>
        </w:rPr>
        <w:t>git remote -v</w:t>
      </w:r>
    </w:p>
    <w:p w:rsidR="00171E6B" w:rsidRDefault="00114F67" w:rsidP="00171E6B">
      <w:pPr>
        <w:spacing w:line="300" w:lineRule="atLeast"/>
        <w:rPr>
          <w:rFonts w:ascii="Segoe UI" w:hAnsi="Segoe UI" w:cs="Segoe UI"/>
          <w:sz w:val="21"/>
          <w:szCs w:val="21"/>
        </w:rPr>
      </w:pPr>
      <w:r>
        <w:rPr>
          <w:rFonts w:ascii="Segoe UI" w:hAnsi="Segoe UI" w:cs="Segoe UI"/>
          <w:sz w:val="21"/>
          <w:szCs w:val="21"/>
        </w:rPr>
        <w:pict>
          <v:rect id="_x0000_i1175" style="width:0;height:1.5pt" o:hralign="center" o:hrstd="t" o:hr="t" fillcolor="#a0a0a0" stroked="f"/>
        </w:pict>
      </w:r>
    </w:p>
    <w:p w:rsidR="00171E6B" w:rsidRDefault="00171E6B" w:rsidP="00171E6B">
      <w:pPr>
        <w:pStyle w:val="Heading1"/>
        <w:spacing w:line="300" w:lineRule="atLeast"/>
        <w:rPr>
          <w:rFonts w:ascii="Segoe UI" w:hAnsi="Segoe UI" w:cs="Segoe UI"/>
          <w:sz w:val="48"/>
          <w:szCs w:val="48"/>
        </w:rPr>
      </w:pPr>
      <w:r>
        <w:rPr>
          <w:rFonts w:ascii="Segoe UI" w:hAnsi="Segoe UI" w:cs="Segoe UI"/>
        </w:rPr>
        <w:t>Next Step 4: Push to GitHub</w:t>
      </w:r>
    </w:p>
    <w:p w:rsidR="00171E6B" w:rsidRDefault="00171E6B" w:rsidP="00171E6B">
      <w:pPr>
        <w:pStyle w:val="NormalWeb"/>
        <w:spacing w:line="300" w:lineRule="atLeast"/>
        <w:rPr>
          <w:rFonts w:ascii="Segoe UI" w:hAnsi="Segoe UI" w:cs="Segoe UI"/>
          <w:sz w:val="21"/>
          <w:szCs w:val="21"/>
        </w:rPr>
      </w:pPr>
      <w:r>
        <w:rPr>
          <w:rFonts w:ascii="Segoe UI" w:hAnsi="Segoe UI" w:cs="Segoe UI"/>
          <w:sz w:val="21"/>
          <w:szCs w:val="21"/>
        </w:rPr>
        <w:t>git push -u origin main</w:t>
      </w:r>
    </w:p>
    <w:p w:rsidR="00171E6B" w:rsidRDefault="00171E6B" w:rsidP="00171E6B">
      <w:pPr>
        <w:pStyle w:val="NormalWeb"/>
        <w:spacing w:line="300" w:lineRule="atLeast"/>
        <w:rPr>
          <w:rFonts w:ascii="Segoe UI" w:hAnsi="Segoe UI" w:cs="Segoe UI"/>
          <w:sz w:val="21"/>
          <w:szCs w:val="21"/>
        </w:rPr>
      </w:pPr>
      <w:r>
        <w:rPr>
          <w:rFonts w:ascii="Segoe UI" w:hAnsi="Segoe UI" w:cs="Segoe UI"/>
          <w:sz w:val="21"/>
          <w:szCs w:val="21"/>
        </w:rPr>
        <w:t>Agar GitHub authentication prompt aaye, toh GitHub password nahi chalega. GitHub usually Personal Access Token ya browser auth use karta hai.</w:t>
      </w:r>
    </w:p>
    <w:p w:rsidR="00171E6B" w:rsidRDefault="00171E6B" w:rsidP="00171E6B">
      <w:pPr>
        <w:pStyle w:val="NormalWeb"/>
        <w:spacing w:line="300" w:lineRule="atLeast"/>
        <w:rPr>
          <w:rFonts w:ascii="Segoe UI" w:hAnsi="Segoe UI" w:cs="Segoe UI"/>
          <w:sz w:val="21"/>
          <w:szCs w:val="21"/>
        </w:rPr>
      </w:pPr>
      <w:r>
        <w:rPr>
          <w:rFonts w:ascii="Segoe UI" w:hAnsi="Segoe UI" w:cs="Segoe UI"/>
          <w:sz w:val="21"/>
          <w:szCs w:val="21"/>
        </w:rPr>
        <w:t>Agar push me authentication issue aaye, screenshot/output bhejna — main fix karwa dunga.</w:t>
      </w:r>
    </w:p>
    <w:p w:rsidR="00171E6B" w:rsidRDefault="00114F67" w:rsidP="00171E6B">
      <w:pPr>
        <w:spacing w:line="300" w:lineRule="atLeast"/>
        <w:rPr>
          <w:rFonts w:ascii="Segoe UI" w:hAnsi="Segoe UI" w:cs="Segoe UI"/>
          <w:sz w:val="21"/>
          <w:szCs w:val="21"/>
        </w:rPr>
      </w:pPr>
      <w:r>
        <w:rPr>
          <w:rFonts w:ascii="Segoe UI" w:hAnsi="Segoe UI" w:cs="Segoe UI"/>
          <w:sz w:val="21"/>
          <w:szCs w:val="21"/>
        </w:rPr>
        <w:pict>
          <v:rect id="_x0000_i1176" style="width:0;height:1.5pt" o:hralign="center" o:hrstd="t" o:hr="t" fillcolor="#a0a0a0" stroked="f"/>
        </w:pict>
      </w:r>
    </w:p>
    <w:p w:rsidR="00171E6B" w:rsidRDefault="00171E6B" w:rsidP="00171E6B">
      <w:pPr>
        <w:pStyle w:val="Heading1"/>
        <w:spacing w:line="300" w:lineRule="atLeast"/>
        <w:rPr>
          <w:rFonts w:ascii="Segoe UI" w:hAnsi="Segoe UI" w:cs="Segoe UI"/>
          <w:sz w:val="48"/>
          <w:szCs w:val="48"/>
        </w:rPr>
      </w:pPr>
      <w:r>
        <w:rPr>
          <w:rFonts w:ascii="Segoe UI" w:hAnsi="Segoe UI" w:cs="Segoe UI"/>
        </w:rPr>
        <w:t>Abhi tum kya karo</w:t>
      </w:r>
    </w:p>
    <w:p w:rsidR="00171E6B" w:rsidRDefault="00171E6B" w:rsidP="00171E6B">
      <w:pPr>
        <w:pStyle w:val="NormalWeb"/>
        <w:spacing w:line="300" w:lineRule="atLeast"/>
        <w:rPr>
          <w:rFonts w:ascii="Segoe UI" w:hAnsi="Segoe UI" w:cs="Segoe UI"/>
          <w:sz w:val="21"/>
          <w:szCs w:val="21"/>
        </w:rPr>
      </w:pPr>
      <w:r>
        <w:rPr>
          <w:rFonts w:ascii="Segoe UI" w:hAnsi="Segoe UI" w:cs="Segoe UI"/>
          <w:sz w:val="21"/>
          <w:szCs w:val="21"/>
        </w:rPr>
        <w:t>Pehle GitHub par repo create karo:</w:t>
      </w:r>
    </w:p>
    <w:p w:rsidR="00171E6B" w:rsidRDefault="00171E6B" w:rsidP="00171E6B">
      <w:pPr>
        <w:pStyle w:val="NormalWeb"/>
        <w:spacing w:line="300" w:lineRule="atLeast"/>
        <w:rPr>
          <w:rFonts w:ascii="Segoe UI" w:hAnsi="Segoe UI" w:cs="Segoe UI"/>
          <w:sz w:val="21"/>
          <w:szCs w:val="21"/>
        </w:rPr>
      </w:pPr>
      <w:r>
        <w:rPr>
          <w:rFonts w:ascii="Segoe UI" w:hAnsi="Segoe UI" w:cs="Segoe UI"/>
          <w:sz w:val="21"/>
          <w:szCs w:val="21"/>
        </w:rPr>
        <w:t>enterprise-genai-assistant-aws</w:t>
      </w:r>
    </w:p>
    <w:p w:rsidR="00171E6B" w:rsidRDefault="00171E6B" w:rsidP="00171E6B">
      <w:pPr>
        <w:pStyle w:val="NormalWeb"/>
        <w:spacing w:line="300" w:lineRule="atLeast"/>
        <w:rPr>
          <w:rFonts w:ascii="Segoe UI" w:hAnsi="Segoe UI" w:cs="Segoe UI"/>
          <w:sz w:val="21"/>
          <w:szCs w:val="21"/>
        </w:rPr>
      </w:pPr>
      <w:r>
        <w:rPr>
          <w:rFonts w:ascii="Segoe UI" w:hAnsi="Segoe UI" w:cs="Segoe UI"/>
          <w:sz w:val="21"/>
          <w:szCs w:val="21"/>
        </w:rPr>
        <w:t xml:space="preserve">Phir repo URL bhejo ya screenshot bhejo. Uske baad hum </w:t>
      </w:r>
      <w:r>
        <w:rPr>
          <w:rStyle w:val="HTMLCode"/>
          <w:rFonts w:eastAsiaTheme="majorEastAsia"/>
        </w:rPr>
        <w:t>git remote add</w:t>
      </w:r>
      <w:r>
        <w:rPr>
          <w:rFonts w:ascii="Segoe UI" w:hAnsi="Segoe UI" w:cs="Segoe UI"/>
          <w:sz w:val="21"/>
          <w:szCs w:val="21"/>
        </w:rPr>
        <w:t xml:space="preserve"> and </w:t>
      </w:r>
      <w:r>
        <w:rPr>
          <w:rStyle w:val="HTMLCode"/>
          <w:rFonts w:eastAsiaTheme="majorEastAsia"/>
        </w:rPr>
        <w:t>git push</w:t>
      </w:r>
      <w:r>
        <w:rPr>
          <w:rFonts w:ascii="Segoe UI" w:hAnsi="Segoe UI" w:cs="Segoe UI"/>
          <w:sz w:val="21"/>
          <w:szCs w:val="21"/>
        </w:rPr>
        <w:t xml:space="preserve"> karenge.</w:t>
      </w:r>
    </w:p>
    <w:p w:rsidR="008F6063" w:rsidRDefault="008F6063" w:rsidP="008F6063">
      <w:pPr>
        <w:pStyle w:val="NormalWeb"/>
        <w:spacing w:line="300" w:lineRule="atLeast"/>
        <w:rPr>
          <w:rFonts w:ascii="Segoe UI" w:hAnsi="Segoe UI" w:cs="Segoe UI"/>
          <w:sz w:val="21"/>
          <w:szCs w:val="21"/>
        </w:rPr>
      </w:pPr>
      <w:r>
        <w:rPr>
          <w:rFonts w:ascii="Segoe UI" w:hAnsi="Segoe UI" w:cs="Segoe UI"/>
          <w:sz w:val="21"/>
          <w:szCs w:val="21"/>
        </w:rPr>
        <w:t xml:space="preserve">Haan bhai, issue clear hai </w:t>
      </w:r>
      <w:r>
        <w:rPr>
          <w:rFonts w:ascii="Segoe UI Symbol" w:hAnsi="Segoe UI Symbol" w:cs="Segoe UI Symbol"/>
          <w:sz w:val="21"/>
          <w:szCs w:val="21"/>
        </w:rPr>
        <w:t>✅</w:t>
      </w:r>
      <w:r>
        <w:rPr>
          <w:rFonts w:ascii="Segoe UI" w:hAnsi="Segoe UI" w:cs="Segoe UI"/>
          <w:sz w:val="21"/>
          <w:szCs w:val="21"/>
        </w:rPr>
        <w:br/>
        <w:t xml:space="preserve">Tumhara GitHub repo create ho gaya hai aur remote bhi add ho gaya, but </w:t>
      </w:r>
      <w:r>
        <w:rPr>
          <w:rStyle w:val="HTMLCode"/>
        </w:rPr>
        <w:t>git push</w:t>
      </w:r>
      <w:r>
        <w:rPr>
          <w:rFonts w:ascii="Segoe UI" w:hAnsi="Segoe UI" w:cs="Segoe UI"/>
          <w:sz w:val="21"/>
          <w:szCs w:val="21"/>
        </w:rPr>
        <w:t xml:space="preserve"> par password fail ho raha hai.</w:t>
      </w:r>
    </w:p>
    <w:p w:rsidR="008F6063" w:rsidRDefault="008F6063" w:rsidP="008F6063">
      <w:pPr>
        <w:pStyle w:val="NormalWeb"/>
        <w:spacing w:line="300" w:lineRule="atLeast"/>
        <w:rPr>
          <w:rFonts w:ascii="Segoe UI" w:hAnsi="Segoe UI" w:cs="Segoe UI"/>
          <w:sz w:val="21"/>
          <w:szCs w:val="21"/>
        </w:rPr>
      </w:pPr>
      <w:r>
        <w:rPr>
          <w:rFonts w:ascii="Segoe UI" w:hAnsi="Segoe UI" w:cs="Segoe UI"/>
          <w:sz w:val="21"/>
          <w:szCs w:val="21"/>
        </w:rPr>
        <w:lastRenderedPageBreak/>
        <w:t>imageimage.png (Image: GitHub repo created and CloudShell password authentication failed)</w:t>
      </w:r>
    </w:p>
    <w:p w:rsidR="008F6063" w:rsidRDefault="008F6063" w:rsidP="008F6063">
      <w:pPr>
        <w:pStyle w:val="NormalWeb"/>
        <w:spacing w:line="300" w:lineRule="atLeast"/>
        <w:rPr>
          <w:rFonts w:ascii="Segoe UI" w:hAnsi="Segoe UI" w:cs="Segoe UI"/>
          <w:sz w:val="21"/>
          <w:szCs w:val="21"/>
        </w:rPr>
      </w:pPr>
      <w:r>
        <w:rPr>
          <w:rFonts w:ascii="Segoe UI" w:hAnsi="Segoe UI" w:cs="Segoe UI"/>
          <w:sz w:val="21"/>
          <w:szCs w:val="21"/>
        </w:rPr>
        <w:t>Reason ye hai:</w:t>
      </w:r>
    </w:p>
    <w:p w:rsidR="008F6063" w:rsidRDefault="008F6063" w:rsidP="008F6063">
      <w:pPr>
        <w:pStyle w:val="NormalWeb"/>
        <w:spacing w:line="300" w:lineRule="atLeast"/>
        <w:rPr>
          <w:rFonts w:ascii="Segoe UI" w:hAnsi="Segoe UI" w:cs="Segoe UI"/>
          <w:sz w:val="21"/>
          <w:szCs w:val="21"/>
        </w:rPr>
      </w:pPr>
      <w:r>
        <w:rPr>
          <w:rFonts w:ascii="Segoe UI" w:hAnsi="Segoe UI" w:cs="Segoe UI"/>
          <w:sz w:val="21"/>
          <w:szCs w:val="21"/>
        </w:rPr>
        <w:t>GitHub normal account password se git push/pull allow nahi karta.</w:t>
      </w:r>
    </w:p>
    <w:p w:rsidR="008F6063" w:rsidRDefault="008F6063" w:rsidP="008F6063">
      <w:pPr>
        <w:pStyle w:val="NormalWeb"/>
        <w:spacing w:line="300" w:lineRule="atLeast"/>
        <w:rPr>
          <w:rFonts w:ascii="Segoe UI" w:hAnsi="Segoe UI" w:cs="Segoe UI"/>
          <w:sz w:val="21"/>
          <w:szCs w:val="21"/>
        </w:rPr>
      </w:pPr>
      <w:r>
        <w:rPr>
          <w:rFonts w:ascii="Segoe UI" w:hAnsi="Segoe UI" w:cs="Segoe UI"/>
          <w:sz w:val="21"/>
          <w:szCs w:val="21"/>
        </w:rPr>
        <w:t xml:space="preserve">GitHub ne password-based authentication Git operations ke liye remove kar diya hai. Ab HTTPS push ke liye </w:t>
      </w:r>
      <w:r>
        <w:rPr>
          <w:rStyle w:val="Strong"/>
          <w:rFonts w:ascii="Segoe UI" w:hAnsi="Segoe UI" w:cs="Segoe UI"/>
          <w:sz w:val="21"/>
          <w:szCs w:val="21"/>
        </w:rPr>
        <w:t>Personal Access Token PAT</w:t>
      </w:r>
      <w:r>
        <w:rPr>
          <w:rFonts w:ascii="Segoe UI" w:hAnsi="Segoe UI" w:cs="Segoe UI"/>
          <w:sz w:val="21"/>
          <w:szCs w:val="21"/>
        </w:rPr>
        <w:t xml:space="preserve"> ya </w:t>
      </w:r>
      <w:r>
        <w:rPr>
          <w:rStyle w:val="Strong"/>
          <w:rFonts w:ascii="Segoe UI" w:hAnsi="Segoe UI" w:cs="Segoe UI"/>
          <w:sz w:val="21"/>
          <w:szCs w:val="21"/>
        </w:rPr>
        <w:t>SSH key</w:t>
      </w:r>
      <w:r>
        <w:rPr>
          <w:rFonts w:ascii="Segoe UI" w:hAnsi="Segoe UI" w:cs="Segoe UI"/>
          <w:sz w:val="21"/>
          <w:szCs w:val="21"/>
        </w:rPr>
        <w:t xml:space="preserve"> use karna hota hai. </w:t>
      </w:r>
      <w:hyperlink r:id="rId83" w:history="1">
        <w:r>
          <w:rPr>
            <w:rStyle w:val="Hyperlink"/>
            <w:rFonts w:ascii="Segoe UI" w:hAnsi="Segoe UI" w:cs="Segoe UI"/>
            <w:sz w:val="21"/>
            <w:szCs w:val="21"/>
          </w:rPr>
          <w:t>[github.blog]</w:t>
        </w:r>
      </w:hyperlink>
      <w:r>
        <w:rPr>
          <w:rFonts w:ascii="Segoe UI" w:hAnsi="Segoe UI" w:cs="Segoe UI"/>
          <w:sz w:val="21"/>
          <w:szCs w:val="21"/>
        </w:rPr>
        <w:t xml:space="preserve">, </w:t>
      </w:r>
      <w:hyperlink r:id="rId84" w:history="1">
        <w:r>
          <w:rPr>
            <w:rStyle w:val="Hyperlink"/>
            <w:rFonts w:ascii="Segoe UI" w:hAnsi="Segoe UI" w:cs="Segoe UI"/>
            <w:sz w:val="21"/>
            <w:szCs w:val="21"/>
          </w:rPr>
          <w:t>[geeksforgeeks.org]</w:t>
        </w:r>
      </w:hyperlink>
    </w:p>
    <w:p w:rsidR="008F6063" w:rsidRDefault="00114F67" w:rsidP="008F6063">
      <w:pPr>
        <w:spacing w:line="300" w:lineRule="atLeast"/>
        <w:rPr>
          <w:rFonts w:ascii="Segoe UI" w:hAnsi="Segoe UI" w:cs="Segoe UI"/>
          <w:sz w:val="21"/>
          <w:szCs w:val="21"/>
        </w:rPr>
      </w:pPr>
      <w:r>
        <w:rPr>
          <w:rFonts w:ascii="Segoe UI" w:hAnsi="Segoe UI" w:cs="Segoe UI"/>
          <w:sz w:val="21"/>
          <w:szCs w:val="21"/>
        </w:rPr>
        <w:pict>
          <v:rect id="_x0000_i1177" style="width:0;height:1.5pt" o:hralign="center" o:hrstd="t" o:hr="t" fillcolor="#a0a0a0" stroked="f"/>
        </w:pict>
      </w:r>
    </w:p>
    <w:p w:rsidR="008F6063" w:rsidRDefault="008F6063" w:rsidP="008F6063">
      <w:pPr>
        <w:pStyle w:val="Heading1"/>
        <w:spacing w:line="300" w:lineRule="atLeast"/>
        <w:rPr>
          <w:rFonts w:ascii="Segoe UI" w:hAnsi="Segoe UI" w:cs="Segoe UI"/>
          <w:sz w:val="48"/>
          <w:szCs w:val="48"/>
        </w:rPr>
      </w:pPr>
      <w:r>
        <w:rPr>
          <w:rFonts w:ascii="Segoe UI" w:hAnsi="Segoe UI" w:cs="Segoe UI"/>
        </w:rPr>
        <w:t>Tumhare paas 2 options hain</w:t>
      </w:r>
    </w:p>
    <w:p w:rsidR="008F6063" w:rsidRDefault="008F6063" w:rsidP="008F6063">
      <w:pPr>
        <w:pStyle w:val="Heading2"/>
        <w:spacing w:line="300" w:lineRule="atLeast"/>
        <w:rPr>
          <w:rFonts w:ascii="Segoe UI" w:hAnsi="Segoe UI" w:cs="Segoe UI"/>
        </w:rPr>
      </w:pPr>
      <w:r>
        <w:rPr>
          <w:rFonts w:ascii="Segoe UI" w:hAnsi="Segoe UI" w:cs="Segoe UI"/>
        </w:rPr>
        <w:t>Option A — HTTPS + Personal Access Token PAT</w:t>
      </w:r>
    </w:p>
    <w:p w:rsidR="008F6063" w:rsidRDefault="008F6063" w:rsidP="008F6063">
      <w:pPr>
        <w:pStyle w:val="NormalWeb"/>
        <w:spacing w:line="300" w:lineRule="atLeast"/>
        <w:rPr>
          <w:rFonts w:ascii="Segoe UI" w:hAnsi="Segoe UI" w:cs="Segoe UI"/>
          <w:sz w:val="21"/>
          <w:szCs w:val="21"/>
        </w:rPr>
      </w:pPr>
      <w:r>
        <w:rPr>
          <w:rFonts w:ascii="Segoe UI" w:hAnsi="Segoe UI" w:cs="Segoe UI"/>
          <w:sz w:val="21"/>
          <w:szCs w:val="21"/>
        </w:rPr>
        <w:t>Ye quickest hai.</w:t>
      </w:r>
    </w:p>
    <w:p w:rsidR="008F6063" w:rsidRDefault="008F6063" w:rsidP="008F6063">
      <w:pPr>
        <w:pStyle w:val="NormalWeb"/>
        <w:spacing w:line="300" w:lineRule="atLeast"/>
        <w:rPr>
          <w:rFonts w:ascii="Segoe UI" w:hAnsi="Segoe UI" w:cs="Segoe UI"/>
          <w:sz w:val="21"/>
          <w:szCs w:val="21"/>
        </w:rPr>
      </w:pPr>
      <w:r>
        <w:rPr>
          <w:rFonts w:ascii="Segoe UI" w:hAnsi="Segoe UI" w:cs="Segoe UI"/>
          <w:sz w:val="21"/>
          <w:szCs w:val="21"/>
        </w:rPr>
        <w:t>Jab Git username/password maange:</w:t>
      </w:r>
    </w:p>
    <w:p w:rsidR="008F6063" w:rsidRDefault="008F6063" w:rsidP="008F6063">
      <w:pPr>
        <w:spacing w:line="300" w:lineRule="atLeast"/>
        <w:rPr>
          <w:rFonts w:ascii="Segoe UI" w:hAnsi="Segoe UI" w:cs="Segoe UI"/>
          <w:sz w:val="21"/>
          <w:szCs w:val="21"/>
        </w:rPr>
      </w:pPr>
      <w:r>
        <w:rPr>
          <w:rFonts w:ascii="Segoe UI" w:hAnsi="Segoe UI" w:cs="Segoe UI"/>
          <w:sz w:val="21"/>
          <w:szCs w:val="21"/>
        </w:rPr>
        <w:t>Username: prashant2781</w:t>
      </w:r>
    </w:p>
    <w:p w:rsidR="008F6063" w:rsidRDefault="008F6063" w:rsidP="008F6063">
      <w:pPr>
        <w:spacing w:line="300" w:lineRule="atLeast"/>
        <w:rPr>
          <w:rFonts w:ascii="Segoe UI" w:hAnsi="Segoe UI" w:cs="Segoe UI"/>
          <w:sz w:val="21"/>
          <w:szCs w:val="21"/>
        </w:rPr>
      </w:pPr>
      <w:r>
        <w:rPr>
          <w:rFonts w:ascii="Segoe UI" w:hAnsi="Segoe UI" w:cs="Segoe UI"/>
          <w:sz w:val="21"/>
          <w:szCs w:val="21"/>
        </w:rPr>
        <w:t>Password: GitHub password nahi, PAT paste karna hai</w:t>
      </w:r>
    </w:p>
    <w:p w:rsidR="008F6063" w:rsidRDefault="008F6063" w:rsidP="008F6063">
      <w:pPr>
        <w:pStyle w:val="Heading2"/>
        <w:spacing w:line="300" w:lineRule="atLeast"/>
        <w:rPr>
          <w:rFonts w:ascii="Segoe UI" w:hAnsi="Segoe UI" w:cs="Segoe UI"/>
        </w:rPr>
      </w:pPr>
      <w:r>
        <w:rPr>
          <w:rFonts w:ascii="Segoe UI" w:hAnsi="Segoe UI" w:cs="Segoe UI"/>
        </w:rPr>
        <w:t>Option B — SSH key</w:t>
      </w:r>
    </w:p>
    <w:p w:rsidR="008F6063" w:rsidRDefault="008F6063" w:rsidP="008F6063">
      <w:pPr>
        <w:pStyle w:val="NormalWeb"/>
        <w:spacing w:line="300" w:lineRule="atLeast"/>
        <w:rPr>
          <w:rFonts w:ascii="Segoe UI" w:hAnsi="Segoe UI" w:cs="Segoe UI"/>
          <w:sz w:val="21"/>
          <w:szCs w:val="21"/>
        </w:rPr>
      </w:pPr>
      <w:r>
        <w:rPr>
          <w:rFonts w:ascii="Segoe UI" w:hAnsi="Segoe UI" w:cs="Segoe UI"/>
          <w:sz w:val="21"/>
          <w:szCs w:val="21"/>
        </w:rPr>
        <w:t>Ye long-term better hai, but setup thoda zyada hai:</w:t>
      </w:r>
    </w:p>
    <w:p w:rsidR="008F6063" w:rsidRDefault="008F6063" w:rsidP="008F6063">
      <w:pPr>
        <w:spacing w:line="300" w:lineRule="atLeast"/>
        <w:rPr>
          <w:rFonts w:ascii="Segoe UI" w:hAnsi="Segoe UI" w:cs="Segoe UI"/>
          <w:sz w:val="21"/>
          <w:szCs w:val="21"/>
        </w:rPr>
      </w:pPr>
      <w:r>
        <w:rPr>
          <w:rFonts w:ascii="Segoe UI" w:hAnsi="Segoe UI" w:cs="Segoe UI"/>
          <w:sz w:val="21"/>
          <w:szCs w:val="21"/>
        </w:rPr>
        <w:t>CloudShell me SSH key generate</w:t>
      </w:r>
    </w:p>
    <w:p w:rsidR="008F6063" w:rsidRDefault="008F6063" w:rsidP="008F6063">
      <w:pPr>
        <w:spacing w:line="300" w:lineRule="atLeast"/>
        <w:rPr>
          <w:rFonts w:ascii="Segoe UI" w:hAnsi="Segoe UI" w:cs="Segoe UI"/>
          <w:sz w:val="21"/>
          <w:szCs w:val="21"/>
        </w:rPr>
      </w:pPr>
      <w:r>
        <w:rPr>
          <w:rFonts w:ascii="Segoe UI" w:hAnsi="Segoe UI" w:cs="Segoe UI"/>
          <w:sz w:val="21"/>
          <w:szCs w:val="21"/>
        </w:rPr>
        <w:t>GitHub me public key add</w:t>
      </w:r>
    </w:p>
    <w:p w:rsidR="008F6063" w:rsidRDefault="008F6063" w:rsidP="008F6063">
      <w:pPr>
        <w:spacing w:line="300" w:lineRule="atLeast"/>
        <w:rPr>
          <w:rFonts w:ascii="Segoe UI" w:hAnsi="Segoe UI" w:cs="Segoe UI"/>
          <w:sz w:val="21"/>
          <w:szCs w:val="21"/>
        </w:rPr>
      </w:pPr>
      <w:r>
        <w:rPr>
          <w:rFonts w:ascii="Segoe UI" w:hAnsi="Segoe UI" w:cs="Segoe UI"/>
          <w:sz w:val="21"/>
          <w:szCs w:val="21"/>
        </w:rPr>
        <w:t>Remote URL HTTPS se SSH me change</w:t>
      </w:r>
    </w:p>
    <w:p w:rsidR="008F6063" w:rsidRDefault="008F6063" w:rsidP="008F6063">
      <w:pPr>
        <w:spacing w:line="300" w:lineRule="atLeast"/>
        <w:rPr>
          <w:rFonts w:ascii="Segoe UI" w:hAnsi="Segoe UI" w:cs="Segoe UI"/>
          <w:sz w:val="21"/>
          <w:szCs w:val="21"/>
        </w:rPr>
      </w:pPr>
      <w:r>
        <w:rPr>
          <w:rFonts w:ascii="Segoe UI" w:hAnsi="Segoe UI" w:cs="Segoe UI"/>
          <w:sz w:val="21"/>
          <w:szCs w:val="21"/>
        </w:rPr>
        <w:t>git push</w:t>
      </w:r>
    </w:p>
    <w:p w:rsidR="008F6063" w:rsidRDefault="00114F67" w:rsidP="008F6063">
      <w:pPr>
        <w:spacing w:line="300" w:lineRule="atLeast"/>
        <w:rPr>
          <w:rFonts w:ascii="Segoe UI" w:hAnsi="Segoe UI" w:cs="Segoe UI"/>
          <w:sz w:val="21"/>
          <w:szCs w:val="21"/>
        </w:rPr>
      </w:pPr>
      <w:r>
        <w:rPr>
          <w:rFonts w:ascii="Segoe UI" w:hAnsi="Segoe UI" w:cs="Segoe UI"/>
          <w:sz w:val="21"/>
          <w:szCs w:val="21"/>
        </w:rPr>
        <w:pict>
          <v:rect id="_x0000_i1178" style="width:0;height:1.5pt" o:hralign="center" o:hrstd="t" o:hr="t" fillcolor="#a0a0a0" stroked="f"/>
        </w:pict>
      </w:r>
    </w:p>
    <w:p w:rsidR="008F6063" w:rsidRDefault="008F6063" w:rsidP="008F6063">
      <w:pPr>
        <w:pStyle w:val="Heading1"/>
        <w:spacing w:line="300" w:lineRule="atLeast"/>
        <w:rPr>
          <w:rFonts w:ascii="Segoe UI" w:hAnsi="Segoe UI" w:cs="Segoe UI"/>
          <w:sz w:val="48"/>
          <w:szCs w:val="48"/>
        </w:rPr>
      </w:pPr>
      <w:r>
        <w:rPr>
          <w:rFonts w:ascii="Segoe UI" w:hAnsi="Segoe UI" w:cs="Segoe UI"/>
        </w:rPr>
        <w:t>Mere recommendation abhi</w:t>
      </w:r>
    </w:p>
    <w:p w:rsidR="008F6063" w:rsidRDefault="008F6063" w:rsidP="008F6063">
      <w:pPr>
        <w:pStyle w:val="NormalWeb"/>
        <w:spacing w:line="300" w:lineRule="atLeast"/>
        <w:rPr>
          <w:rFonts w:ascii="Segoe UI" w:hAnsi="Segoe UI" w:cs="Segoe UI"/>
          <w:sz w:val="21"/>
          <w:szCs w:val="21"/>
        </w:rPr>
      </w:pPr>
      <w:r>
        <w:rPr>
          <w:rFonts w:ascii="Segoe UI" w:hAnsi="Segoe UI" w:cs="Segoe UI"/>
          <w:sz w:val="21"/>
          <w:szCs w:val="21"/>
        </w:rPr>
        <w:t xml:space="preserve">Abhi fast progress ke liye </w:t>
      </w:r>
      <w:r>
        <w:rPr>
          <w:rStyle w:val="Strong"/>
          <w:rFonts w:ascii="Segoe UI" w:hAnsi="Segoe UI" w:cs="Segoe UI"/>
          <w:sz w:val="21"/>
          <w:szCs w:val="21"/>
        </w:rPr>
        <w:t>Option A: Personal Access Token</w:t>
      </w:r>
      <w:r>
        <w:rPr>
          <w:rFonts w:ascii="Segoe UI" w:hAnsi="Segoe UI" w:cs="Segoe UI"/>
          <w:sz w:val="21"/>
          <w:szCs w:val="21"/>
        </w:rPr>
        <w:t xml:space="preserve"> use karo.</w:t>
      </w:r>
      <w:r>
        <w:rPr>
          <w:rFonts w:ascii="Segoe UI" w:hAnsi="Segoe UI" w:cs="Segoe UI"/>
          <w:sz w:val="21"/>
          <w:szCs w:val="21"/>
        </w:rPr>
        <w:br/>
        <w:t>Later hum SSH/OIDC pipeline setup karenge.</w:t>
      </w:r>
    </w:p>
    <w:p w:rsidR="008F6063" w:rsidRDefault="00114F67" w:rsidP="008F6063">
      <w:pPr>
        <w:spacing w:line="300" w:lineRule="atLeast"/>
        <w:rPr>
          <w:rFonts w:ascii="Segoe UI" w:hAnsi="Segoe UI" w:cs="Segoe UI"/>
          <w:sz w:val="21"/>
          <w:szCs w:val="21"/>
        </w:rPr>
      </w:pPr>
      <w:r>
        <w:rPr>
          <w:rFonts w:ascii="Segoe UI" w:hAnsi="Segoe UI" w:cs="Segoe UI"/>
          <w:sz w:val="21"/>
          <w:szCs w:val="21"/>
        </w:rPr>
        <w:pict>
          <v:rect id="_x0000_i1179" style="width:0;height:1.5pt" o:hralign="center" o:hrstd="t" o:hr="t" fillcolor="#a0a0a0" stroked="f"/>
        </w:pict>
      </w:r>
    </w:p>
    <w:p w:rsidR="008F6063" w:rsidRDefault="008F6063" w:rsidP="008F6063">
      <w:pPr>
        <w:pStyle w:val="Heading1"/>
        <w:spacing w:line="300" w:lineRule="atLeast"/>
        <w:rPr>
          <w:rFonts w:ascii="Segoe UI" w:hAnsi="Segoe UI" w:cs="Segoe UI"/>
          <w:sz w:val="48"/>
          <w:szCs w:val="48"/>
        </w:rPr>
      </w:pPr>
      <w:r>
        <w:rPr>
          <w:rFonts w:ascii="Segoe UI" w:hAnsi="Segoe UI" w:cs="Segoe UI"/>
        </w:rPr>
        <w:t>Step 1: GitHub PAT create karo</w:t>
      </w:r>
    </w:p>
    <w:p w:rsidR="008F6063" w:rsidRDefault="008F6063" w:rsidP="008F6063">
      <w:pPr>
        <w:pStyle w:val="NormalWeb"/>
        <w:spacing w:line="300" w:lineRule="atLeast"/>
        <w:rPr>
          <w:rFonts w:ascii="Segoe UI" w:hAnsi="Segoe UI" w:cs="Segoe UI"/>
          <w:sz w:val="21"/>
          <w:szCs w:val="21"/>
        </w:rPr>
      </w:pPr>
      <w:r>
        <w:rPr>
          <w:rFonts w:ascii="Segoe UI" w:hAnsi="Segoe UI" w:cs="Segoe UI"/>
          <w:sz w:val="21"/>
          <w:szCs w:val="21"/>
        </w:rPr>
        <w:t>GitHub UI me jao:</w:t>
      </w:r>
    </w:p>
    <w:p w:rsidR="008F6063" w:rsidRDefault="008F6063" w:rsidP="008F6063">
      <w:pPr>
        <w:pStyle w:val="NormalWeb"/>
        <w:spacing w:line="300" w:lineRule="atLeast"/>
        <w:rPr>
          <w:rFonts w:ascii="Segoe UI" w:hAnsi="Segoe UI" w:cs="Segoe UI"/>
          <w:sz w:val="21"/>
          <w:szCs w:val="21"/>
        </w:rPr>
      </w:pPr>
      <w:r>
        <w:rPr>
          <w:rFonts w:ascii="Segoe UI" w:hAnsi="Segoe UI" w:cs="Segoe UI"/>
          <w:sz w:val="21"/>
          <w:szCs w:val="21"/>
        </w:rPr>
        <w:t>Profile icon → Settings → Developer settings → Personal access tokens</w:t>
      </w:r>
    </w:p>
    <w:p w:rsidR="008F6063" w:rsidRDefault="008F6063" w:rsidP="008F6063">
      <w:pPr>
        <w:pStyle w:val="NormalWeb"/>
        <w:spacing w:line="300" w:lineRule="atLeast"/>
        <w:rPr>
          <w:rFonts w:ascii="Segoe UI" w:hAnsi="Segoe UI" w:cs="Segoe UI"/>
          <w:sz w:val="21"/>
          <w:szCs w:val="21"/>
        </w:rPr>
      </w:pPr>
      <w:r>
        <w:rPr>
          <w:rFonts w:ascii="Segoe UI" w:hAnsi="Segoe UI" w:cs="Segoe UI"/>
          <w:sz w:val="21"/>
          <w:szCs w:val="21"/>
        </w:rPr>
        <w:t>Recommended:</w:t>
      </w:r>
    </w:p>
    <w:p w:rsidR="008F6063" w:rsidRDefault="008F6063" w:rsidP="008F6063">
      <w:pPr>
        <w:pStyle w:val="NormalWeb"/>
        <w:spacing w:line="300" w:lineRule="atLeast"/>
        <w:rPr>
          <w:rFonts w:ascii="Segoe UI" w:hAnsi="Segoe UI" w:cs="Segoe UI"/>
          <w:sz w:val="21"/>
          <w:szCs w:val="21"/>
        </w:rPr>
      </w:pPr>
      <w:r>
        <w:rPr>
          <w:rFonts w:ascii="Segoe UI" w:hAnsi="Segoe UI" w:cs="Segoe UI"/>
          <w:sz w:val="21"/>
          <w:szCs w:val="21"/>
        </w:rPr>
        <w:t>Fine-grained tokens</w:t>
      </w:r>
    </w:p>
    <w:p w:rsidR="008F6063" w:rsidRDefault="008F6063" w:rsidP="008F6063">
      <w:pPr>
        <w:pStyle w:val="NormalWeb"/>
        <w:spacing w:line="300" w:lineRule="atLeast"/>
        <w:rPr>
          <w:rFonts w:ascii="Segoe UI" w:hAnsi="Segoe UI" w:cs="Segoe UI"/>
          <w:sz w:val="21"/>
          <w:szCs w:val="21"/>
        </w:rPr>
      </w:pPr>
      <w:r>
        <w:rPr>
          <w:rFonts w:ascii="Segoe UI" w:hAnsi="Segoe UI" w:cs="Segoe UI"/>
          <w:sz w:val="21"/>
          <w:szCs w:val="21"/>
        </w:rPr>
        <w:lastRenderedPageBreak/>
        <w:t>Agar confusion ho, classic token bhi use kar sakte ho.</w:t>
      </w:r>
    </w:p>
    <w:p w:rsidR="008F6063" w:rsidRDefault="008F6063" w:rsidP="008F6063">
      <w:pPr>
        <w:pStyle w:val="Heading2"/>
        <w:spacing w:line="300" w:lineRule="atLeast"/>
        <w:rPr>
          <w:rFonts w:ascii="Segoe UI" w:hAnsi="Segoe UI" w:cs="Segoe UI"/>
        </w:rPr>
      </w:pPr>
      <w:r>
        <w:rPr>
          <w:rFonts w:ascii="Segoe UI" w:hAnsi="Segoe UI" w:cs="Segoe UI"/>
        </w:rPr>
        <w:t>Token permission</w:t>
      </w:r>
    </w:p>
    <w:p w:rsidR="008F6063" w:rsidRDefault="008F6063" w:rsidP="008F6063">
      <w:pPr>
        <w:pStyle w:val="NormalWeb"/>
        <w:spacing w:line="300" w:lineRule="atLeast"/>
        <w:rPr>
          <w:rFonts w:ascii="Segoe UI" w:hAnsi="Segoe UI" w:cs="Segoe UI"/>
          <w:sz w:val="21"/>
          <w:szCs w:val="21"/>
        </w:rPr>
      </w:pPr>
      <w:r>
        <w:rPr>
          <w:rFonts w:ascii="Segoe UI" w:hAnsi="Segoe UI" w:cs="Segoe UI"/>
          <w:sz w:val="21"/>
          <w:szCs w:val="21"/>
        </w:rPr>
        <w:t>Repo private hai, so permission chahiye:</w:t>
      </w:r>
    </w:p>
    <w:p w:rsidR="008F6063" w:rsidRDefault="008F6063" w:rsidP="008F6063">
      <w:pPr>
        <w:spacing w:line="300" w:lineRule="atLeast"/>
        <w:rPr>
          <w:rFonts w:ascii="Segoe UI" w:hAnsi="Segoe UI" w:cs="Segoe UI"/>
          <w:sz w:val="21"/>
          <w:szCs w:val="21"/>
        </w:rPr>
      </w:pPr>
      <w:r>
        <w:rPr>
          <w:rFonts w:ascii="Segoe UI" w:hAnsi="Segoe UI" w:cs="Segoe UI"/>
          <w:sz w:val="21"/>
          <w:szCs w:val="21"/>
        </w:rPr>
        <w:t>Repository access: enterprise-genai-assistant-aws</w:t>
      </w:r>
    </w:p>
    <w:p w:rsidR="008F6063" w:rsidRDefault="008F6063" w:rsidP="008F6063">
      <w:pPr>
        <w:spacing w:line="300" w:lineRule="atLeast"/>
        <w:rPr>
          <w:rFonts w:ascii="Segoe UI" w:hAnsi="Segoe UI" w:cs="Segoe UI"/>
          <w:sz w:val="21"/>
          <w:szCs w:val="21"/>
        </w:rPr>
      </w:pPr>
      <w:r>
        <w:rPr>
          <w:rFonts w:ascii="Segoe UI" w:hAnsi="Segoe UI" w:cs="Segoe UI"/>
          <w:sz w:val="21"/>
          <w:szCs w:val="21"/>
        </w:rPr>
        <w:t>Permissions:</w:t>
      </w:r>
    </w:p>
    <w:p w:rsidR="008F6063" w:rsidRDefault="008F6063" w:rsidP="008F6063">
      <w:pPr>
        <w:spacing w:line="300" w:lineRule="atLeast"/>
        <w:rPr>
          <w:rFonts w:ascii="Segoe UI" w:hAnsi="Segoe UI" w:cs="Segoe UI"/>
          <w:sz w:val="21"/>
          <w:szCs w:val="21"/>
        </w:rPr>
      </w:pPr>
      <w:r>
        <w:rPr>
          <w:rFonts w:ascii="Segoe UI" w:hAnsi="Segoe UI" w:cs="Segoe UI"/>
          <w:sz w:val="21"/>
          <w:szCs w:val="21"/>
        </w:rPr>
        <w:t>- Contents: Read and write</w:t>
      </w:r>
    </w:p>
    <w:p w:rsidR="008F6063" w:rsidRDefault="008F6063" w:rsidP="008F6063">
      <w:pPr>
        <w:pStyle w:val="NormalWeb"/>
        <w:spacing w:line="300" w:lineRule="atLeast"/>
        <w:rPr>
          <w:rFonts w:ascii="Segoe UI" w:hAnsi="Segoe UI" w:cs="Segoe UI"/>
          <w:sz w:val="21"/>
          <w:szCs w:val="21"/>
        </w:rPr>
      </w:pPr>
      <w:r>
        <w:rPr>
          <w:rFonts w:ascii="Segoe UI" w:hAnsi="Segoe UI" w:cs="Segoe UI"/>
          <w:sz w:val="21"/>
          <w:szCs w:val="21"/>
        </w:rPr>
        <w:t>Agar classic token bana rahe ho, scope select karo:</w:t>
      </w:r>
    </w:p>
    <w:p w:rsidR="008F6063" w:rsidRDefault="008F6063" w:rsidP="008F6063">
      <w:pPr>
        <w:spacing w:line="300" w:lineRule="atLeast"/>
        <w:rPr>
          <w:rFonts w:ascii="Segoe UI" w:hAnsi="Segoe UI" w:cs="Segoe UI"/>
          <w:sz w:val="21"/>
          <w:szCs w:val="21"/>
        </w:rPr>
      </w:pPr>
      <w:r>
        <w:rPr>
          <w:rFonts w:ascii="Segoe UI" w:hAnsi="Segoe UI" w:cs="Segoe UI"/>
          <w:sz w:val="21"/>
          <w:szCs w:val="21"/>
        </w:rPr>
        <w:t>repo</w:t>
      </w:r>
    </w:p>
    <w:p w:rsidR="008F6063" w:rsidRDefault="008F6063" w:rsidP="008F6063">
      <w:pPr>
        <w:spacing w:line="300" w:lineRule="atLeast"/>
        <w:rPr>
          <w:rFonts w:ascii="Segoe UI" w:hAnsi="Segoe UI" w:cs="Segoe UI"/>
          <w:sz w:val="21"/>
          <w:szCs w:val="21"/>
        </w:rPr>
      </w:pPr>
      <w:r>
        <w:rPr>
          <w:rFonts w:ascii="Segoe UI" w:hAnsi="Segoe UI" w:cs="Segoe UI"/>
          <w:sz w:val="21"/>
          <w:szCs w:val="21"/>
        </w:rPr>
        <w:t>workflow</w:t>
      </w:r>
    </w:p>
    <w:p w:rsidR="008F6063" w:rsidRDefault="008F6063" w:rsidP="008F6063">
      <w:pPr>
        <w:pStyle w:val="NormalWeb"/>
        <w:spacing w:line="300" w:lineRule="atLeast"/>
        <w:rPr>
          <w:rFonts w:ascii="Segoe UI" w:hAnsi="Segoe UI" w:cs="Segoe UI"/>
          <w:sz w:val="21"/>
          <w:szCs w:val="21"/>
        </w:rPr>
      </w:pPr>
      <w:r>
        <w:rPr>
          <w:rFonts w:ascii="Segoe UI" w:hAnsi="Segoe UI" w:cs="Segoe UI"/>
          <w:sz w:val="21"/>
          <w:szCs w:val="21"/>
        </w:rPr>
        <w:t>Token generate hone ke baad GitHub token sirf ek baar dikhata hai. Usko copy kar lo. Chat me paste mat karna.</w:t>
      </w:r>
    </w:p>
    <w:p w:rsidR="008F6063" w:rsidRDefault="00114F67" w:rsidP="008F6063">
      <w:pPr>
        <w:spacing w:line="300" w:lineRule="atLeast"/>
        <w:rPr>
          <w:rFonts w:ascii="Segoe UI" w:hAnsi="Segoe UI" w:cs="Segoe UI"/>
          <w:sz w:val="21"/>
          <w:szCs w:val="21"/>
        </w:rPr>
      </w:pPr>
      <w:r>
        <w:rPr>
          <w:rFonts w:ascii="Segoe UI" w:hAnsi="Segoe UI" w:cs="Segoe UI"/>
          <w:sz w:val="21"/>
          <w:szCs w:val="21"/>
        </w:rPr>
        <w:pict>
          <v:rect id="_x0000_i1180" style="width:0;height:1.5pt" o:hralign="center" o:hrstd="t" o:hr="t" fillcolor="#a0a0a0" stroked="f"/>
        </w:pict>
      </w:r>
    </w:p>
    <w:p w:rsidR="008F6063" w:rsidRDefault="008F6063" w:rsidP="008F6063">
      <w:pPr>
        <w:pStyle w:val="Heading1"/>
        <w:spacing w:line="300" w:lineRule="atLeast"/>
        <w:rPr>
          <w:rFonts w:ascii="Segoe UI" w:hAnsi="Segoe UI" w:cs="Segoe UI"/>
          <w:sz w:val="48"/>
          <w:szCs w:val="48"/>
        </w:rPr>
      </w:pPr>
      <w:r>
        <w:rPr>
          <w:rFonts w:ascii="Segoe UI" w:hAnsi="Segoe UI" w:cs="Segoe UI"/>
        </w:rPr>
        <w:t>Step 2: Push dobara karo</w:t>
      </w:r>
    </w:p>
    <w:p w:rsidR="008F6063" w:rsidRDefault="008F6063" w:rsidP="008F6063">
      <w:pPr>
        <w:pStyle w:val="NormalWeb"/>
        <w:spacing w:line="300" w:lineRule="atLeast"/>
        <w:rPr>
          <w:rFonts w:ascii="Segoe UI" w:hAnsi="Segoe UI" w:cs="Segoe UI"/>
          <w:sz w:val="21"/>
          <w:szCs w:val="21"/>
        </w:rPr>
      </w:pPr>
      <w:r>
        <w:rPr>
          <w:rFonts w:ascii="Segoe UI" w:hAnsi="Segoe UI" w:cs="Segoe UI"/>
          <w:sz w:val="21"/>
          <w:szCs w:val="21"/>
        </w:rPr>
        <w:t>CloudShell me run karo:</w:t>
      </w:r>
    </w:p>
    <w:p w:rsidR="008F6063" w:rsidRDefault="008F6063" w:rsidP="008F6063">
      <w:pPr>
        <w:spacing w:line="300" w:lineRule="atLeast"/>
        <w:rPr>
          <w:rFonts w:ascii="Segoe UI" w:hAnsi="Segoe UI" w:cs="Segoe UI"/>
          <w:sz w:val="21"/>
          <w:szCs w:val="21"/>
        </w:rPr>
      </w:pPr>
      <w:r>
        <w:rPr>
          <w:rFonts w:ascii="Segoe UI" w:hAnsi="Segoe UI" w:cs="Segoe UI"/>
          <w:sz w:val="21"/>
          <w:szCs w:val="21"/>
        </w:rPr>
        <w:t>cd ~/enterprise-genai-iac</w:t>
      </w:r>
    </w:p>
    <w:p w:rsidR="008F6063" w:rsidRDefault="008F6063" w:rsidP="008F6063">
      <w:pPr>
        <w:spacing w:line="300" w:lineRule="atLeast"/>
        <w:rPr>
          <w:rFonts w:ascii="Segoe UI" w:hAnsi="Segoe UI" w:cs="Segoe UI"/>
          <w:sz w:val="21"/>
          <w:szCs w:val="21"/>
        </w:rPr>
      </w:pPr>
      <w:r>
        <w:rPr>
          <w:rFonts w:ascii="Segoe UI" w:hAnsi="Segoe UI" w:cs="Segoe UI"/>
          <w:sz w:val="21"/>
          <w:szCs w:val="21"/>
        </w:rPr>
        <w:t>git push -u origin main</w:t>
      </w:r>
    </w:p>
    <w:p w:rsidR="008F6063" w:rsidRDefault="008F6063" w:rsidP="008F6063">
      <w:pPr>
        <w:pStyle w:val="NormalWeb"/>
        <w:spacing w:line="300" w:lineRule="atLeast"/>
        <w:rPr>
          <w:rFonts w:ascii="Segoe UI" w:hAnsi="Segoe UI" w:cs="Segoe UI"/>
          <w:sz w:val="21"/>
          <w:szCs w:val="21"/>
        </w:rPr>
      </w:pPr>
      <w:r>
        <w:rPr>
          <w:rFonts w:ascii="Segoe UI" w:hAnsi="Segoe UI" w:cs="Segoe UI"/>
          <w:sz w:val="21"/>
          <w:szCs w:val="21"/>
        </w:rPr>
        <w:t>Prompt aayega:</w:t>
      </w:r>
    </w:p>
    <w:p w:rsidR="008F6063" w:rsidRDefault="008F6063" w:rsidP="008F6063">
      <w:pPr>
        <w:pStyle w:val="NormalWeb"/>
        <w:spacing w:line="300" w:lineRule="atLeast"/>
        <w:rPr>
          <w:rFonts w:ascii="Segoe UI" w:hAnsi="Segoe UI" w:cs="Segoe UI"/>
          <w:sz w:val="21"/>
          <w:szCs w:val="21"/>
        </w:rPr>
      </w:pPr>
      <w:r>
        <w:rPr>
          <w:rFonts w:ascii="Segoe UI" w:hAnsi="Segoe UI" w:cs="Segoe UI"/>
          <w:sz w:val="21"/>
          <w:szCs w:val="21"/>
        </w:rPr>
        <w:t>Username for '</w:t>
      </w:r>
      <w:hyperlink r:id="rId85" w:history="1">
        <w:r>
          <w:rPr>
            <w:rStyle w:val="Hyperlink"/>
            <w:rFonts w:ascii="Segoe UI" w:hAnsi="Segoe UI" w:cs="Segoe UI"/>
            <w:sz w:val="21"/>
            <w:szCs w:val="21"/>
          </w:rPr>
          <w:t>https://github.com</w:t>
        </w:r>
      </w:hyperlink>
      <w:r>
        <w:rPr>
          <w:rFonts w:ascii="Segoe UI" w:hAnsi="Segoe UI" w:cs="Segoe UI"/>
          <w:sz w:val="21"/>
          <w:szCs w:val="21"/>
        </w:rPr>
        <w:t>':</w:t>
      </w:r>
    </w:p>
    <w:p w:rsidR="008F6063" w:rsidRDefault="008F6063" w:rsidP="008F6063">
      <w:pPr>
        <w:pStyle w:val="NormalWeb"/>
        <w:spacing w:line="300" w:lineRule="atLeast"/>
        <w:rPr>
          <w:rFonts w:ascii="Segoe UI" w:hAnsi="Segoe UI" w:cs="Segoe UI"/>
          <w:sz w:val="21"/>
          <w:szCs w:val="21"/>
        </w:rPr>
      </w:pPr>
      <w:r>
        <w:rPr>
          <w:rFonts w:ascii="Segoe UI" w:hAnsi="Segoe UI" w:cs="Segoe UI"/>
          <w:sz w:val="21"/>
          <w:szCs w:val="21"/>
        </w:rPr>
        <w:t>Enter:</w:t>
      </w:r>
    </w:p>
    <w:p w:rsidR="008F6063" w:rsidRDefault="008F6063" w:rsidP="008F6063">
      <w:pPr>
        <w:pStyle w:val="NormalWeb"/>
        <w:spacing w:line="300" w:lineRule="atLeast"/>
        <w:rPr>
          <w:rFonts w:ascii="Segoe UI" w:hAnsi="Segoe UI" w:cs="Segoe UI"/>
          <w:sz w:val="21"/>
          <w:szCs w:val="21"/>
        </w:rPr>
      </w:pPr>
      <w:r>
        <w:rPr>
          <w:rFonts w:ascii="Segoe UI" w:hAnsi="Segoe UI" w:cs="Segoe UI"/>
          <w:sz w:val="21"/>
          <w:szCs w:val="21"/>
        </w:rPr>
        <w:t>prashant2781</w:t>
      </w:r>
    </w:p>
    <w:p w:rsidR="008F6063" w:rsidRDefault="008F6063" w:rsidP="008F6063">
      <w:pPr>
        <w:pStyle w:val="NormalWeb"/>
        <w:spacing w:line="300" w:lineRule="atLeast"/>
        <w:rPr>
          <w:rFonts w:ascii="Segoe UI" w:hAnsi="Segoe UI" w:cs="Segoe UI"/>
          <w:sz w:val="21"/>
          <w:szCs w:val="21"/>
        </w:rPr>
      </w:pPr>
      <w:r>
        <w:rPr>
          <w:rFonts w:ascii="Segoe UI" w:hAnsi="Segoe UI" w:cs="Segoe UI"/>
          <w:sz w:val="21"/>
          <w:szCs w:val="21"/>
        </w:rPr>
        <w:t>Password prompt par:</w:t>
      </w:r>
    </w:p>
    <w:p w:rsidR="008F6063" w:rsidRDefault="008F6063" w:rsidP="008F6063">
      <w:pPr>
        <w:spacing w:line="300" w:lineRule="atLeast"/>
        <w:rPr>
          <w:rFonts w:ascii="Segoe UI" w:hAnsi="Segoe UI" w:cs="Segoe UI"/>
          <w:sz w:val="21"/>
          <w:szCs w:val="21"/>
        </w:rPr>
      </w:pPr>
      <w:r>
        <w:rPr>
          <w:rFonts w:ascii="Segoe UI" w:hAnsi="Segoe UI" w:cs="Segoe UI"/>
          <w:sz w:val="21"/>
          <w:szCs w:val="21"/>
        </w:rPr>
        <w:t>GitHub account password nahi</w:t>
      </w:r>
    </w:p>
    <w:p w:rsidR="008F6063" w:rsidRDefault="008F6063" w:rsidP="008F6063">
      <w:pPr>
        <w:spacing w:line="300" w:lineRule="atLeast"/>
        <w:rPr>
          <w:rFonts w:ascii="Segoe UI" w:hAnsi="Segoe UI" w:cs="Segoe UI"/>
          <w:sz w:val="21"/>
          <w:szCs w:val="21"/>
        </w:rPr>
      </w:pPr>
      <w:r>
        <w:rPr>
          <w:rFonts w:ascii="Segoe UI" w:hAnsi="Segoe UI" w:cs="Segoe UI"/>
          <w:sz w:val="21"/>
          <w:szCs w:val="21"/>
        </w:rPr>
        <w:t>PAT paste karo</w:t>
      </w:r>
    </w:p>
    <w:p w:rsidR="008F6063" w:rsidRDefault="008F6063" w:rsidP="008F6063">
      <w:pPr>
        <w:pStyle w:val="NormalWeb"/>
        <w:spacing w:line="300" w:lineRule="atLeast"/>
        <w:rPr>
          <w:rFonts w:ascii="Segoe UI" w:hAnsi="Segoe UI" w:cs="Segoe UI"/>
          <w:sz w:val="21"/>
          <w:szCs w:val="21"/>
        </w:rPr>
      </w:pPr>
      <w:r>
        <w:rPr>
          <w:rFonts w:ascii="Segoe UI" w:hAnsi="Segoe UI" w:cs="Segoe UI"/>
          <w:sz w:val="21"/>
          <w:szCs w:val="21"/>
        </w:rPr>
        <w:t>Paste karte time screen par kuch dikhega nahi — normal hai. Enter press karna.</w:t>
      </w:r>
    </w:p>
    <w:p w:rsidR="008F6063" w:rsidRDefault="00114F67" w:rsidP="008F6063">
      <w:pPr>
        <w:spacing w:line="300" w:lineRule="atLeast"/>
        <w:rPr>
          <w:rFonts w:ascii="Segoe UI" w:hAnsi="Segoe UI" w:cs="Segoe UI"/>
          <w:sz w:val="21"/>
          <w:szCs w:val="21"/>
        </w:rPr>
      </w:pPr>
      <w:r>
        <w:rPr>
          <w:rFonts w:ascii="Segoe UI" w:hAnsi="Segoe UI" w:cs="Segoe UI"/>
          <w:sz w:val="21"/>
          <w:szCs w:val="21"/>
        </w:rPr>
        <w:pict>
          <v:rect id="_x0000_i1181" style="width:0;height:1.5pt" o:hralign="center" o:hrstd="t" o:hr="t" fillcolor="#a0a0a0" stroked="f"/>
        </w:pict>
      </w:r>
    </w:p>
    <w:p w:rsidR="008F6063" w:rsidRDefault="008F6063" w:rsidP="008F6063">
      <w:pPr>
        <w:pStyle w:val="Heading1"/>
        <w:spacing w:line="300" w:lineRule="atLeast"/>
        <w:rPr>
          <w:rFonts w:ascii="Segoe UI" w:hAnsi="Segoe UI" w:cs="Segoe UI"/>
          <w:sz w:val="48"/>
          <w:szCs w:val="48"/>
        </w:rPr>
      </w:pPr>
      <w:r>
        <w:rPr>
          <w:rFonts w:ascii="Segoe UI" w:hAnsi="Segoe UI" w:cs="Segoe UI"/>
        </w:rPr>
        <w:t>Expected output</w:t>
      </w:r>
    </w:p>
    <w:p w:rsidR="008F6063" w:rsidRDefault="008F6063" w:rsidP="008F6063">
      <w:pPr>
        <w:pStyle w:val="NormalWeb"/>
        <w:spacing w:line="300" w:lineRule="atLeast"/>
        <w:rPr>
          <w:rFonts w:ascii="Segoe UI" w:hAnsi="Segoe UI" w:cs="Segoe UI"/>
          <w:sz w:val="21"/>
          <w:szCs w:val="21"/>
        </w:rPr>
      </w:pPr>
      <w:r>
        <w:rPr>
          <w:rFonts w:ascii="Segoe UI" w:hAnsi="Segoe UI" w:cs="Segoe UI"/>
          <w:sz w:val="21"/>
          <w:szCs w:val="21"/>
        </w:rPr>
        <w:t>Successful push ke baad kuch aisa aayega:</w:t>
      </w:r>
    </w:p>
    <w:p w:rsidR="008F6063" w:rsidRDefault="008F6063" w:rsidP="008F6063">
      <w:pPr>
        <w:spacing w:line="300" w:lineRule="atLeast"/>
        <w:rPr>
          <w:rFonts w:ascii="Segoe UI" w:hAnsi="Segoe UI" w:cs="Segoe UI"/>
          <w:sz w:val="21"/>
          <w:szCs w:val="21"/>
        </w:rPr>
      </w:pPr>
      <w:r>
        <w:rPr>
          <w:rFonts w:ascii="Segoe UI" w:hAnsi="Segoe UI" w:cs="Segoe UI"/>
          <w:sz w:val="21"/>
          <w:szCs w:val="21"/>
        </w:rPr>
        <w:t>Enumerating objects...</w:t>
      </w:r>
    </w:p>
    <w:p w:rsidR="008F6063" w:rsidRDefault="008F6063" w:rsidP="008F6063">
      <w:pPr>
        <w:spacing w:line="300" w:lineRule="atLeast"/>
        <w:rPr>
          <w:rFonts w:ascii="Segoe UI" w:hAnsi="Segoe UI" w:cs="Segoe UI"/>
          <w:sz w:val="21"/>
          <w:szCs w:val="21"/>
        </w:rPr>
      </w:pPr>
      <w:r>
        <w:rPr>
          <w:rFonts w:ascii="Segoe UI" w:hAnsi="Segoe UI" w:cs="Segoe UI"/>
          <w:sz w:val="21"/>
          <w:szCs w:val="21"/>
        </w:rPr>
        <w:lastRenderedPageBreak/>
        <w:t>Counting objects...</w:t>
      </w:r>
    </w:p>
    <w:p w:rsidR="008F6063" w:rsidRDefault="008F6063" w:rsidP="008F6063">
      <w:pPr>
        <w:spacing w:line="300" w:lineRule="atLeast"/>
        <w:rPr>
          <w:rFonts w:ascii="Segoe UI" w:hAnsi="Segoe UI" w:cs="Segoe UI"/>
          <w:sz w:val="21"/>
          <w:szCs w:val="21"/>
        </w:rPr>
      </w:pPr>
      <w:r>
        <w:rPr>
          <w:rFonts w:ascii="Segoe UI" w:hAnsi="Segoe UI" w:cs="Segoe UI"/>
          <w:sz w:val="21"/>
          <w:szCs w:val="21"/>
        </w:rPr>
        <w:t>Writing objects...</w:t>
      </w:r>
    </w:p>
    <w:p w:rsidR="008F6063" w:rsidRDefault="008F6063" w:rsidP="008F6063">
      <w:pPr>
        <w:spacing w:line="300" w:lineRule="atLeast"/>
        <w:rPr>
          <w:rFonts w:ascii="Segoe UI" w:hAnsi="Segoe UI" w:cs="Segoe UI"/>
          <w:sz w:val="21"/>
          <w:szCs w:val="21"/>
        </w:rPr>
      </w:pPr>
      <w:r>
        <w:rPr>
          <w:rFonts w:ascii="Segoe UI" w:hAnsi="Segoe UI" w:cs="Segoe UI"/>
          <w:sz w:val="21"/>
          <w:szCs w:val="21"/>
        </w:rPr>
        <w:t>branch 'main' set up to track 'origin/main'</w:t>
      </w:r>
    </w:p>
    <w:p w:rsidR="008F6063" w:rsidRDefault="008F6063" w:rsidP="008F6063">
      <w:pPr>
        <w:pStyle w:val="NormalWeb"/>
        <w:spacing w:line="300" w:lineRule="atLeast"/>
        <w:rPr>
          <w:rFonts w:ascii="Segoe UI" w:hAnsi="Segoe UI" w:cs="Segoe UI"/>
          <w:sz w:val="21"/>
          <w:szCs w:val="21"/>
        </w:rPr>
      </w:pPr>
      <w:r>
        <w:rPr>
          <w:rFonts w:ascii="Segoe UI" w:hAnsi="Segoe UI" w:cs="Segoe UI"/>
          <w:sz w:val="21"/>
          <w:szCs w:val="21"/>
        </w:rPr>
        <w:t>Phir GitHub repo page refresh karoge toh files dikhenge:</w:t>
      </w:r>
    </w:p>
    <w:p w:rsidR="008F6063" w:rsidRDefault="008F6063" w:rsidP="008F6063">
      <w:pPr>
        <w:spacing w:line="300" w:lineRule="atLeast"/>
        <w:rPr>
          <w:rFonts w:ascii="Segoe UI" w:hAnsi="Segoe UI" w:cs="Segoe UI"/>
          <w:sz w:val="21"/>
          <w:szCs w:val="21"/>
        </w:rPr>
      </w:pPr>
      <w:r>
        <w:rPr>
          <w:rFonts w:ascii="Segoe UI" w:hAnsi="Segoe UI" w:cs="Segoe UI"/>
          <w:sz w:val="21"/>
          <w:szCs w:val="21"/>
        </w:rPr>
        <w:t>app/</w:t>
      </w:r>
    </w:p>
    <w:p w:rsidR="008F6063" w:rsidRDefault="008F6063" w:rsidP="008F6063">
      <w:pPr>
        <w:spacing w:line="300" w:lineRule="atLeast"/>
        <w:rPr>
          <w:rFonts w:ascii="Segoe UI" w:hAnsi="Segoe UI" w:cs="Segoe UI"/>
          <w:sz w:val="21"/>
          <w:szCs w:val="21"/>
        </w:rPr>
      </w:pPr>
      <w:r>
        <w:rPr>
          <w:rFonts w:ascii="Segoe UI" w:hAnsi="Segoe UI" w:cs="Segoe UI"/>
          <w:sz w:val="21"/>
          <w:szCs w:val="21"/>
        </w:rPr>
        <w:t>infra/</w:t>
      </w:r>
    </w:p>
    <w:p w:rsidR="008F6063" w:rsidRDefault="008F6063" w:rsidP="008F6063">
      <w:pPr>
        <w:spacing w:line="300" w:lineRule="atLeast"/>
        <w:rPr>
          <w:rFonts w:ascii="Segoe UI" w:hAnsi="Segoe UI" w:cs="Segoe UI"/>
          <w:sz w:val="21"/>
          <w:szCs w:val="21"/>
        </w:rPr>
      </w:pPr>
      <w:r>
        <w:rPr>
          <w:rFonts w:ascii="Segoe UI" w:hAnsi="Segoe UI" w:cs="Segoe UI"/>
          <w:sz w:val="21"/>
          <w:szCs w:val="21"/>
        </w:rPr>
        <w:t>.github/  # jab workflow add karenge</w:t>
      </w:r>
    </w:p>
    <w:p w:rsidR="008F6063" w:rsidRDefault="008F6063" w:rsidP="008F6063">
      <w:pPr>
        <w:spacing w:line="300" w:lineRule="atLeast"/>
        <w:rPr>
          <w:rFonts w:ascii="Segoe UI" w:hAnsi="Segoe UI" w:cs="Segoe UI"/>
          <w:sz w:val="21"/>
          <w:szCs w:val="21"/>
        </w:rPr>
      </w:pPr>
      <w:r>
        <w:rPr>
          <w:rFonts w:ascii="Segoe UI" w:hAnsi="Segoe UI" w:cs="Segoe UI"/>
          <w:sz w:val="21"/>
          <w:szCs w:val="21"/>
        </w:rPr>
        <w:t>README.md</w:t>
      </w:r>
    </w:p>
    <w:p w:rsidR="008F6063" w:rsidRDefault="008F6063" w:rsidP="008F6063">
      <w:pPr>
        <w:spacing w:line="300" w:lineRule="atLeast"/>
        <w:rPr>
          <w:rFonts w:ascii="Segoe UI" w:hAnsi="Segoe UI" w:cs="Segoe UI"/>
          <w:sz w:val="21"/>
          <w:szCs w:val="21"/>
        </w:rPr>
      </w:pPr>
      <w:r>
        <w:rPr>
          <w:rFonts w:ascii="Segoe UI" w:hAnsi="Segoe UI" w:cs="Segoe UI"/>
          <w:sz w:val="21"/>
          <w:szCs w:val="21"/>
        </w:rPr>
        <w:t>.gitignore</w:t>
      </w:r>
    </w:p>
    <w:p w:rsidR="008F6063" w:rsidRDefault="00114F67" w:rsidP="008F6063">
      <w:pPr>
        <w:spacing w:line="300" w:lineRule="atLeast"/>
        <w:rPr>
          <w:rFonts w:ascii="Segoe UI" w:hAnsi="Segoe UI" w:cs="Segoe UI"/>
          <w:sz w:val="21"/>
          <w:szCs w:val="21"/>
        </w:rPr>
      </w:pPr>
      <w:r>
        <w:rPr>
          <w:rFonts w:ascii="Segoe UI" w:hAnsi="Segoe UI" w:cs="Segoe UI"/>
          <w:sz w:val="21"/>
          <w:szCs w:val="21"/>
        </w:rPr>
        <w:pict>
          <v:rect id="_x0000_i1182" style="width:0;height:1.5pt" o:hralign="center" o:hrstd="t" o:hr="t" fillcolor="#a0a0a0" stroked="f"/>
        </w:pict>
      </w:r>
    </w:p>
    <w:p w:rsidR="008F6063" w:rsidRDefault="008F6063" w:rsidP="008F6063">
      <w:pPr>
        <w:pStyle w:val="Heading1"/>
        <w:spacing w:line="300" w:lineRule="atLeast"/>
        <w:rPr>
          <w:rFonts w:ascii="Segoe UI" w:hAnsi="Segoe UI" w:cs="Segoe UI"/>
          <w:sz w:val="48"/>
          <w:szCs w:val="48"/>
        </w:rPr>
      </w:pPr>
      <w:r>
        <w:rPr>
          <w:rFonts w:ascii="Segoe UI" w:hAnsi="Segoe UI" w:cs="Segoe UI"/>
        </w:rPr>
        <w:t>Agar PAT galat permission ka hua</w:t>
      </w:r>
    </w:p>
    <w:p w:rsidR="008F6063" w:rsidRDefault="008F6063" w:rsidP="008F6063">
      <w:pPr>
        <w:pStyle w:val="NormalWeb"/>
        <w:spacing w:line="300" w:lineRule="atLeast"/>
        <w:rPr>
          <w:rFonts w:ascii="Segoe UI" w:hAnsi="Segoe UI" w:cs="Segoe UI"/>
          <w:sz w:val="21"/>
          <w:szCs w:val="21"/>
        </w:rPr>
      </w:pPr>
      <w:r>
        <w:rPr>
          <w:rFonts w:ascii="Segoe UI" w:hAnsi="Segoe UI" w:cs="Segoe UI"/>
          <w:sz w:val="21"/>
          <w:szCs w:val="21"/>
        </w:rPr>
        <w:t>Error aa sakta hai:</w:t>
      </w:r>
    </w:p>
    <w:p w:rsidR="008F6063" w:rsidRDefault="008F6063" w:rsidP="008F6063">
      <w:pPr>
        <w:spacing w:line="300" w:lineRule="atLeast"/>
        <w:rPr>
          <w:rFonts w:ascii="Segoe UI" w:hAnsi="Segoe UI" w:cs="Segoe UI"/>
          <w:sz w:val="21"/>
          <w:szCs w:val="21"/>
        </w:rPr>
      </w:pPr>
      <w:r>
        <w:rPr>
          <w:rFonts w:ascii="Segoe UI" w:hAnsi="Segoe UI" w:cs="Segoe UI"/>
          <w:sz w:val="21"/>
          <w:szCs w:val="21"/>
        </w:rPr>
        <w:t>remote: Permission to ... denied</w:t>
      </w:r>
    </w:p>
    <w:p w:rsidR="008F6063" w:rsidRDefault="008F6063" w:rsidP="008F6063">
      <w:pPr>
        <w:pStyle w:val="NormalWeb"/>
        <w:spacing w:line="300" w:lineRule="atLeast"/>
        <w:rPr>
          <w:rFonts w:ascii="Segoe UI" w:hAnsi="Segoe UI" w:cs="Segoe UI"/>
          <w:sz w:val="21"/>
          <w:szCs w:val="21"/>
        </w:rPr>
      </w:pPr>
      <w:r>
        <w:rPr>
          <w:rFonts w:ascii="Segoe UI" w:hAnsi="Segoe UI" w:cs="Segoe UI"/>
          <w:sz w:val="21"/>
          <w:szCs w:val="21"/>
        </w:rPr>
        <w:t xml:space="preserve">Toh token me permission missing hogi. Token me </w:t>
      </w:r>
      <w:r>
        <w:rPr>
          <w:rStyle w:val="HTMLCode"/>
        </w:rPr>
        <w:t>Contents: Read and write</w:t>
      </w:r>
      <w:r>
        <w:rPr>
          <w:rFonts w:ascii="Segoe UI" w:hAnsi="Segoe UI" w:cs="Segoe UI"/>
          <w:sz w:val="21"/>
          <w:szCs w:val="21"/>
        </w:rPr>
        <w:t xml:space="preserve"> ya classic token me </w:t>
      </w:r>
      <w:r>
        <w:rPr>
          <w:rStyle w:val="HTMLCode"/>
        </w:rPr>
        <w:t>repo</w:t>
      </w:r>
      <w:r>
        <w:rPr>
          <w:rFonts w:ascii="Segoe UI" w:hAnsi="Segoe UI" w:cs="Segoe UI"/>
          <w:sz w:val="21"/>
          <w:szCs w:val="21"/>
        </w:rPr>
        <w:t xml:space="preserve"> scope required hai.</w:t>
      </w:r>
    </w:p>
    <w:p w:rsidR="008F6063" w:rsidRDefault="00114F67" w:rsidP="008F6063">
      <w:pPr>
        <w:spacing w:line="300" w:lineRule="atLeast"/>
        <w:rPr>
          <w:rFonts w:ascii="Segoe UI" w:hAnsi="Segoe UI" w:cs="Segoe UI"/>
          <w:sz w:val="21"/>
          <w:szCs w:val="21"/>
        </w:rPr>
      </w:pPr>
      <w:r>
        <w:rPr>
          <w:rFonts w:ascii="Segoe UI" w:hAnsi="Segoe UI" w:cs="Segoe UI"/>
          <w:sz w:val="21"/>
          <w:szCs w:val="21"/>
        </w:rPr>
        <w:pict>
          <v:rect id="_x0000_i1183" style="width:0;height:1.5pt" o:hralign="center" o:hrstd="t" o:hr="t" fillcolor="#a0a0a0" stroked="f"/>
        </w:pict>
      </w:r>
    </w:p>
    <w:p w:rsidR="008F6063" w:rsidRDefault="008F6063" w:rsidP="008F6063">
      <w:pPr>
        <w:pStyle w:val="Heading1"/>
        <w:spacing w:line="300" w:lineRule="atLeast"/>
        <w:rPr>
          <w:rFonts w:ascii="Segoe UI" w:hAnsi="Segoe UI" w:cs="Segoe UI"/>
          <w:sz w:val="48"/>
          <w:szCs w:val="48"/>
        </w:rPr>
      </w:pPr>
      <w:r>
        <w:rPr>
          <w:rFonts w:ascii="Segoe UI" w:hAnsi="Segoe UI" w:cs="Segoe UI"/>
        </w:rPr>
        <w:t>Security note</w:t>
      </w:r>
    </w:p>
    <w:p w:rsidR="008F6063" w:rsidRDefault="008F6063" w:rsidP="008F6063">
      <w:pPr>
        <w:pStyle w:val="NormalWeb"/>
        <w:spacing w:line="300" w:lineRule="atLeast"/>
        <w:rPr>
          <w:rFonts w:ascii="Segoe UI" w:hAnsi="Segoe UI" w:cs="Segoe UI"/>
          <w:sz w:val="21"/>
          <w:szCs w:val="21"/>
        </w:rPr>
      </w:pPr>
      <w:r>
        <w:rPr>
          <w:rFonts w:ascii="Segoe UI" w:hAnsi="Segoe UI" w:cs="Segoe UI"/>
          <w:sz w:val="21"/>
          <w:szCs w:val="21"/>
        </w:rPr>
        <w:t>PAT ko:</w:t>
      </w:r>
    </w:p>
    <w:p w:rsidR="008F6063" w:rsidRDefault="008F6063" w:rsidP="008F6063">
      <w:pPr>
        <w:spacing w:line="300" w:lineRule="atLeast"/>
        <w:rPr>
          <w:rFonts w:ascii="Segoe UI" w:hAnsi="Segoe UI" w:cs="Segoe UI"/>
          <w:sz w:val="21"/>
          <w:szCs w:val="21"/>
        </w:rPr>
      </w:pPr>
      <w:r>
        <w:rPr>
          <w:rFonts w:ascii="Segoe UI" w:hAnsi="Segoe UI" w:cs="Segoe UI"/>
          <w:sz w:val="21"/>
          <w:szCs w:val="21"/>
        </w:rPr>
        <w:t>Chat me paste mat karna</w:t>
      </w:r>
    </w:p>
    <w:p w:rsidR="008F6063" w:rsidRDefault="008F6063" w:rsidP="008F6063">
      <w:pPr>
        <w:spacing w:line="300" w:lineRule="atLeast"/>
        <w:rPr>
          <w:rFonts w:ascii="Segoe UI" w:hAnsi="Segoe UI" w:cs="Segoe UI"/>
          <w:sz w:val="21"/>
          <w:szCs w:val="21"/>
        </w:rPr>
      </w:pPr>
      <w:r>
        <w:rPr>
          <w:rFonts w:ascii="Segoe UI" w:hAnsi="Segoe UI" w:cs="Segoe UI"/>
          <w:sz w:val="21"/>
          <w:szCs w:val="21"/>
        </w:rPr>
        <w:t>Git me commit mat karna</w:t>
      </w:r>
    </w:p>
    <w:p w:rsidR="008F6063" w:rsidRDefault="008F6063" w:rsidP="008F6063">
      <w:pPr>
        <w:spacing w:line="300" w:lineRule="atLeast"/>
        <w:rPr>
          <w:rFonts w:ascii="Segoe UI" w:hAnsi="Segoe UI" w:cs="Segoe UI"/>
          <w:sz w:val="21"/>
          <w:szCs w:val="21"/>
        </w:rPr>
      </w:pPr>
      <w:r>
        <w:rPr>
          <w:rFonts w:ascii="Segoe UI" w:hAnsi="Segoe UI" w:cs="Segoe UI"/>
          <w:sz w:val="21"/>
          <w:szCs w:val="21"/>
        </w:rPr>
        <w:t>CloudShell history me command ke andar mat likhna</w:t>
      </w:r>
    </w:p>
    <w:p w:rsidR="008F6063" w:rsidRDefault="008F6063" w:rsidP="008F6063">
      <w:pPr>
        <w:pStyle w:val="NormalWeb"/>
        <w:spacing w:line="300" w:lineRule="atLeast"/>
        <w:rPr>
          <w:rFonts w:ascii="Segoe UI" w:hAnsi="Segoe UI" w:cs="Segoe UI"/>
          <w:sz w:val="21"/>
          <w:szCs w:val="21"/>
        </w:rPr>
      </w:pPr>
      <w:r>
        <w:rPr>
          <w:rFonts w:ascii="Segoe UI" w:hAnsi="Segoe UI" w:cs="Segoe UI"/>
          <w:sz w:val="21"/>
          <w:szCs w:val="21"/>
        </w:rPr>
        <w:t>Password prompt me paste karna safe hai because command history me token save nahi hota.</w:t>
      </w:r>
    </w:p>
    <w:p w:rsidR="008F6063" w:rsidRDefault="00114F67" w:rsidP="008F6063">
      <w:pPr>
        <w:spacing w:line="300" w:lineRule="atLeast"/>
        <w:rPr>
          <w:rFonts w:ascii="Segoe UI" w:hAnsi="Segoe UI" w:cs="Segoe UI"/>
          <w:sz w:val="21"/>
          <w:szCs w:val="21"/>
        </w:rPr>
      </w:pPr>
      <w:r>
        <w:rPr>
          <w:rFonts w:ascii="Segoe UI" w:hAnsi="Segoe UI" w:cs="Segoe UI"/>
          <w:sz w:val="21"/>
          <w:szCs w:val="21"/>
        </w:rPr>
        <w:pict>
          <v:rect id="_x0000_i1184" style="width:0;height:1.5pt" o:hralign="center" o:hrstd="t" o:hr="t" fillcolor="#a0a0a0" stroked="f"/>
        </w:pict>
      </w:r>
    </w:p>
    <w:p w:rsidR="008F6063" w:rsidRDefault="008F6063" w:rsidP="008F6063">
      <w:pPr>
        <w:pStyle w:val="Heading1"/>
        <w:spacing w:line="300" w:lineRule="atLeast"/>
        <w:rPr>
          <w:rFonts w:ascii="Segoe UI" w:hAnsi="Segoe UI" w:cs="Segoe UI"/>
          <w:sz w:val="48"/>
          <w:szCs w:val="48"/>
        </w:rPr>
      </w:pPr>
      <w:r>
        <w:rPr>
          <w:rFonts w:ascii="Segoe UI" w:hAnsi="Segoe UI" w:cs="Segoe UI"/>
        </w:rPr>
        <w:t>Quick answer: password kyu nahi chala?</w:t>
      </w:r>
    </w:p>
    <w:p w:rsidR="008F6063" w:rsidRDefault="008F6063" w:rsidP="008F6063">
      <w:pPr>
        <w:pStyle w:val="NormalWeb"/>
        <w:spacing w:line="300" w:lineRule="atLeast"/>
        <w:rPr>
          <w:rFonts w:ascii="Segoe UI" w:hAnsi="Segoe UI" w:cs="Segoe UI"/>
          <w:sz w:val="21"/>
          <w:szCs w:val="21"/>
        </w:rPr>
      </w:pPr>
      <w:r>
        <w:rPr>
          <w:rFonts w:ascii="Segoe UI" w:hAnsi="Segoe UI" w:cs="Segoe UI"/>
          <w:sz w:val="21"/>
          <w:szCs w:val="21"/>
        </w:rPr>
        <w:t xml:space="preserve">Because GitHub password authentication for Git operations support nahi karta; GitHub token-based authentication ya SSH keys use karna required hai. </w:t>
      </w:r>
      <w:hyperlink r:id="rId86" w:history="1">
        <w:r>
          <w:rPr>
            <w:rStyle w:val="Hyperlink"/>
            <w:rFonts w:ascii="Segoe UI" w:hAnsi="Segoe UI" w:cs="Segoe UI"/>
            <w:sz w:val="21"/>
            <w:szCs w:val="21"/>
          </w:rPr>
          <w:t>[github.blog]</w:t>
        </w:r>
      </w:hyperlink>
      <w:r>
        <w:rPr>
          <w:rFonts w:ascii="Segoe UI" w:hAnsi="Segoe UI" w:cs="Segoe UI"/>
          <w:sz w:val="21"/>
          <w:szCs w:val="21"/>
        </w:rPr>
        <w:t xml:space="preserve">, </w:t>
      </w:r>
      <w:hyperlink r:id="rId87" w:history="1">
        <w:r>
          <w:rPr>
            <w:rStyle w:val="Hyperlink"/>
            <w:rFonts w:ascii="Segoe UI" w:hAnsi="Segoe UI" w:cs="Segoe UI"/>
            <w:sz w:val="21"/>
            <w:szCs w:val="21"/>
          </w:rPr>
          <w:t>[stackoverflow.com]</w:t>
        </w:r>
      </w:hyperlink>
    </w:p>
    <w:p w:rsidR="008F6063" w:rsidRDefault="00114F67" w:rsidP="008F6063">
      <w:pPr>
        <w:spacing w:line="300" w:lineRule="atLeast"/>
        <w:rPr>
          <w:rFonts w:ascii="Segoe UI" w:hAnsi="Segoe UI" w:cs="Segoe UI"/>
          <w:sz w:val="21"/>
          <w:szCs w:val="21"/>
        </w:rPr>
      </w:pPr>
      <w:r>
        <w:rPr>
          <w:rFonts w:ascii="Segoe UI" w:hAnsi="Segoe UI" w:cs="Segoe UI"/>
          <w:sz w:val="21"/>
          <w:szCs w:val="21"/>
        </w:rPr>
        <w:pict>
          <v:rect id="_x0000_i1185" style="width:0;height:1.5pt" o:hralign="center" o:hrstd="t" o:hr="t" fillcolor="#a0a0a0" stroked="f"/>
        </w:pict>
      </w:r>
    </w:p>
    <w:p w:rsidR="008F6063" w:rsidRDefault="008F6063" w:rsidP="008F6063">
      <w:pPr>
        <w:pStyle w:val="NormalWeb"/>
        <w:spacing w:line="300" w:lineRule="atLeast"/>
        <w:rPr>
          <w:rFonts w:ascii="Segoe UI" w:hAnsi="Segoe UI" w:cs="Segoe UI"/>
          <w:sz w:val="21"/>
          <w:szCs w:val="21"/>
        </w:rPr>
      </w:pPr>
      <w:r>
        <w:rPr>
          <w:rFonts w:ascii="Segoe UI" w:hAnsi="Segoe UI" w:cs="Segoe UI"/>
          <w:sz w:val="21"/>
          <w:szCs w:val="21"/>
        </w:rPr>
        <w:t xml:space="preserve">Pehle PAT create karo, phir </w:t>
      </w:r>
      <w:r>
        <w:rPr>
          <w:rStyle w:val="HTMLCode"/>
        </w:rPr>
        <w:t>git push -u origin main</w:t>
      </w:r>
      <w:r>
        <w:rPr>
          <w:rFonts w:ascii="Segoe UI" w:hAnsi="Segoe UI" w:cs="Segoe UI"/>
          <w:sz w:val="21"/>
          <w:szCs w:val="21"/>
        </w:rPr>
        <w:t xml:space="preserve"> dobara run karo. Output bhejo — agar success hua toh hum next step me </w:t>
      </w:r>
      <w:r>
        <w:rPr>
          <w:rStyle w:val="Strong"/>
          <w:rFonts w:ascii="Segoe UI" w:hAnsi="Segoe UI" w:cs="Segoe UI"/>
          <w:sz w:val="21"/>
          <w:szCs w:val="21"/>
        </w:rPr>
        <w:t>GitHub Actions workflow</w:t>
      </w:r>
      <w:r>
        <w:rPr>
          <w:rFonts w:ascii="Segoe UI" w:hAnsi="Segoe UI" w:cs="Segoe UI"/>
          <w:sz w:val="21"/>
          <w:szCs w:val="21"/>
        </w:rPr>
        <w:t xml:space="preserve"> create karenge.</w:t>
      </w:r>
    </w:p>
    <w:p w:rsidR="008F6063" w:rsidRDefault="008F6063" w:rsidP="008F6063">
      <w:pPr>
        <w:pStyle w:val="NormalWeb"/>
        <w:spacing w:line="300" w:lineRule="atLeast"/>
        <w:rPr>
          <w:rFonts w:ascii="Segoe UI" w:hAnsi="Segoe UI" w:cs="Segoe UI"/>
          <w:sz w:val="21"/>
          <w:szCs w:val="21"/>
        </w:rPr>
      </w:pPr>
      <w:r>
        <w:rPr>
          <w:rFonts w:ascii="Segoe UI" w:hAnsi="Segoe UI" w:cs="Segoe UI"/>
          <w:sz w:val="21"/>
          <w:szCs w:val="21"/>
        </w:rPr>
        <w:t>imageimage.png (Image: GitHub fine-grained personal access token creation page)</w:t>
      </w:r>
    </w:p>
    <w:p w:rsidR="008F6063" w:rsidRDefault="008F6063" w:rsidP="008F6063">
      <w:pPr>
        <w:pStyle w:val="NormalWeb"/>
        <w:spacing w:line="300" w:lineRule="atLeast"/>
        <w:rPr>
          <w:rFonts w:ascii="Segoe UI" w:hAnsi="Segoe UI" w:cs="Segoe UI"/>
          <w:sz w:val="21"/>
          <w:szCs w:val="21"/>
        </w:rPr>
      </w:pPr>
      <w:r>
        <w:rPr>
          <w:rFonts w:ascii="Segoe UI" w:hAnsi="Segoe UI" w:cs="Segoe UI"/>
          <w:sz w:val="21"/>
          <w:szCs w:val="21"/>
        </w:rPr>
        <w:lastRenderedPageBreak/>
        <w:t xml:space="preserve">Haan bhai, yahan </w:t>
      </w:r>
      <w:r>
        <w:rPr>
          <w:rStyle w:val="Strong"/>
          <w:rFonts w:ascii="Segoe UI" w:hAnsi="Segoe UI" w:cs="Segoe UI"/>
          <w:sz w:val="21"/>
          <w:szCs w:val="21"/>
        </w:rPr>
        <w:t>Fine-grained Personal Access Token</w:t>
      </w:r>
      <w:r>
        <w:rPr>
          <w:rFonts w:ascii="Segoe UI" w:hAnsi="Segoe UI" w:cs="Segoe UI"/>
          <w:sz w:val="21"/>
          <w:szCs w:val="21"/>
        </w:rPr>
        <w:t xml:space="preserve"> create karna hai. Tum isko sirf is repo ke liye limited permission doge — ye best practice hai.</w:t>
      </w:r>
    </w:p>
    <w:p w:rsidR="008F6063" w:rsidRDefault="008F6063" w:rsidP="008F6063">
      <w:pPr>
        <w:pStyle w:val="NormalWeb"/>
        <w:spacing w:line="300" w:lineRule="atLeast"/>
        <w:rPr>
          <w:rFonts w:ascii="Segoe UI" w:hAnsi="Segoe UI" w:cs="Segoe UI"/>
          <w:sz w:val="21"/>
          <w:szCs w:val="21"/>
        </w:rPr>
      </w:pPr>
      <w:r>
        <w:rPr>
          <w:rFonts w:ascii="Segoe UI" w:hAnsi="Segoe UI" w:cs="Segoe UI"/>
          <w:sz w:val="21"/>
          <w:szCs w:val="21"/>
        </w:rPr>
        <w:t xml:space="preserve">GitHub normal password se Git operations allow nahi karta; HTTPS push ke liye PAT ya SSH key use hota hai. </w:t>
      </w:r>
      <w:hyperlink r:id="rId88" w:history="1">
        <w:r>
          <w:rPr>
            <w:rStyle w:val="Hyperlink"/>
            <w:rFonts w:ascii="Segoe UI" w:hAnsi="Segoe UI" w:cs="Segoe UI"/>
            <w:sz w:val="21"/>
            <w:szCs w:val="21"/>
          </w:rPr>
          <w:t>[medium.com]</w:t>
        </w:r>
      </w:hyperlink>
      <w:r>
        <w:rPr>
          <w:rFonts w:ascii="Segoe UI" w:hAnsi="Segoe UI" w:cs="Segoe UI"/>
          <w:sz w:val="21"/>
          <w:szCs w:val="21"/>
        </w:rPr>
        <w:t xml:space="preserve">, </w:t>
      </w:r>
      <w:hyperlink r:id="rId89" w:history="1">
        <w:r>
          <w:rPr>
            <w:rStyle w:val="Hyperlink"/>
            <w:rFonts w:ascii="Segoe UI" w:hAnsi="Segoe UI" w:cs="Segoe UI"/>
            <w:sz w:val="21"/>
            <w:szCs w:val="21"/>
          </w:rPr>
          <w:t>[docs.aws.amazon.com]</w:t>
        </w:r>
      </w:hyperlink>
    </w:p>
    <w:p w:rsidR="008F6063" w:rsidRDefault="00114F67" w:rsidP="008F6063">
      <w:pPr>
        <w:spacing w:line="300" w:lineRule="atLeast"/>
        <w:rPr>
          <w:rFonts w:ascii="Segoe UI" w:hAnsi="Segoe UI" w:cs="Segoe UI"/>
          <w:sz w:val="21"/>
          <w:szCs w:val="21"/>
        </w:rPr>
      </w:pPr>
      <w:r>
        <w:rPr>
          <w:rFonts w:ascii="Segoe UI" w:hAnsi="Segoe UI" w:cs="Segoe UI"/>
          <w:sz w:val="21"/>
          <w:szCs w:val="21"/>
        </w:rPr>
        <w:pict>
          <v:rect id="_x0000_i1186" style="width:0;height:1.5pt" o:hralign="center" o:hrstd="t" o:hr="t" fillcolor="#a0a0a0" stroked="f"/>
        </w:pict>
      </w:r>
    </w:p>
    <w:p w:rsidR="008F6063" w:rsidRDefault="008F6063" w:rsidP="008F6063">
      <w:pPr>
        <w:pStyle w:val="Heading2"/>
        <w:spacing w:line="300" w:lineRule="atLeast"/>
        <w:rPr>
          <w:rFonts w:ascii="Segoe UI" w:hAnsi="Segoe UI" w:cs="Segoe UI"/>
        </w:rPr>
      </w:pPr>
      <w:r>
        <w:rPr>
          <w:rFonts w:ascii="Segoe UI" w:hAnsi="Segoe UI" w:cs="Segoe UI"/>
        </w:rPr>
        <w:t>Fill ye karo</w:t>
      </w:r>
    </w:p>
    <w:p w:rsidR="008F6063" w:rsidRDefault="008F6063" w:rsidP="008F6063">
      <w:pPr>
        <w:pStyle w:val="Heading3"/>
        <w:spacing w:line="300" w:lineRule="atLeast"/>
        <w:rPr>
          <w:rFonts w:ascii="Segoe UI" w:hAnsi="Segoe UI" w:cs="Segoe UI"/>
        </w:rPr>
      </w:pPr>
      <w:r>
        <w:rPr>
          <w:rFonts w:ascii="Segoe UI" w:hAnsi="Segoe UI" w:cs="Segoe UI"/>
        </w:rPr>
        <w:t>1. Token name</w:t>
      </w:r>
    </w:p>
    <w:p w:rsidR="008F6063" w:rsidRDefault="008F6063" w:rsidP="008F6063">
      <w:pPr>
        <w:pStyle w:val="NormalWeb"/>
        <w:spacing w:line="300" w:lineRule="atLeast"/>
        <w:rPr>
          <w:rFonts w:ascii="Segoe UI" w:hAnsi="Segoe UI" w:cs="Segoe UI"/>
          <w:sz w:val="21"/>
          <w:szCs w:val="21"/>
        </w:rPr>
      </w:pPr>
      <w:r>
        <w:rPr>
          <w:rFonts w:ascii="Segoe UI" w:hAnsi="Segoe UI" w:cs="Segoe UI"/>
          <w:sz w:val="21"/>
          <w:szCs w:val="21"/>
        </w:rPr>
        <w:t>enterprise-genai-assistant-aws-push-token</w:t>
      </w:r>
    </w:p>
    <w:p w:rsidR="008F6063" w:rsidRDefault="008F6063" w:rsidP="008F6063">
      <w:pPr>
        <w:pStyle w:val="Heading3"/>
        <w:spacing w:line="300" w:lineRule="atLeast"/>
        <w:rPr>
          <w:rFonts w:ascii="Segoe UI" w:hAnsi="Segoe UI" w:cs="Segoe UI"/>
        </w:rPr>
      </w:pPr>
      <w:r>
        <w:rPr>
          <w:rFonts w:ascii="Segoe UI" w:hAnsi="Segoe UI" w:cs="Segoe UI"/>
        </w:rPr>
        <w:t>2. Description</w:t>
      </w:r>
    </w:p>
    <w:p w:rsidR="008F6063" w:rsidRDefault="008F6063" w:rsidP="008F6063">
      <w:pPr>
        <w:pStyle w:val="NormalWeb"/>
        <w:spacing w:line="300" w:lineRule="atLeast"/>
        <w:rPr>
          <w:rFonts w:ascii="Segoe UI" w:hAnsi="Segoe UI" w:cs="Segoe UI"/>
          <w:sz w:val="21"/>
          <w:szCs w:val="21"/>
        </w:rPr>
      </w:pPr>
      <w:r>
        <w:rPr>
          <w:rFonts w:ascii="Segoe UI" w:hAnsi="Segoe UI" w:cs="Segoe UI"/>
          <w:sz w:val="21"/>
          <w:szCs w:val="21"/>
        </w:rPr>
        <w:t>Token for pushing Enterprise GenAI Assistant repository from AWS CloudShell</w:t>
      </w:r>
    </w:p>
    <w:p w:rsidR="008F6063" w:rsidRDefault="008F6063" w:rsidP="008F6063">
      <w:pPr>
        <w:pStyle w:val="Heading3"/>
        <w:spacing w:line="300" w:lineRule="atLeast"/>
        <w:rPr>
          <w:rFonts w:ascii="Segoe UI" w:hAnsi="Segoe UI" w:cs="Segoe UI"/>
        </w:rPr>
      </w:pPr>
      <w:r>
        <w:rPr>
          <w:rFonts w:ascii="Segoe UI" w:hAnsi="Segoe UI" w:cs="Segoe UI"/>
        </w:rPr>
        <w:t>3. Resource owner</w:t>
      </w:r>
    </w:p>
    <w:p w:rsidR="008F6063" w:rsidRDefault="008F6063" w:rsidP="008F6063">
      <w:pPr>
        <w:pStyle w:val="NormalWeb"/>
        <w:spacing w:line="300" w:lineRule="atLeast"/>
        <w:rPr>
          <w:rFonts w:ascii="Segoe UI" w:hAnsi="Segoe UI" w:cs="Segoe UI"/>
          <w:sz w:val="21"/>
          <w:szCs w:val="21"/>
        </w:rPr>
      </w:pPr>
      <w:r>
        <w:rPr>
          <w:rFonts w:ascii="Segoe UI" w:hAnsi="Segoe UI" w:cs="Segoe UI"/>
          <w:sz w:val="21"/>
          <w:szCs w:val="21"/>
        </w:rPr>
        <w:t>Already selected hai:</w:t>
      </w:r>
    </w:p>
    <w:p w:rsidR="008F6063" w:rsidRDefault="008F6063" w:rsidP="008F6063">
      <w:pPr>
        <w:pStyle w:val="NormalWeb"/>
        <w:spacing w:line="300" w:lineRule="atLeast"/>
        <w:rPr>
          <w:rFonts w:ascii="Segoe UI" w:hAnsi="Segoe UI" w:cs="Segoe UI"/>
          <w:sz w:val="21"/>
          <w:szCs w:val="21"/>
        </w:rPr>
      </w:pPr>
      <w:r>
        <w:rPr>
          <w:rFonts w:ascii="Segoe UI" w:hAnsi="Segoe UI" w:cs="Segoe UI"/>
          <w:sz w:val="21"/>
          <w:szCs w:val="21"/>
        </w:rPr>
        <w:t>prashant2781</w:t>
      </w:r>
    </w:p>
    <w:p w:rsidR="008F6063" w:rsidRDefault="008F6063" w:rsidP="008F6063">
      <w:pPr>
        <w:pStyle w:val="NormalWeb"/>
        <w:spacing w:line="300" w:lineRule="atLeast"/>
        <w:rPr>
          <w:rFonts w:ascii="Segoe UI" w:hAnsi="Segoe UI" w:cs="Segoe UI"/>
          <w:sz w:val="21"/>
          <w:szCs w:val="21"/>
        </w:rPr>
      </w:pPr>
      <w:r>
        <w:rPr>
          <w:rFonts w:ascii="Segoe UI" w:hAnsi="Segoe UI" w:cs="Segoe UI"/>
          <w:sz w:val="21"/>
          <w:szCs w:val="21"/>
        </w:rPr>
        <w:t>Isko same rehne do.</w:t>
      </w:r>
    </w:p>
    <w:p w:rsidR="008F6063" w:rsidRDefault="008F6063" w:rsidP="008F6063">
      <w:pPr>
        <w:pStyle w:val="Heading3"/>
        <w:spacing w:line="300" w:lineRule="atLeast"/>
        <w:rPr>
          <w:rFonts w:ascii="Segoe UI" w:hAnsi="Segoe UI" w:cs="Segoe UI"/>
        </w:rPr>
      </w:pPr>
      <w:r>
        <w:rPr>
          <w:rFonts w:ascii="Segoe UI" w:hAnsi="Segoe UI" w:cs="Segoe UI"/>
        </w:rPr>
        <w:t>4. Expiration</w:t>
      </w:r>
    </w:p>
    <w:p w:rsidR="008F6063" w:rsidRDefault="008F6063" w:rsidP="008F6063">
      <w:pPr>
        <w:pStyle w:val="NormalWeb"/>
        <w:spacing w:line="300" w:lineRule="atLeast"/>
        <w:rPr>
          <w:rFonts w:ascii="Segoe UI" w:hAnsi="Segoe UI" w:cs="Segoe UI"/>
          <w:sz w:val="21"/>
          <w:szCs w:val="21"/>
        </w:rPr>
      </w:pPr>
      <w:r>
        <w:rPr>
          <w:rFonts w:ascii="Segoe UI" w:hAnsi="Segoe UI" w:cs="Segoe UI"/>
          <w:sz w:val="21"/>
          <w:szCs w:val="21"/>
        </w:rPr>
        <w:t>Abhi default:</w:t>
      </w:r>
    </w:p>
    <w:p w:rsidR="008F6063" w:rsidRDefault="008F6063" w:rsidP="008F6063">
      <w:pPr>
        <w:pStyle w:val="NormalWeb"/>
        <w:spacing w:line="300" w:lineRule="atLeast"/>
        <w:rPr>
          <w:rFonts w:ascii="Segoe UI" w:hAnsi="Segoe UI" w:cs="Segoe UI"/>
          <w:sz w:val="21"/>
          <w:szCs w:val="21"/>
        </w:rPr>
      </w:pPr>
      <w:r>
        <w:rPr>
          <w:rFonts w:ascii="Segoe UI" w:hAnsi="Segoe UI" w:cs="Segoe UI"/>
          <w:sz w:val="21"/>
          <w:szCs w:val="21"/>
        </w:rPr>
        <w:t>30 days</w:t>
      </w:r>
    </w:p>
    <w:p w:rsidR="008F6063" w:rsidRDefault="008F6063" w:rsidP="008F6063">
      <w:pPr>
        <w:pStyle w:val="NormalWeb"/>
        <w:spacing w:line="300" w:lineRule="atLeast"/>
        <w:rPr>
          <w:rFonts w:ascii="Segoe UI" w:hAnsi="Segoe UI" w:cs="Segoe UI"/>
          <w:sz w:val="21"/>
          <w:szCs w:val="21"/>
        </w:rPr>
      </w:pPr>
      <w:r>
        <w:rPr>
          <w:rFonts w:ascii="Segoe UI" w:hAnsi="Segoe UI" w:cs="Segoe UI"/>
          <w:sz w:val="21"/>
          <w:szCs w:val="21"/>
        </w:rPr>
        <w:t>Ye okay hai. Security ke liye 30 days best hai. Agar baar-baar use karna hai toh 60/90 days bhi kar sakte ho, but abhi 30 days rakho.</w:t>
      </w:r>
    </w:p>
    <w:p w:rsidR="008F6063" w:rsidRDefault="00114F67" w:rsidP="008F6063">
      <w:pPr>
        <w:spacing w:line="300" w:lineRule="atLeast"/>
        <w:rPr>
          <w:rFonts w:ascii="Segoe UI" w:hAnsi="Segoe UI" w:cs="Segoe UI"/>
          <w:sz w:val="21"/>
          <w:szCs w:val="21"/>
        </w:rPr>
      </w:pPr>
      <w:r>
        <w:rPr>
          <w:rFonts w:ascii="Segoe UI" w:hAnsi="Segoe UI" w:cs="Segoe UI"/>
          <w:sz w:val="21"/>
          <w:szCs w:val="21"/>
        </w:rPr>
        <w:pict>
          <v:rect id="_x0000_i1187" style="width:0;height:1.5pt" o:hralign="center" o:hrstd="t" o:hr="t" fillcolor="#a0a0a0" stroked="f"/>
        </w:pict>
      </w:r>
    </w:p>
    <w:p w:rsidR="008F6063" w:rsidRDefault="008F6063" w:rsidP="008F6063">
      <w:pPr>
        <w:pStyle w:val="Heading2"/>
        <w:spacing w:line="300" w:lineRule="atLeast"/>
        <w:rPr>
          <w:rFonts w:ascii="Segoe UI" w:hAnsi="Segoe UI" w:cs="Segoe UI"/>
        </w:rPr>
      </w:pPr>
      <w:r>
        <w:rPr>
          <w:rFonts w:ascii="Segoe UI" w:hAnsi="Segoe UI" w:cs="Segoe UI"/>
        </w:rPr>
        <w:t>Repository access</w:t>
      </w:r>
    </w:p>
    <w:p w:rsidR="008F6063" w:rsidRDefault="008F6063" w:rsidP="008F6063">
      <w:pPr>
        <w:pStyle w:val="NormalWeb"/>
        <w:spacing w:line="300" w:lineRule="atLeast"/>
        <w:rPr>
          <w:rFonts w:ascii="Segoe UI" w:hAnsi="Segoe UI" w:cs="Segoe UI"/>
          <w:sz w:val="21"/>
          <w:szCs w:val="21"/>
        </w:rPr>
      </w:pPr>
      <w:r>
        <w:rPr>
          <w:rFonts w:ascii="Segoe UI" w:hAnsi="Segoe UI" w:cs="Segoe UI"/>
          <w:sz w:val="21"/>
          <w:szCs w:val="21"/>
        </w:rPr>
        <w:t>Abhi screenshot me selected hai:</w:t>
      </w:r>
    </w:p>
    <w:p w:rsidR="008F6063" w:rsidRDefault="008F6063" w:rsidP="008F6063">
      <w:pPr>
        <w:spacing w:line="300" w:lineRule="atLeast"/>
        <w:rPr>
          <w:rFonts w:ascii="Segoe UI" w:hAnsi="Segoe UI" w:cs="Segoe UI"/>
          <w:sz w:val="21"/>
          <w:szCs w:val="21"/>
        </w:rPr>
      </w:pPr>
      <w:r>
        <w:rPr>
          <w:rFonts w:ascii="Segoe UI" w:hAnsi="Segoe UI" w:cs="Segoe UI"/>
          <w:sz w:val="21"/>
          <w:szCs w:val="21"/>
        </w:rPr>
        <w:t>Public repositories</w:t>
      </w:r>
    </w:p>
    <w:p w:rsidR="008F6063" w:rsidRDefault="008F6063" w:rsidP="008F6063">
      <w:pPr>
        <w:pStyle w:val="NormalWeb"/>
        <w:spacing w:line="300" w:lineRule="atLeast"/>
        <w:rPr>
          <w:rFonts w:ascii="Segoe UI" w:hAnsi="Segoe UI" w:cs="Segoe UI"/>
          <w:sz w:val="21"/>
          <w:szCs w:val="21"/>
        </w:rPr>
      </w:pPr>
      <w:r>
        <w:rPr>
          <w:rFonts w:ascii="Segoe UI" w:hAnsi="Segoe UI" w:cs="Segoe UI"/>
          <w:sz w:val="21"/>
          <w:szCs w:val="21"/>
        </w:rPr>
        <w:t>Isko change karna hai.</w:t>
      </w:r>
    </w:p>
    <w:p w:rsidR="008F6063" w:rsidRDefault="008F6063" w:rsidP="008F6063">
      <w:pPr>
        <w:pStyle w:val="NormalWeb"/>
        <w:spacing w:line="300" w:lineRule="atLeast"/>
        <w:rPr>
          <w:rFonts w:ascii="Segoe UI" w:hAnsi="Segoe UI" w:cs="Segoe UI"/>
          <w:sz w:val="21"/>
          <w:szCs w:val="21"/>
        </w:rPr>
      </w:pPr>
      <w:r>
        <w:rPr>
          <w:rFonts w:ascii="Segoe UI" w:hAnsi="Segoe UI" w:cs="Segoe UI"/>
          <w:sz w:val="21"/>
          <w:szCs w:val="21"/>
        </w:rPr>
        <w:t>Select karo:</w:t>
      </w:r>
    </w:p>
    <w:p w:rsidR="008F6063" w:rsidRDefault="008F6063" w:rsidP="008F6063">
      <w:pPr>
        <w:pStyle w:val="NormalWeb"/>
        <w:spacing w:line="300" w:lineRule="atLeast"/>
        <w:rPr>
          <w:rFonts w:ascii="Segoe UI" w:hAnsi="Segoe UI" w:cs="Segoe UI"/>
          <w:sz w:val="21"/>
          <w:szCs w:val="21"/>
        </w:rPr>
      </w:pPr>
      <w:r>
        <w:rPr>
          <w:rFonts w:ascii="Segoe UI" w:hAnsi="Segoe UI" w:cs="Segoe UI"/>
          <w:sz w:val="21"/>
          <w:szCs w:val="21"/>
        </w:rPr>
        <w:t>Only select repositories</w:t>
      </w:r>
    </w:p>
    <w:p w:rsidR="008F6063" w:rsidRDefault="008F6063" w:rsidP="008F6063">
      <w:pPr>
        <w:pStyle w:val="NormalWeb"/>
        <w:spacing w:line="300" w:lineRule="atLeast"/>
        <w:rPr>
          <w:rFonts w:ascii="Segoe UI" w:hAnsi="Segoe UI" w:cs="Segoe UI"/>
          <w:sz w:val="21"/>
          <w:szCs w:val="21"/>
        </w:rPr>
      </w:pPr>
      <w:r>
        <w:rPr>
          <w:rFonts w:ascii="Segoe UI" w:hAnsi="Segoe UI" w:cs="Segoe UI"/>
          <w:sz w:val="21"/>
          <w:szCs w:val="21"/>
        </w:rPr>
        <w:t>Phir repository choose karo:</w:t>
      </w:r>
    </w:p>
    <w:p w:rsidR="008F6063" w:rsidRDefault="008F6063" w:rsidP="008F6063">
      <w:pPr>
        <w:pStyle w:val="NormalWeb"/>
        <w:spacing w:line="300" w:lineRule="atLeast"/>
        <w:rPr>
          <w:rFonts w:ascii="Segoe UI" w:hAnsi="Segoe UI" w:cs="Segoe UI"/>
          <w:sz w:val="21"/>
          <w:szCs w:val="21"/>
        </w:rPr>
      </w:pPr>
      <w:r>
        <w:rPr>
          <w:rFonts w:ascii="Segoe UI" w:hAnsi="Segoe UI" w:cs="Segoe UI"/>
          <w:sz w:val="21"/>
          <w:szCs w:val="21"/>
        </w:rPr>
        <w:t>enterprise-genai-assistant-aws</w:t>
      </w:r>
    </w:p>
    <w:p w:rsidR="008F6063" w:rsidRDefault="00114F67" w:rsidP="008F6063">
      <w:pPr>
        <w:spacing w:line="300" w:lineRule="atLeast"/>
        <w:rPr>
          <w:rFonts w:ascii="Segoe UI" w:hAnsi="Segoe UI" w:cs="Segoe UI"/>
          <w:sz w:val="21"/>
          <w:szCs w:val="21"/>
        </w:rPr>
      </w:pPr>
      <w:r>
        <w:rPr>
          <w:rFonts w:ascii="Segoe UI" w:hAnsi="Segoe UI" w:cs="Segoe UI"/>
          <w:sz w:val="21"/>
          <w:szCs w:val="21"/>
        </w:rPr>
        <w:lastRenderedPageBreak/>
        <w:pict>
          <v:rect id="_x0000_i1188" style="width:0;height:1.5pt" o:hralign="center" o:hrstd="t" o:hr="t" fillcolor="#a0a0a0" stroked="f"/>
        </w:pict>
      </w:r>
    </w:p>
    <w:p w:rsidR="008F6063" w:rsidRDefault="008F6063" w:rsidP="008F6063">
      <w:pPr>
        <w:pStyle w:val="Heading2"/>
        <w:spacing w:line="300" w:lineRule="atLeast"/>
        <w:rPr>
          <w:rFonts w:ascii="Segoe UI" w:hAnsi="Segoe UI" w:cs="Segoe UI"/>
        </w:rPr>
      </w:pPr>
      <w:r>
        <w:rPr>
          <w:rFonts w:ascii="Segoe UI" w:hAnsi="Segoe UI" w:cs="Segoe UI"/>
        </w:rPr>
        <w:t>Repository permissions</w:t>
      </w:r>
    </w:p>
    <w:p w:rsidR="008F6063" w:rsidRDefault="008F6063" w:rsidP="008F6063">
      <w:pPr>
        <w:pStyle w:val="NormalWeb"/>
        <w:spacing w:line="300" w:lineRule="atLeast"/>
        <w:rPr>
          <w:rFonts w:ascii="Segoe UI" w:hAnsi="Segoe UI" w:cs="Segoe UI"/>
          <w:sz w:val="21"/>
          <w:szCs w:val="21"/>
        </w:rPr>
      </w:pPr>
      <w:r>
        <w:rPr>
          <w:rFonts w:ascii="Segoe UI" w:hAnsi="Segoe UI" w:cs="Segoe UI"/>
          <w:sz w:val="21"/>
          <w:szCs w:val="21"/>
        </w:rPr>
        <w:t xml:space="preserve">Neeche scroll karo, wahan </w:t>
      </w:r>
      <w:r>
        <w:rPr>
          <w:rStyle w:val="Strong"/>
          <w:rFonts w:ascii="Segoe UI" w:hAnsi="Segoe UI" w:cs="Segoe UI"/>
          <w:sz w:val="21"/>
          <w:szCs w:val="21"/>
        </w:rPr>
        <w:t>Repository permissions</w:t>
      </w:r>
      <w:r>
        <w:rPr>
          <w:rFonts w:ascii="Segoe UI" w:hAnsi="Segoe UI" w:cs="Segoe UI"/>
          <w:sz w:val="21"/>
          <w:szCs w:val="21"/>
        </w:rPr>
        <w:t xml:space="preserve"> section milega.</w:t>
      </w:r>
    </w:p>
    <w:p w:rsidR="008F6063" w:rsidRDefault="008F6063" w:rsidP="008F6063">
      <w:pPr>
        <w:pStyle w:val="NormalWeb"/>
        <w:spacing w:line="300" w:lineRule="atLeast"/>
        <w:rPr>
          <w:rFonts w:ascii="Segoe UI" w:hAnsi="Segoe UI" w:cs="Segoe UI"/>
          <w:sz w:val="21"/>
          <w:szCs w:val="21"/>
        </w:rPr>
      </w:pPr>
      <w:r>
        <w:rPr>
          <w:rFonts w:ascii="Segoe UI" w:hAnsi="Segoe UI" w:cs="Segoe UI"/>
          <w:sz w:val="21"/>
          <w:szCs w:val="21"/>
        </w:rPr>
        <w:t>Set karo:</w:t>
      </w:r>
    </w:p>
    <w:p w:rsidR="008F6063" w:rsidRDefault="008F6063" w:rsidP="008F6063">
      <w:pPr>
        <w:pStyle w:val="Heading3"/>
        <w:spacing w:line="300" w:lineRule="atLeast"/>
        <w:rPr>
          <w:rFonts w:ascii="Segoe UI" w:hAnsi="Segoe UI" w:cs="Segoe UI"/>
        </w:rPr>
      </w:pPr>
      <w:r>
        <w:rPr>
          <w:rFonts w:ascii="Segoe UI" w:hAnsi="Segoe UI" w:cs="Segoe UI"/>
        </w:rPr>
        <w:t>Contents</w:t>
      </w:r>
    </w:p>
    <w:p w:rsidR="008F6063" w:rsidRDefault="008F6063" w:rsidP="008F6063">
      <w:pPr>
        <w:pStyle w:val="NormalWeb"/>
        <w:spacing w:line="300" w:lineRule="atLeast"/>
        <w:rPr>
          <w:rFonts w:ascii="Segoe UI" w:hAnsi="Segoe UI" w:cs="Segoe UI"/>
          <w:sz w:val="21"/>
          <w:szCs w:val="21"/>
        </w:rPr>
      </w:pPr>
      <w:r>
        <w:rPr>
          <w:rFonts w:ascii="Segoe UI" w:hAnsi="Segoe UI" w:cs="Segoe UI"/>
          <w:sz w:val="21"/>
          <w:szCs w:val="21"/>
        </w:rPr>
        <w:t>Read and write</w:t>
      </w:r>
    </w:p>
    <w:p w:rsidR="008F6063" w:rsidRDefault="008F6063" w:rsidP="008F6063">
      <w:pPr>
        <w:pStyle w:val="NormalWeb"/>
        <w:spacing w:line="300" w:lineRule="atLeast"/>
        <w:rPr>
          <w:rFonts w:ascii="Segoe UI" w:hAnsi="Segoe UI" w:cs="Segoe UI"/>
          <w:sz w:val="21"/>
          <w:szCs w:val="21"/>
        </w:rPr>
      </w:pPr>
      <w:r>
        <w:rPr>
          <w:rFonts w:ascii="Segoe UI" w:hAnsi="Segoe UI" w:cs="Segoe UI"/>
          <w:sz w:val="21"/>
          <w:szCs w:val="21"/>
        </w:rPr>
        <w:t xml:space="preserve">Ye required hai </w:t>
      </w:r>
      <w:r>
        <w:rPr>
          <w:rStyle w:val="HTMLCode"/>
          <w:rFonts w:eastAsiaTheme="majorEastAsia"/>
        </w:rPr>
        <w:t>git push</w:t>
      </w:r>
      <w:r>
        <w:rPr>
          <w:rFonts w:ascii="Segoe UI" w:hAnsi="Segoe UI" w:cs="Segoe UI"/>
          <w:sz w:val="21"/>
          <w:szCs w:val="21"/>
        </w:rPr>
        <w:t xml:space="preserve"> ke liye.</w:t>
      </w:r>
    </w:p>
    <w:p w:rsidR="008F6063" w:rsidRDefault="008F6063" w:rsidP="008F6063">
      <w:pPr>
        <w:pStyle w:val="Heading3"/>
        <w:spacing w:line="300" w:lineRule="atLeast"/>
        <w:rPr>
          <w:rFonts w:ascii="Segoe UI" w:hAnsi="Segoe UI" w:cs="Segoe UI"/>
        </w:rPr>
      </w:pPr>
      <w:r>
        <w:rPr>
          <w:rFonts w:ascii="Segoe UI" w:hAnsi="Segoe UI" w:cs="Segoe UI"/>
        </w:rPr>
        <w:t>Metadata</w:t>
      </w:r>
    </w:p>
    <w:p w:rsidR="008F6063" w:rsidRDefault="008F6063" w:rsidP="008F6063">
      <w:pPr>
        <w:pStyle w:val="NormalWeb"/>
        <w:spacing w:line="300" w:lineRule="atLeast"/>
        <w:rPr>
          <w:rFonts w:ascii="Segoe UI" w:hAnsi="Segoe UI" w:cs="Segoe UI"/>
          <w:sz w:val="21"/>
          <w:szCs w:val="21"/>
        </w:rPr>
      </w:pPr>
      <w:r>
        <w:rPr>
          <w:rFonts w:ascii="Segoe UI" w:hAnsi="Segoe UI" w:cs="Segoe UI"/>
          <w:sz w:val="21"/>
          <w:szCs w:val="21"/>
        </w:rPr>
        <w:t>Read-only</w:t>
      </w:r>
    </w:p>
    <w:p w:rsidR="008F6063" w:rsidRDefault="008F6063" w:rsidP="008F6063">
      <w:pPr>
        <w:pStyle w:val="NormalWeb"/>
        <w:spacing w:line="300" w:lineRule="atLeast"/>
        <w:rPr>
          <w:rFonts w:ascii="Segoe UI" w:hAnsi="Segoe UI" w:cs="Segoe UI"/>
          <w:sz w:val="21"/>
          <w:szCs w:val="21"/>
        </w:rPr>
      </w:pPr>
      <w:r>
        <w:rPr>
          <w:rFonts w:ascii="Segoe UI" w:hAnsi="Segoe UI" w:cs="Segoe UI"/>
          <w:sz w:val="21"/>
          <w:szCs w:val="21"/>
        </w:rPr>
        <w:t>Ye usually automatically selected hota hai.</w:t>
      </w:r>
    </w:p>
    <w:p w:rsidR="008F6063" w:rsidRDefault="008F6063" w:rsidP="008F6063">
      <w:pPr>
        <w:pStyle w:val="Heading3"/>
        <w:spacing w:line="300" w:lineRule="atLeast"/>
        <w:rPr>
          <w:rFonts w:ascii="Segoe UI" w:hAnsi="Segoe UI" w:cs="Segoe UI"/>
        </w:rPr>
      </w:pPr>
      <w:r>
        <w:rPr>
          <w:rFonts w:ascii="Segoe UI" w:hAnsi="Segoe UI" w:cs="Segoe UI"/>
        </w:rPr>
        <w:t>Workflows</w:t>
      </w:r>
    </w:p>
    <w:p w:rsidR="008F6063" w:rsidRDefault="008F6063" w:rsidP="008F6063">
      <w:pPr>
        <w:pStyle w:val="NormalWeb"/>
        <w:spacing w:line="300" w:lineRule="atLeast"/>
        <w:rPr>
          <w:rFonts w:ascii="Segoe UI" w:hAnsi="Segoe UI" w:cs="Segoe UI"/>
          <w:sz w:val="21"/>
          <w:szCs w:val="21"/>
        </w:rPr>
      </w:pPr>
      <w:r>
        <w:rPr>
          <w:rFonts w:ascii="Segoe UI" w:hAnsi="Segoe UI" w:cs="Segoe UI"/>
          <w:sz w:val="21"/>
          <w:szCs w:val="21"/>
        </w:rPr>
        <w:t>Agar option dikhe:</w:t>
      </w:r>
    </w:p>
    <w:p w:rsidR="008F6063" w:rsidRDefault="008F6063" w:rsidP="008F6063">
      <w:pPr>
        <w:pStyle w:val="NormalWeb"/>
        <w:spacing w:line="300" w:lineRule="atLeast"/>
        <w:rPr>
          <w:rFonts w:ascii="Segoe UI" w:hAnsi="Segoe UI" w:cs="Segoe UI"/>
          <w:sz w:val="21"/>
          <w:szCs w:val="21"/>
        </w:rPr>
      </w:pPr>
      <w:r>
        <w:rPr>
          <w:rFonts w:ascii="Segoe UI" w:hAnsi="Segoe UI" w:cs="Segoe UI"/>
          <w:sz w:val="21"/>
          <w:szCs w:val="21"/>
        </w:rPr>
        <w:t>Read and write</w:t>
      </w:r>
    </w:p>
    <w:p w:rsidR="008F6063" w:rsidRDefault="008F6063" w:rsidP="008F6063">
      <w:pPr>
        <w:pStyle w:val="NormalWeb"/>
        <w:spacing w:line="300" w:lineRule="atLeast"/>
        <w:rPr>
          <w:rFonts w:ascii="Segoe UI" w:hAnsi="Segoe UI" w:cs="Segoe UI"/>
          <w:sz w:val="21"/>
          <w:szCs w:val="21"/>
        </w:rPr>
      </w:pPr>
      <w:r>
        <w:rPr>
          <w:rFonts w:ascii="Segoe UI" w:hAnsi="Segoe UI" w:cs="Segoe UI"/>
          <w:sz w:val="21"/>
          <w:szCs w:val="21"/>
        </w:rPr>
        <w:t xml:space="preserve">Ye isliye, kyunki hum </w:t>
      </w:r>
      <w:r>
        <w:rPr>
          <w:rStyle w:val="HTMLCode"/>
          <w:rFonts w:eastAsiaTheme="majorEastAsia"/>
        </w:rPr>
        <w:t>.github/workflows/terraform-plan.yml</w:t>
      </w:r>
      <w:r>
        <w:rPr>
          <w:rFonts w:ascii="Segoe UI" w:hAnsi="Segoe UI" w:cs="Segoe UI"/>
          <w:sz w:val="21"/>
          <w:szCs w:val="21"/>
        </w:rPr>
        <w:t xml:space="preserve"> file push karenge. GitHub workflow file push karne ke liye workflow permission required ho sakti hai.</w:t>
      </w:r>
    </w:p>
    <w:p w:rsidR="008F6063" w:rsidRDefault="008F6063" w:rsidP="008F6063">
      <w:pPr>
        <w:pStyle w:val="NormalWeb"/>
        <w:spacing w:line="300" w:lineRule="atLeast"/>
        <w:rPr>
          <w:rFonts w:ascii="Segoe UI" w:hAnsi="Segoe UI" w:cs="Segoe UI"/>
          <w:sz w:val="21"/>
          <w:szCs w:val="21"/>
        </w:rPr>
      </w:pPr>
      <w:r>
        <w:rPr>
          <w:rFonts w:ascii="Segoe UI" w:hAnsi="Segoe UI" w:cs="Segoe UI"/>
          <w:sz w:val="21"/>
          <w:szCs w:val="21"/>
        </w:rPr>
        <w:t>Baaki permissions ko:</w:t>
      </w:r>
    </w:p>
    <w:p w:rsidR="008F6063" w:rsidRDefault="008F6063" w:rsidP="008F6063">
      <w:pPr>
        <w:pStyle w:val="NormalWeb"/>
        <w:spacing w:line="300" w:lineRule="atLeast"/>
        <w:rPr>
          <w:rFonts w:ascii="Segoe UI" w:hAnsi="Segoe UI" w:cs="Segoe UI"/>
          <w:sz w:val="21"/>
          <w:szCs w:val="21"/>
        </w:rPr>
      </w:pPr>
      <w:r>
        <w:rPr>
          <w:rFonts w:ascii="Segoe UI" w:hAnsi="Segoe UI" w:cs="Segoe UI"/>
          <w:sz w:val="21"/>
          <w:szCs w:val="21"/>
        </w:rPr>
        <w:t>No access</w:t>
      </w:r>
    </w:p>
    <w:p w:rsidR="008F6063" w:rsidRDefault="008F6063" w:rsidP="008F6063">
      <w:pPr>
        <w:pStyle w:val="NormalWeb"/>
        <w:spacing w:line="300" w:lineRule="atLeast"/>
        <w:rPr>
          <w:rFonts w:ascii="Segoe UI" w:hAnsi="Segoe UI" w:cs="Segoe UI"/>
          <w:sz w:val="21"/>
          <w:szCs w:val="21"/>
        </w:rPr>
      </w:pPr>
      <w:r>
        <w:rPr>
          <w:rFonts w:ascii="Segoe UI" w:hAnsi="Segoe UI" w:cs="Segoe UI"/>
          <w:sz w:val="21"/>
          <w:szCs w:val="21"/>
        </w:rPr>
        <w:t>rehne do.</w:t>
      </w:r>
    </w:p>
    <w:p w:rsidR="008F6063" w:rsidRDefault="00114F67" w:rsidP="008F6063">
      <w:pPr>
        <w:spacing w:line="300" w:lineRule="atLeast"/>
        <w:rPr>
          <w:rFonts w:ascii="Segoe UI" w:hAnsi="Segoe UI" w:cs="Segoe UI"/>
          <w:sz w:val="21"/>
          <w:szCs w:val="21"/>
        </w:rPr>
      </w:pPr>
      <w:r>
        <w:rPr>
          <w:rFonts w:ascii="Segoe UI" w:hAnsi="Segoe UI" w:cs="Segoe UI"/>
          <w:sz w:val="21"/>
          <w:szCs w:val="21"/>
        </w:rPr>
        <w:pict>
          <v:rect id="_x0000_i1189" style="width:0;height:1.5pt" o:hralign="center" o:hrstd="t" o:hr="t" fillcolor="#a0a0a0" stroked="f"/>
        </w:pict>
      </w:r>
    </w:p>
    <w:p w:rsidR="008F6063" w:rsidRDefault="008F6063" w:rsidP="008F6063">
      <w:pPr>
        <w:pStyle w:val="Heading2"/>
        <w:spacing w:line="300" w:lineRule="atLeast"/>
        <w:rPr>
          <w:rFonts w:ascii="Segoe UI" w:hAnsi="Segoe UI" w:cs="Segoe UI"/>
        </w:rPr>
      </w:pPr>
      <w:r>
        <w:rPr>
          <w:rFonts w:ascii="Segoe UI" w:hAnsi="Segoe UI" w:cs="Segoe UI"/>
        </w:rPr>
        <w:t>Summary settings</w:t>
      </w:r>
    </w:p>
    <w:p w:rsidR="008F6063" w:rsidRDefault="008F6063" w:rsidP="008F6063">
      <w:pPr>
        <w:pStyle w:val="NormalWeb"/>
        <w:spacing w:line="300" w:lineRule="atLeast"/>
        <w:rPr>
          <w:rFonts w:ascii="Segoe UI" w:hAnsi="Segoe UI" w:cs="Segoe UI"/>
          <w:sz w:val="21"/>
          <w:szCs w:val="21"/>
        </w:rPr>
      </w:pPr>
      <w:r>
        <w:rPr>
          <w:rFonts w:ascii="Segoe UI" w:hAnsi="Segoe UI" w:cs="Segoe UI"/>
          <w:sz w:val="21"/>
          <w:szCs w:val="21"/>
        </w:rPr>
        <w:t>Final token settings:</w:t>
      </w:r>
    </w:p>
    <w:p w:rsidR="008F6063" w:rsidRDefault="008F6063" w:rsidP="008F6063">
      <w:pPr>
        <w:spacing w:line="300" w:lineRule="atLeast"/>
        <w:rPr>
          <w:rFonts w:ascii="Segoe UI" w:hAnsi="Segoe UI" w:cs="Segoe UI"/>
          <w:sz w:val="21"/>
          <w:szCs w:val="21"/>
        </w:rPr>
      </w:pPr>
      <w:r>
        <w:rPr>
          <w:rFonts w:ascii="Segoe UI" w:hAnsi="Segoe UI" w:cs="Segoe UI"/>
          <w:sz w:val="21"/>
          <w:szCs w:val="21"/>
        </w:rPr>
        <w:t>Token name: enterprise-genai-assistant-aws-push-token</w:t>
      </w:r>
    </w:p>
    <w:p w:rsidR="008F6063" w:rsidRDefault="008F6063" w:rsidP="008F6063">
      <w:pPr>
        <w:spacing w:line="300" w:lineRule="atLeast"/>
        <w:rPr>
          <w:rFonts w:ascii="Segoe UI" w:hAnsi="Segoe UI" w:cs="Segoe UI"/>
          <w:sz w:val="21"/>
          <w:szCs w:val="21"/>
        </w:rPr>
      </w:pPr>
      <w:r>
        <w:rPr>
          <w:rFonts w:ascii="Segoe UI" w:hAnsi="Segoe UI" w:cs="Segoe UI"/>
          <w:sz w:val="21"/>
          <w:szCs w:val="21"/>
        </w:rPr>
        <w:t>Resource owner: prashant2781</w:t>
      </w:r>
    </w:p>
    <w:p w:rsidR="008F6063" w:rsidRDefault="008F6063" w:rsidP="008F6063">
      <w:pPr>
        <w:spacing w:line="300" w:lineRule="atLeast"/>
        <w:rPr>
          <w:rFonts w:ascii="Segoe UI" w:hAnsi="Segoe UI" w:cs="Segoe UI"/>
          <w:sz w:val="21"/>
          <w:szCs w:val="21"/>
        </w:rPr>
      </w:pPr>
      <w:r>
        <w:rPr>
          <w:rFonts w:ascii="Segoe UI" w:hAnsi="Segoe UI" w:cs="Segoe UI"/>
          <w:sz w:val="21"/>
          <w:szCs w:val="21"/>
        </w:rPr>
        <w:t>Expiration: 30 days</w:t>
      </w:r>
    </w:p>
    <w:p w:rsidR="008F6063" w:rsidRDefault="008F6063" w:rsidP="008F6063">
      <w:pPr>
        <w:spacing w:line="300" w:lineRule="atLeast"/>
        <w:rPr>
          <w:rFonts w:ascii="Segoe UI" w:hAnsi="Segoe UI" w:cs="Segoe UI"/>
          <w:sz w:val="21"/>
          <w:szCs w:val="21"/>
        </w:rPr>
      </w:pPr>
      <w:r>
        <w:rPr>
          <w:rFonts w:ascii="Segoe UI" w:hAnsi="Segoe UI" w:cs="Segoe UI"/>
          <w:sz w:val="21"/>
          <w:szCs w:val="21"/>
        </w:rPr>
        <w:t>Repository access: Only select repositories</w:t>
      </w:r>
    </w:p>
    <w:p w:rsidR="008F6063" w:rsidRDefault="008F6063" w:rsidP="008F6063">
      <w:pPr>
        <w:spacing w:line="300" w:lineRule="atLeast"/>
        <w:rPr>
          <w:rFonts w:ascii="Segoe UI" w:hAnsi="Segoe UI" w:cs="Segoe UI"/>
          <w:sz w:val="21"/>
          <w:szCs w:val="21"/>
        </w:rPr>
      </w:pPr>
      <w:r>
        <w:rPr>
          <w:rFonts w:ascii="Segoe UI" w:hAnsi="Segoe UI" w:cs="Segoe UI"/>
          <w:sz w:val="21"/>
          <w:szCs w:val="21"/>
        </w:rPr>
        <w:t>Repository: enterprise-genai-assistant-aws</w:t>
      </w:r>
    </w:p>
    <w:p w:rsidR="008F6063" w:rsidRDefault="008F6063" w:rsidP="008F6063">
      <w:pPr>
        <w:spacing w:line="300" w:lineRule="atLeast"/>
        <w:rPr>
          <w:rFonts w:ascii="Segoe UI" w:hAnsi="Segoe UI" w:cs="Segoe UI"/>
          <w:sz w:val="21"/>
          <w:szCs w:val="21"/>
        </w:rPr>
      </w:pPr>
      <w:r>
        <w:rPr>
          <w:rFonts w:ascii="Segoe UI" w:hAnsi="Segoe UI" w:cs="Segoe UI"/>
          <w:sz w:val="21"/>
          <w:szCs w:val="21"/>
        </w:rPr>
        <w:t>Contents: Read and write</w:t>
      </w:r>
    </w:p>
    <w:p w:rsidR="008F6063" w:rsidRDefault="008F6063" w:rsidP="008F6063">
      <w:pPr>
        <w:spacing w:line="300" w:lineRule="atLeast"/>
        <w:rPr>
          <w:rFonts w:ascii="Segoe UI" w:hAnsi="Segoe UI" w:cs="Segoe UI"/>
          <w:sz w:val="21"/>
          <w:szCs w:val="21"/>
        </w:rPr>
      </w:pPr>
      <w:r>
        <w:rPr>
          <w:rFonts w:ascii="Segoe UI" w:hAnsi="Segoe UI" w:cs="Segoe UI"/>
          <w:sz w:val="21"/>
          <w:szCs w:val="21"/>
        </w:rPr>
        <w:t>Metadata: Read-only</w:t>
      </w:r>
    </w:p>
    <w:p w:rsidR="008F6063" w:rsidRDefault="008F6063" w:rsidP="008F6063">
      <w:pPr>
        <w:spacing w:line="300" w:lineRule="atLeast"/>
        <w:rPr>
          <w:rFonts w:ascii="Segoe UI" w:hAnsi="Segoe UI" w:cs="Segoe UI"/>
          <w:sz w:val="21"/>
          <w:szCs w:val="21"/>
        </w:rPr>
      </w:pPr>
      <w:r>
        <w:rPr>
          <w:rFonts w:ascii="Segoe UI" w:hAnsi="Segoe UI" w:cs="Segoe UI"/>
          <w:sz w:val="21"/>
          <w:szCs w:val="21"/>
        </w:rPr>
        <w:lastRenderedPageBreak/>
        <w:t>Workflows: Read and write</w:t>
      </w:r>
    </w:p>
    <w:p w:rsidR="008F6063" w:rsidRDefault="00114F67" w:rsidP="008F6063">
      <w:pPr>
        <w:spacing w:line="300" w:lineRule="atLeast"/>
        <w:rPr>
          <w:rFonts w:ascii="Segoe UI" w:hAnsi="Segoe UI" w:cs="Segoe UI"/>
          <w:sz w:val="21"/>
          <w:szCs w:val="21"/>
        </w:rPr>
      </w:pPr>
      <w:r>
        <w:rPr>
          <w:rFonts w:ascii="Segoe UI" w:hAnsi="Segoe UI" w:cs="Segoe UI"/>
          <w:sz w:val="21"/>
          <w:szCs w:val="21"/>
        </w:rPr>
        <w:pict>
          <v:rect id="_x0000_i1190" style="width:0;height:1.5pt" o:hralign="center" o:hrstd="t" o:hr="t" fillcolor="#a0a0a0" stroked="f"/>
        </w:pict>
      </w:r>
    </w:p>
    <w:p w:rsidR="008F6063" w:rsidRDefault="008F6063" w:rsidP="008F6063">
      <w:pPr>
        <w:pStyle w:val="Heading2"/>
        <w:spacing w:line="300" w:lineRule="atLeast"/>
        <w:rPr>
          <w:rFonts w:ascii="Segoe UI" w:hAnsi="Segoe UI" w:cs="Segoe UI"/>
        </w:rPr>
      </w:pPr>
      <w:r>
        <w:rPr>
          <w:rFonts w:ascii="Segoe UI" w:hAnsi="Segoe UI" w:cs="Segoe UI"/>
        </w:rPr>
        <w:t>Token generate hone ke baad</w:t>
      </w:r>
    </w:p>
    <w:p w:rsidR="008F6063" w:rsidRDefault="008F6063" w:rsidP="008F6063">
      <w:pPr>
        <w:pStyle w:val="NormalWeb"/>
        <w:spacing w:line="300" w:lineRule="atLeast"/>
        <w:rPr>
          <w:rFonts w:ascii="Segoe UI" w:hAnsi="Segoe UI" w:cs="Segoe UI"/>
          <w:sz w:val="21"/>
          <w:szCs w:val="21"/>
        </w:rPr>
      </w:pPr>
      <w:r>
        <w:rPr>
          <w:rFonts w:ascii="Segoe UI" w:hAnsi="Segoe UI" w:cs="Segoe UI"/>
          <w:sz w:val="21"/>
          <w:szCs w:val="21"/>
        </w:rPr>
        <w:t>GitHub token sirf ek baar dikhayega. Usko copy kar lena.</w:t>
      </w:r>
    </w:p>
    <w:p w:rsidR="008F6063" w:rsidRDefault="008F6063" w:rsidP="008F6063">
      <w:pPr>
        <w:pStyle w:val="NormalWeb"/>
        <w:spacing w:line="300" w:lineRule="atLeast"/>
        <w:rPr>
          <w:rFonts w:ascii="Segoe UI" w:hAnsi="Segoe UI" w:cs="Segoe UI"/>
          <w:sz w:val="21"/>
          <w:szCs w:val="21"/>
        </w:rPr>
      </w:pPr>
      <w:r>
        <w:rPr>
          <w:rStyle w:val="Strong"/>
          <w:rFonts w:ascii="Segoe UI" w:hAnsi="Segoe UI" w:cs="Segoe UI"/>
          <w:sz w:val="21"/>
          <w:szCs w:val="21"/>
        </w:rPr>
        <w:t>Important:</w:t>
      </w:r>
      <w:r>
        <w:rPr>
          <w:rFonts w:ascii="Segoe UI" w:hAnsi="Segoe UI" w:cs="Segoe UI"/>
          <w:sz w:val="21"/>
          <w:szCs w:val="21"/>
        </w:rPr>
        <w:t xml:space="preserve"> Token mujhe chat me paste mat karna.</w:t>
      </w:r>
    </w:p>
    <w:p w:rsidR="008F6063" w:rsidRDefault="008F6063" w:rsidP="008F6063">
      <w:pPr>
        <w:pStyle w:val="NormalWeb"/>
        <w:spacing w:line="300" w:lineRule="atLeast"/>
        <w:rPr>
          <w:rFonts w:ascii="Segoe UI" w:hAnsi="Segoe UI" w:cs="Segoe UI"/>
          <w:sz w:val="21"/>
          <w:szCs w:val="21"/>
        </w:rPr>
      </w:pPr>
      <w:r>
        <w:rPr>
          <w:rFonts w:ascii="Segoe UI" w:hAnsi="Segoe UI" w:cs="Segoe UI"/>
          <w:sz w:val="21"/>
          <w:szCs w:val="21"/>
        </w:rPr>
        <w:t>Phir CloudShell me run karo:</w:t>
      </w:r>
    </w:p>
    <w:p w:rsidR="008F6063" w:rsidRDefault="008F6063" w:rsidP="008F6063">
      <w:pPr>
        <w:spacing w:line="300" w:lineRule="atLeast"/>
        <w:rPr>
          <w:rFonts w:ascii="Segoe UI" w:hAnsi="Segoe UI" w:cs="Segoe UI"/>
          <w:sz w:val="21"/>
          <w:szCs w:val="21"/>
        </w:rPr>
      </w:pPr>
      <w:r>
        <w:rPr>
          <w:rFonts w:ascii="Segoe UI" w:hAnsi="Segoe UI" w:cs="Segoe UI"/>
          <w:sz w:val="21"/>
          <w:szCs w:val="21"/>
        </w:rPr>
        <w:t>cd ~/enterprise-genai-iac</w:t>
      </w:r>
    </w:p>
    <w:p w:rsidR="008F6063" w:rsidRDefault="008F6063" w:rsidP="008F6063">
      <w:pPr>
        <w:spacing w:line="300" w:lineRule="atLeast"/>
        <w:rPr>
          <w:rFonts w:ascii="Segoe UI" w:hAnsi="Segoe UI" w:cs="Segoe UI"/>
          <w:sz w:val="21"/>
          <w:szCs w:val="21"/>
        </w:rPr>
      </w:pPr>
      <w:r>
        <w:rPr>
          <w:rFonts w:ascii="Segoe UI" w:hAnsi="Segoe UI" w:cs="Segoe UI"/>
          <w:sz w:val="21"/>
          <w:szCs w:val="21"/>
        </w:rPr>
        <w:t>git push -u origin main</w:t>
      </w:r>
    </w:p>
    <w:p w:rsidR="008F6063" w:rsidRDefault="008F6063" w:rsidP="008F6063">
      <w:pPr>
        <w:pStyle w:val="NormalWeb"/>
        <w:spacing w:line="300" w:lineRule="atLeast"/>
        <w:rPr>
          <w:rFonts w:ascii="Segoe UI" w:hAnsi="Segoe UI" w:cs="Segoe UI"/>
          <w:sz w:val="21"/>
          <w:szCs w:val="21"/>
        </w:rPr>
      </w:pPr>
      <w:r>
        <w:rPr>
          <w:rFonts w:ascii="Segoe UI" w:hAnsi="Segoe UI" w:cs="Segoe UI"/>
          <w:sz w:val="21"/>
          <w:szCs w:val="21"/>
        </w:rPr>
        <w:t>Prompt aaye:</w:t>
      </w:r>
    </w:p>
    <w:p w:rsidR="008F6063" w:rsidRDefault="008F6063" w:rsidP="008F6063">
      <w:pPr>
        <w:pStyle w:val="NormalWeb"/>
        <w:spacing w:line="300" w:lineRule="atLeast"/>
        <w:rPr>
          <w:rFonts w:ascii="Segoe UI" w:hAnsi="Segoe UI" w:cs="Segoe UI"/>
          <w:sz w:val="21"/>
          <w:szCs w:val="21"/>
        </w:rPr>
      </w:pPr>
      <w:r>
        <w:rPr>
          <w:rFonts w:ascii="Segoe UI" w:hAnsi="Segoe UI" w:cs="Segoe UI"/>
          <w:sz w:val="21"/>
          <w:szCs w:val="21"/>
        </w:rPr>
        <w:t>Username for '</w:t>
      </w:r>
      <w:hyperlink r:id="rId90" w:history="1">
        <w:r>
          <w:rPr>
            <w:rStyle w:val="Hyperlink"/>
            <w:rFonts w:ascii="Segoe UI" w:hAnsi="Segoe UI" w:cs="Segoe UI"/>
            <w:sz w:val="21"/>
            <w:szCs w:val="21"/>
          </w:rPr>
          <w:t>https://github.com</w:t>
        </w:r>
      </w:hyperlink>
      <w:r>
        <w:rPr>
          <w:rFonts w:ascii="Segoe UI" w:hAnsi="Segoe UI" w:cs="Segoe UI"/>
          <w:sz w:val="21"/>
          <w:szCs w:val="21"/>
        </w:rPr>
        <w:t>':</w:t>
      </w:r>
    </w:p>
    <w:p w:rsidR="008F6063" w:rsidRDefault="008F6063" w:rsidP="008F6063">
      <w:pPr>
        <w:pStyle w:val="NormalWeb"/>
        <w:spacing w:line="300" w:lineRule="atLeast"/>
        <w:rPr>
          <w:rFonts w:ascii="Segoe UI" w:hAnsi="Segoe UI" w:cs="Segoe UI"/>
          <w:sz w:val="21"/>
          <w:szCs w:val="21"/>
        </w:rPr>
      </w:pPr>
      <w:r>
        <w:rPr>
          <w:rFonts w:ascii="Segoe UI" w:hAnsi="Segoe UI" w:cs="Segoe UI"/>
          <w:sz w:val="21"/>
          <w:szCs w:val="21"/>
        </w:rPr>
        <w:t>Enter karo:</w:t>
      </w:r>
    </w:p>
    <w:p w:rsidR="008F6063" w:rsidRDefault="008F6063" w:rsidP="008F6063">
      <w:pPr>
        <w:pStyle w:val="NormalWeb"/>
        <w:spacing w:line="300" w:lineRule="atLeast"/>
        <w:rPr>
          <w:rFonts w:ascii="Segoe UI" w:hAnsi="Segoe UI" w:cs="Segoe UI"/>
          <w:sz w:val="21"/>
          <w:szCs w:val="21"/>
        </w:rPr>
      </w:pPr>
      <w:r>
        <w:rPr>
          <w:rFonts w:ascii="Segoe UI" w:hAnsi="Segoe UI" w:cs="Segoe UI"/>
          <w:sz w:val="21"/>
          <w:szCs w:val="21"/>
        </w:rPr>
        <w:t>prashant2781</w:t>
      </w:r>
    </w:p>
    <w:p w:rsidR="008F6063" w:rsidRDefault="008F6063" w:rsidP="008F6063">
      <w:pPr>
        <w:pStyle w:val="NormalWeb"/>
        <w:spacing w:line="300" w:lineRule="atLeast"/>
        <w:rPr>
          <w:rFonts w:ascii="Segoe UI" w:hAnsi="Segoe UI" w:cs="Segoe UI"/>
          <w:sz w:val="21"/>
          <w:szCs w:val="21"/>
        </w:rPr>
      </w:pPr>
      <w:r>
        <w:rPr>
          <w:rFonts w:ascii="Segoe UI" w:hAnsi="Segoe UI" w:cs="Segoe UI"/>
          <w:sz w:val="21"/>
          <w:szCs w:val="21"/>
        </w:rPr>
        <w:t>Password prompt par:</w:t>
      </w:r>
    </w:p>
    <w:p w:rsidR="008F6063" w:rsidRDefault="008F6063" w:rsidP="008F6063">
      <w:pPr>
        <w:spacing w:line="300" w:lineRule="atLeast"/>
        <w:rPr>
          <w:rFonts w:ascii="Segoe UI" w:hAnsi="Segoe UI" w:cs="Segoe UI"/>
          <w:sz w:val="21"/>
          <w:szCs w:val="21"/>
        </w:rPr>
      </w:pPr>
      <w:r>
        <w:rPr>
          <w:rFonts w:ascii="Segoe UI" w:hAnsi="Segoe UI" w:cs="Segoe UI"/>
          <w:sz w:val="21"/>
          <w:szCs w:val="21"/>
        </w:rPr>
        <w:t>GitHub password nahi</w:t>
      </w:r>
    </w:p>
    <w:p w:rsidR="008F6063" w:rsidRDefault="008F6063" w:rsidP="008F6063">
      <w:pPr>
        <w:spacing w:line="300" w:lineRule="atLeast"/>
        <w:rPr>
          <w:rFonts w:ascii="Segoe UI" w:hAnsi="Segoe UI" w:cs="Segoe UI"/>
          <w:sz w:val="21"/>
          <w:szCs w:val="21"/>
        </w:rPr>
      </w:pPr>
      <w:r>
        <w:rPr>
          <w:rFonts w:ascii="Segoe UI" w:hAnsi="Segoe UI" w:cs="Segoe UI"/>
          <w:sz w:val="21"/>
          <w:szCs w:val="21"/>
        </w:rPr>
        <w:t>PAT paste karo</w:t>
      </w:r>
    </w:p>
    <w:p w:rsidR="008F6063" w:rsidRDefault="008F6063" w:rsidP="008F6063">
      <w:pPr>
        <w:pStyle w:val="NormalWeb"/>
        <w:spacing w:line="300" w:lineRule="atLeast"/>
        <w:rPr>
          <w:rFonts w:ascii="Segoe UI" w:hAnsi="Segoe UI" w:cs="Segoe UI"/>
          <w:sz w:val="21"/>
          <w:szCs w:val="21"/>
        </w:rPr>
      </w:pPr>
      <w:r>
        <w:rPr>
          <w:rFonts w:ascii="Segoe UI" w:hAnsi="Segoe UI" w:cs="Segoe UI"/>
          <w:sz w:val="21"/>
          <w:szCs w:val="21"/>
        </w:rPr>
        <w:t>Paste karte time screen pe kuch nahi dikhega — normal hai. Enter press kar dena.</w:t>
      </w:r>
    </w:p>
    <w:p w:rsidR="008F6063" w:rsidRDefault="008F6063" w:rsidP="008F6063">
      <w:pPr>
        <w:pStyle w:val="NormalWeb"/>
        <w:spacing w:line="300" w:lineRule="atLeast"/>
        <w:rPr>
          <w:rFonts w:ascii="Segoe UI" w:hAnsi="Segoe UI" w:cs="Segoe UI"/>
          <w:sz w:val="21"/>
          <w:szCs w:val="21"/>
        </w:rPr>
      </w:pPr>
      <w:r>
        <w:rPr>
          <w:rFonts w:ascii="Segoe UI" w:hAnsi="Segoe UI" w:cs="Segoe UI"/>
          <w:sz w:val="21"/>
          <w:szCs w:val="21"/>
        </w:rPr>
        <w:t>Expected success:</w:t>
      </w:r>
    </w:p>
    <w:p w:rsidR="008F6063" w:rsidRDefault="008F6063" w:rsidP="008F6063">
      <w:pPr>
        <w:pStyle w:val="NormalWeb"/>
        <w:spacing w:line="300" w:lineRule="atLeast"/>
        <w:rPr>
          <w:rFonts w:ascii="Segoe UI" w:hAnsi="Segoe UI" w:cs="Segoe UI"/>
          <w:sz w:val="21"/>
          <w:szCs w:val="21"/>
        </w:rPr>
      </w:pPr>
      <w:r>
        <w:rPr>
          <w:rFonts w:ascii="Segoe UI" w:hAnsi="Segoe UI" w:cs="Segoe UI"/>
          <w:sz w:val="21"/>
          <w:szCs w:val="21"/>
        </w:rPr>
        <w:t>branch 'main' set up to track 'origin/main'</w:t>
      </w:r>
    </w:p>
    <w:p w:rsidR="008F6063" w:rsidRDefault="008F6063" w:rsidP="008F6063">
      <w:pPr>
        <w:pStyle w:val="NormalWeb"/>
        <w:spacing w:line="300" w:lineRule="atLeast"/>
        <w:rPr>
          <w:rFonts w:ascii="Segoe UI" w:hAnsi="Segoe UI" w:cs="Segoe UI"/>
          <w:sz w:val="21"/>
          <w:szCs w:val="21"/>
        </w:rPr>
      </w:pPr>
      <w:r>
        <w:rPr>
          <w:rFonts w:ascii="Segoe UI" w:hAnsi="Segoe UI" w:cs="Segoe UI"/>
          <w:sz w:val="21"/>
          <w:szCs w:val="21"/>
        </w:rPr>
        <w:t>Token create karke push try karo bhai, output bhejo.</w:t>
      </w:r>
    </w:p>
    <w:p w:rsidR="00A07AAF" w:rsidRDefault="00A07AAF" w:rsidP="00A07AAF">
      <w:pPr>
        <w:pStyle w:val="NormalWeb"/>
        <w:spacing w:line="300" w:lineRule="atLeast"/>
        <w:rPr>
          <w:rFonts w:ascii="Segoe UI" w:hAnsi="Segoe UI" w:cs="Segoe UI"/>
          <w:sz w:val="21"/>
          <w:szCs w:val="21"/>
        </w:rPr>
      </w:pPr>
      <w:r>
        <w:rPr>
          <w:rFonts w:ascii="Segoe UI" w:hAnsi="Segoe UI" w:cs="Segoe UI"/>
          <w:sz w:val="21"/>
          <w:szCs w:val="21"/>
        </w:rPr>
        <w:t>imageimage.png (Image: GitHub fine-grained token permissions screen)</w:t>
      </w:r>
    </w:p>
    <w:p w:rsidR="00A07AAF" w:rsidRDefault="00A07AAF" w:rsidP="00A07AAF">
      <w:pPr>
        <w:pStyle w:val="NormalWeb"/>
        <w:spacing w:line="300" w:lineRule="atLeast"/>
        <w:rPr>
          <w:rFonts w:ascii="Segoe UI" w:hAnsi="Segoe UI" w:cs="Segoe UI"/>
          <w:sz w:val="21"/>
          <w:szCs w:val="21"/>
        </w:rPr>
      </w:pPr>
      <w:r>
        <w:rPr>
          <w:rFonts w:ascii="Segoe UI" w:hAnsi="Segoe UI" w:cs="Segoe UI"/>
          <w:sz w:val="21"/>
          <w:szCs w:val="21"/>
        </w:rPr>
        <w:t xml:space="preserve">Haan bhai, screenshot me issue clear hai </w:t>
      </w:r>
      <w:r>
        <w:rPr>
          <w:rFonts w:ascii="Segoe UI Symbol" w:hAnsi="Segoe UI Symbol" w:cs="Segoe UI Symbol"/>
          <w:sz w:val="21"/>
          <w:szCs w:val="21"/>
        </w:rPr>
        <w:t>✅</w:t>
      </w:r>
      <w:r>
        <w:rPr>
          <w:rFonts w:ascii="Segoe UI" w:hAnsi="Segoe UI" w:cs="Segoe UI"/>
          <w:sz w:val="21"/>
          <w:szCs w:val="21"/>
        </w:rPr>
        <w:br/>
        <w:t xml:space="preserve">Tum </w:t>
      </w:r>
      <w:r>
        <w:rPr>
          <w:rStyle w:val="Strong"/>
          <w:rFonts w:ascii="Segoe UI" w:hAnsi="Segoe UI" w:cs="Segoe UI"/>
          <w:sz w:val="21"/>
          <w:szCs w:val="21"/>
        </w:rPr>
        <w:t>Add permissions</w:t>
      </w:r>
      <w:r>
        <w:rPr>
          <w:rFonts w:ascii="Segoe UI" w:hAnsi="Segoe UI" w:cs="Segoe UI"/>
          <w:sz w:val="21"/>
          <w:szCs w:val="21"/>
        </w:rPr>
        <w:t xml:space="preserve"> dropdown me </w:t>
      </w:r>
      <w:r>
        <w:rPr>
          <w:rStyle w:val="HTMLCode"/>
        </w:rPr>
        <w:t>read</w:t>
      </w:r>
      <w:r>
        <w:rPr>
          <w:rFonts w:ascii="Segoe UI" w:hAnsi="Segoe UI" w:cs="Segoe UI"/>
          <w:sz w:val="21"/>
          <w:szCs w:val="21"/>
        </w:rPr>
        <w:t xml:space="preserve"> search kar rahe ho, isliye “No items available” aa raha hai.</w:t>
      </w:r>
    </w:p>
    <w:p w:rsidR="00A07AAF" w:rsidRDefault="00A07AAF" w:rsidP="00A07AAF">
      <w:pPr>
        <w:pStyle w:val="NormalWeb"/>
        <w:spacing w:line="300" w:lineRule="atLeast"/>
        <w:rPr>
          <w:rFonts w:ascii="Segoe UI" w:hAnsi="Segoe UI" w:cs="Segoe UI"/>
          <w:sz w:val="21"/>
          <w:szCs w:val="21"/>
        </w:rPr>
      </w:pPr>
      <w:r>
        <w:rPr>
          <w:rFonts w:ascii="Segoe UI" w:hAnsi="Segoe UI" w:cs="Segoe UI"/>
          <w:sz w:val="21"/>
          <w:szCs w:val="21"/>
        </w:rPr>
        <w:t xml:space="preserve">GitHub fine-grained token me permission ka naam </w:t>
      </w:r>
      <w:r>
        <w:rPr>
          <w:rStyle w:val="Strong"/>
          <w:rFonts w:ascii="Segoe UI" w:hAnsi="Segoe UI" w:cs="Segoe UI"/>
          <w:sz w:val="21"/>
          <w:szCs w:val="21"/>
        </w:rPr>
        <w:t>“Read”</w:t>
      </w:r>
      <w:r>
        <w:rPr>
          <w:rFonts w:ascii="Segoe UI" w:hAnsi="Segoe UI" w:cs="Segoe UI"/>
          <w:sz w:val="21"/>
          <w:szCs w:val="21"/>
        </w:rPr>
        <w:t xml:space="preserve"> nahi hota. Permission ka naam hota hai:</w:t>
      </w:r>
    </w:p>
    <w:p w:rsidR="00A07AAF" w:rsidRDefault="00A07AAF" w:rsidP="00A07AAF">
      <w:pPr>
        <w:spacing w:line="300" w:lineRule="atLeast"/>
        <w:rPr>
          <w:rFonts w:ascii="Segoe UI" w:hAnsi="Segoe UI" w:cs="Segoe UI"/>
          <w:sz w:val="21"/>
          <w:szCs w:val="21"/>
        </w:rPr>
      </w:pPr>
      <w:r>
        <w:rPr>
          <w:rFonts w:ascii="Segoe UI" w:hAnsi="Segoe UI" w:cs="Segoe UI"/>
          <w:sz w:val="21"/>
          <w:szCs w:val="21"/>
        </w:rPr>
        <w:t>Contents</w:t>
      </w:r>
    </w:p>
    <w:p w:rsidR="00A07AAF" w:rsidRDefault="00A07AAF" w:rsidP="00A07AAF">
      <w:pPr>
        <w:spacing w:line="300" w:lineRule="atLeast"/>
        <w:rPr>
          <w:rFonts w:ascii="Segoe UI" w:hAnsi="Segoe UI" w:cs="Segoe UI"/>
          <w:sz w:val="21"/>
          <w:szCs w:val="21"/>
        </w:rPr>
      </w:pPr>
      <w:r>
        <w:rPr>
          <w:rFonts w:ascii="Segoe UI" w:hAnsi="Segoe UI" w:cs="Segoe UI"/>
          <w:sz w:val="21"/>
          <w:szCs w:val="21"/>
        </w:rPr>
        <w:t>Workflows</w:t>
      </w:r>
    </w:p>
    <w:p w:rsidR="00A07AAF" w:rsidRDefault="00A07AAF" w:rsidP="00A07AAF">
      <w:pPr>
        <w:spacing w:line="300" w:lineRule="atLeast"/>
        <w:rPr>
          <w:rFonts w:ascii="Segoe UI" w:hAnsi="Segoe UI" w:cs="Segoe UI"/>
          <w:sz w:val="21"/>
          <w:szCs w:val="21"/>
        </w:rPr>
      </w:pPr>
      <w:r>
        <w:rPr>
          <w:rFonts w:ascii="Segoe UI" w:hAnsi="Segoe UI" w:cs="Segoe UI"/>
          <w:sz w:val="21"/>
          <w:szCs w:val="21"/>
        </w:rPr>
        <w:t>Metadata</w:t>
      </w:r>
    </w:p>
    <w:p w:rsidR="00A07AAF" w:rsidRDefault="00A07AAF" w:rsidP="00A07AAF">
      <w:pPr>
        <w:pStyle w:val="NormalWeb"/>
        <w:spacing w:line="300" w:lineRule="atLeast"/>
        <w:rPr>
          <w:rFonts w:ascii="Segoe UI" w:hAnsi="Segoe UI" w:cs="Segoe UI"/>
          <w:sz w:val="21"/>
          <w:szCs w:val="21"/>
        </w:rPr>
      </w:pPr>
      <w:r>
        <w:rPr>
          <w:rStyle w:val="HTMLCode"/>
        </w:rPr>
        <w:t>Read and write</w:t>
      </w:r>
      <w:r>
        <w:rPr>
          <w:rFonts w:ascii="Segoe UI" w:hAnsi="Segoe UI" w:cs="Segoe UI"/>
          <w:sz w:val="21"/>
          <w:szCs w:val="21"/>
        </w:rPr>
        <w:t xml:space="preserve"> permission level hota hai, permission name nahi.</w:t>
      </w:r>
    </w:p>
    <w:p w:rsidR="00A07AAF" w:rsidRDefault="00114F67" w:rsidP="00A07AAF">
      <w:pPr>
        <w:spacing w:line="300" w:lineRule="atLeast"/>
        <w:rPr>
          <w:rFonts w:ascii="Segoe UI" w:hAnsi="Segoe UI" w:cs="Segoe UI"/>
          <w:sz w:val="21"/>
          <w:szCs w:val="21"/>
        </w:rPr>
      </w:pPr>
      <w:r>
        <w:rPr>
          <w:rFonts w:ascii="Segoe UI" w:hAnsi="Segoe UI" w:cs="Segoe UI"/>
          <w:sz w:val="21"/>
          <w:szCs w:val="21"/>
        </w:rPr>
        <w:pict>
          <v:rect id="_x0000_i1191" style="width:0;height:1.5pt" o:hralign="center" o:hrstd="t" o:hr="t" fillcolor="#a0a0a0" stroked="f"/>
        </w:pict>
      </w:r>
    </w:p>
    <w:p w:rsidR="00A07AAF" w:rsidRDefault="00A07AAF" w:rsidP="00A07AAF">
      <w:pPr>
        <w:pStyle w:val="Heading1"/>
        <w:spacing w:line="300" w:lineRule="atLeast"/>
        <w:rPr>
          <w:rFonts w:ascii="Segoe UI" w:hAnsi="Segoe UI" w:cs="Segoe UI"/>
          <w:sz w:val="48"/>
          <w:szCs w:val="48"/>
        </w:rPr>
      </w:pPr>
      <w:r>
        <w:rPr>
          <w:rFonts w:ascii="Segoe UI" w:hAnsi="Segoe UI" w:cs="Segoe UI"/>
        </w:rPr>
        <w:lastRenderedPageBreak/>
        <w:t>Ab kya fill karna hai?</w:t>
      </w:r>
    </w:p>
    <w:p w:rsidR="00A07AAF" w:rsidRDefault="00A07AAF" w:rsidP="00A07AAF">
      <w:pPr>
        <w:pStyle w:val="NormalWeb"/>
        <w:spacing w:line="300" w:lineRule="atLeast"/>
        <w:rPr>
          <w:rFonts w:ascii="Segoe UI" w:hAnsi="Segoe UI" w:cs="Segoe UI"/>
          <w:sz w:val="21"/>
          <w:szCs w:val="21"/>
        </w:rPr>
      </w:pPr>
      <w:r>
        <w:rPr>
          <w:rFonts w:ascii="Segoe UI" w:hAnsi="Segoe UI" w:cs="Segoe UI"/>
          <w:sz w:val="21"/>
          <w:szCs w:val="21"/>
        </w:rPr>
        <w:t>Tum isi screen par ho. Ye karo:</w:t>
      </w:r>
    </w:p>
    <w:p w:rsidR="00A07AAF" w:rsidRDefault="00A07AAF" w:rsidP="00A07AAF">
      <w:pPr>
        <w:pStyle w:val="Heading2"/>
        <w:spacing w:line="300" w:lineRule="atLeast"/>
        <w:rPr>
          <w:rFonts w:ascii="Segoe UI" w:hAnsi="Segoe UI" w:cs="Segoe UI"/>
        </w:rPr>
      </w:pPr>
      <w:r>
        <w:rPr>
          <w:rFonts w:ascii="Segoe UI" w:hAnsi="Segoe UI" w:cs="Segoe UI"/>
        </w:rPr>
        <w:t>1. Repository access</w:t>
      </w:r>
    </w:p>
    <w:p w:rsidR="00A07AAF" w:rsidRDefault="00A07AAF" w:rsidP="00A07AAF">
      <w:pPr>
        <w:pStyle w:val="NormalWeb"/>
        <w:spacing w:line="300" w:lineRule="atLeast"/>
        <w:rPr>
          <w:rFonts w:ascii="Segoe UI" w:hAnsi="Segoe UI" w:cs="Segoe UI"/>
          <w:sz w:val="21"/>
          <w:szCs w:val="21"/>
        </w:rPr>
      </w:pPr>
      <w:r>
        <w:rPr>
          <w:rFonts w:ascii="Segoe UI" w:hAnsi="Segoe UI" w:cs="Segoe UI"/>
          <w:sz w:val="21"/>
          <w:szCs w:val="21"/>
        </w:rPr>
        <w:t>Ye already correct hai:</w:t>
      </w:r>
    </w:p>
    <w:p w:rsidR="00A07AAF" w:rsidRDefault="00A07AAF" w:rsidP="00A07AAF">
      <w:pPr>
        <w:spacing w:line="300" w:lineRule="atLeast"/>
        <w:rPr>
          <w:rFonts w:ascii="Segoe UI" w:hAnsi="Segoe UI" w:cs="Segoe UI"/>
          <w:sz w:val="21"/>
          <w:szCs w:val="21"/>
        </w:rPr>
      </w:pPr>
      <w:r>
        <w:rPr>
          <w:rFonts w:ascii="Segoe UI" w:hAnsi="Segoe UI" w:cs="Segoe UI"/>
          <w:sz w:val="21"/>
          <w:szCs w:val="21"/>
        </w:rPr>
        <w:t xml:space="preserve">Only select repositories </w:t>
      </w:r>
      <w:r>
        <w:rPr>
          <w:rFonts w:ascii="Segoe UI Symbol" w:hAnsi="Segoe UI Symbol" w:cs="Segoe UI Symbol"/>
          <w:sz w:val="21"/>
          <w:szCs w:val="21"/>
        </w:rPr>
        <w:t>✅</w:t>
      </w:r>
    </w:p>
    <w:p w:rsidR="00A07AAF" w:rsidRDefault="00A07AAF" w:rsidP="00A07AAF">
      <w:pPr>
        <w:spacing w:line="300" w:lineRule="atLeast"/>
        <w:rPr>
          <w:rFonts w:ascii="Segoe UI" w:hAnsi="Segoe UI" w:cs="Segoe UI"/>
          <w:sz w:val="21"/>
          <w:szCs w:val="21"/>
        </w:rPr>
      </w:pPr>
      <w:r>
        <w:rPr>
          <w:rFonts w:ascii="Segoe UI" w:hAnsi="Segoe UI" w:cs="Segoe UI"/>
          <w:sz w:val="21"/>
          <w:szCs w:val="21"/>
        </w:rPr>
        <w:t xml:space="preserve">Repository: prashant2781/enterprise-genai-assistant-aws </w:t>
      </w:r>
      <w:r>
        <w:rPr>
          <w:rFonts w:ascii="Segoe UI Symbol" w:hAnsi="Segoe UI Symbol" w:cs="Segoe UI Symbol"/>
          <w:sz w:val="21"/>
          <w:szCs w:val="21"/>
        </w:rPr>
        <w:t>✅</w:t>
      </w:r>
    </w:p>
    <w:p w:rsidR="00A07AAF" w:rsidRDefault="00114F67" w:rsidP="00A07AAF">
      <w:pPr>
        <w:spacing w:line="300" w:lineRule="atLeast"/>
        <w:rPr>
          <w:rFonts w:ascii="Segoe UI" w:hAnsi="Segoe UI" w:cs="Segoe UI"/>
          <w:sz w:val="21"/>
          <w:szCs w:val="21"/>
        </w:rPr>
      </w:pPr>
      <w:r>
        <w:rPr>
          <w:rFonts w:ascii="Segoe UI" w:hAnsi="Segoe UI" w:cs="Segoe UI"/>
          <w:sz w:val="21"/>
          <w:szCs w:val="21"/>
        </w:rPr>
        <w:pict>
          <v:rect id="_x0000_i1192" style="width:0;height:1.5pt" o:hralign="center" o:hrstd="t" o:hr="t" fillcolor="#a0a0a0" stroked="f"/>
        </w:pict>
      </w:r>
    </w:p>
    <w:p w:rsidR="00A07AAF" w:rsidRDefault="00A07AAF" w:rsidP="00A07AAF">
      <w:pPr>
        <w:pStyle w:val="Heading2"/>
        <w:spacing w:line="300" w:lineRule="atLeast"/>
        <w:rPr>
          <w:rFonts w:ascii="Segoe UI" w:hAnsi="Segoe UI" w:cs="Segoe UI"/>
        </w:rPr>
      </w:pPr>
      <w:r>
        <w:rPr>
          <w:rFonts w:ascii="Segoe UI" w:hAnsi="Segoe UI" w:cs="Segoe UI"/>
        </w:rPr>
        <w:t xml:space="preserve">2. Add permissions me search karo: </w:t>
      </w:r>
      <w:r>
        <w:rPr>
          <w:rStyle w:val="HTMLCode"/>
        </w:rPr>
        <w:t>contents</w:t>
      </w:r>
    </w:p>
    <w:p w:rsidR="00A07AAF" w:rsidRDefault="00A07AAF" w:rsidP="00A07AAF">
      <w:pPr>
        <w:pStyle w:val="NormalWeb"/>
        <w:spacing w:line="300" w:lineRule="atLeast"/>
        <w:rPr>
          <w:rFonts w:ascii="Segoe UI" w:hAnsi="Segoe UI" w:cs="Segoe UI"/>
          <w:sz w:val="21"/>
          <w:szCs w:val="21"/>
        </w:rPr>
      </w:pPr>
      <w:r>
        <w:rPr>
          <w:rFonts w:ascii="Segoe UI" w:hAnsi="Segoe UI" w:cs="Segoe UI"/>
          <w:sz w:val="21"/>
          <w:szCs w:val="21"/>
        </w:rPr>
        <w:t>Dropdown me search box me ye type karo:</w:t>
      </w:r>
    </w:p>
    <w:p w:rsidR="00A07AAF" w:rsidRDefault="00A07AAF" w:rsidP="00A07AAF">
      <w:pPr>
        <w:pStyle w:val="NormalWeb"/>
        <w:spacing w:line="300" w:lineRule="atLeast"/>
        <w:rPr>
          <w:rFonts w:ascii="Segoe UI" w:hAnsi="Segoe UI" w:cs="Segoe UI"/>
          <w:sz w:val="21"/>
          <w:szCs w:val="21"/>
        </w:rPr>
      </w:pPr>
      <w:r>
        <w:rPr>
          <w:rFonts w:ascii="Segoe UI" w:hAnsi="Segoe UI" w:cs="Segoe UI"/>
          <w:sz w:val="21"/>
          <w:szCs w:val="21"/>
        </w:rPr>
        <w:t>contents</w:t>
      </w:r>
    </w:p>
    <w:p w:rsidR="00A07AAF" w:rsidRDefault="00A07AAF" w:rsidP="00A07AAF">
      <w:pPr>
        <w:pStyle w:val="NormalWeb"/>
        <w:spacing w:line="300" w:lineRule="atLeast"/>
        <w:rPr>
          <w:rFonts w:ascii="Segoe UI" w:hAnsi="Segoe UI" w:cs="Segoe UI"/>
          <w:sz w:val="21"/>
          <w:szCs w:val="21"/>
        </w:rPr>
      </w:pPr>
      <w:r>
        <w:rPr>
          <w:rFonts w:ascii="Segoe UI" w:hAnsi="Segoe UI" w:cs="Segoe UI"/>
          <w:sz w:val="21"/>
          <w:szCs w:val="21"/>
        </w:rPr>
        <w:t>Phir option aayega:</w:t>
      </w:r>
    </w:p>
    <w:p w:rsidR="00A07AAF" w:rsidRDefault="00A07AAF" w:rsidP="00A07AAF">
      <w:pPr>
        <w:pStyle w:val="NormalWeb"/>
        <w:spacing w:line="300" w:lineRule="atLeast"/>
        <w:rPr>
          <w:rFonts w:ascii="Segoe UI" w:hAnsi="Segoe UI" w:cs="Segoe UI"/>
          <w:sz w:val="21"/>
          <w:szCs w:val="21"/>
        </w:rPr>
      </w:pPr>
      <w:r>
        <w:rPr>
          <w:rFonts w:ascii="Segoe UI" w:hAnsi="Segoe UI" w:cs="Segoe UI"/>
          <w:sz w:val="21"/>
          <w:szCs w:val="21"/>
        </w:rPr>
        <w:t>Contents</w:t>
      </w:r>
    </w:p>
    <w:p w:rsidR="00A07AAF" w:rsidRDefault="00A07AAF" w:rsidP="00A07AAF">
      <w:pPr>
        <w:pStyle w:val="NormalWeb"/>
        <w:spacing w:line="300" w:lineRule="atLeast"/>
        <w:rPr>
          <w:rFonts w:ascii="Segoe UI" w:hAnsi="Segoe UI" w:cs="Segoe UI"/>
          <w:sz w:val="21"/>
          <w:szCs w:val="21"/>
        </w:rPr>
      </w:pPr>
      <w:r>
        <w:rPr>
          <w:rFonts w:ascii="Segoe UI" w:hAnsi="Segoe UI" w:cs="Segoe UI"/>
          <w:sz w:val="21"/>
          <w:szCs w:val="21"/>
        </w:rPr>
        <w:t>Usko select karo.</w:t>
      </w:r>
    </w:p>
    <w:p w:rsidR="00A07AAF" w:rsidRDefault="00A07AAF" w:rsidP="00A07AAF">
      <w:pPr>
        <w:pStyle w:val="NormalWeb"/>
        <w:spacing w:line="300" w:lineRule="atLeast"/>
        <w:rPr>
          <w:rFonts w:ascii="Segoe UI" w:hAnsi="Segoe UI" w:cs="Segoe UI"/>
          <w:sz w:val="21"/>
          <w:szCs w:val="21"/>
        </w:rPr>
      </w:pPr>
      <w:r>
        <w:rPr>
          <w:rFonts w:ascii="Segoe UI" w:hAnsi="Segoe UI" w:cs="Segoe UI"/>
          <w:sz w:val="21"/>
          <w:szCs w:val="21"/>
        </w:rPr>
        <w:t>Phir uske permission level me select karo:</w:t>
      </w:r>
    </w:p>
    <w:p w:rsidR="00A07AAF" w:rsidRDefault="00A07AAF" w:rsidP="00A07AAF">
      <w:pPr>
        <w:pStyle w:val="NormalWeb"/>
        <w:spacing w:line="300" w:lineRule="atLeast"/>
        <w:rPr>
          <w:rFonts w:ascii="Segoe UI" w:hAnsi="Segoe UI" w:cs="Segoe UI"/>
          <w:sz w:val="21"/>
          <w:szCs w:val="21"/>
        </w:rPr>
      </w:pPr>
      <w:r>
        <w:rPr>
          <w:rFonts w:ascii="Segoe UI" w:hAnsi="Segoe UI" w:cs="Segoe UI"/>
          <w:sz w:val="21"/>
          <w:szCs w:val="21"/>
        </w:rPr>
        <w:t>Read and write</w:t>
      </w:r>
    </w:p>
    <w:p w:rsidR="00A07AAF" w:rsidRDefault="00A07AAF" w:rsidP="00A07AAF">
      <w:pPr>
        <w:pStyle w:val="NormalWeb"/>
        <w:spacing w:line="300" w:lineRule="atLeast"/>
        <w:rPr>
          <w:rFonts w:ascii="Segoe UI" w:hAnsi="Segoe UI" w:cs="Segoe UI"/>
          <w:sz w:val="21"/>
          <w:szCs w:val="21"/>
        </w:rPr>
      </w:pPr>
      <w:r>
        <w:rPr>
          <w:rFonts w:ascii="Segoe UI" w:hAnsi="Segoe UI" w:cs="Segoe UI"/>
          <w:sz w:val="21"/>
          <w:szCs w:val="21"/>
        </w:rPr>
        <w:t xml:space="preserve">Ye </w:t>
      </w:r>
      <w:r>
        <w:rPr>
          <w:rStyle w:val="HTMLCode"/>
        </w:rPr>
        <w:t>git push</w:t>
      </w:r>
      <w:r>
        <w:rPr>
          <w:rFonts w:ascii="Segoe UI" w:hAnsi="Segoe UI" w:cs="Segoe UI"/>
          <w:sz w:val="21"/>
          <w:szCs w:val="21"/>
        </w:rPr>
        <w:t xml:space="preserve"> ke liye required hai.</w:t>
      </w:r>
    </w:p>
    <w:p w:rsidR="00A07AAF" w:rsidRDefault="00114F67" w:rsidP="00A07AAF">
      <w:pPr>
        <w:spacing w:line="300" w:lineRule="atLeast"/>
        <w:rPr>
          <w:rFonts w:ascii="Segoe UI" w:hAnsi="Segoe UI" w:cs="Segoe UI"/>
          <w:sz w:val="21"/>
          <w:szCs w:val="21"/>
        </w:rPr>
      </w:pPr>
      <w:r>
        <w:rPr>
          <w:rFonts w:ascii="Segoe UI" w:hAnsi="Segoe UI" w:cs="Segoe UI"/>
          <w:sz w:val="21"/>
          <w:szCs w:val="21"/>
        </w:rPr>
        <w:pict>
          <v:rect id="_x0000_i1193" style="width:0;height:1.5pt" o:hralign="center" o:hrstd="t" o:hr="t" fillcolor="#a0a0a0" stroked="f"/>
        </w:pict>
      </w:r>
    </w:p>
    <w:p w:rsidR="00A07AAF" w:rsidRDefault="00A07AAF" w:rsidP="00A07AAF">
      <w:pPr>
        <w:pStyle w:val="Heading2"/>
        <w:spacing w:line="300" w:lineRule="atLeast"/>
        <w:rPr>
          <w:rFonts w:ascii="Segoe UI" w:hAnsi="Segoe UI" w:cs="Segoe UI"/>
        </w:rPr>
      </w:pPr>
      <w:r>
        <w:rPr>
          <w:rFonts w:ascii="Segoe UI" w:hAnsi="Segoe UI" w:cs="Segoe UI"/>
        </w:rPr>
        <w:t xml:space="preserve">3. Add permissions me search karo: </w:t>
      </w:r>
      <w:r>
        <w:rPr>
          <w:rStyle w:val="HTMLCode"/>
        </w:rPr>
        <w:t>workflows</w:t>
      </w:r>
    </w:p>
    <w:p w:rsidR="00A07AAF" w:rsidRDefault="00A07AAF" w:rsidP="00A07AAF">
      <w:pPr>
        <w:pStyle w:val="NormalWeb"/>
        <w:spacing w:line="300" w:lineRule="atLeast"/>
        <w:rPr>
          <w:rFonts w:ascii="Segoe UI" w:hAnsi="Segoe UI" w:cs="Segoe UI"/>
          <w:sz w:val="21"/>
          <w:szCs w:val="21"/>
        </w:rPr>
      </w:pPr>
      <w:r>
        <w:rPr>
          <w:rFonts w:ascii="Segoe UI" w:hAnsi="Segoe UI" w:cs="Segoe UI"/>
          <w:sz w:val="21"/>
          <w:szCs w:val="21"/>
        </w:rPr>
        <w:t xml:space="preserve">Again </w:t>
      </w:r>
      <w:r>
        <w:rPr>
          <w:rStyle w:val="Strong"/>
          <w:rFonts w:ascii="Segoe UI" w:hAnsi="Segoe UI" w:cs="Segoe UI"/>
          <w:sz w:val="21"/>
          <w:szCs w:val="21"/>
        </w:rPr>
        <w:t>Add permissions</w:t>
      </w:r>
      <w:r>
        <w:rPr>
          <w:rFonts w:ascii="Segoe UI" w:hAnsi="Segoe UI" w:cs="Segoe UI"/>
          <w:sz w:val="21"/>
          <w:szCs w:val="21"/>
        </w:rPr>
        <w:t xml:space="preserve"> button click karo.</w:t>
      </w:r>
    </w:p>
    <w:p w:rsidR="00A07AAF" w:rsidRDefault="00A07AAF" w:rsidP="00A07AAF">
      <w:pPr>
        <w:pStyle w:val="NormalWeb"/>
        <w:spacing w:line="300" w:lineRule="atLeast"/>
        <w:rPr>
          <w:rFonts w:ascii="Segoe UI" w:hAnsi="Segoe UI" w:cs="Segoe UI"/>
          <w:sz w:val="21"/>
          <w:szCs w:val="21"/>
        </w:rPr>
      </w:pPr>
      <w:r>
        <w:rPr>
          <w:rFonts w:ascii="Segoe UI" w:hAnsi="Segoe UI" w:cs="Segoe UI"/>
          <w:sz w:val="21"/>
          <w:szCs w:val="21"/>
        </w:rPr>
        <w:t>Search karo:</w:t>
      </w:r>
    </w:p>
    <w:p w:rsidR="00A07AAF" w:rsidRDefault="00A07AAF" w:rsidP="00A07AAF">
      <w:pPr>
        <w:pStyle w:val="NormalWeb"/>
        <w:spacing w:line="300" w:lineRule="atLeast"/>
        <w:rPr>
          <w:rFonts w:ascii="Segoe UI" w:hAnsi="Segoe UI" w:cs="Segoe UI"/>
          <w:sz w:val="21"/>
          <w:szCs w:val="21"/>
        </w:rPr>
      </w:pPr>
      <w:r>
        <w:rPr>
          <w:rFonts w:ascii="Segoe UI" w:hAnsi="Segoe UI" w:cs="Segoe UI"/>
          <w:sz w:val="21"/>
          <w:szCs w:val="21"/>
        </w:rPr>
        <w:t>workflows</w:t>
      </w:r>
    </w:p>
    <w:p w:rsidR="00A07AAF" w:rsidRDefault="00A07AAF" w:rsidP="00A07AAF">
      <w:pPr>
        <w:pStyle w:val="NormalWeb"/>
        <w:spacing w:line="300" w:lineRule="atLeast"/>
        <w:rPr>
          <w:rFonts w:ascii="Segoe UI" w:hAnsi="Segoe UI" w:cs="Segoe UI"/>
          <w:sz w:val="21"/>
          <w:szCs w:val="21"/>
        </w:rPr>
      </w:pPr>
      <w:r>
        <w:rPr>
          <w:rFonts w:ascii="Segoe UI" w:hAnsi="Segoe UI" w:cs="Segoe UI"/>
          <w:sz w:val="21"/>
          <w:szCs w:val="21"/>
        </w:rPr>
        <w:t>Option aayega:</w:t>
      </w:r>
    </w:p>
    <w:p w:rsidR="00A07AAF" w:rsidRDefault="00A07AAF" w:rsidP="00A07AAF">
      <w:pPr>
        <w:pStyle w:val="NormalWeb"/>
        <w:spacing w:line="300" w:lineRule="atLeast"/>
        <w:rPr>
          <w:rFonts w:ascii="Segoe UI" w:hAnsi="Segoe UI" w:cs="Segoe UI"/>
          <w:sz w:val="21"/>
          <w:szCs w:val="21"/>
        </w:rPr>
      </w:pPr>
      <w:r>
        <w:rPr>
          <w:rFonts w:ascii="Segoe UI" w:hAnsi="Segoe UI" w:cs="Segoe UI"/>
          <w:sz w:val="21"/>
          <w:szCs w:val="21"/>
        </w:rPr>
        <w:t>Workflows</w:t>
      </w:r>
    </w:p>
    <w:p w:rsidR="00A07AAF" w:rsidRDefault="00A07AAF" w:rsidP="00A07AAF">
      <w:pPr>
        <w:pStyle w:val="NormalWeb"/>
        <w:spacing w:line="300" w:lineRule="atLeast"/>
        <w:rPr>
          <w:rFonts w:ascii="Segoe UI" w:hAnsi="Segoe UI" w:cs="Segoe UI"/>
          <w:sz w:val="21"/>
          <w:szCs w:val="21"/>
        </w:rPr>
      </w:pPr>
      <w:r>
        <w:rPr>
          <w:rFonts w:ascii="Segoe UI" w:hAnsi="Segoe UI" w:cs="Segoe UI"/>
          <w:sz w:val="21"/>
          <w:szCs w:val="21"/>
        </w:rPr>
        <w:t>Usko select karo.</w:t>
      </w:r>
    </w:p>
    <w:p w:rsidR="00A07AAF" w:rsidRDefault="00A07AAF" w:rsidP="00A07AAF">
      <w:pPr>
        <w:pStyle w:val="NormalWeb"/>
        <w:spacing w:line="300" w:lineRule="atLeast"/>
        <w:rPr>
          <w:rFonts w:ascii="Segoe UI" w:hAnsi="Segoe UI" w:cs="Segoe UI"/>
          <w:sz w:val="21"/>
          <w:szCs w:val="21"/>
        </w:rPr>
      </w:pPr>
      <w:r>
        <w:rPr>
          <w:rFonts w:ascii="Segoe UI" w:hAnsi="Segoe UI" w:cs="Segoe UI"/>
          <w:sz w:val="21"/>
          <w:szCs w:val="21"/>
        </w:rPr>
        <w:t>Permission level set karo:</w:t>
      </w:r>
    </w:p>
    <w:p w:rsidR="00A07AAF" w:rsidRDefault="00A07AAF" w:rsidP="00A07AAF">
      <w:pPr>
        <w:pStyle w:val="NormalWeb"/>
        <w:spacing w:line="300" w:lineRule="atLeast"/>
        <w:rPr>
          <w:rFonts w:ascii="Segoe UI" w:hAnsi="Segoe UI" w:cs="Segoe UI"/>
          <w:sz w:val="21"/>
          <w:szCs w:val="21"/>
        </w:rPr>
      </w:pPr>
      <w:r>
        <w:rPr>
          <w:rFonts w:ascii="Segoe UI" w:hAnsi="Segoe UI" w:cs="Segoe UI"/>
          <w:sz w:val="21"/>
          <w:szCs w:val="21"/>
        </w:rPr>
        <w:t>Read and write</w:t>
      </w:r>
    </w:p>
    <w:p w:rsidR="00A07AAF" w:rsidRDefault="00A07AAF" w:rsidP="00A07AAF">
      <w:pPr>
        <w:pStyle w:val="NormalWeb"/>
        <w:spacing w:line="300" w:lineRule="atLeast"/>
        <w:rPr>
          <w:rFonts w:ascii="Segoe UI" w:hAnsi="Segoe UI" w:cs="Segoe UI"/>
          <w:sz w:val="21"/>
          <w:szCs w:val="21"/>
        </w:rPr>
      </w:pPr>
      <w:r>
        <w:rPr>
          <w:rFonts w:ascii="Segoe UI" w:hAnsi="Segoe UI" w:cs="Segoe UI"/>
          <w:sz w:val="21"/>
          <w:szCs w:val="21"/>
        </w:rPr>
        <w:t>Ye isliye chahiye kyunki hum baad me repo me ye file push karenge:</w:t>
      </w:r>
    </w:p>
    <w:p w:rsidR="00A07AAF" w:rsidRDefault="00A07AAF" w:rsidP="00A07AAF">
      <w:pPr>
        <w:pStyle w:val="NormalWeb"/>
        <w:spacing w:line="300" w:lineRule="atLeast"/>
        <w:rPr>
          <w:rFonts w:ascii="Segoe UI" w:hAnsi="Segoe UI" w:cs="Segoe UI"/>
          <w:sz w:val="21"/>
          <w:szCs w:val="21"/>
        </w:rPr>
      </w:pPr>
      <w:r>
        <w:rPr>
          <w:rFonts w:ascii="Segoe UI" w:hAnsi="Segoe UI" w:cs="Segoe UI"/>
          <w:sz w:val="21"/>
          <w:szCs w:val="21"/>
        </w:rPr>
        <w:lastRenderedPageBreak/>
        <w:t>.github/workflows/terraform-plan.yml</w:t>
      </w:r>
    </w:p>
    <w:p w:rsidR="00A07AAF" w:rsidRDefault="00A07AAF" w:rsidP="00A07AAF">
      <w:pPr>
        <w:pStyle w:val="NormalWeb"/>
        <w:spacing w:line="300" w:lineRule="atLeast"/>
        <w:rPr>
          <w:rFonts w:ascii="Segoe UI" w:hAnsi="Segoe UI" w:cs="Segoe UI"/>
          <w:sz w:val="21"/>
          <w:szCs w:val="21"/>
        </w:rPr>
      </w:pPr>
      <w:r>
        <w:rPr>
          <w:rFonts w:ascii="Segoe UI" w:hAnsi="Segoe UI" w:cs="Segoe UI"/>
          <w:sz w:val="21"/>
          <w:szCs w:val="21"/>
        </w:rPr>
        <w:t>GitHub workflow files push karne ke liye workflow permission useful/required hoti hai.</w:t>
      </w:r>
    </w:p>
    <w:p w:rsidR="00A07AAF" w:rsidRDefault="00114F67" w:rsidP="00A07AAF">
      <w:pPr>
        <w:spacing w:line="300" w:lineRule="atLeast"/>
        <w:rPr>
          <w:rFonts w:ascii="Segoe UI" w:hAnsi="Segoe UI" w:cs="Segoe UI"/>
          <w:sz w:val="21"/>
          <w:szCs w:val="21"/>
        </w:rPr>
      </w:pPr>
      <w:r>
        <w:rPr>
          <w:rFonts w:ascii="Segoe UI" w:hAnsi="Segoe UI" w:cs="Segoe UI"/>
          <w:sz w:val="21"/>
          <w:szCs w:val="21"/>
        </w:rPr>
        <w:pict>
          <v:rect id="_x0000_i1194" style="width:0;height:1.5pt" o:hralign="center" o:hrstd="t" o:hr="t" fillcolor="#a0a0a0" stroked="f"/>
        </w:pict>
      </w:r>
    </w:p>
    <w:p w:rsidR="00A07AAF" w:rsidRDefault="00A07AAF" w:rsidP="00A07AAF">
      <w:pPr>
        <w:pStyle w:val="Heading2"/>
        <w:spacing w:line="300" w:lineRule="atLeast"/>
        <w:rPr>
          <w:rFonts w:ascii="Segoe UI" w:hAnsi="Segoe UI" w:cs="Segoe UI"/>
        </w:rPr>
      </w:pPr>
      <w:r>
        <w:rPr>
          <w:rFonts w:ascii="Segoe UI" w:hAnsi="Segoe UI" w:cs="Segoe UI"/>
        </w:rPr>
        <w:t>4. Metadata</w:t>
      </w:r>
    </w:p>
    <w:p w:rsidR="00A07AAF" w:rsidRDefault="00A07AAF" w:rsidP="00A07AAF">
      <w:pPr>
        <w:pStyle w:val="NormalWeb"/>
        <w:spacing w:line="300" w:lineRule="atLeast"/>
        <w:rPr>
          <w:rFonts w:ascii="Segoe UI" w:hAnsi="Segoe UI" w:cs="Segoe UI"/>
          <w:sz w:val="21"/>
          <w:szCs w:val="21"/>
        </w:rPr>
      </w:pPr>
      <w:r>
        <w:rPr>
          <w:rStyle w:val="HTMLCode"/>
        </w:rPr>
        <w:t>Metadata</w:t>
      </w:r>
      <w:r>
        <w:rPr>
          <w:rFonts w:ascii="Segoe UI" w:hAnsi="Segoe UI" w:cs="Segoe UI"/>
          <w:sz w:val="21"/>
          <w:szCs w:val="21"/>
        </w:rPr>
        <w:t xml:space="preserve"> usually automatically read-only hota hai. Agar separate dikhe toh:</w:t>
      </w:r>
    </w:p>
    <w:p w:rsidR="00A07AAF" w:rsidRDefault="00A07AAF" w:rsidP="00A07AAF">
      <w:pPr>
        <w:pStyle w:val="NormalWeb"/>
        <w:spacing w:line="300" w:lineRule="atLeast"/>
        <w:rPr>
          <w:rFonts w:ascii="Segoe UI" w:hAnsi="Segoe UI" w:cs="Segoe UI"/>
          <w:sz w:val="21"/>
          <w:szCs w:val="21"/>
        </w:rPr>
      </w:pPr>
      <w:r>
        <w:rPr>
          <w:rFonts w:ascii="Segoe UI" w:hAnsi="Segoe UI" w:cs="Segoe UI"/>
          <w:sz w:val="21"/>
          <w:szCs w:val="21"/>
        </w:rPr>
        <w:t>Metadata = Read-only</w:t>
      </w:r>
    </w:p>
    <w:p w:rsidR="00A07AAF" w:rsidRDefault="00A07AAF" w:rsidP="00A07AAF">
      <w:pPr>
        <w:pStyle w:val="NormalWeb"/>
        <w:spacing w:line="300" w:lineRule="atLeast"/>
        <w:rPr>
          <w:rFonts w:ascii="Segoe UI" w:hAnsi="Segoe UI" w:cs="Segoe UI"/>
          <w:sz w:val="21"/>
          <w:szCs w:val="21"/>
        </w:rPr>
      </w:pPr>
      <w:r>
        <w:rPr>
          <w:rFonts w:ascii="Segoe UI" w:hAnsi="Segoe UI" w:cs="Segoe UI"/>
          <w:sz w:val="21"/>
          <w:szCs w:val="21"/>
        </w:rPr>
        <w:t>Agar manually option na mile, tension nahi — fine-grained token me metadata read access often required/default hota hai.</w:t>
      </w:r>
    </w:p>
    <w:p w:rsidR="00A07AAF" w:rsidRDefault="00114F67" w:rsidP="00A07AAF">
      <w:pPr>
        <w:spacing w:line="300" w:lineRule="atLeast"/>
        <w:rPr>
          <w:rFonts w:ascii="Segoe UI" w:hAnsi="Segoe UI" w:cs="Segoe UI"/>
          <w:sz w:val="21"/>
          <w:szCs w:val="21"/>
        </w:rPr>
      </w:pPr>
      <w:r>
        <w:rPr>
          <w:rFonts w:ascii="Segoe UI" w:hAnsi="Segoe UI" w:cs="Segoe UI"/>
          <w:sz w:val="21"/>
          <w:szCs w:val="21"/>
        </w:rPr>
        <w:pict>
          <v:rect id="_x0000_i1195" style="width:0;height:1.5pt" o:hralign="center" o:hrstd="t" o:hr="t" fillcolor="#a0a0a0" stroked="f"/>
        </w:pict>
      </w:r>
    </w:p>
    <w:p w:rsidR="00A07AAF" w:rsidRDefault="00A07AAF" w:rsidP="00A07AAF">
      <w:pPr>
        <w:pStyle w:val="Heading1"/>
        <w:spacing w:line="300" w:lineRule="atLeast"/>
        <w:rPr>
          <w:rFonts w:ascii="Segoe UI" w:hAnsi="Segoe UI" w:cs="Segoe UI"/>
          <w:sz w:val="48"/>
          <w:szCs w:val="48"/>
        </w:rPr>
      </w:pPr>
      <w:r>
        <w:rPr>
          <w:rFonts w:ascii="Segoe UI" w:hAnsi="Segoe UI" w:cs="Segoe UI"/>
        </w:rPr>
        <w:t>Final token permissions aise hone chahiye</w:t>
      </w:r>
    </w:p>
    <w:p w:rsidR="00A07AAF" w:rsidRDefault="00A07AAF" w:rsidP="00A07AAF">
      <w:pPr>
        <w:spacing w:line="300" w:lineRule="atLeast"/>
        <w:rPr>
          <w:rFonts w:ascii="Segoe UI" w:hAnsi="Segoe UI" w:cs="Segoe UI"/>
          <w:sz w:val="21"/>
          <w:szCs w:val="21"/>
        </w:rPr>
      </w:pPr>
      <w:r>
        <w:rPr>
          <w:rFonts w:ascii="Segoe UI" w:hAnsi="Segoe UI" w:cs="Segoe UI"/>
          <w:sz w:val="21"/>
          <w:szCs w:val="21"/>
        </w:rPr>
        <w:t>Repository access:</w:t>
      </w:r>
    </w:p>
    <w:p w:rsidR="00A07AAF" w:rsidRDefault="00A07AAF" w:rsidP="00A07AAF">
      <w:pPr>
        <w:spacing w:line="300" w:lineRule="atLeast"/>
        <w:rPr>
          <w:rFonts w:ascii="Segoe UI" w:hAnsi="Segoe UI" w:cs="Segoe UI"/>
          <w:sz w:val="21"/>
          <w:szCs w:val="21"/>
        </w:rPr>
      </w:pPr>
      <w:r>
        <w:rPr>
          <w:rFonts w:ascii="Segoe UI" w:hAnsi="Segoe UI" w:cs="Segoe UI"/>
          <w:sz w:val="21"/>
          <w:szCs w:val="21"/>
        </w:rPr>
        <w:t>Only select repositories</w:t>
      </w:r>
    </w:p>
    <w:p w:rsidR="00A07AAF" w:rsidRDefault="00A07AAF" w:rsidP="00A07AAF">
      <w:pPr>
        <w:spacing w:line="300" w:lineRule="atLeast"/>
        <w:rPr>
          <w:rFonts w:ascii="Segoe UI" w:hAnsi="Segoe UI" w:cs="Segoe UI"/>
          <w:sz w:val="21"/>
          <w:szCs w:val="21"/>
        </w:rPr>
      </w:pPr>
      <w:r>
        <w:rPr>
          <w:rFonts w:ascii="Segoe UI" w:hAnsi="Segoe UI" w:cs="Segoe UI"/>
          <w:sz w:val="21"/>
          <w:szCs w:val="21"/>
        </w:rPr>
        <w:t>enterprise-genai-assistant-aws</w:t>
      </w:r>
    </w:p>
    <w:p w:rsidR="00A07AAF" w:rsidRDefault="00A07AAF" w:rsidP="00A07AAF">
      <w:pPr>
        <w:spacing w:line="300" w:lineRule="atLeast"/>
        <w:rPr>
          <w:rFonts w:ascii="Segoe UI" w:hAnsi="Segoe UI" w:cs="Segoe UI"/>
          <w:sz w:val="21"/>
          <w:szCs w:val="21"/>
        </w:rPr>
      </w:pPr>
    </w:p>
    <w:p w:rsidR="00A07AAF" w:rsidRDefault="00A07AAF" w:rsidP="00A07AAF">
      <w:pPr>
        <w:spacing w:line="300" w:lineRule="atLeast"/>
        <w:rPr>
          <w:rFonts w:ascii="Segoe UI" w:hAnsi="Segoe UI" w:cs="Segoe UI"/>
          <w:sz w:val="21"/>
          <w:szCs w:val="21"/>
        </w:rPr>
      </w:pPr>
      <w:r>
        <w:rPr>
          <w:rFonts w:ascii="Segoe UI" w:hAnsi="Segoe UI" w:cs="Segoe UI"/>
          <w:sz w:val="21"/>
          <w:szCs w:val="21"/>
        </w:rPr>
        <w:t>Repository permissions:</w:t>
      </w:r>
    </w:p>
    <w:p w:rsidR="00A07AAF" w:rsidRDefault="00A07AAF" w:rsidP="00A07AAF">
      <w:pPr>
        <w:spacing w:line="300" w:lineRule="atLeast"/>
        <w:rPr>
          <w:rFonts w:ascii="Segoe UI" w:hAnsi="Segoe UI" w:cs="Segoe UI"/>
          <w:sz w:val="21"/>
          <w:szCs w:val="21"/>
        </w:rPr>
      </w:pPr>
      <w:r>
        <w:rPr>
          <w:rFonts w:ascii="Segoe UI" w:hAnsi="Segoe UI" w:cs="Segoe UI"/>
          <w:sz w:val="21"/>
          <w:szCs w:val="21"/>
        </w:rPr>
        <w:t>Contents: Read and write</w:t>
      </w:r>
    </w:p>
    <w:p w:rsidR="00A07AAF" w:rsidRDefault="00A07AAF" w:rsidP="00A07AAF">
      <w:pPr>
        <w:spacing w:line="300" w:lineRule="atLeast"/>
        <w:rPr>
          <w:rFonts w:ascii="Segoe UI" w:hAnsi="Segoe UI" w:cs="Segoe UI"/>
          <w:sz w:val="21"/>
          <w:szCs w:val="21"/>
        </w:rPr>
      </w:pPr>
      <w:r>
        <w:rPr>
          <w:rFonts w:ascii="Segoe UI" w:hAnsi="Segoe UI" w:cs="Segoe UI"/>
          <w:sz w:val="21"/>
          <w:szCs w:val="21"/>
        </w:rPr>
        <w:t>Workflows: Read and write</w:t>
      </w:r>
    </w:p>
    <w:p w:rsidR="00A07AAF" w:rsidRDefault="00A07AAF" w:rsidP="00A07AAF">
      <w:pPr>
        <w:spacing w:line="300" w:lineRule="atLeast"/>
        <w:rPr>
          <w:rFonts w:ascii="Segoe UI" w:hAnsi="Segoe UI" w:cs="Segoe UI"/>
          <w:sz w:val="21"/>
          <w:szCs w:val="21"/>
        </w:rPr>
      </w:pPr>
      <w:r>
        <w:rPr>
          <w:rFonts w:ascii="Segoe UI" w:hAnsi="Segoe UI" w:cs="Segoe UI"/>
          <w:sz w:val="21"/>
          <w:szCs w:val="21"/>
        </w:rPr>
        <w:t>Metadata: Read-only/default</w:t>
      </w:r>
    </w:p>
    <w:p w:rsidR="00A07AAF" w:rsidRDefault="00A07AAF" w:rsidP="00A07AAF">
      <w:pPr>
        <w:pStyle w:val="NormalWeb"/>
        <w:spacing w:line="300" w:lineRule="atLeast"/>
        <w:rPr>
          <w:rFonts w:ascii="Segoe UI" w:hAnsi="Segoe UI" w:cs="Segoe UI"/>
          <w:sz w:val="21"/>
          <w:szCs w:val="21"/>
        </w:rPr>
      </w:pPr>
      <w:r>
        <w:rPr>
          <w:rFonts w:ascii="Segoe UI" w:hAnsi="Segoe UI" w:cs="Segoe UI"/>
          <w:sz w:val="21"/>
          <w:szCs w:val="21"/>
        </w:rPr>
        <w:t>Baaki sab:</w:t>
      </w:r>
    </w:p>
    <w:p w:rsidR="00A07AAF" w:rsidRDefault="00A07AAF" w:rsidP="00A07AAF">
      <w:pPr>
        <w:pStyle w:val="NormalWeb"/>
        <w:spacing w:line="300" w:lineRule="atLeast"/>
        <w:rPr>
          <w:rFonts w:ascii="Segoe UI" w:hAnsi="Segoe UI" w:cs="Segoe UI"/>
          <w:sz w:val="21"/>
          <w:szCs w:val="21"/>
        </w:rPr>
      </w:pPr>
      <w:r>
        <w:rPr>
          <w:rFonts w:ascii="Segoe UI" w:hAnsi="Segoe UI" w:cs="Segoe UI"/>
          <w:sz w:val="21"/>
          <w:szCs w:val="21"/>
        </w:rPr>
        <w:t>No access</w:t>
      </w:r>
    </w:p>
    <w:p w:rsidR="00A07AAF" w:rsidRDefault="00114F67" w:rsidP="00A07AAF">
      <w:pPr>
        <w:spacing w:line="300" w:lineRule="atLeast"/>
        <w:rPr>
          <w:rFonts w:ascii="Segoe UI" w:hAnsi="Segoe UI" w:cs="Segoe UI"/>
          <w:sz w:val="21"/>
          <w:szCs w:val="21"/>
        </w:rPr>
      </w:pPr>
      <w:r>
        <w:rPr>
          <w:rFonts w:ascii="Segoe UI" w:hAnsi="Segoe UI" w:cs="Segoe UI"/>
          <w:sz w:val="21"/>
          <w:szCs w:val="21"/>
        </w:rPr>
        <w:pict>
          <v:rect id="_x0000_i1196" style="width:0;height:1.5pt" o:hralign="center" o:hrstd="t" o:hr="t" fillcolor="#a0a0a0" stroked="f"/>
        </w:pict>
      </w:r>
    </w:p>
    <w:p w:rsidR="00A07AAF" w:rsidRDefault="00A07AAF" w:rsidP="00A07AAF">
      <w:pPr>
        <w:pStyle w:val="Heading1"/>
        <w:spacing w:line="300" w:lineRule="atLeast"/>
        <w:rPr>
          <w:rFonts w:ascii="Segoe UI" w:hAnsi="Segoe UI" w:cs="Segoe UI"/>
          <w:sz w:val="48"/>
          <w:szCs w:val="48"/>
        </w:rPr>
      </w:pPr>
      <w:r>
        <w:rPr>
          <w:rFonts w:ascii="Segoe UI" w:hAnsi="Segoe UI" w:cs="Segoe UI"/>
        </w:rPr>
        <w:t>Agar “Contents” ya “Workflows” search me nahi aa raha</w:t>
      </w:r>
    </w:p>
    <w:p w:rsidR="00A07AAF" w:rsidRDefault="00A07AAF" w:rsidP="00A07AAF">
      <w:pPr>
        <w:pStyle w:val="NormalWeb"/>
        <w:spacing w:line="300" w:lineRule="atLeast"/>
        <w:rPr>
          <w:rFonts w:ascii="Segoe UI" w:hAnsi="Segoe UI" w:cs="Segoe UI"/>
          <w:sz w:val="21"/>
          <w:szCs w:val="21"/>
        </w:rPr>
      </w:pPr>
      <w:r>
        <w:rPr>
          <w:rFonts w:ascii="Segoe UI" w:hAnsi="Segoe UI" w:cs="Segoe UI"/>
          <w:sz w:val="21"/>
          <w:szCs w:val="21"/>
        </w:rPr>
        <w:t>Tab dropdown me search clear karo aur list scroll karo. Kabhi-kabhi GitHub UI search exact permission name pe hi result dikhata hai.</w:t>
      </w:r>
    </w:p>
    <w:p w:rsidR="00A07AAF" w:rsidRDefault="00A07AAF" w:rsidP="00A07AAF">
      <w:pPr>
        <w:pStyle w:val="NormalWeb"/>
        <w:spacing w:line="300" w:lineRule="atLeast"/>
        <w:rPr>
          <w:rFonts w:ascii="Segoe UI" w:hAnsi="Segoe UI" w:cs="Segoe UI"/>
          <w:sz w:val="21"/>
          <w:szCs w:val="21"/>
        </w:rPr>
      </w:pPr>
      <w:r>
        <w:rPr>
          <w:rFonts w:ascii="Segoe UI" w:hAnsi="Segoe UI" w:cs="Segoe UI"/>
          <w:sz w:val="21"/>
          <w:szCs w:val="21"/>
        </w:rPr>
        <w:t>Try these exact searches:</w:t>
      </w:r>
    </w:p>
    <w:p w:rsidR="00A07AAF" w:rsidRDefault="00A07AAF" w:rsidP="00A07AAF">
      <w:pPr>
        <w:pStyle w:val="NormalWeb"/>
        <w:spacing w:line="300" w:lineRule="atLeast"/>
        <w:rPr>
          <w:rFonts w:ascii="Segoe UI" w:hAnsi="Segoe UI" w:cs="Segoe UI"/>
          <w:sz w:val="21"/>
          <w:szCs w:val="21"/>
        </w:rPr>
      </w:pPr>
      <w:r>
        <w:rPr>
          <w:rFonts w:ascii="Segoe UI" w:hAnsi="Segoe UI" w:cs="Segoe UI"/>
          <w:sz w:val="21"/>
          <w:szCs w:val="21"/>
        </w:rPr>
        <w:t>contents</w:t>
      </w:r>
    </w:p>
    <w:p w:rsidR="00A07AAF" w:rsidRDefault="00A07AAF" w:rsidP="00A07AAF">
      <w:pPr>
        <w:pStyle w:val="NormalWeb"/>
        <w:spacing w:line="300" w:lineRule="atLeast"/>
        <w:rPr>
          <w:rFonts w:ascii="Segoe UI" w:hAnsi="Segoe UI" w:cs="Segoe UI"/>
          <w:sz w:val="21"/>
          <w:szCs w:val="21"/>
        </w:rPr>
      </w:pPr>
      <w:r>
        <w:rPr>
          <w:rFonts w:ascii="Segoe UI" w:hAnsi="Segoe UI" w:cs="Segoe UI"/>
          <w:sz w:val="21"/>
          <w:szCs w:val="21"/>
        </w:rPr>
        <w:t>workflows</w:t>
      </w:r>
    </w:p>
    <w:p w:rsidR="00A07AAF" w:rsidRDefault="00A07AAF" w:rsidP="00A07AAF">
      <w:pPr>
        <w:pStyle w:val="NormalWeb"/>
        <w:spacing w:line="300" w:lineRule="atLeast"/>
        <w:rPr>
          <w:rFonts w:ascii="Segoe UI" w:hAnsi="Segoe UI" w:cs="Segoe UI"/>
          <w:sz w:val="21"/>
          <w:szCs w:val="21"/>
        </w:rPr>
      </w:pPr>
      <w:r>
        <w:rPr>
          <w:rFonts w:ascii="Segoe UI" w:hAnsi="Segoe UI" w:cs="Segoe UI"/>
          <w:sz w:val="21"/>
          <w:szCs w:val="21"/>
        </w:rPr>
        <w:t>Not:</w:t>
      </w:r>
    </w:p>
    <w:p w:rsidR="00A07AAF" w:rsidRDefault="00A07AAF" w:rsidP="00A07AAF">
      <w:pPr>
        <w:spacing w:line="300" w:lineRule="atLeast"/>
        <w:rPr>
          <w:rFonts w:ascii="Segoe UI" w:hAnsi="Segoe UI" w:cs="Segoe UI"/>
          <w:sz w:val="21"/>
          <w:szCs w:val="21"/>
        </w:rPr>
      </w:pPr>
      <w:r>
        <w:rPr>
          <w:rFonts w:ascii="Segoe UI" w:hAnsi="Segoe UI" w:cs="Segoe UI"/>
          <w:sz w:val="21"/>
          <w:szCs w:val="21"/>
        </w:rPr>
        <w:t>read</w:t>
      </w:r>
    </w:p>
    <w:p w:rsidR="00A07AAF" w:rsidRDefault="00A07AAF" w:rsidP="00A07AAF">
      <w:pPr>
        <w:spacing w:line="300" w:lineRule="atLeast"/>
        <w:rPr>
          <w:rFonts w:ascii="Segoe UI" w:hAnsi="Segoe UI" w:cs="Segoe UI"/>
          <w:sz w:val="21"/>
          <w:szCs w:val="21"/>
        </w:rPr>
      </w:pPr>
      <w:r>
        <w:rPr>
          <w:rFonts w:ascii="Segoe UI" w:hAnsi="Segoe UI" w:cs="Segoe UI"/>
          <w:sz w:val="21"/>
          <w:szCs w:val="21"/>
        </w:rPr>
        <w:t>write</w:t>
      </w:r>
    </w:p>
    <w:p w:rsidR="00A07AAF" w:rsidRDefault="00A07AAF" w:rsidP="00A07AAF">
      <w:pPr>
        <w:spacing w:line="300" w:lineRule="atLeast"/>
        <w:rPr>
          <w:rFonts w:ascii="Segoe UI" w:hAnsi="Segoe UI" w:cs="Segoe UI"/>
          <w:sz w:val="21"/>
          <w:szCs w:val="21"/>
        </w:rPr>
      </w:pPr>
      <w:r>
        <w:rPr>
          <w:rFonts w:ascii="Segoe UI" w:hAnsi="Segoe UI" w:cs="Segoe UI"/>
          <w:sz w:val="21"/>
          <w:szCs w:val="21"/>
        </w:rPr>
        <w:lastRenderedPageBreak/>
        <w:t>repo</w:t>
      </w:r>
    </w:p>
    <w:p w:rsidR="00A07AAF" w:rsidRDefault="00114F67" w:rsidP="00A07AAF">
      <w:pPr>
        <w:spacing w:line="300" w:lineRule="atLeast"/>
        <w:rPr>
          <w:rFonts w:ascii="Segoe UI" w:hAnsi="Segoe UI" w:cs="Segoe UI"/>
          <w:sz w:val="21"/>
          <w:szCs w:val="21"/>
        </w:rPr>
      </w:pPr>
      <w:r>
        <w:rPr>
          <w:rFonts w:ascii="Segoe UI" w:hAnsi="Segoe UI" w:cs="Segoe UI"/>
          <w:sz w:val="21"/>
          <w:szCs w:val="21"/>
        </w:rPr>
        <w:pict>
          <v:rect id="_x0000_i1197" style="width:0;height:1.5pt" o:hralign="center" o:hrstd="t" o:hr="t" fillcolor="#a0a0a0" stroked="f"/>
        </w:pict>
      </w:r>
    </w:p>
    <w:p w:rsidR="00A07AAF" w:rsidRDefault="00A07AAF" w:rsidP="00A07AAF">
      <w:pPr>
        <w:pStyle w:val="Heading1"/>
        <w:spacing w:line="300" w:lineRule="atLeast"/>
        <w:rPr>
          <w:rFonts w:ascii="Segoe UI" w:hAnsi="Segoe UI" w:cs="Segoe UI"/>
          <w:sz w:val="48"/>
          <w:szCs w:val="48"/>
        </w:rPr>
      </w:pPr>
      <w:r>
        <w:rPr>
          <w:rFonts w:ascii="Segoe UI" w:hAnsi="Segoe UI" w:cs="Segoe UI"/>
        </w:rPr>
        <w:t>Token generate hone ke baad</w:t>
      </w:r>
    </w:p>
    <w:p w:rsidR="00A07AAF" w:rsidRDefault="00A07AAF" w:rsidP="00A07AAF">
      <w:pPr>
        <w:numPr>
          <w:ilvl w:val="0"/>
          <w:numId w:val="3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Click:</w:t>
      </w:r>
    </w:p>
    <w:p w:rsidR="00A07AAF" w:rsidRDefault="00A07AAF" w:rsidP="00A07AAF">
      <w:pPr>
        <w:pStyle w:val="NormalWeb"/>
        <w:spacing w:line="300" w:lineRule="atLeast"/>
        <w:rPr>
          <w:rFonts w:ascii="Segoe UI" w:hAnsi="Segoe UI" w:cs="Segoe UI"/>
          <w:sz w:val="21"/>
          <w:szCs w:val="21"/>
        </w:rPr>
      </w:pPr>
      <w:r>
        <w:rPr>
          <w:rFonts w:ascii="Segoe UI" w:hAnsi="Segoe UI" w:cs="Segoe UI"/>
          <w:sz w:val="21"/>
          <w:szCs w:val="21"/>
        </w:rPr>
        <w:t>Generate token</w:t>
      </w:r>
    </w:p>
    <w:p w:rsidR="00A07AAF" w:rsidRDefault="00A07AAF" w:rsidP="00A07AAF">
      <w:pPr>
        <w:numPr>
          <w:ilvl w:val="0"/>
          <w:numId w:val="3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Token copy kar lo.</w:t>
      </w:r>
    </w:p>
    <w:p w:rsidR="00A07AAF" w:rsidRDefault="00A07AAF" w:rsidP="00A07AAF">
      <w:pPr>
        <w:numPr>
          <w:ilvl w:val="0"/>
          <w:numId w:val="3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Token mujhe chat me paste mat karna.</w:t>
      </w:r>
    </w:p>
    <w:p w:rsidR="00A07AAF" w:rsidRDefault="00A07AAF" w:rsidP="00A07AAF">
      <w:pPr>
        <w:pStyle w:val="NormalWeb"/>
        <w:spacing w:line="300" w:lineRule="atLeast"/>
        <w:rPr>
          <w:rFonts w:ascii="Segoe UI" w:hAnsi="Segoe UI" w:cs="Segoe UI"/>
          <w:sz w:val="21"/>
          <w:szCs w:val="21"/>
        </w:rPr>
      </w:pPr>
      <w:r>
        <w:rPr>
          <w:rFonts w:ascii="Segoe UI" w:hAnsi="Segoe UI" w:cs="Segoe UI"/>
          <w:sz w:val="21"/>
          <w:szCs w:val="21"/>
        </w:rPr>
        <w:t>CloudShell me run karo:</w:t>
      </w:r>
    </w:p>
    <w:p w:rsidR="00A07AAF" w:rsidRDefault="00A07AAF" w:rsidP="00A07AAF">
      <w:pPr>
        <w:spacing w:line="300" w:lineRule="atLeast"/>
        <w:rPr>
          <w:rFonts w:ascii="Segoe UI" w:hAnsi="Segoe UI" w:cs="Segoe UI"/>
          <w:sz w:val="21"/>
          <w:szCs w:val="21"/>
        </w:rPr>
      </w:pPr>
      <w:r>
        <w:rPr>
          <w:rFonts w:ascii="Segoe UI" w:hAnsi="Segoe UI" w:cs="Segoe UI"/>
          <w:sz w:val="21"/>
          <w:szCs w:val="21"/>
        </w:rPr>
        <w:t>cd ~/enterprise-genai-iac</w:t>
      </w:r>
    </w:p>
    <w:p w:rsidR="00A07AAF" w:rsidRDefault="00A07AAF" w:rsidP="00A07AAF">
      <w:pPr>
        <w:spacing w:line="300" w:lineRule="atLeast"/>
        <w:rPr>
          <w:rFonts w:ascii="Segoe UI" w:hAnsi="Segoe UI" w:cs="Segoe UI"/>
          <w:sz w:val="21"/>
          <w:szCs w:val="21"/>
        </w:rPr>
      </w:pPr>
      <w:r>
        <w:rPr>
          <w:rFonts w:ascii="Segoe UI" w:hAnsi="Segoe UI" w:cs="Segoe UI"/>
          <w:sz w:val="21"/>
          <w:szCs w:val="21"/>
        </w:rPr>
        <w:t>git push -u origin main</w:t>
      </w:r>
    </w:p>
    <w:p w:rsidR="00A07AAF" w:rsidRDefault="00A07AAF" w:rsidP="00A07AAF">
      <w:pPr>
        <w:pStyle w:val="NormalWeb"/>
        <w:spacing w:line="300" w:lineRule="atLeast"/>
        <w:rPr>
          <w:rFonts w:ascii="Segoe UI" w:hAnsi="Segoe UI" w:cs="Segoe UI"/>
          <w:sz w:val="21"/>
          <w:szCs w:val="21"/>
        </w:rPr>
      </w:pPr>
      <w:r>
        <w:rPr>
          <w:rFonts w:ascii="Segoe UI" w:hAnsi="Segoe UI" w:cs="Segoe UI"/>
          <w:sz w:val="21"/>
          <w:szCs w:val="21"/>
        </w:rPr>
        <w:t>Prompt par:</w:t>
      </w:r>
    </w:p>
    <w:p w:rsidR="00A07AAF" w:rsidRDefault="00A07AAF" w:rsidP="00A07AAF">
      <w:pPr>
        <w:spacing w:line="300" w:lineRule="atLeast"/>
        <w:rPr>
          <w:rFonts w:ascii="Segoe UI" w:hAnsi="Segoe UI" w:cs="Segoe UI"/>
          <w:sz w:val="21"/>
          <w:szCs w:val="21"/>
        </w:rPr>
      </w:pPr>
      <w:r>
        <w:rPr>
          <w:rFonts w:ascii="Segoe UI" w:hAnsi="Segoe UI" w:cs="Segoe UI"/>
          <w:sz w:val="21"/>
          <w:szCs w:val="21"/>
        </w:rPr>
        <w:t>Username: prashant2781</w:t>
      </w:r>
    </w:p>
    <w:p w:rsidR="00A07AAF" w:rsidRDefault="00A07AAF" w:rsidP="00A07AAF">
      <w:pPr>
        <w:spacing w:line="300" w:lineRule="atLeast"/>
        <w:rPr>
          <w:rFonts w:ascii="Segoe UI" w:hAnsi="Segoe UI" w:cs="Segoe UI"/>
          <w:sz w:val="21"/>
          <w:szCs w:val="21"/>
        </w:rPr>
      </w:pPr>
      <w:r>
        <w:rPr>
          <w:rFonts w:ascii="Segoe UI" w:hAnsi="Segoe UI" w:cs="Segoe UI"/>
          <w:sz w:val="21"/>
          <w:szCs w:val="21"/>
        </w:rPr>
        <w:t>Password: &lt;PAT paste karo&gt;</w:t>
      </w:r>
    </w:p>
    <w:p w:rsidR="00A07AAF" w:rsidRDefault="00A07AAF" w:rsidP="00A07AAF">
      <w:pPr>
        <w:pStyle w:val="NormalWeb"/>
        <w:spacing w:line="300" w:lineRule="atLeast"/>
        <w:rPr>
          <w:rFonts w:ascii="Segoe UI" w:hAnsi="Segoe UI" w:cs="Segoe UI"/>
          <w:sz w:val="21"/>
          <w:szCs w:val="21"/>
        </w:rPr>
      </w:pPr>
      <w:r>
        <w:rPr>
          <w:rFonts w:ascii="Segoe UI" w:hAnsi="Segoe UI" w:cs="Segoe UI"/>
          <w:sz w:val="21"/>
          <w:szCs w:val="21"/>
        </w:rPr>
        <w:t xml:space="preserve">Password field me GitHub password nahi chalega, </w:t>
      </w:r>
      <w:r>
        <w:rPr>
          <w:rStyle w:val="Strong"/>
          <w:rFonts w:ascii="Segoe UI" w:hAnsi="Segoe UI" w:cs="Segoe UI"/>
          <w:sz w:val="21"/>
          <w:szCs w:val="21"/>
        </w:rPr>
        <w:t>PAT paste karna hai</w:t>
      </w:r>
      <w:r>
        <w:rPr>
          <w:rFonts w:ascii="Segoe UI" w:hAnsi="Segoe UI" w:cs="Segoe UI"/>
          <w:sz w:val="21"/>
          <w:szCs w:val="21"/>
        </w:rPr>
        <w:t>.</w:t>
      </w:r>
    </w:p>
    <w:p w:rsidR="00D54757" w:rsidRDefault="00A07AAF" w:rsidP="009359A7">
      <w:pPr>
        <w:spacing w:after="0" w:line="300" w:lineRule="atLeast"/>
        <w:rPr>
          <w:rFonts w:eastAsia="Times New Roman" w:cstheme="minorHAnsi"/>
          <w:sz w:val="21"/>
          <w:szCs w:val="21"/>
          <w:lang w:eastAsia="en-IN"/>
        </w:rPr>
      </w:pPr>
      <w:r>
        <w:rPr>
          <w:noProof/>
          <w:lang w:eastAsia="en-IN"/>
        </w:rPr>
        <w:drawing>
          <wp:inline distT="0" distB="0" distL="0" distR="0" wp14:anchorId="72432D3E" wp14:editId="7ADD58B6">
            <wp:extent cx="6465570" cy="3636645"/>
            <wp:effectExtent l="0" t="0" r="0" b="190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6465570" cy="3636645"/>
                    </a:xfrm>
                    <a:prstGeom prst="rect">
                      <a:avLst/>
                    </a:prstGeom>
                  </pic:spPr>
                </pic:pic>
              </a:graphicData>
            </a:graphic>
          </wp:inline>
        </w:drawing>
      </w:r>
    </w:p>
    <w:p w:rsidR="00A07AAF" w:rsidRDefault="00A07AAF" w:rsidP="009359A7">
      <w:pPr>
        <w:spacing w:after="0" w:line="300" w:lineRule="atLeast"/>
        <w:rPr>
          <w:rFonts w:eastAsia="Times New Roman" w:cstheme="minorHAnsi"/>
          <w:sz w:val="21"/>
          <w:szCs w:val="21"/>
          <w:lang w:eastAsia="en-IN"/>
        </w:rPr>
      </w:pPr>
    </w:p>
    <w:p w:rsidR="00AB5CA9" w:rsidRDefault="00AB5CA9" w:rsidP="00AB5CA9">
      <w:pPr>
        <w:pStyle w:val="NormalWeb"/>
        <w:spacing w:line="300" w:lineRule="atLeast"/>
        <w:rPr>
          <w:rFonts w:ascii="Segoe UI" w:hAnsi="Segoe UI" w:cs="Segoe UI"/>
          <w:sz w:val="21"/>
          <w:szCs w:val="21"/>
        </w:rPr>
      </w:pPr>
      <w:r>
        <w:rPr>
          <w:rFonts w:ascii="Segoe UI" w:hAnsi="Segoe UI" w:cs="Segoe UI"/>
          <w:sz w:val="21"/>
          <w:szCs w:val="21"/>
        </w:rPr>
        <w:t>imageimage.png (Image: CloudShell shows GitHub push successful using token authentication)</w:t>
      </w:r>
    </w:p>
    <w:p w:rsidR="00AB5CA9" w:rsidRDefault="00AB5CA9" w:rsidP="00AB5CA9">
      <w:pPr>
        <w:pStyle w:val="NormalWeb"/>
        <w:spacing w:line="300" w:lineRule="atLeast"/>
        <w:rPr>
          <w:rFonts w:ascii="Segoe UI" w:hAnsi="Segoe UI" w:cs="Segoe UI"/>
          <w:sz w:val="21"/>
          <w:szCs w:val="21"/>
        </w:rPr>
      </w:pPr>
      <w:r>
        <w:rPr>
          <w:rFonts w:ascii="Segoe UI" w:hAnsi="Segoe UI" w:cs="Segoe UI"/>
          <w:sz w:val="21"/>
          <w:szCs w:val="21"/>
        </w:rPr>
        <w:t xml:space="preserve">Haan bhai </w:t>
      </w:r>
      <w:r>
        <w:rPr>
          <w:rFonts w:ascii="Segoe UI Symbol" w:hAnsi="Segoe UI Symbol" w:cs="Segoe UI Symbol"/>
          <w:sz w:val="21"/>
          <w:szCs w:val="21"/>
        </w:rPr>
        <w:t>✅</w:t>
      </w:r>
      <w:r>
        <w:rPr>
          <w:rFonts w:ascii="Segoe UI" w:hAnsi="Segoe UI" w:cs="Segoe UI"/>
          <w:sz w:val="21"/>
          <w:szCs w:val="21"/>
        </w:rPr>
        <w:t xml:space="preserve"> screenshot me push successful ho gaya:</w:t>
      </w:r>
    </w:p>
    <w:p w:rsidR="00AB5CA9" w:rsidRDefault="00AB5CA9" w:rsidP="00AB5CA9">
      <w:pPr>
        <w:pStyle w:val="NormalWeb"/>
        <w:spacing w:line="300" w:lineRule="atLeast"/>
        <w:rPr>
          <w:rFonts w:ascii="Segoe UI" w:hAnsi="Segoe UI" w:cs="Segoe UI"/>
          <w:sz w:val="21"/>
          <w:szCs w:val="21"/>
        </w:rPr>
      </w:pPr>
      <w:r>
        <w:rPr>
          <w:rFonts w:ascii="Segoe UI" w:hAnsi="Segoe UI" w:cs="Segoe UI"/>
          <w:sz w:val="21"/>
          <w:szCs w:val="21"/>
        </w:rPr>
        <w:t>branch 'main' set up to track 'origin/main'</w:t>
      </w:r>
    </w:p>
    <w:p w:rsidR="00AB5CA9" w:rsidRDefault="00AB5CA9" w:rsidP="00AB5CA9">
      <w:pPr>
        <w:pStyle w:val="NormalWeb"/>
        <w:spacing w:line="300" w:lineRule="atLeast"/>
        <w:rPr>
          <w:rFonts w:ascii="Segoe UI" w:hAnsi="Segoe UI" w:cs="Segoe UI"/>
          <w:sz w:val="21"/>
          <w:szCs w:val="21"/>
        </w:rPr>
      </w:pPr>
      <w:r>
        <w:rPr>
          <w:rFonts w:ascii="Segoe UI" w:hAnsi="Segoe UI" w:cs="Segoe UI"/>
          <w:sz w:val="21"/>
          <w:szCs w:val="21"/>
        </w:rPr>
        <w:lastRenderedPageBreak/>
        <w:t xml:space="preserve">Matlab repo GitHub par push ho gaya </w:t>
      </w:r>
      <w:r>
        <w:rPr>
          <w:rFonts w:ascii="Segoe UI Symbol" w:hAnsi="Segoe UI Symbol" w:cs="Segoe UI Symbol"/>
          <w:sz w:val="21"/>
          <w:szCs w:val="21"/>
        </w:rPr>
        <w:t>✅</w:t>
      </w:r>
    </w:p>
    <w:p w:rsidR="00AB5CA9" w:rsidRDefault="00114F67" w:rsidP="00AB5CA9">
      <w:pPr>
        <w:spacing w:line="300" w:lineRule="atLeast"/>
        <w:rPr>
          <w:rFonts w:ascii="Segoe UI" w:hAnsi="Segoe UI" w:cs="Segoe UI"/>
          <w:sz w:val="21"/>
          <w:szCs w:val="21"/>
        </w:rPr>
      </w:pPr>
      <w:r>
        <w:rPr>
          <w:rFonts w:ascii="Segoe UI" w:hAnsi="Segoe UI" w:cs="Segoe UI"/>
          <w:sz w:val="21"/>
          <w:szCs w:val="21"/>
        </w:rPr>
        <w:pict>
          <v:rect id="_x0000_i1198" style="width:0;height:1.5pt" o:hralign="center" o:hrstd="t" o:hr="t" fillcolor="#a0a0a0" stroked="f"/>
        </w:pict>
      </w:r>
    </w:p>
    <w:p w:rsidR="00AB5CA9" w:rsidRDefault="00AB5CA9" w:rsidP="00AB5CA9">
      <w:pPr>
        <w:pStyle w:val="Heading1"/>
        <w:spacing w:line="300" w:lineRule="atLeast"/>
        <w:rPr>
          <w:rFonts w:ascii="Segoe UI" w:hAnsi="Segoe UI" w:cs="Segoe UI"/>
          <w:sz w:val="48"/>
          <w:szCs w:val="48"/>
        </w:rPr>
      </w:pPr>
      <w:r>
        <w:rPr>
          <w:rFonts w:ascii="Segoe UI" w:hAnsi="Segoe UI" w:cs="Segoe UI"/>
        </w:rPr>
        <w:t>Tumhara question: Real project me bhi sab users token create karke use karte hain?</w:t>
      </w:r>
    </w:p>
    <w:p w:rsidR="00AB5CA9" w:rsidRDefault="00AB5CA9" w:rsidP="00AB5CA9">
      <w:pPr>
        <w:pStyle w:val="Heading2"/>
        <w:spacing w:line="300" w:lineRule="atLeast"/>
        <w:rPr>
          <w:rFonts w:ascii="Segoe UI" w:hAnsi="Segoe UI" w:cs="Segoe UI"/>
        </w:rPr>
      </w:pPr>
      <w:r>
        <w:rPr>
          <w:rFonts w:ascii="Segoe UI" w:hAnsi="Segoe UI" w:cs="Segoe UI"/>
        </w:rPr>
        <w:t>Short answer</w:t>
      </w:r>
    </w:p>
    <w:p w:rsidR="00AB5CA9" w:rsidRDefault="00AB5CA9" w:rsidP="00AB5CA9">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Haan aur nahi — depends on organization setup.</w:t>
      </w:r>
    </w:p>
    <w:p w:rsidR="00AB5CA9" w:rsidRDefault="00AB5CA9" w:rsidP="00AB5CA9">
      <w:pPr>
        <w:pStyle w:val="NormalWeb"/>
        <w:spacing w:line="300" w:lineRule="atLeast"/>
        <w:rPr>
          <w:rFonts w:ascii="Segoe UI" w:hAnsi="Segoe UI" w:cs="Segoe UI"/>
          <w:sz w:val="21"/>
          <w:szCs w:val="21"/>
        </w:rPr>
      </w:pPr>
      <w:r>
        <w:rPr>
          <w:rFonts w:ascii="Segoe UI" w:hAnsi="Segoe UI" w:cs="Segoe UI"/>
          <w:sz w:val="21"/>
          <w:szCs w:val="21"/>
        </w:rPr>
        <w:t>Real project me developers ko GitHub push/pull ke liye authenticate karna hota hai, lekin har company ka standard alag hota hai:</w:t>
      </w:r>
    </w:p>
    <w:p w:rsidR="00AB5CA9" w:rsidRDefault="00AB5CA9" w:rsidP="00AB5CA9">
      <w:pPr>
        <w:spacing w:line="300" w:lineRule="atLeast"/>
        <w:rPr>
          <w:rFonts w:ascii="Segoe UI" w:hAnsi="Segoe UI" w:cs="Segoe UI"/>
          <w:sz w:val="21"/>
          <w:szCs w:val="21"/>
        </w:rPr>
      </w:pPr>
      <w:r>
        <w:rPr>
          <w:rFonts w:ascii="Segoe UI" w:hAnsi="Segoe UI" w:cs="Segoe UI"/>
          <w:sz w:val="21"/>
          <w:szCs w:val="21"/>
        </w:rPr>
        <w:t>1. Personal Access Token PAT</w:t>
      </w:r>
    </w:p>
    <w:p w:rsidR="00AB5CA9" w:rsidRDefault="00AB5CA9" w:rsidP="00AB5CA9">
      <w:pPr>
        <w:spacing w:line="300" w:lineRule="atLeast"/>
        <w:rPr>
          <w:rFonts w:ascii="Segoe UI" w:hAnsi="Segoe UI" w:cs="Segoe UI"/>
          <w:sz w:val="21"/>
          <w:szCs w:val="21"/>
        </w:rPr>
      </w:pPr>
      <w:r>
        <w:rPr>
          <w:rFonts w:ascii="Segoe UI" w:hAnsi="Segoe UI" w:cs="Segoe UI"/>
          <w:sz w:val="21"/>
          <w:szCs w:val="21"/>
        </w:rPr>
        <w:t>2. SSH key</w:t>
      </w:r>
    </w:p>
    <w:p w:rsidR="00AB5CA9" w:rsidRDefault="00AB5CA9" w:rsidP="00AB5CA9">
      <w:pPr>
        <w:spacing w:line="300" w:lineRule="atLeast"/>
        <w:rPr>
          <w:rFonts w:ascii="Segoe UI" w:hAnsi="Segoe UI" w:cs="Segoe UI"/>
          <w:sz w:val="21"/>
          <w:szCs w:val="21"/>
        </w:rPr>
      </w:pPr>
      <w:r>
        <w:rPr>
          <w:rFonts w:ascii="Segoe UI" w:hAnsi="Segoe UI" w:cs="Segoe UI"/>
          <w:sz w:val="21"/>
          <w:szCs w:val="21"/>
        </w:rPr>
        <w:t>3. GitHub Enterprise SSO</w:t>
      </w:r>
    </w:p>
    <w:p w:rsidR="00AB5CA9" w:rsidRDefault="00AB5CA9" w:rsidP="00AB5CA9">
      <w:pPr>
        <w:spacing w:line="300" w:lineRule="atLeast"/>
        <w:rPr>
          <w:rFonts w:ascii="Segoe UI" w:hAnsi="Segoe UI" w:cs="Segoe UI"/>
          <w:sz w:val="21"/>
          <w:szCs w:val="21"/>
        </w:rPr>
      </w:pPr>
      <w:r>
        <w:rPr>
          <w:rFonts w:ascii="Segoe UI" w:hAnsi="Segoe UI" w:cs="Segoe UI"/>
          <w:sz w:val="21"/>
          <w:szCs w:val="21"/>
        </w:rPr>
        <w:t>4. Git Credential Manager</w:t>
      </w:r>
    </w:p>
    <w:p w:rsidR="00AB5CA9" w:rsidRDefault="00AB5CA9" w:rsidP="00AB5CA9">
      <w:pPr>
        <w:spacing w:line="300" w:lineRule="atLeast"/>
        <w:rPr>
          <w:rFonts w:ascii="Segoe UI" w:hAnsi="Segoe UI" w:cs="Segoe UI"/>
          <w:sz w:val="21"/>
          <w:szCs w:val="21"/>
        </w:rPr>
      </w:pPr>
      <w:r>
        <w:rPr>
          <w:rFonts w:ascii="Segoe UI" w:hAnsi="Segoe UI" w:cs="Segoe UI"/>
          <w:sz w:val="21"/>
          <w:szCs w:val="21"/>
        </w:rPr>
        <w:t>5. Corporate SSO / SAML</w:t>
      </w:r>
    </w:p>
    <w:p w:rsidR="00AB5CA9" w:rsidRDefault="00AB5CA9" w:rsidP="00AB5CA9">
      <w:pPr>
        <w:pStyle w:val="NormalWeb"/>
        <w:spacing w:line="300" w:lineRule="atLeast"/>
        <w:rPr>
          <w:rFonts w:ascii="Segoe UI" w:hAnsi="Segoe UI" w:cs="Segoe UI"/>
          <w:sz w:val="21"/>
          <w:szCs w:val="21"/>
        </w:rPr>
      </w:pPr>
      <w:r>
        <w:rPr>
          <w:rFonts w:ascii="Segoe UI" w:hAnsi="Segoe UI" w:cs="Segoe UI"/>
          <w:sz w:val="21"/>
          <w:szCs w:val="21"/>
        </w:rPr>
        <w:t xml:space="preserve">GitHub normal account password se Git operations allow nahi karta; GitHub ne password-based authentication Git operations ke liye remove kar diya hai, isliye PAT ya SSH key use hoti hai. </w:t>
      </w:r>
      <w:hyperlink r:id="rId92" w:history="1">
        <w:r>
          <w:rPr>
            <w:rStyle w:val="Hyperlink"/>
            <w:rFonts w:ascii="Segoe UI" w:hAnsi="Segoe UI" w:cs="Segoe UI"/>
            <w:sz w:val="21"/>
            <w:szCs w:val="21"/>
          </w:rPr>
          <w:t>[medium.com]</w:t>
        </w:r>
      </w:hyperlink>
      <w:r>
        <w:rPr>
          <w:rFonts w:ascii="Segoe UI" w:hAnsi="Segoe UI" w:cs="Segoe UI"/>
          <w:sz w:val="21"/>
          <w:szCs w:val="21"/>
        </w:rPr>
        <w:t xml:space="preserve">, </w:t>
      </w:r>
      <w:hyperlink r:id="rId93" w:history="1">
        <w:r>
          <w:rPr>
            <w:rStyle w:val="Hyperlink"/>
            <w:rFonts w:ascii="Segoe UI" w:hAnsi="Segoe UI" w:cs="Segoe UI"/>
            <w:sz w:val="21"/>
            <w:szCs w:val="21"/>
          </w:rPr>
          <w:t>[docs.aws.amazon.com]</w:t>
        </w:r>
      </w:hyperlink>
    </w:p>
    <w:p w:rsidR="00AB5CA9" w:rsidRDefault="00114F67" w:rsidP="00AB5CA9">
      <w:pPr>
        <w:spacing w:line="300" w:lineRule="atLeast"/>
        <w:rPr>
          <w:rFonts w:ascii="Segoe UI" w:hAnsi="Segoe UI" w:cs="Segoe UI"/>
          <w:sz w:val="21"/>
          <w:szCs w:val="21"/>
        </w:rPr>
      </w:pPr>
      <w:r>
        <w:rPr>
          <w:rFonts w:ascii="Segoe UI" w:hAnsi="Segoe UI" w:cs="Segoe UI"/>
          <w:sz w:val="21"/>
          <w:szCs w:val="21"/>
        </w:rPr>
        <w:pict>
          <v:rect id="_x0000_i1199" style="width:0;height:1.5pt" o:hralign="center" o:hrstd="t" o:hr="t" fillcolor="#a0a0a0" stroked="f"/>
        </w:pict>
      </w:r>
    </w:p>
    <w:p w:rsidR="00AB5CA9" w:rsidRDefault="00AB5CA9" w:rsidP="00AB5CA9">
      <w:pPr>
        <w:pStyle w:val="Heading1"/>
        <w:spacing w:line="300" w:lineRule="atLeast"/>
        <w:rPr>
          <w:rFonts w:ascii="Segoe UI" w:hAnsi="Segoe UI" w:cs="Segoe UI"/>
          <w:sz w:val="48"/>
          <w:szCs w:val="48"/>
        </w:rPr>
      </w:pPr>
      <w:r>
        <w:rPr>
          <w:rFonts w:ascii="Segoe UI" w:hAnsi="Segoe UI" w:cs="Segoe UI"/>
        </w:rPr>
        <w:t>Real project me common kya hota hai?</w:t>
      </w:r>
    </w:p>
    <w:p w:rsidR="00AB5CA9" w:rsidRDefault="00AB5CA9" w:rsidP="00AB5CA9">
      <w:pPr>
        <w:pStyle w:val="Heading2"/>
        <w:spacing w:line="300" w:lineRule="atLeast"/>
        <w:rPr>
          <w:rFonts w:ascii="Segoe UI" w:hAnsi="Segoe UI" w:cs="Segoe UI"/>
        </w:rPr>
      </w:pPr>
      <w:r>
        <w:rPr>
          <w:rFonts w:ascii="Segoe UI" w:hAnsi="Segoe UI" w:cs="Segoe UI"/>
        </w:rPr>
        <w:t>1. Developer laptop ke liye — SSH key ya Git Credential Manager</w:t>
      </w:r>
    </w:p>
    <w:p w:rsidR="00AB5CA9" w:rsidRDefault="00AB5CA9" w:rsidP="00AB5CA9">
      <w:pPr>
        <w:pStyle w:val="NormalWeb"/>
        <w:spacing w:line="300" w:lineRule="atLeast"/>
        <w:rPr>
          <w:rFonts w:ascii="Segoe UI" w:hAnsi="Segoe UI" w:cs="Segoe UI"/>
          <w:sz w:val="21"/>
          <w:szCs w:val="21"/>
        </w:rPr>
      </w:pPr>
      <w:r>
        <w:rPr>
          <w:rFonts w:ascii="Segoe UI" w:hAnsi="Segoe UI" w:cs="Segoe UI"/>
          <w:sz w:val="21"/>
          <w:szCs w:val="21"/>
        </w:rPr>
        <w:t xml:space="preserve">Most real teams me developers apne system par </w:t>
      </w:r>
      <w:r>
        <w:rPr>
          <w:rStyle w:val="Strong"/>
          <w:rFonts w:ascii="Segoe UI" w:eastAsiaTheme="majorEastAsia" w:hAnsi="Segoe UI" w:cs="Segoe UI"/>
          <w:sz w:val="21"/>
          <w:szCs w:val="21"/>
        </w:rPr>
        <w:t>SSH key</w:t>
      </w:r>
      <w:r>
        <w:rPr>
          <w:rFonts w:ascii="Segoe UI" w:hAnsi="Segoe UI" w:cs="Segoe UI"/>
          <w:sz w:val="21"/>
          <w:szCs w:val="21"/>
        </w:rPr>
        <w:t xml:space="preserve"> setup karte hain:</w:t>
      </w:r>
    </w:p>
    <w:p w:rsidR="00AB5CA9" w:rsidRDefault="00AB5CA9" w:rsidP="00AB5CA9">
      <w:pPr>
        <w:spacing w:line="300" w:lineRule="atLeast"/>
        <w:rPr>
          <w:rFonts w:ascii="Segoe UI" w:hAnsi="Segoe UI" w:cs="Segoe UI"/>
          <w:sz w:val="21"/>
          <w:szCs w:val="21"/>
        </w:rPr>
      </w:pPr>
      <w:r>
        <w:rPr>
          <w:rFonts w:ascii="Segoe UI" w:hAnsi="Segoe UI" w:cs="Segoe UI"/>
          <w:sz w:val="21"/>
          <w:szCs w:val="21"/>
        </w:rPr>
        <w:t>Developer laptop</w:t>
      </w:r>
    </w:p>
    <w:p w:rsidR="00AB5CA9" w:rsidRDefault="00AB5CA9" w:rsidP="00AB5CA9">
      <w:pPr>
        <w:spacing w:line="300" w:lineRule="atLeast"/>
        <w:rPr>
          <w:rFonts w:ascii="Segoe UI" w:hAnsi="Segoe UI" w:cs="Segoe UI"/>
          <w:sz w:val="21"/>
          <w:szCs w:val="21"/>
        </w:rPr>
      </w:pPr>
      <w:r>
        <w:rPr>
          <w:rFonts w:ascii="Segoe UI" w:hAnsi="Segoe UI" w:cs="Segoe UI"/>
          <w:sz w:val="21"/>
          <w:szCs w:val="21"/>
        </w:rPr>
        <w:t>↓</w:t>
      </w:r>
    </w:p>
    <w:p w:rsidR="00AB5CA9" w:rsidRDefault="00AB5CA9" w:rsidP="00AB5CA9">
      <w:pPr>
        <w:spacing w:line="300" w:lineRule="atLeast"/>
        <w:rPr>
          <w:rFonts w:ascii="Segoe UI" w:hAnsi="Segoe UI" w:cs="Segoe UI"/>
          <w:sz w:val="21"/>
          <w:szCs w:val="21"/>
        </w:rPr>
      </w:pPr>
      <w:r>
        <w:rPr>
          <w:rFonts w:ascii="Segoe UI" w:hAnsi="Segoe UI" w:cs="Segoe UI"/>
          <w:sz w:val="21"/>
          <w:szCs w:val="21"/>
        </w:rPr>
        <w:t>SSH key added to GitHub</w:t>
      </w:r>
    </w:p>
    <w:p w:rsidR="00AB5CA9" w:rsidRDefault="00AB5CA9" w:rsidP="00AB5CA9">
      <w:pPr>
        <w:spacing w:line="300" w:lineRule="atLeast"/>
        <w:rPr>
          <w:rFonts w:ascii="Segoe UI" w:hAnsi="Segoe UI" w:cs="Segoe UI"/>
          <w:sz w:val="21"/>
          <w:szCs w:val="21"/>
        </w:rPr>
      </w:pPr>
      <w:r>
        <w:rPr>
          <w:rFonts w:ascii="Segoe UI" w:hAnsi="Segoe UI" w:cs="Segoe UI"/>
          <w:sz w:val="21"/>
          <w:szCs w:val="21"/>
        </w:rPr>
        <w:t>↓</w:t>
      </w:r>
    </w:p>
    <w:p w:rsidR="00AB5CA9" w:rsidRDefault="00AB5CA9" w:rsidP="00AB5CA9">
      <w:pPr>
        <w:spacing w:line="300" w:lineRule="atLeast"/>
        <w:rPr>
          <w:rFonts w:ascii="Segoe UI" w:hAnsi="Segoe UI" w:cs="Segoe UI"/>
          <w:sz w:val="21"/>
          <w:szCs w:val="21"/>
        </w:rPr>
      </w:pPr>
      <w:r>
        <w:rPr>
          <w:rFonts w:ascii="Segoe UI" w:hAnsi="Segoe UI" w:cs="Segoe UI"/>
          <w:sz w:val="21"/>
          <w:szCs w:val="21"/>
        </w:rPr>
        <w:t>git push / git pull without password</w:t>
      </w:r>
    </w:p>
    <w:p w:rsidR="00AB5CA9" w:rsidRDefault="00AB5CA9" w:rsidP="00AB5CA9">
      <w:pPr>
        <w:pStyle w:val="NormalWeb"/>
        <w:spacing w:line="300" w:lineRule="atLeast"/>
        <w:rPr>
          <w:rFonts w:ascii="Segoe UI" w:hAnsi="Segoe UI" w:cs="Segoe UI"/>
          <w:sz w:val="21"/>
          <w:szCs w:val="21"/>
        </w:rPr>
      </w:pPr>
      <w:r>
        <w:rPr>
          <w:rFonts w:ascii="Segoe UI" w:hAnsi="Segoe UI" w:cs="Segoe UI"/>
          <w:sz w:val="21"/>
          <w:szCs w:val="21"/>
        </w:rPr>
        <w:t>Ya Windows/macOS par Git Credential Manager use hota hai, jo browser login/SSO se token manage kar leta hai.</w:t>
      </w:r>
    </w:p>
    <w:p w:rsidR="00AB5CA9" w:rsidRDefault="00AB5CA9" w:rsidP="00AB5CA9">
      <w:pPr>
        <w:pStyle w:val="NormalWeb"/>
        <w:spacing w:line="300" w:lineRule="atLeast"/>
        <w:rPr>
          <w:rFonts w:ascii="Segoe UI" w:hAnsi="Segoe UI" w:cs="Segoe UI"/>
          <w:sz w:val="21"/>
          <w:szCs w:val="21"/>
        </w:rPr>
      </w:pPr>
      <w:r>
        <w:rPr>
          <w:rFonts w:ascii="Segoe UI" w:hAnsi="Segoe UI" w:cs="Segoe UI"/>
          <w:sz w:val="21"/>
          <w:szCs w:val="21"/>
        </w:rPr>
        <w:t>PAT bhi use hota hai, but long-term daily development ke liye SSH/Git Credential Manager zyada clean hota hai.</w:t>
      </w:r>
    </w:p>
    <w:p w:rsidR="00AB5CA9" w:rsidRDefault="00114F67" w:rsidP="00AB5CA9">
      <w:pPr>
        <w:spacing w:line="300" w:lineRule="atLeast"/>
        <w:rPr>
          <w:rFonts w:ascii="Segoe UI" w:hAnsi="Segoe UI" w:cs="Segoe UI"/>
          <w:sz w:val="21"/>
          <w:szCs w:val="21"/>
        </w:rPr>
      </w:pPr>
      <w:r>
        <w:rPr>
          <w:rFonts w:ascii="Segoe UI" w:hAnsi="Segoe UI" w:cs="Segoe UI"/>
          <w:sz w:val="21"/>
          <w:szCs w:val="21"/>
        </w:rPr>
        <w:pict>
          <v:rect id="_x0000_i1200" style="width:0;height:1.5pt" o:hralign="center" o:hrstd="t" o:hr="t" fillcolor="#a0a0a0" stroked="f"/>
        </w:pict>
      </w:r>
    </w:p>
    <w:p w:rsidR="00AB5CA9" w:rsidRDefault="00AB5CA9" w:rsidP="00AB5CA9">
      <w:pPr>
        <w:pStyle w:val="Heading2"/>
        <w:spacing w:line="300" w:lineRule="atLeast"/>
        <w:rPr>
          <w:rFonts w:ascii="Segoe UI" w:hAnsi="Segoe UI" w:cs="Segoe UI"/>
        </w:rPr>
      </w:pPr>
      <w:r>
        <w:rPr>
          <w:rFonts w:ascii="Segoe UI" w:hAnsi="Segoe UI" w:cs="Segoe UI"/>
        </w:rPr>
        <w:lastRenderedPageBreak/>
        <w:t>2. Temporary/simple setup ke liye — PAT</w:t>
      </w:r>
    </w:p>
    <w:p w:rsidR="00AB5CA9" w:rsidRDefault="00AB5CA9" w:rsidP="00AB5CA9">
      <w:pPr>
        <w:pStyle w:val="NormalWeb"/>
        <w:spacing w:line="300" w:lineRule="atLeast"/>
        <w:rPr>
          <w:rFonts w:ascii="Segoe UI" w:hAnsi="Segoe UI" w:cs="Segoe UI"/>
          <w:sz w:val="21"/>
          <w:szCs w:val="21"/>
        </w:rPr>
      </w:pPr>
      <w:r>
        <w:rPr>
          <w:rFonts w:ascii="Segoe UI" w:hAnsi="Segoe UI" w:cs="Segoe UI"/>
          <w:sz w:val="21"/>
          <w:szCs w:val="21"/>
        </w:rPr>
        <w:t>Jo humne abhi kiya:</w:t>
      </w:r>
    </w:p>
    <w:p w:rsidR="00AB5CA9" w:rsidRDefault="00AB5CA9" w:rsidP="00AB5CA9">
      <w:pPr>
        <w:spacing w:line="300" w:lineRule="atLeast"/>
        <w:rPr>
          <w:rFonts w:ascii="Segoe UI" w:hAnsi="Segoe UI" w:cs="Segoe UI"/>
          <w:sz w:val="21"/>
          <w:szCs w:val="21"/>
        </w:rPr>
      </w:pPr>
      <w:r>
        <w:rPr>
          <w:rFonts w:ascii="Segoe UI" w:hAnsi="Segoe UI" w:cs="Segoe UI"/>
          <w:sz w:val="21"/>
          <w:szCs w:val="21"/>
        </w:rPr>
        <w:t>HTTPS remote</w:t>
      </w:r>
    </w:p>
    <w:p w:rsidR="00AB5CA9" w:rsidRDefault="00AB5CA9" w:rsidP="00AB5CA9">
      <w:pPr>
        <w:spacing w:line="300" w:lineRule="atLeast"/>
        <w:rPr>
          <w:rFonts w:ascii="Segoe UI" w:hAnsi="Segoe UI" w:cs="Segoe UI"/>
          <w:sz w:val="21"/>
          <w:szCs w:val="21"/>
        </w:rPr>
      </w:pPr>
      <w:r>
        <w:rPr>
          <w:rFonts w:ascii="Segoe UI" w:hAnsi="Segoe UI" w:cs="Segoe UI"/>
          <w:sz w:val="21"/>
          <w:szCs w:val="21"/>
        </w:rPr>
        <w:t>↓</w:t>
      </w:r>
    </w:p>
    <w:p w:rsidR="00AB5CA9" w:rsidRDefault="00AB5CA9" w:rsidP="00AB5CA9">
      <w:pPr>
        <w:spacing w:line="300" w:lineRule="atLeast"/>
        <w:rPr>
          <w:rFonts w:ascii="Segoe UI" w:hAnsi="Segoe UI" w:cs="Segoe UI"/>
          <w:sz w:val="21"/>
          <w:szCs w:val="21"/>
        </w:rPr>
      </w:pPr>
      <w:r>
        <w:rPr>
          <w:rFonts w:ascii="Segoe UI" w:hAnsi="Segoe UI" w:cs="Segoe UI"/>
          <w:sz w:val="21"/>
          <w:szCs w:val="21"/>
        </w:rPr>
        <w:t>GitHub username</w:t>
      </w:r>
    </w:p>
    <w:p w:rsidR="00AB5CA9" w:rsidRDefault="00AB5CA9" w:rsidP="00AB5CA9">
      <w:pPr>
        <w:spacing w:line="300" w:lineRule="atLeast"/>
        <w:rPr>
          <w:rFonts w:ascii="Segoe UI" w:hAnsi="Segoe UI" w:cs="Segoe UI"/>
          <w:sz w:val="21"/>
          <w:szCs w:val="21"/>
        </w:rPr>
      </w:pPr>
      <w:r>
        <w:rPr>
          <w:rFonts w:ascii="Segoe UI" w:hAnsi="Segoe UI" w:cs="Segoe UI"/>
          <w:sz w:val="21"/>
          <w:szCs w:val="21"/>
        </w:rPr>
        <w:t>↓</w:t>
      </w:r>
    </w:p>
    <w:p w:rsidR="00AB5CA9" w:rsidRDefault="00AB5CA9" w:rsidP="00AB5CA9">
      <w:pPr>
        <w:spacing w:line="300" w:lineRule="atLeast"/>
        <w:rPr>
          <w:rFonts w:ascii="Segoe UI" w:hAnsi="Segoe UI" w:cs="Segoe UI"/>
          <w:sz w:val="21"/>
          <w:szCs w:val="21"/>
        </w:rPr>
      </w:pPr>
      <w:r>
        <w:rPr>
          <w:rFonts w:ascii="Segoe UI" w:hAnsi="Segoe UI" w:cs="Segoe UI"/>
          <w:sz w:val="21"/>
          <w:szCs w:val="21"/>
        </w:rPr>
        <w:t>Password field me PAT</w:t>
      </w:r>
    </w:p>
    <w:p w:rsidR="00AB5CA9" w:rsidRDefault="00AB5CA9" w:rsidP="00AB5CA9">
      <w:pPr>
        <w:pStyle w:val="NormalWeb"/>
        <w:spacing w:line="300" w:lineRule="atLeast"/>
        <w:rPr>
          <w:rFonts w:ascii="Segoe UI" w:hAnsi="Segoe UI" w:cs="Segoe UI"/>
          <w:sz w:val="21"/>
          <w:szCs w:val="21"/>
        </w:rPr>
      </w:pPr>
      <w:r>
        <w:rPr>
          <w:rFonts w:ascii="Segoe UI" w:hAnsi="Segoe UI" w:cs="Segoe UI"/>
          <w:sz w:val="21"/>
          <w:szCs w:val="21"/>
        </w:rPr>
        <w:t xml:space="preserve">Ye learning, CloudShell, quick push ke liye fine hai. PAT ko GitHub password ki jagah use kiya jata hai because GitHub password authentication support nahi karta. </w:t>
      </w:r>
      <w:hyperlink r:id="rId94" w:history="1">
        <w:r>
          <w:rPr>
            <w:rStyle w:val="Hyperlink"/>
            <w:rFonts w:ascii="Segoe UI" w:hAnsi="Segoe UI" w:cs="Segoe UI"/>
            <w:sz w:val="21"/>
            <w:szCs w:val="21"/>
          </w:rPr>
          <w:t>[medium.com]</w:t>
        </w:r>
      </w:hyperlink>
      <w:r>
        <w:rPr>
          <w:rFonts w:ascii="Segoe UI" w:hAnsi="Segoe UI" w:cs="Segoe UI"/>
          <w:sz w:val="21"/>
          <w:szCs w:val="21"/>
        </w:rPr>
        <w:t xml:space="preserve">, </w:t>
      </w:r>
      <w:hyperlink r:id="rId95" w:history="1">
        <w:r>
          <w:rPr>
            <w:rStyle w:val="Hyperlink"/>
            <w:rFonts w:ascii="Segoe UI" w:hAnsi="Segoe UI" w:cs="Segoe UI"/>
            <w:sz w:val="21"/>
            <w:szCs w:val="21"/>
          </w:rPr>
          <w:t>[support.icompaas.com]</w:t>
        </w:r>
      </w:hyperlink>
    </w:p>
    <w:p w:rsidR="00AB5CA9" w:rsidRDefault="00114F67" w:rsidP="00AB5CA9">
      <w:pPr>
        <w:spacing w:line="300" w:lineRule="atLeast"/>
        <w:rPr>
          <w:rFonts w:ascii="Segoe UI" w:hAnsi="Segoe UI" w:cs="Segoe UI"/>
          <w:sz w:val="21"/>
          <w:szCs w:val="21"/>
        </w:rPr>
      </w:pPr>
      <w:r>
        <w:rPr>
          <w:rFonts w:ascii="Segoe UI" w:hAnsi="Segoe UI" w:cs="Segoe UI"/>
          <w:sz w:val="21"/>
          <w:szCs w:val="21"/>
        </w:rPr>
        <w:pict>
          <v:rect id="_x0000_i1201" style="width:0;height:1.5pt" o:hralign="center" o:hrstd="t" o:hr="t" fillcolor="#a0a0a0" stroked="f"/>
        </w:pict>
      </w:r>
    </w:p>
    <w:p w:rsidR="00AB5CA9" w:rsidRDefault="00AB5CA9" w:rsidP="00AB5CA9">
      <w:pPr>
        <w:pStyle w:val="Heading2"/>
        <w:spacing w:line="300" w:lineRule="atLeast"/>
        <w:rPr>
          <w:rFonts w:ascii="Segoe UI" w:hAnsi="Segoe UI" w:cs="Segoe UI"/>
        </w:rPr>
      </w:pPr>
      <w:r>
        <w:rPr>
          <w:rFonts w:ascii="Segoe UI" w:hAnsi="Segoe UI" w:cs="Segoe UI"/>
        </w:rPr>
        <w:t>3. CI/CD pipeline ke liye — PAT use nahi karna chahiye</w:t>
      </w:r>
    </w:p>
    <w:p w:rsidR="00AB5CA9" w:rsidRDefault="00AB5CA9" w:rsidP="00AB5CA9">
      <w:pPr>
        <w:pStyle w:val="NormalWeb"/>
        <w:spacing w:line="300" w:lineRule="atLeast"/>
        <w:rPr>
          <w:rFonts w:ascii="Segoe UI" w:hAnsi="Segoe UI" w:cs="Segoe UI"/>
          <w:sz w:val="21"/>
          <w:szCs w:val="21"/>
        </w:rPr>
      </w:pPr>
      <w:r>
        <w:rPr>
          <w:rFonts w:ascii="Segoe UI" w:hAnsi="Segoe UI" w:cs="Segoe UI"/>
          <w:sz w:val="21"/>
          <w:szCs w:val="21"/>
        </w:rPr>
        <w:t>Pipeline me best practice hai:</w:t>
      </w:r>
    </w:p>
    <w:p w:rsidR="00AB5CA9" w:rsidRDefault="00AB5CA9" w:rsidP="00AB5CA9">
      <w:pPr>
        <w:pStyle w:val="NormalWeb"/>
        <w:spacing w:line="300" w:lineRule="atLeast"/>
        <w:rPr>
          <w:rFonts w:ascii="Segoe UI" w:hAnsi="Segoe UI" w:cs="Segoe UI"/>
          <w:sz w:val="21"/>
          <w:szCs w:val="21"/>
        </w:rPr>
      </w:pPr>
      <w:r>
        <w:rPr>
          <w:rFonts w:ascii="Segoe UI" w:hAnsi="Segoe UI" w:cs="Segoe UI"/>
          <w:sz w:val="21"/>
          <w:szCs w:val="21"/>
        </w:rPr>
        <w:t>GitHub Actions → OIDC → AWS IAM Role → temporary AWS credentials</w:t>
      </w:r>
    </w:p>
    <w:p w:rsidR="00AB5CA9" w:rsidRDefault="00AB5CA9" w:rsidP="00AB5CA9">
      <w:pPr>
        <w:pStyle w:val="NormalWeb"/>
        <w:spacing w:line="300" w:lineRule="atLeast"/>
        <w:rPr>
          <w:rFonts w:ascii="Segoe UI" w:hAnsi="Segoe UI" w:cs="Segoe UI"/>
          <w:sz w:val="21"/>
          <w:szCs w:val="21"/>
        </w:rPr>
      </w:pPr>
      <w:r>
        <w:rPr>
          <w:rFonts w:ascii="Segoe UI" w:hAnsi="Segoe UI" w:cs="Segoe UI"/>
          <w:sz w:val="21"/>
          <w:szCs w:val="21"/>
        </w:rPr>
        <w:t xml:space="preserve">Pipeline me long-lived AWS keys ya personal GitHub token avoid karna chahiye. GitHub OIDC AWS access ke liye long-lived AWS credentials store karne ki need remove karta hai. </w:t>
      </w:r>
      <w:hyperlink r:id="rId96" w:history="1">
        <w:r>
          <w:rPr>
            <w:rStyle w:val="Hyperlink"/>
            <w:rFonts w:ascii="Segoe UI" w:hAnsi="Segoe UI" w:cs="Segoe UI"/>
            <w:sz w:val="21"/>
            <w:szCs w:val="21"/>
          </w:rPr>
          <w:t>[aws.plainenglish.io]</w:t>
        </w:r>
      </w:hyperlink>
      <w:r>
        <w:rPr>
          <w:rFonts w:ascii="Segoe UI" w:hAnsi="Segoe UI" w:cs="Segoe UI"/>
          <w:sz w:val="21"/>
          <w:szCs w:val="21"/>
        </w:rPr>
        <w:t xml:space="preserve">, </w:t>
      </w:r>
      <w:hyperlink r:id="rId97" w:history="1">
        <w:r>
          <w:rPr>
            <w:rStyle w:val="Hyperlink"/>
            <w:rFonts w:ascii="Segoe UI" w:hAnsi="Segoe UI" w:cs="Segoe UI"/>
            <w:sz w:val="21"/>
            <w:szCs w:val="21"/>
          </w:rPr>
          <w:t>[docs.aws.amazon.com]</w:t>
        </w:r>
      </w:hyperlink>
    </w:p>
    <w:p w:rsidR="00AB5CA9" w:rsidRDefault="00114F67" w:rsidP="00AB5CA9">
      <w:pPr>
        <w:spacing w:line="300" w:lineRule="atLeast"/>
        <w:rPr>
          <w:rFonts w:ascii="Segoe UI" w:hAnsi="Segoe UI" w:cs="Segoe UI"/>
          <w:sz w:val="21"/>
          <w:szCs w:val="21"/>
        </w:rPr>
      </w:pPr>
      <w:r>
        <w:rPr>
          <w:rFonts w:ascii="Segoe UI" w:hAnsi="Segoe UI" w:cs="Segoe UI"/>
          <w:sz w:val="21"/>
          <w:szCs w:val="21"/>
        </w:rPr>
        <w:pict>
          <v:rect id="_x0000_i1202" style="width:0;height:1.5pt" o:hralign="center" o:hrstd="t" o:hr="t" fillcolor="#a0a0a0" stroked="f"/>
        </w:pict>
      </w:r>
    </w:p>
    <w:p w:rsidR="00AB5CA9" w:rsidRDefault="00AB5CA9" w:rsidP="00AB5CA9">
      <w:pPr>
        <w:pStyle w:val="Heading1"/>
        <w:spacing w:line="300" w:lineRule="atLeast"/>
        <w:rPr>
          <w:rFonts w:ascii="Segoe UI" w:hAnsi="Segoe UI" w:cs="Segoe UI"/>
          <w:sz w:val="48"/>
          <w:szCs w:val="48"/>
        </w:rPr>
      </w:pPr>
      <w:r>
        <w:rPr>
          <w:rFonts w:ascii="Segoe UI" w:hAnsi="Segoe UI" w:cs="Segoe UI"/>
        </w:rPr>
        <w:t>Important difference samjho</w:t>
      </w:r>
    </w:p>
    <w:p w:rsidR="00AB5CA9" w:rsidRDefault="00AB5CA9" w:rsidP="00AB5CA9">
      <w:pPr>
        <w:pStyle w:val="Heading2"/>
        <w:spacing w:line="300" w:lineRule="atLeast"/>
        <w:rPr>
          <w:rFonts w:ascii="Segoe UI" w:hAnsi="Segoe UI" w:cs="Segoe UI"/>
        </w:rPr>
      </w:pPr>
      <w:r>
        <w:rPr>
          <w:rFonts w:ascii="Segoe UI" w:hAnsi="Segoe UI" w:cs="Segoe UI"/>
        </w:rPr>
        <w:t>PAT kis kaam ke liye use hua?</w:t>
      </w:r>
    </w:p>
    <w:p w:rsidR="00AB5CA9" w:rsidRDefault="00AB5CA9" w:rsidP="00AB5CA9">
      <w:pPr>
        <w:pStyle w:val="NormalWeb"/>
        <w:spacing w:line="300" w:lineRule="atLeast"/>
        <w:rPr>
          <w:rFonts w:ascii="Segoe UI" w:hAnsi="Segoe UI" w:cs="Segoe UI"/>
          <w:sz w:val="21"/>
          <w:szCs w:val="21"/>
        </w:rPr>
      </w:pPr>
      <w:r>
        <w:rPr>
          <w:rFonts w:ascii="Segoe UI" w:hAnsi="Segoe UI" w:cs="Segoe UI"/>
          <w:sz w:val="21"/>
          <w:szCs w:val="21"/>
        </w:rPr>
        <w:t>Humne PAT use kiya:</w:t>
      </w:r>
    </w:p>
    <w:p w:rsidR="00AB5CA9" w:rsidRDefault="00AB5CA9" w:rsidP="00AB5CA9">
      <w:pPr>
        <w:pStyle w:val="NormalWeb"/>
        <w:spacing w:line="300" w:lineRule="atLeast"/>
        <w:rPr>
          <w:rFonts w:ascii="Segoe UI" w:hAnsi="Segoe UI" w:cs="Segoe UI"/>
          <w:sz w:val="21"/>
          <w:szCs w:val="21"/>
        </w:rPr>
      </w:pPr>
      <w:r>
        <w:rPr>
          <w:rFonts w:ascii="Segoe UI" w:hAnsi="Segoe UI" w:cs="Segoe UI"/>
          <w:sz w:val="21"/>
          <w:szCs w:val="21"/>
        </w:rPr>
        <w:t>CloudShell se GitHub repo me code push karne ke liye</w:t>
      </w:r>
    </w:p>
    <w:p w:rsidR="00AB5CA9" w:rsidRDefault="00AB5CA9" w:rsidP="00AB5CA9">
      <w:pPr>
        <w:pStyle w:val="NormalWeb"/>
        <w:spacing w:line="300" w:lineRule="atLeast"/>
        <w:rPr>
          <w:rFonts w:ascii="Segoe UI" w:hAnsi="Segoe UI" w:cs="Segoe UI"/>
          <w:sz w:val="21"/>
          <w:szCs w:val="21"/>
        </w:rPr>
      </w:pPr>
      <w:r>
        <w:rPr>
          <w:rFonts w:ascii="Segoe UI" w:hAnsi="Segoe UI" w:cs="Segoe UI"/>
          <w:sz w:val="21"/>
          <w:szCs w:val="21"/>
        </w:rPr>
        <w:t>Ye GitHub authentication tha.</w:t>
      </w:r>
    </w:p>
    <w:p w:rsidR="00AB5CA9" w:rsidRDefault="00AB5CA9" w:rsidP="00AB5CA9">
      <w:pPr>
        <w:pStyle w:val="Heading2"/>
        <w:spacing w:line="300" w:lineRule="atLeast"/>
        <w:rPr>
          <w:rFonts w:ascii="Segoe UI" w:hAnsi="Segoe UI" w:cs="Segoe UI"/>
        </w:rPr>
      </w:pPr>
      <w:r>
        <w:rPr>
          <w:rFonts w:ascii="Segoe UI" w:hAnsi="Segoe UI" w:cs="Segoe UI"/>
        </w:rPr>
        <w:t>AWS deployment ke liye kya use hoga?</w:t>
      </w:r>
    </w:p>
    <w:p w:rsidR="00AB5CA9" w:rsidRDefault="00AB5CA9" w:rsidP="00AB5CA9">
      <w:pPr>
        <w:pStyle w:val="NormalWeb"/>
        <w:spacing w:line="300" w:lineRule="atLeast"/>
        <w:rPr>
          <w:rFonts w:ascii="Segoe UI" w:hAnsi="Segoe UI" w:cs="Segoe UI"/>
          <w:sz w:val="21"/>
          <w:szCs w:val="21"/>
        </w:rPr>
      </w:pPr>
      <w:r>
        <w:rPr>
          <w:rFonts w:ascii="Segoe UI" w:hAnsi="Segoe UI" w:cs="Segoe UI"/>
          <w:sz w:val="21"/>
          <w:szCs w:val="21"/>
        </w:rPr>
        <w:t>AWS deployment ke liye hum PAT use nahi karenge.</w:t>
      </w:r>
    </w:p>
    <w:p w:rsidR="00AB5CA9" w:rsidRDefault="00AB5CA9" w:rsidP="00AB5CA9">
      <w:pPr>
        <w:pStyle w:val="NormalWeb"/>
        <w:spacing w:line="300" w:lineRule="atLeast"/>
        <w:rPr>
          <w:rFonts w:ascii="Segoe UI" w:hAnsi="Segoe UI" w:cs="Segoe UI"/>
          <w:sz w:val="21"/>
          <w:szCs w:val="21"/>
        </w:rPr>
      </w:pPr>
      <w:r>
        <w:rPr>
          <w:rFonts w:ascii="Segoe UI" w:hAnsi="Segoe UI" w:cs="Segoe UI"/>
          <w:sz w:val="21"/>
          <w:szCs w:val="21"/>
        </w:rPr>
        <w:t>Production pipeline me:</w:t>
      </w:r>
    </w:p>
    <w:p w:rsidR="00AB5CA9" w:rsidRDefault="00AB5CA9" w:rsidP="00AB5CA9">
      <w:pPr>
        <w:spacing w:line="300" w:lineRule="atLeast"/>
        <w:rPr>
          <w:rFonts w:ascii="Segoe UI" w:hAnsi="Segoe UI" w:cs="Segoe UI"/>
          <w:sz w:val="21"/>
          <w:szCs w:val="21"/>
        </w:rPr>
      </w:pPr>
      <w:r>
        <w:rPr>
          <w:rFonts w:ascii="Segoe UI" w:hAnsi="Segoe UI" w:cs="Segoe UI"/>
          <w:sz w:val="21"/>
          <w:szCs w:val="21"/>
        </w:rPr>
        <w:t>GitHub Actions</w:t>
      </w:r>
    </w:p>
    <w:p w:rsidR="00AB5CA9" w:rsidRDefault="00AB5CA9" w:rsidP="00AB5CA9">
      <w:pPr>
        <w:spacing w:line="300" w:lineRule="atLeast"/>
        <w:rPr>
          <w:rFonts w:ascii="Segoe UI" w:hAnsi="Segoe UI" w:cs="Segoe UI"/>
          <w:sz w:val="21"/>
          <w:szCs w:val="21"/>
        </w:rPr>
      </w:pPr>
      <w:r>
        <w:rPr>
          <w:rFonts w:ascii="Segoe UI" w:hAnsi="Segoe UI" w:cs="Segoe UI"/>
          <w:sz w:val="21"/>
          <w:szCs w:val="21"/>
        </w:rPr>
        <w:t>↓</w:t>
      </w:r>
    </w:p>
    <w:p w:rsidR="00AB5CA9" w:rsidRDefault="00AB5CA9" w:rsidP="00AB5CA9">
      <w:pPr>
        <w:spacing w:line="300" w:lineRule="atLeast"/>
        <w:rPr>
          <w:rFonts w:ascii="Segoe UI" w:hAnsi="Segoe UI" w:cs="Segoe UI"/>
          <w:sz w:val="21"/>
          <w:szCs w:val="21"/>
        </w:rPr>
      </w:pPr>
      <w:r>
        <w:rPr>
          <w:rFonts w:ascii="Segoe UI" w:hAnsi="Segoe UI" w:cs="Segoe UI"/>
          <w:sz w:val="21"/>
          <w:szCs w:val="21"/>
        </w:rPr>
        <w:t>OIDC token</w:t>
      </w:r>
    </w:p>
    <w:p w:rsidR="00AB5CA9" w:rsidRDefault="00AB5CA9" w:rsidP="00AB5CA9">
      <w:pPr>
        <w:spacing w:line="300" w:lineRule="atLeast"/>
        <w:rPr>
          <w:rFonts w:ascii="Segoe UI" w:hAnsi="Segoe UI" w:cs="Segoe UI"/>
          <w:sz w:val="21"/>
          <w:szCs w:val="21"/>
        </w:rPr>
      </w:pPr>
      <w:r>
        <w:rPr>
          <w:rFonts w:ascii="Segoe UI" w:hAnsi="Segoe UI" w:cs="Segoe UI"/>
          <w:sz w:val="21"/>
          <w:szCs w:val="21"/>
        </w:rPr>
        <w:t>↓</w:t>
      </w:r>
    </w:p>
    <w:p w:rsidR="00AB5CA9" w:rsidRDefault="00AB5CA9" w:rsidP="00AB5CA9">
      <w:pPr>
        <w:spacing w:line="300" w:lineRule="atLeast"/>
        <w:rPr>
          <w:rFonts w:ascii="Segoe UI" w:hAnsi="Segoe UI" w:cs="Segoe UI"/>
          <w:sz w:val="21"/>
          <w:szCs w:val="21"/>
        </w:rPr>
      </w:pPr>
      <w:r>
        <w:rPr>
          <w:rFonts w:ascii="Segoe UI" w:hAnsi="Segoe UI" w:cs="Segoe UI"/>
          <w:sz w:val="21"/>
          <w:szCs w:val="21"/>
        </w:rPr>
        <w:lastRenderedPageBreak/>
        <w:t>AWS IAM Role assume</w:t>
      </w:r>
    </w:p>
    <w:p w:rsidR="00AB5CA9" w:rsidRDefault="00AB5CA9" w:rsidP="00AB5CA9">
      <w:pPr>
        <w:spacing w:line="300" w:lineRule="atLeast"/>
        <w:rPr>
          <w:rFonts w:ascii="Segoe UI" w:hAnsi="Segoe UI" w:cs="Segoe UI"/>
          <w:sz w:val="21"/>
          <w:szCs w:val="21"/>
        </w:rPr>
      </w:pPr>
      <w:r>
        <w:rPr>
          <w:rFonts w:ascii="Segoe UI" w:hAnsi="Segoe UI" w:cs="Segoe UI"/>
          <w:sz w:val="21"/>
          <w:szCs w:val="21"/>
        </w:rPr>
        <w:t>↓</w:t>
      </w:r>
    </w:p>
    <w:p w:rsidR="00AB5CA9" w:rsidRDefault="00AB5CA9" w:rsidP="00AB5CA9">
      <w:pPr>
        <w:spacing w:line="300" w:lineRule="atLeast"/>
        <w:rPr>
          <w:rFonts w:ascii="Segoe UI" w:hAnsi="Segoe UI" w:cs="Segoe UI"/>
          <w:sz w:val="21"/>
          <w:szCs w:val="21"/>
        </w:rPr>
      </w:pPr>
      <w:r>
        <w:rPr>
          <w:rFonts w:ascii="Segoe UI" w:hAnsi="Segoe UI" w:cs="Segoe UI"/>
          <w:sz w:val="21"/>
          <w:szCs w:val="21"/>
        </w:rPr>
        <w:t>terraform plan/apply</w:t>
      </w:r>
    </w:p>
    <w:p w:rsidR="00AB5CA9" w:rsidRDefault="00AB5CA9" w:rsidP="00AB5CA9">
      <w:pPr>
        <w:pStyle w:val="NormalWeb"/>
        <w:spacing w:line="300" w:lineRule="atLeast"/>
        <w:rPr>
          <w:rFonts w:ascii="Segoe UI" w:hAnsi="Segoe UI" w:cs="Segoe UI"/>
          <w:sz w:val="21"/>
          <w:szCs w:val="21"/>
        </w:rPr>
      </w:pPr>
      <w:r>
        <w:rPr>
          <w:rFonts w:ascii="Segoe UI" w:hAnsi="Segoe UI" w:cs="Segoe UI"/>
          <w:sz w:val="21"/>
          <w:szCs w:val="21"/>
        </w:rPr>
        <w:t>Ye secure method hai.</w:t>
      </w:r>
    </w:p>
    <w:p w:rsidR="00AB5CA9" w:rsidRDefault="00114F67" w:rsidP="00AB5CA9">
      <w:pPr>
        <w:spacing w:line="300" w:lineRule="atLeast"/>
        <w:rPr>
          <w:rFonts w:ascii="Segoe UI" w:hAnsi="Segoe UI" w:cs="Segoe UI"/>
          <w:sz w:val="21"/>
          <w:szCs w:val="21"/>
        </w:rPr>
      </w:pPr>
      <w:r>
        <w:rPr>
          <w:rFonts w:ascii="Segoe UI" w:hAnsi="Segoe UI" w:cs="Segoe UI"/>
          <w:sz w:val="21"/>
          <w:szCs w:val="21"/>
        </w:rPr>
        <w:pict>
          <v:rect id="_x0000_i1203" style="width:0;height:1.5pt" o:hralign="center" o:hrstd="t" o:hr="t" fillcolor="#a0a0a0" stroked="f"/>
        </w:pict>
      </w:r>
    </w:p>
    <w:p w:rsidR="00AB5CA9" w:rsidRDefault="00AB5CA9" w:rsidP="00AB5CA9">
      <w:pPr>
        <w:pStyle w:val="Heading1"/>
        <w:spacing w:line="300" w:lineRule="atLeast"/>
        <w:rPr>
          <w:rFonts w:ascii="Segoe UI" w:hAnsi="Segoe UI" w:cs="Segoe UI"/>
          <w:sz w:val="48"/>
          <w:szCs w:val="48"/>
        </w:rPr>
      </w:pPr>
      <w:r>
        <w:rPr>
          <w:rFonts w:ascii="Segoe UI" w:hAnsi="Segoe UI" w:cs="Segoe UI"/>
        </w:rPr>
        <w:t>Real production best practice</w:t>
      </w:r>
    </w:p>
    <w:p w:rsidR="00AB5CA9" w:rsidRDefault="00AB5CA9" w:rsidP="00AB5CA9">
      <w:pPr>
        <w:pStyle w:val="Heading2"/>
        <w:spacing w:line="300" w:lineRule="atLeast"/>
        <w:rPr>
          <w:rFonts w:ascii="Segoe UI" w:hAnsi="Segoe UI" w:cs="Segoe UI"/>
        </w:rPr>
      </w:pPr>
      <w:r>
        <w:rPr>
          <w:rFonts w:ascii="Segoe UI" w:hAnsi="Segoe UI" w:cs="Segoe UI"/>
        </w:rPr>
        <w:t>Developer Git access</w:t>
      </w:r>
    </w:p>
    <w:p w:rsidR="00AB5CA9" w:rsidRDefault="00AB5CA9" w:rsidP="00AB5CA9">
      <w:pPr>
        <w:pStyle w:val="NormalWeb"/>
        <w:spacing w:line="300" w:lineRule="atLeast"/>
        <w:rPr>
          <w:rFonts w:ascii="Segoe UI" w:hAnsi="Segoe UI" w:cs="Segoe UI"/>
          <w:sz w:val="21"/>
          <w:szCs w:val="21"/>
        </w:rPr>
      </w:pPr>
      <w:r>
        <w:rPr>
          <w:rFonts w:ascii="Segoe UI" w:hAnsi="Segoe UI" w:cs="Segoe UI"/>
          <w:sz w:val="21"/>
          <w:szCs w:val="21"/>
        </w:rPr>
        <w:t>SSH key / SSO / Git Credential Manager</w:t>
      </w:r>
    </w:p>
    <w:p w:rsidR="00AB5CA9" w:rsidRDefault="00AB5CA9" w:rsidP="00AB5CA9">
      <w:pPr>
        <w:pStyle w:val="Heading2"/>
        <w:spacing w:line="300" w:lineRule="atLeast"/>
        <w:rPr>
          <w:rFonts w:ascii="Segoe UI" w:hAnsi="Segoe UI" w:cs="Segoe UI"/>
        </w:rPr>
      </w:pPr>
      <w:r>
        <w:rPr>
          <w:rFonts w:ascii="Segoe UI" w:hAnsi="Segoe UI" w:cs="Segoe UI"/>
        </w:rPr>
        <w:t>CI/CD AWS access</w:t>
      </w:r>
    </w:p>
    <w:p w:rsidR="00AB5CA9" w:rsidRDefault="00AB5CA9" w:rsidP="00AB5CA9">
      <w:pPr>
        <w:pStyle w:val="NormalWeb"/>
        <w:spacing w:line="300" w:lineRule="atLeast"/>
        <w:rPr>
          <w:rFonts w:ascii="Segoe UI" w:hAnsi="Segoe UI" w:cs="Segoe UI"/>
          <w:sz w:val="21"/>
          <w:szCs w:val="21"/>
        </w:rPr>
      </w:pPr>
      <w:r>
        <w:rPr>
          <w:rFonts w:ascii="Segoe UI" w:hAnsi="Segoe UI" w:cs="Segoe UI"/>
          <w:sz w:val="21"/>
          <w:szCs w:val="21"/>
        </w:rPr>
        <w:t>OIDC + IAM Role</w:t>
      </w:r>
    </w:p>
    <w:p w:rsidR="00AB5CA9" w:rsidRDefault="00AB5CA9" w:rsidP="00AB5CA9">
      <w:pPr>
        <w:pStyle w:val="Heading2"/>
        <w:spacing w:line="300" w:lineRule="atLeast"/>
        <w:rPr>
          <w:rFonts w:ascii="Segoe UI" w:hAnsi="Segoe UI" w:cs="Segoe UI"/>
        </w:rPr>
      </w:pPr>
      <w:r>
        <w:rPr>
          <w:rFonts w:ascii="Segoe UI" w:hAnsi="Segoe UI" w:cs="Segoe UI"/>
        </w:rPr>
        <w:t>Application secrets</w:t>
      </w:r>
    </w:p>
    <w:p w:rsidR="00AB5CA9" w:rsidRDefault="00AB5CA9" w:rsidP="00AB5CA9">
      <w:pPr>
        <w:pStyle w:val="NormalWeb"/>
        <w:spacing w:line="300" w:lineRule="atLeast"/>
        <w:rPr>
          <w:rFonts w:ascii="Segoe UI" w:hAnsi="Segoe UI" w:cs="Segoe UI"/>
          <w:sz w:val="21"/>
          <w:szCs w:val="21"/>
        </w:rPr>
      </w:pPr>
      <w:r>
        <w:rPr>
          <w:rFonts w:ascii="Segoe UI" w:hAnsi="Segoe UI" w:cs="Segoe UI"/>
          <w:sz w:val="21"/>
          <w:szCs w:val="21"/>
        </w:rPr>
        <w:t>AWS Secrets Manager / SSM Parameter Store</w:t>
      </w:r>
    </w:p>
    <w:p w:rsidR="00AB5CA9" w:rsidRDefault="00AB5CA9" w:rsidP="00AB5CA9">
      <w:pPr>
        <w:pStyle w:val="Heading2"/>
        <w:spacing w:line="300" w:lineRule="atLeast"/>
        <w:rPr>
          <w:rFonts w:ascii="Segoe UI" w:hAnsi="Segoe UI" w:cs="Segoe UI"/>
        </w:rPr>
      </w:pPr>
      <w:r>
        <w:rPr>
          <w:rFonts w:ascii="Segoe UI" w:hAnsi="Segoe UI" w:cs="Segoe UI"/>
        </w:rPr>
        <w:t>Terraform state</w:t>
      </w:r>
    </w:p>
    <w:p w:rsidR="00AB5CA9" w:rsidRDefault="00AB5CA9" w:rsidP="00AB5CA9">
      <w:pPr>
        <w:pStyle w:val="NormalWeb"/>
        <w:spacing w:line="300" w:lineRule="atLeast"/>
        <w:rPr>
          <w:rFonts w:ascii="Segoe UI" w:hAnsi="Segoe UI" w:cs="Segoe UI"/>
          <w:sz w:val="21"/>
          <w:szCs w:val="21"/>
        </w:rPr>
      </w:pPr>
      <w:r>
        <w:rPr>
          <w:rFonts w:ascii="Segoe UI" w:hAnsi="Segoe UI" w:cs="Segoe UI"/>
          <w:sz w:val="21"/>
          <w:szCs w:val="21"/>
        </w:rPr>
        <w:t>S3 remote backend + S3 lockfile</w:t>
      </w:r>
    </w:p>
    <w:p w:rsidR="00AB5CA9" w:rsidRDefault="00114F67" w:rsidP="00AB5CA9">
      <w:pPr>
        <w:spacing w:line="300" w:lineRule="atLeast"/>
        <w:rPr>
          <w:rFonts w:ascii="Segoe UI" w:hAnsi="Segoe UI" w:cs="Segoe UI"/>
          <w:sz w:val="21"/>
          <w:szCs w:val="21"/>
        </w:rPr>
      </w:pPr>
      <w:r>
        <w:rPr>
          <w:rFonts w:ascii="Segoe UI" w:hAnsi="Segoe UI" w:cs="Segoe UI"/>
          <w:sz w:val="21"/>
          <w:szCs w:val="21"/>
        </w:rPr>
        <w:pict>
          <v:rect id="_x0000_i1204" style="width:0;height:1.5pt" o:hralign="center" o:hrstd="t" o:hr="t" fillcolor="#a0a0a0" stroked="f"/>
        </w:pict>
      </w:r>
    </w:p>
    <w:p w:rsidR="00AB5CA9" w:rsidRDefault="00AB5CA9" w:rsidP="00AB5CA9">
      <w:pPr>
        <w:pStyle w:val="Heading1"/>
        <w:spacing w:line="300" w:lineRule="atLeast"/>
        <w:rPr>
          <w:rFonts w:ascii="Segoe UI" w:hAnsi="Segoe UI" w:cs="Segoe UI"/>
          <w:sz w:val="48"/>
          <w:szCs w:val="48"/>
        </w:rPr>
      </w:pPr>
      <w:r>
        <w:rPr>
          <w:rFonts w:ascii="Segoe UI" w:hAnsi="Segoe UI" w:cs="Segoe UI"/>
        </w:rPr>
        <w:t>Tumhare current setup me kya hua?</w:t>
      </w:r>
    </w:p>
    <w:p w:rsidR="00AB5CA9" w:rsidRDefault="00AB5CA9" w:rsidP="00AB5CA9">
      <w:pPr>
        <w:pStyle w:val="NormalWeb"/>
        <w:spacing w:line="300" w:lineRule="atLeast"/>
        <w:rPr>
          <w:rFonts w:ascii="Segoe UI" w:hAnsi="Segoe UI" w:cs="Segoe UI"/>
          <w:sz w:val="21"/>
          <w:szCs w:val="21"/>
        </w:rPr>
      </w:pPr>
      <w:r>
        <w:rPr>
          <w:rFonts w:ascii="Segoe UI" w:hAnsi="Segoe UI" w:cs="Segoe UI"/>
          <w:sz w:val="21"/>
          <w:szCs w:val="21"/>
        </w:rPr>
        <w:t>Abhi humne:</w:t>
      </w:r>
    </w:p>
    <w:p w:rsidR="00AB5CA9" w:rsidRDefault="00AB5CA9" w:rsidP="00AB5CA9">
      <w:pPr>
        <w:spacing w:line="300" w:lineRule="atLeast"/>
        <w:rPr>
          <w:rFonts w:ascii="Segoe UI" w:hAnsi="Segoe UI" w:cs="Segoe UI"/>
          <w:sz w:val="21"/>
          <w:szCs w:val="21"/>
        </w:rPr>
      </w:pPr>
      <w:r>
        <w:rPr>
          <w:rFonts w:ascii="Segoe UI" w:hAnsi="Segoe UI" w:cs="Segoe UI"/>
          <w:sz w:val="21"/>
          <w:szCs w:val="21"/>
        </w:rPr>
        <w:t>Local Git repo</w:t>
      </w:r>
    </w:p>
    <w:p w:rsidR="00AB5CA9" w:rsidRDefault="00AB5CA9" w:rsidP="00AB5CA9">
      <w:pPr>
        <w:spacing w:line="300" w:lineRule="atLeast"/>
        <w:rPr>
          <w:rFonts w:ascii="Segoe UI" w:hAnsi="Segoe UI" w:cs="Segoe UI"/>
          <w:sz w:val="21"/>
          <w:szCs w:val="21"/>
        </w:rPr>
      </w:pPr>
      <w:r>
        <w:rPr>
          <w:rFonts w:ascii="Segoe UI" w:hAnsi="Segoe UI" w:cs="Segoe UI"/>
          <w:sz w:val="21"/>
          <w:szCs w:val="21"/>
        </w:rPr>
        <w:t>↓</w:t>
      </w:r>
    </w:p>
    <w:p w:rsidR="00AB5CA9" w:rsidRDefault="00AB5CA9" w:rsidP="00AB5CA9">
      <w:pPr>
        <w:spacing w:line="300" w:lineRule="atLeast"/>
        <w:rPr>
          <w:rFonts w:ascii="Segoe UI" w:hAnsi="Segoe UI" w:cs="Segoe UI"/>
          <w:sz w:val="21"/>
          <w:szCs w:val="21"/>
        </w:rPr>
      </w:pPr>
      <w:r>
        <w:rPr>
          <w:rFonts w:ascii="Segoe UI" w:hAnsi="Segoe UI" w:cs="Segoe UI"/>
          <w:sz w:val="21"/>
          <w:szCs w:val="21"/>
        </w:rPr>
        <w:t>GitHub remote</w:t>
      </w:r>
    </w:p>
    <w:p w:rsidR="00AB5CA9" w:rsidRDefault="00AB5CA9" w:rsidP="00AB5CA9">
      <w:pPr>
        <w:spacing w:line="300" w:lineRule="atLeast"/>
        <w:rPr>
          <w:rFonts w:ascii="Segoe UI" w:hAnsi="Segoe UI" w:cs="Segoe UI"/>
          <w:sz w:val="21"/>
          <w:szCs w:val="21"/>
        </w:rPr>
      </w:pPr>
      <w:r>
        <w:rPr>
          <w:rFonts w:ascii="Segoe UI" w:hAnsi="Segoe UI" w:cs="Segoe UI"/>
          <w:sz w:val="21"/>
          <w:szCs w:val="21"/>
        </w:rPr>
        <w:t>↓</w:t>
      </w:r>
    </w:p>
    <w:p w:rsidR="00AB5CA9" w:rsidRDefault="00AB5CA9" w:rsidP="00AB5CA9">
      <w:pPr>
        <w:spacing w:line="300" w:lineRule="atLeast"/>
        <w:rPr>
          <w:rFonts w:ascii="Segoe UI" w:hAnsi="Segoe UI" w:cs="Segoe UI"/>
          <w:sz w:val="21"/>
          <w:szCs w:val="21"/>
        </w:rPr>
      </w:pPr>
      <w:r>
        <w:rPr>
          <w:rFonts w:ascii="Segoe UI" w:hAnsi="Segoe UI" w:cs="Segoe UI"/>
          <w:sz w:val="21"/>
          <w:szCs w:val="21"/>
        </w:rPr>
        <w:t>PAT based push</w:t>
      </w:r>
    </w:p>
    <w:p w:rsidR="00AB5CA9" w:rsidRDefault="00AB5CA9" w:rsidP="00AB5CA9">
      <w:pPr>
        <w:spacing w:line="300" w:lineRule="atLeast"/>
        <w:rPr>
          <w:rFonts w:ascii="Segoe UI" w:hAnsi="Segoe UI" w:cs="Segoe UI"/>
          <w:sz w:val="21"/>
          <w:szCs w:val="21"/>
        </w:rPr>
      </w:pPr>
      <w:r>
        <w:rPr>
          <w:rFonts w:ascii="Segoe UI" w:hAnsi="Segoe UI" w:cs="Segoe UI"/>
          <w:sz w:val="21"/>
          <w:szCs w:val="21"/>
        </w:rPr>
        <w:t>↓</w:t>
      </w:r>
    </w:p>
    <w:p w:rsidR="00AB5CA9" w:rsidRDefault="00AB5CA9" w:rsidP="00AB5CA9">
      <w:pPr>
        <w:spacing w:line="300" w:lineRule="atLeast"/>
        <w:rPr>
          <w:rFonts w:ascii="Segoe UI" w:hAnsi="Segoe UI" w:cs="Segoe UI"/>
          <w:sz w:val="21"/>
          <w:szCs w:val="21"/>
        </w:rPr>
      </w:pPr>
      <w:r>
        <w:rPr>
          <w:rFonts w:ascii="Segoe UI" w:hAnsi="Segoe UI" w:cs="Segoe UI"/>
          <w:sz w:val="21"/>
          <w:szCs w:val="21"/>
        </w:rPr>
        <w:t>GitHub repo populated</w:t>
      </w:r>
    </w:p>
    <w:p w:rsidR="00AB5CA9" w:rsidRDefault="00AB5CA9" w:rsidP="00AB5CA9">
      <w:pPr>
        <w:pStyle w:val="NormalWeb"/>
        <w:spacing w:line="300" w:lineRule="atLeast"/>
        <w:rPr>
          <w:rFonts w:ascii="Segoe UI" w:hAnsi="Segoe UI" w:cs="Segoe UI"/>
          <w:sz w:val="21"/>
          <w:szCs w:val="21"/>
        </w:rPr>
      </w:pPr>
      <w:r>
        <w:rPr>
          <w:rFonts w:ascii="Segoe UI" w:hAnsi="Segoe UI" w:cs="Segoe UI"/>
          <w:sz w:val="21"/>
          <w:szCs w:val="21"/>
        </w:rPr>
        <w:t xml:space="preserve">Ye first-time push ke liye okay hai </w:t>
      </w:r>
      <w:r>
        <w:rPr>
          <w:rFonts w:ascii="Segoe UI Symbol" w:hAnsi="Segoe UI Symbol" w:cs="Segoe UI Symbol"/>
          <w:sz w:val="21"/>
          <w:szCs w:val="21"/>
        </w:rPr>
        <w:t>✅</w:t>
      </w:r>
    </w:p>
    <w:p w:rsidR="00AB5CA9" w:rsidRDefault="00AB5CA9" w:rsidP="00AB5CA9">
      <w:pPr>
        <w:pStyle w:val="NormalWeb"/>
        <w:spacing w:line="300" w:lineRule="atLeast"/>
        <w:rPr>
          <w:rFonts w:ascii="Segoe UI" w:hAnsi="Segoe UI" w:cs="Segoe UI"/>
          <w:sz w:val="21"/>
          <w:szCs w:val="21"/>
        </w:rPr>
      </w:pPr>
      <w:r>
        <w:rPr>
          <w:rFonts w:ascii="Segoe UI" w:hAnsi="Segoe UI" w:cs="Segoe UI"/>
          <w:sz w:val="21"/>
          <w:szCs w:val="21"/>
        </w:rPr>
        <w:t>Later agar tum daily kaam karoge, main recommend karunga:</w:t>
      </w:r>
    </w:p>
    <w:p w:rsidR="00AB5CA9" w:rsidRDefault="00AB5CA9" w:rsidP="00AB5CA9">
      <w:pPr>
        <w:pStyle w:val="NormalWeb"/>
        <w:spacing w:line="300" w:lineRule="atLeast"/>
        <w:rPr>
          <w:rFonts w:ascii="Segoe UI" w:hAnsi="Segoe UI" w:cs="Segoe UI"/>
          <w:sz w:val="21"/>
          <w:szCs w:val="21"/>
        </w:rPr>
      </w:pPr>
      <w:r>
        <w:rPr>
          <w:rFonts w:ascii="Segoe UI" w:hAnsi="Segoe UI" w:cs="Segoe UI"/>
          <w:sz w:val="21"/>
          <w:szCs w:val="21"/>
        </w:rPr>
        <w:t>SSH key setup karna</w:t>
      </w:r>
    </w:p>
    <w:p w:rsidR="00AB5CA9" w:rsidRDefault="00AB5CA9" w:rsidP="00AB5CA9">
      <w:pPr>
        <w:pStyle w:val="NormalWeb"/>
        <w:spacing w:line="300" w:lineRule="atLeast"/>
        <w:rPr>
          <w:rFonts w:ascii="Segoe UI" w:hAnsi="Segoe UI" w:cs="Segoe UI"/>
          <w:sz w:val="21"/>
          <w:szCs w:val="21"/>
        </w:rPr>
      </w:pPr>
      <w:r>
        <w:rPr>
          <w:rFonts w:ascii="Segoe UI" w:hAnsi="Segoe UI" w:cs="Segoe UI"/>
          <w:sz w:val="21"/>
          <w:szCs w:val="21"/>
        </w:rPr>
        <w:lastRenderedPageBreak/>
        <w:t>Ya:</w:t>
      </w:r>
    </w:p>
    <w:p w:rsidR="00AB5CA9" w:rsidRDefault="00AB5CA9" w:rsidP="00AB5CA9">
      <w:pPr>
        <w:pStyle w:val="NormalWeb"/>
        <w:spacing w:line="300" w:lineRule="atLeast"/>
        <w:rPr>
          <w:rFonts w:ascii="Segoe UI" w:hAnsi="Segoe UI" w:cs="Segoe UI"/>
          <w:sz w:val="21"/>
          <w:szCs w:val="21"/>
        </w:rPr>
      </w:pPr>
      <w:r>
        <w:rPr>
          <w:rFonts w:ascii="Segoe UI" w:hAnsi="Segoe UI" w:cs="Segoe UI"/>
          <w:sz w:val="21"/>
          <w:szCs w:val="21"/>
        </w:rPr>
        <w:t>GitHub CLI login</w:t>
      </w:r>
    </w:p>
    <w:p w:rsidR="00AB5CA9" w:rsidRDefault="00AB5CA9" w:rsidP="00AB5CA9">
      <w:pPr>
        <w:pStyle w:val="NormalWeb"/>
        <w:spacing w:line="300" w:lineRule="atLeast"/>
        <w:rPr>
          <w:rFonts w:ascii="Segoe UI" w:hAnsi="Segoe UI" w:cs="Segoe UI"/>
          <w:sz w:val="21"/>
          <w:szCs w:val="21"/>
        </w:rPr>
      </w:pPr>
      <w:r>
        <w:rPr>
          <w:rFonts w:ascii="Segoe UI" w:hAnsi="Segoe UI" w:cs="Segoe UI"/>
          <w:sz w:val="21"/>
          <w:szCs w:val="21"/>
        </w:rPr>
        <w:t>taaki baar-baar PAT paste na karna pade.</w:t>
      </w:r>
    </w:p>
    <w:p w:rsidR="00AB5CA9" w:rsidRDefault="00114F67" w:rsidP="00AB5CA9">
      <w:pPr>
        <w:spacing w:line="300" w:lineRule="atLeast"/>
        <w:rPr>
          <w:rFonts w:ascii="Segoe UI" w:hAnsi="Segoe UI" w:cs="Segoe UI"/>
          <w:sz w:val="21"/>
          <w:szCs w:val="21"/>
        </w:rPr>
      </w:pPr>
      <w:r>
        <w:rPr>
          <w:rFonts w:ascii="Segoe UI" w:hAnsi="Segoe UI" w:cs="Segoe UI"/>
          <w:sz w:val="21"/>
          <w:szCs w:val="21"/>
        </w:rPr>
        <w:pict>
          <v:rect id="_x0000_i1205" style="width:0;height:1.5pt" o:hralign="center" o:hrstd="t" o:hr="t" fillcolor="#a0a0a0" stroked="f"/>
        </w:pict>
      </w:r>
    </w:p>
    <w:p w:rsidR="00AB5CA9" w:rsidRDefault="00AB5CA9" w:rsidP="00AB5CA9">
      <w:pPr>
        <w:pStyle w:val="Heading1"/>
        <w:spacing w:line="300" w:lineRule="atLeast"/>
        <w:rPr>
          <w:rFonts w:ascii="Segoe UI" w:hAnsi="Segoe UI" w:cs="Segoe UI"/>
          <w:sz w:val="48"/>
          <w:szCs w:val="48"/>
        </w:rPr>
      </w:pPr>
      <w:r>
        <w:rPr>
          <w:rFonts w:ascii="Segoe UI" w:hAnsi="Segoe UI" w:cs="Segoe UI"/>
        </w:rPr>
        <w:t>Interview me kya bolna?</w:t>
      </w:r>
    </w:p>
    <w:p w:rsidR="00AB5CA9" w:rsidRDefault="00AB5CA9" w:rsidP="00AB5CA9">
      <w:pPr>
        <w:pStyle w:val="NormalWeb"/>
        <w:spacing w:line="300" w:lineRule="atLeast"/>
        <w:rPr>
          <w:rFonts w:ascii="Segoe UI" w:hAnsi="Segoe UI" w:cs="Segoe UI"/>
          <w:sz w:val="21"/>
          <w:szCs w:val="21"/>
        </w:rPr>
      </w:pPr>
      <w:r>
        <w:rPr>
          <w:rFonts w:ascii="Segoe UI" w:hAnsi="Segoe UI" w:cs="Segoe UI"/>
          <w:sz w:val="21"/>
          <w:szCs w:val="21"/>
        </w:rPr>
        <w:t>Tum bol sakte ho:</w:t>
      </w:r>
    </w:p>
    <w:p w:rsidR="00AB5CA9" w:rsidRDefault="00AB5CA9" w:rsidP="00AB5CA9">
      <w:pPr>
        <w:pStyle w:val="NormalWeb"/>
        <w:spacing w:line="300" w:lineRule="atLeast"/>
        <w:rPr>
          <w:rFonts w:ascii="Segoe UI" w:hAnsi="Segoe UI" w:cs="Segoe UI"/>
          <w:sz w:val="21"/>
          <w:szCs w:val="21"/>
        </w:rPr>
      </w:pPr>
      <w:r>
        <w:rPr>
          <w:rFonts w:ascii="Segoe UI" w:hAnsi="Segoe UI" w:cs="Segoe UI"/>
          <w:sz w:val="21"/>
          <w:szCs w:val="21"/>
        </w:rPr>
        <w:t>“For developer Git access, teams typically use SSH keys, Git Credential Manager, or organization SSO. Personal Access Tokens can be used for HTTPS Git operations, but they should be scoped, time-bound, and not used for application runtime or cloud deployment credentials. For CI/CD deployment to AWS, I prefer GitHub OIDC with an IAM role so the pipeline gets short-lived credentials instead of storing long-lived AWS keys.”</w:t>
      </w:r>
    </w:p>
    <w:p w:rsidR="00AB5CA9" w:rsidRDefault="00114F67" w:rsidP="00AB5CA9">
      <w:pPr>
        <w:spacing w:line="300" w:lineRule="atLeast"/>
        <w:rPr>
          <w:rFonts w:ascii="Segoe UI" w:hAnsi="Segoe UI" w:cs="Segoe UI"/>
          <w:sz w:val="21"/>
          <w:szCs w:val="21"/>
        </w:rPr>
      </w:pPr>
      <w:r>
        <w:rPr>
          <w:rFonts w:ascii="Segoe UI" w:hAnsi="Segoe UI" w:cs="Segoe UI"/>
          <w:sz w:val="21"/>
          <w:szCs w:val="21"/>
        </w:rPr>
        <w:pict>
          <v:rect id="_x0000_i1206" style="width:0;height:1.5pt" o:hralign="center" o:hrstd="t" o:hr="t" fillcolor="#a0a0a0" stroked="f"/>
        </w:pict>
      </w:r>
    </w:p>
    <w:p w:rsidR="00AB5CA9" w:rsidRDefault="00AB5CA9" w:rsidP="00AB5CA9">
      <w:pPr>
        <w:pStyle w:val="Heading1"/>
        <w:spacing w:line="300" w:lineRule="atLeast"/>
        <w:rPr>
          <w:rFonts w:ascii="Segoe UI" w:hAnsi="Segoe UI" w:cs="Segoe UI"/>
          <w:sz w:val="48"/>
          <w:szCs w:val="48"/>
        </w:rPr>
      </w:pPr>
      <w:r>
        <w:rPr>
          <w:rFonts w:ascii="Segoe UI" w:hAnsi="Segoe UI" w:cs="Segoe UI"/>
        </w:rPr>
        <w:t>Next step</w:t>
      </w:r>
    </w:p>
    <w:p w:rsidR="00AB5CA9" w:rsidRDefault="00AB5CA9" w:rsidP="00AB5CA9">
      <w:pPr>
        <w:pStyle w:val="NormalWeb"/>
        <w:spacing w:line="300" w:lineRule="atLeast"/>
        <w:rPr>
          <w:rFonts w:ascii="Segoe UI" w:hAnsi="Segoe UI" w:cs="Segoe UI"/>
          <w:sz w:val="21"/>
          <w:szCs w:val="21"/>
        </w:rPr>
      </w:pPr>
      <w:r>
        <w:rPr>
          <w:rFonts w:ascii="Segoe UI" w:hAnsi="Segoe UI" w:cs="Segoe UI"/>
          <w:sz w:val="21"/>
          <w:szCs w:val="21"/>
        </w:rPr>
        <w:t xml:space="preserve">Ab repo GitHub par push ho gaya hai </w:t>
      </w:r>
      <w:r>
        <w:rPr>
          <w:rFonts w:ascii="Segoe UI Symbol" w:hAnsi="Segoe UI Symbol" w:cs="Segoe UI Symbol"/>
          <w:sz w:val="21"/>
          <w:szCs w:val="21"/>
        </w:rPr>
        <w:t>✅</w:t>
      </w:r>
      <w:r>
        <w:rPr>
          <w:rFonts w:ascii="Segoe UI" w:hAnsi="Segoe UI" w:cs="Segoe UI"/>
          <w:sz w:val="21"/>
          <w:szCs w:val="21"/>
        </w:rPr>
        <w:br/>
        <w:t>Next hum create karenge:</w:t>
      </w:r>
    </w:p>
    <w:p w:rsidR="00AB5CA9" w:rsidRDefault="00AB5CA9" w:rsidP="00AB5CA9">
      <w:pPr>
        <w:pStyle w:val="NormalWeb"/>
        <w:spacing w:line="300" w:lineRule="atLeast"/>
        <w:rPr>
          <w:rFonts w:ascii="Segoe UI" w:hAnsi="Segoe UI" w:cs="Segoe UI"/>
          <w:sz w:val="21"/>
          <w:szCs w:val="21"/>
        </w:rPr>
      </w:pPr>
      <w:r>
        <w:rPr>
          <w:rFonts w:ascii="Segoe UI" w:hAnsi="Segoe UI" w:cs="Segoe UI"/>
          <w:sz w:val="21"/>
          <w:szCs w:val="21"/>
        </w:rPr>
        <w:t>.github/workflows/terraform-plan.yml</w:t>
      </w:r>
    </w:p>
    <w:p w:rsidR="00AB5CA9" w:rsidRDefault="00AB5CA9" w:rsidP="00AB5CA9">
      <w:pPr>
        <w:pStyle w:val="NormalWeb"/>
        <w:spacing w:line="300" w:lineRule="atLeast"/>
        <w:rPr>
          <w:rFonts w:ascii="Segoe UI" w:hAnsi="Segoe UI" w:cs="Segoe UI"/>
          <w:sz w:val="21"/>
          <w:szCs w:val="21"/>
        </w:rPr>
      </w:pPr>
      <w:r>
        <w:rPr>
          <w:rFonts w:ascii="Segoe UI" w:hAnsi="Segoe UI" w:cs="Segoe UI"/>
          <w:sz w:val="21"/>
          <w:szCs w:val="21"/>
        </w:rPr>
        <w:t>Ye workflow initially sirf karega:</w:t>
      </w:r>
    </w:p>
    <w:p w:rsidR="00AB5CA9" w:rsidRDefault="00AB5CA9" w:rsidP="00AB5CA9">
      <w:pPr>
        <w:spacing w:line="300" w:lineRule="atLeast"/>
        <w:rPr>
          <w:rFonts w:ascii="Segoe UI" w:hAnsi="Segoe UI" w:cs="Segoe UI"/>
          <w:sz w:val="21"/>
          <w:szCs w:val="21"/>
        </w:rPr>
      </w:pPr>
      <w:r>
        <w:rPr>
          <w:rFonts w:ascii="Segoe UI" w:hAnsi="Segoe UI" w:cs="Segoe UI"/>
          <w:sz w:val="21"/>
          <w:szCs w:val="21"/>
        </w:rPr>
        <w:t>terraform fmt</w:t>
      </w:r>
    </w:p>
    <w:p w:rsidR="00AB5CA9" w:rsidRDefault="00AB5CA9" w:rsidP="00AB5CA9">
      <w:pPr>
        <w:spacing w:line="300" w:lineRule="atLeast"/>
        <w:rPr>
          <w:rFonts w:ascii="Segoe UI" w:hAnsi="Segoe UI" w:cs="Segoe UI"/>
          <w:sz w:val="21"/>
          <w:szCs w:val="21"/>
        </w:rPr>
      </w:pPr>
      <w:r>
        <w:rPr>
          <w:rFonts w:ascii="Segoe UI" w:hAnsi="Segoe UI" w:cs="Segoe UI"/>
          <w:sz w:val="21"/>
          <w:szCs w:val="21"/>
        </w:rPr>
        <w:t>terraform init</w:t>
      </w:r>
    </w:p>
    <w:p w:rsidR="00AB5CA9" w:rsidRDefault="00AB5CA9" w:rsidP="00AB5CA9">
      <w:pPr>
        <w:spacing w:line="300" w:lineRule="atLeast"/>
        <w:rPr>
          <w:rFonts w:ascii="Segoe UI" w:hAnsi="Segoe UI" w:cs="Segoe UI"/>
          <w:sz w:val="21"/>
          <w:szCs w:val="21"/>
        </w:rPr>
      </w:pPr>
      <w:r>
        <w:rPr>
          <w:rFonts w:ascii="Segoe UI" w:hAnsi="Segoe UI" w:cs="Segoe UI"/>
          <w:sz w:val="21"/>
          <w:szCs w:val="21"/>
        </w:rPr>
        <w:t>terraform validate</w:t>
      </w:r>
    </w:p>
    <w:p w:rsidR="00AB5CA9" w:rsidRDefault="00AB5CA9" w:rsidP="00AB5CA9">
      <w:pPr>
        <w:spacing w:line="300" w:lineRule="atLeast"/>
        <w:rPr>
          <w:rFonts w:ascii="Segoe UI" w:hAnsi="Segoe UI" w:cs="Segoe UI"/>
          <w:sz w:val="21"/>
          <w:szCs w:val="21"/>
        </w:rPr>
      </w:pPr>
      <w:r>
        <w:rPr>
          <w:rFonts w:ascii="Segoe UI" w:hAnsi="Segoe UI" w:cs="Segoe UI"/>
          <w:sz w:val="21"/>
          <w:szCs w:val="21"/>
        </w:rPr>
        <w:t>terraform plan</w:t>
      </w:r>
    </w:p>
    <w:p w:rsidR="00AB5CA9" w:rsidRDefault="00AB5CA9" w:rsidP="00AB5CA9">
      <w:pPr>
        <w:pStyle w:val="NormalWeb"/>
        <w:spacing w:line="300" w:lineRule="atLeast"/>
        <w:rPr>
          <w:rFonts w:ascii="Segoe UI" w:hAnsi="Segoe UI" w:cs="Segoe UI"/>
          <w:sz w:val="21"/>
          <w:szCs w:val="21"/>
        </w:rPr>
      </w:pPr>
      <w:r>
        <w:rPr>
          <w:rStyle w:val="HTMLCode"/>
          <w:rFonts w:eastAsiaTheme="majorEastAsia"/>
        </w:rPr>
        <w:t>apply</w:t>
      </w:r>
      <w:r>
        <w:rPr>
          <w:rFonts w:ascii="Segoe UI" w:hAnsi="Segoe UI" w:cs="Segoe UI"/>
          <w:sz w:val="21"/>
          <w:szCs w:val="21"/>
        </w:rPr>
        <w:t xml:space="preserve"> abhi automatic nahi rakhenge.</w:t>
      </w:r>
    </w:p>
    <w:p w:rsidR="00AB5CA9" w:rsidRDefault="00AB5CA9" w:rsidP="00AB5CA9">
      <w:pPr>
        <w:pStyle w:val="NormalWeb"/>
        <w:spacing w:line="300" w:lineRule="atLeast"/>
        <w:rPr>
          <w:rFonts w:ascii="Segoe UI" w:hAnsi="Segoe UI" w:cs="Segoe UI"/>
          <w:sz w:val="21"/>
          <w:szCs w:val="21"/>
        </w:rPr>
      </w:pPr>
      <w:r>
        <w:rPr>
          <w:rFonts w:ascii="Segoe UI" w:hAnsi="Segoe UI" w:cs="Segoe UI"/>
          <w:sz w:val="21"/>
          <w:szCs w:val="21"/>
        </w:rPr>
        <w:t xml:space="preserve">Bolo bhai: </w:t>
      </w:r>
      <w:r>
        <w:rPr>
          <w:rStyle w:val="Strong"/>
          <w:rFonts w:ascii="Segoe UI" w:eastAsiaTheme="majorEastAsia" w:hAnsi="Segoe UI" w:cs="Segoe UI"/>
          <w:sz w:val="21"/>
          <w:szCs w:val="21"/>
        </w:rPr>
        <w:t>“workflow file create karo”</w:t>
      </w:r>
      <w:r>
        <w:rPr>
          <w:rFonts w:ascii="Segoe UI" w:hAnsi="Segoe UI" w:cs="Segoe UI"/>
          <w:sz w:val="21"/>
          <w:szCs w:val="21"/>
        </w:rPr>
        <w:t>.</w:t>
      </w:r>
    </w:p>
    <w:p w:rsidR="00A07AAF" w:rsidRDefault="00A07AAF" w:rsidP="009359A7">
      <w:pPr>
        <w:spacing w:after="0" w:line="300" w:lineRule="atLeast"/>
        <w:rPr>
          <w:rFonts w:eastAsia="Times New Roman" w:cstheme="minorHAnsi"/>
          <w:sz w:val="21"/>
          <w:szCs w:val="21"/>
          <w:lang w:eastAsia="en-IN"/>
        </w:rPr>
      </w:pPr>
    </w:p>
    <w:p w:rsidR="00B0471B" w:rsidRDefault="00B0471B" w:rsidP="00B0471B">
      <w:pPr>
        <w:pStyle w:val="NormalWeb"/>
        <w:spacing w:line="300" w:lineRule="atLeast"/>
        <w:rPr>
          <w:rFonts w:ascii="Segoe UI" w:hAnsi="Segoe UI" w:cs="Segoe UI"/>
          <w:sz w:val="21"/>
          <w:szCs w:val="21"/>
        </w:rPr>
      </w:pPr>
      <w:r>
        <w:rPr>
          <w:rFonts w:ascii="Segoe UI" w:hAnsi="Segoe UI" w:cs="Segoe UI"/>
          <w:sz w:val="21"/>
          <w:szCs w:val="21"/>
        </w:rPr>
        <w:t xml:space="preserve">Haan bhai, </w:t>
      </w:r>
      <w:r>
        <w:rPr>
          <w:rStyle w:val="Strong"/>
          <w:rFonts w:ascii="Segoe UI" w:hAnsi="Segoe UI" w:cs="Segoe UI"/>
          <w:sz w:val="21"/>
          <w:szCs w:val="21"/>
        </w:rPr>
        <w:t>tum bilkul sahi ho</w:t>
      </w:r>
      <w:r>
        <w:rPr>
          <w:rFonts w:ascii="Segoe UI" w:hAnsi="Segoe UI" w:cs="Segoe UI"/>
          <w:sz w:val="21"/>
          <w:szCs w:val="21"/>
        </w:rPr>
        <w:t xml:space="preserve"> </w:t>
      </w:r>
      <w:r>
        <w:rPr>
          <w:rFonts w:ascii="Segoe UI Symbol" w:hAnsi="Segoe UI Symbol" w:cs="Segoe UI Symbol"/>
          <w:sz w:val="21"/>
          <w:szCs w:val="21"/>
        </w:rPr>
        <w:t>✅</w:t>
      </w:r>
      <w:r>
        <w:rPr>
          <w:rFonts w:ascii="Segoe UI" w:hAnsi="Segoe UI" w:cs="Segoe UI"/>
          <w:sz w:val="21"/>
          <w:szCs w:val="21"/>
        </w:rPr>
        <w:br/>
        <w:t xml:space="preserve">Screenshot me workflow file </w:t>
      </w:r>
      <w:r>
        <w:rPr>
          <w:rStyle w:val="Strong"/>
          <w:rFonts w:ascii="Segoe UI" w:hAnsi="Segoe UI" w:cs="Segoe UI"/>
          <w:sz w:val="21"/>
          <w:szCs w:val="21"/>
        </w:rPr>
        <w:t>corrupt/incomplete</w:t>
      </w:r>
      <w:r>
        <w:rPr>
          <w:rFonts w:ascii="Segoe UI" w:hAnsi="Segoe UI" w:cs="Segoe UI"/>
          <w:sz w:val="21"/>
          <w:szCs w:val="21"/>
        </w:rPr>
        <w:t xml:space="preserve"> ban gayi hai. Jo visible hai usme:</w:t>
      </w:r>
    </w:p>
    <w:p w:rsidR="00B0471B" w:rsidRDefault="00B0471B" w:rsidP="00B0471B">
      <w:pPr>
        <w:numPr>
          <w:ilvl w:val="0"/>
          <w:numId w:val="3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file ke start me random broken line aa gayi: cat &gt; .github/workflows/terraform-credentials@v4cat ...</w:t>
      </w:r>
    </w:p>
    <w:p w:rsidR="00B0471B" w:rsidRDefault="00B0471B" w:rsidP="00B0471B">
      <w:pPr>
        <w:numPr>
          <w:ilvl w:val="0"/>
          <w:numId w:val="34"/>
        </w:numPr>
        <w:spacing w:before="100" w:beforeAutospacing="1" w:after="100" w:afterAutospacing="1" w:line="300" w:lineRule="atLeast"/>
        <w:rPr>
          <w:rFonts w:ascii="Segoe UI" w:hAnsi="Segoe UI" w:cs="Segoe UI"/>
          <w:sz w:val="21"/>
          <w:szCs w:val="21"/>
        </w:rPr>
      </w:pPr>
      <w:r>
        <w:rPr>
          <w:rStyle w:val="HTMLCode"/>
          <w:rFonts w:eastAsiaTheme="minorHAnsi"/>
        </w:rPr>
        <w:t>EOF</w:t>
      </w:r>
      <w:r>
        <w:rPr>
          <w:rFonts w:ascii="Segoe UI" w:hAnsi="Segoe UI" w:cs="Segoe UI"/>
          <w:sz w:val="21"/>
          <w:szCs w:val="21"/>
        </w:rPr>
        <w:t xml:space="preserve"> beech me aa gaya</w:t>
      </w:r>
    </w:p>
    <w:p w:rsidR="00B0471B" w:rsidRDefault="00B0471B" w:rsidP="00B0471B">
      <w:pPr>
        <w:numPr>
          <w:ilvl w:val="0"/>
          <w:numId w:val="3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phir </w:t>
      </w:r>
      <w:r>
        <w:rPr>
          <w:rStyle w:val="HTMLCode"/>
          <w:rFonts w:eastAsiaTheme="minorHAnsi"/>
        </w:rPr>
        <w:t>name: Terraform Plan</w:t>
      </w:r>
      <w:r>
        <w:rPr>
          <w:rFonts w:ascii="Segoe UI" w:hAnsi="Segoe UI" w:cs="Segoe UI"/>
          <w:sz w:val="21"/>
          <w:szCs w:val="21"/>
        </w:rPr>
        <w:t xml:space="preserve"> baad me start ho raha hai</w:t>
      </w:r>
    </w:p>
    <w:p w:rsidR="00B0471B" w:rsidRDefault="00B0471B" w:rsidP="00B0471B">
      <w:pPr>
        <w:numPr>
          <w:ilvl w:val="0"/>
          <w:numId w:val="3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last screenshot me file </w:t>
      </w:r>
      <w:r>
        <w:rPr>
          <w:rStyle w:val="HTMLCode"/>
          <w:rFonts w:eastAsiaTheme="minorHAnsi"/>
        </w:rPr>
        <w:t>Configure AWS credentials using OIDC</w:t>
      </w:r>
      <w:r>
        <w:rPr>
          <w:rFonts w:ascii="Segoe UI" w:hAnsi="Segoe UI" w:cs="Segoe UI"/>
          <w:sz w:val="21"/>
          <w:szCs w:val="21"/>
        </w:rPr>
        <w:t xml:space="preserve"> ke baad cut ho rahi hai</w:t>
      </w:r>
    </w:p>
    <w:p w:rsidR="00B0471B" w:rsidRDefault="00B0471B" w:rsidP="00B0471B">
      <w:pPr>
        <w:pStyle w:val="NormalWeb"/>
        <w:spacing w:line="300" w:lineRule="atLeast"/>
        <w:rPr>
          <w:rFonts w:ascii="Segoe UI" w:hAnsi="Segoe UI" w:cs="Segoe UI"/>
          <w:sz w:val="21"/>
          <w:szCs w:val="21"/>
        </w:rPr>
      </w:pPr>
      <w:r>
        <w:rPr>
          <w:rFonts w:ascii="Segoe UI" w:hAnsi="Segoe UI" w:cs="Segoe UI"/>
          <w:sz w:val="21"/>
          <w:szCs w:val="21"/>
        </w:rPr>
        <w:t xml:space="preserve">Matlab current workflow file </w:t>
      </w:r>
      <w:r>
        <w:rPr>
          <w:rStyle w:val="Strong"/>
          <w:rFonts w:ascii="Segoe UI" w:hAnsi="Segoe UI" w:cs="Segoe UI"/>
          <w:sz w:val="21"/>
          <w:szCs w:val="21"/>
        </w:rPr>
        <w:t>valid YAML nahi hai</w:t>
      </w:r>
      <w:r>
        <w:rPr>
          <w:rFonts w:ascii="Segoe UI" w:hAnsi="Segoe UI" w:cs="Segoe UI"/>
          <w:sz w:val="21"/>
          <w:szCs w:val="21"/>
        </w:rPr>
        <w:t xml:space="preserve"> </w:t>
      </w:r>
      <w:r>
        <w:rPr>
          <w:rFonts w:ascii="Segoe UI Symbol" w:hAnsi="Segoe UI Symbol" w:cs="Segoe UI Symbol"/>
          <w:sz w:val="21"/>
          <w:szCs w:val="21"/>
        </w:rPr>
        <w:t>❌</w:t>
      </w:r>
    </w:p>
    <w:p w:rsidR="00B0471B" w:rsidRDefault="00B0471B" w:rsidP="00B0471B">
      <w:pPr>
        <w:pStyle w:val="NormalWeb"/>
        <w:spacing w:line="300" w:lineRule="atLeast"/>
        <w:rPr>
          <w:rFonts w:ascii="Segoe UI" w:hAnsi="Segoe UI" w:cs="Segoe UI"/>
          <w:sz w:val="21"/>
          <w:szCs w:val="21"/>
        </w:rPr>
      </w:pPr>
      <w:r>
        <w:rPr>
          <w:rFonts w:ascii="Segoe UI" w:hAnsi="Segoe UI" w:cs="Segoe UI"/>
          <w:sz w:val="21"/>
          <w:szCs w:val="21"/>
        </w:rPr>
        <w:t xml:space="preserve">Ab hum isko </w:t>
      </w:r>
      <w:r>
        <w:rPr>
          <w:rStyle w:val="Strong"/>
          <w:rFonts w:ascii="Segoe UI" w:hAnsi="Segoe UI" w:cs="Segoe UI"/>
          <w:sz w:val="21"/>
          <w:szCs w:val="21"/>
        </w:rPr>
        <w:t>clean overwrite</w:t>
      </w:r>
      <w:r>
        <w:rPr>
          <w:rFonts w:ascii="Segoe UI" w:hAnsi="Segoe UI" w:cs="Segoe UI"/>
          <w:sz w:val="21"/>
          <w:szCs w:val="21"/>
        </w:rPr>
        <w:t xml:space="preserve"> karenge. Ek baar me exact command run karo.</w:t>
      </w:r>
    </w:p>
    <w:p w:rsidR="00B0471B" w:rsidRDefault="00114F67" w:rsidP="00B0471B">
      <w:pPr>
        <w:spacing w:line="300" w:lineRule="atLeast"/>
        <w:rPr>
          <w:rFonts w:ascii="Segoe UI" w:hAnsi="Segoe UI" w:cs="Segoe UI"/>
          <w:sz w:val="21"/>
          <w:szCs w:val="21"/>
        </w:rPr>
      </w:pPr>
      <w:r>
        <w:rPr>
          <w:rFonts w:ascii="Segoe UI" w:hAnsi="Segoe UI" w:cs="Segoe UI"/>
          <w:sz w:val="21"/>
          <w:szCs w:val="21"/>
        </w:rPr>
        <w:lastRenderedPageBreak/>
        <w:pict>
          <v:rect id="_x0000_i1207" style="width:0;height:1.5pt" o:hralign="center" o:hrstd="t" o:hr="t" fillcolor="#a0a0a0" stroked="f"/>
        </w:pict>
      </w:r>
    </w:p>
    <w:p w:rsidR="00B0471B" w:rsidRDefault="00B0471B" w:rsidP="00B0471B">
      <w:pPr>
        <w:pStyle w:val="Heading2"/>
        <w:spacing w:line="300" w:lineRule="atLeast"/>
        <w:rPr>
          <w:rFonts w:ascii="Segoe UI" w:hAnsi="Segoe UI" w:cs="Segoe UI"/>
        </w:rPr>
      </w:pPr>
      <w:r>
        <w:rPr>
          <w:rFonts w:ascii="Segoe UI" w:hAnsi="Segoe UI" w:cs="Segoe UI"/>
        </w:rPr>
        <w:t xml:space="preserve">Step 1: Agar terminal </w:t>
      </w:r>
      <w:r>
        <w:rPr>
          <w:rStyle w:val="HTMLCode"/>
        </w:rPr>
        <w:t>&gt;</w:t>
      </w:r>
      <w:r>
        <w:rPr>
          <w:rFonts w:ascii="Segoe UI" w:hAnsi="Segoe UI" w:cs="Segoe UI"/>
        </w:rPr>
        <w:t xml:space="preserve"> prompt me atka hai</w:t>
      </w:r>
    </w:p>
    <w:p w:rsidR="00B0471B" w:rsidRDefault="00B0471B" w:rsidP="00B0471B">
      <w:pPr>
        <w:pStyle w:val="NormalWeb"/>
        <w:spacing w:line="300" w:lineRule="atLeast"/>
        <w:rPr>
          <w:rFonts w:ascii="Segoe UI" w:hAnsi="Segoe UI" w:cs="Segoe UI"/>
          <w:sz w:val="21"/>
          <w:szCs w:val="21"/>
        </w:rPr>
      </w:pPr>
      <w:r>
        <w:rPr>
          <w:rFonts w:ascii="Segoe UI" w:hAnsi="Segoe UI" w:cs="Segoe UI"/>
          <w:sz w:val="21"/>
          <w:szCs w:val="21"/>
        </w:rPr>
        <w:t>Agar CloudShell prompt aisa dikh raha hai:</w:t>
      </w:r>
    </w:p>
    <w:p w:rsidR="00B0471B" w:rsidRDefault="00B0471B" w:rsidP="00B0471B">
      <w:pPr>
        <w:pStyle w:val="NormalWeb"/>
        <w:spacing w:line="300" w:lineRule="atLeast"/>
        <w:rPr>
          <w:rFonts w:ascii="Segoe UI" w:hAnsi="Segoe UI" w:cs="Segoe UI"/>
          <w:sz w:val="21"/>
          <w:szCs w:val="21"/>
        </w:rPr>
      </w:pPr>
      <w:r>
        <w:rPr>
          <w:rFonts w:ascii="Segoe UI" w:hAnsi="Segoe UI" w:cs="Segoe UI"/>
          <w:sz w:val="21"/>
          <w:szCs w:val="21"/>
        </w:rPr>
        <w:t>&gt;</w:t>
      </w:r>
    </w:p>
    <w:p w:rsidR="00B0471B" w:rsidRDefault="00B0471B" w:rsidP="00B0471B">
      <w:pPr>
        <w:pStyle w:val="NormalWeb"/>
        <w:spacing w:line="300" w:lineRule="atLeast"/>
        <w:rPr>
          <w:rFonts w:ascii="Segoe UI" w:hAnsi="Segoe UI" w:cs="Segoe UI"/>
          <w:sz w:val="21"/>
          <w:szCs w:val="21"/>
        </w:rPr>
      </w:pPr>
      <w:r>
        <w:rPr>
          <w:rFonts w:ascii="Segoe UI" w:hAnsi="Segoe UI" w:cs="Segoe UI"/>
          <w:sz w:val="21"/>
          <w:szCs w:val="21"/>
        </w:rPr>
        <w:t>toh pehle press karo:</w:t>
      </w:r>
    </w:p>
    <w:p w:rsidR="00B0471B" w:rsidRDefault="00B0471B" w:rsidP="00B0471B">
      <w:pPr>
        <w:pStyle w:val="NormalWeb"/>
        <w:spacing w:line="300" w:lineRule="atLeast"/>
        <w:rPr>
          <w:rFonts w:ascii="Segoe UI" w:hAnsi="Segoe UI" w:cs="Segoe UI"/>
          <w:sz w:val="21"/>
          <w:szCs w:val="21"/>
        </w:rPr>
      </w:pPr>
      <w:r>
        <w:rPr>
          <w:rFonts w:ascii="Segoe UI" w:hAnsi="Segoe UI" w:cs="Segoe UI"/>
          <w:sz w:val="21"/>
          <w:szCs w:val="21"/>
        </w:rPr>
        <w:t>Ctrl + C</w:t>
      </w:r>
    </w:p>
    <w:p w:rsidR="00B0471B" w:rsidRDefault="00B0471B" w:rsidP="00B0471B">
      <w:pPr>
        <w:pStyle w:val="NormalWeb"/>
        <w:spacing w:line="300" w:lineRule="atLeast"/>
        <w:rPr>
          <w:rFonts w:ascii="Segoe UI" w:hAnsi="Segoe UI" w:cs="Segoe UI"/>
          <w:sz w:val="21"/>
          <w:szCs w:val="21"/>
        </w:rPr>
      </w:pPr>
      <w:r>
        <w:rPr>
          <w:rFonts w:ascii="Segoe UI" w:hAnsi="Segoe UI" w:cs="Segoe UI"/>
          <w:sz w:val="21"/>
          <w:szCs w:val="21"/>
        </w:rPr>
        <w:t>Normal prompt aa jana chahiye.</w:t>
      </w:r>
    </w:p>
    <w:p w:rsidR="00B0471B" w:rsidRDefault="00114F67" w:rsidP="00B0471B">
      <w:pPr>
        <w:spacing w:line="300" w:lineRule="atLeast"/>
        <w:rPr>
          <w:rFonts w:ascii="Segoe UI" w:hAnsi="Segoe UI" w:cs="Segoe UI"/>
          <w:sz w:val="21"/>
          <w:szCs w:val="21"/>
        </w:rPr>
      </w:pPr>
      <w:r>
        <w:rPr>
          <w:rFonts w:ascii="Segoe UI" w:hAnsi="Segoe UI" w:cs="Segoe UI"/>
          <w:sz w:val="21"/>
          <w:szCs w:val="21"/>
        </w:rPr>
        <w:pict>
          <v:rect id="_x0000_i1208" style="width:0;height:1.5pt" o:hralign="center" o:hrstd="t" o:hr="t" fillcolor="#a0a0a0" stroked="f"/>
        </w:pict>
      </w:r>
    </w:p>
    <w:p w:rsidR="00B0471B" w:rsidRDefault="00B0471B" w:rsidP="00B0471B">
      <w:pPr>
        <w:pStyle w:val="Heading2"/>
        <w:spacing w:line="300" w:lineRule="atLeast"/>
        <w:rPr>
          <w:rFonts w:ascii="Segoe UI" w:hAnsi="Segoe UI" w:cs="Segoe UI"/>
        </w:rPr>
      </w:pPr>
      <w:r>
        <w:rPr>
          <w:rFonts w:ascii="Segoe UI" w:hAnsi="Segoe UI" w:cs="Segoe UI"/>
        </w:rPr>
        <w:t>Step 2: Corrupt workflow file delete karo</w:t>
      </w:r>
    </w:p>
    <w:p w:rsidR="00B0471B" w:rsidRDefault="00B0471B" w:rsidP="00B0471B">
      <w:pPr>
        <w:spacing w:line="300" w:lineRule="atLeast"/>
        <w:rPr>
          <w:rFonts w:ascii="Segoe UI" w:hAnsi="Segoe UI" w:cs="Segoe UI"/>
          <w:sz w:val="21"/>
          <w:szCs w:val="21"/>
        </w:rPr>
      </w:pPr>
      <w:r>
        <w:rPr>
          <w:rFonts w:ascii="Segoe UI" w:hAnsi="Segoe UI" w:cs="Segoe UI"/>
          <w:sz w:val="21"/>
          <w:szCs w:val="21"/>
        </w:rPr>
        <w:t>cd ~/enterprise-genai-iac</w:t>
      </w:r>
    </w:p>
    <w:p w:rsidR="00B0471B" w:rsidRDefault="00B0471B" w:rsidP="00B0471B">
      <w:pPr>
        <w:spacing w:line="300" w:lineRule="atLeast"/>
        <w:rPr>
          <w:rFonts w:ascii="Segoe UI" w:hAnsi="Segoe UI" w:cs="Segoe UI"/>
          <w:sz w:val="21"/>
          <w:szCs w:val="21"/>
        </w:rPr>
      </w:pPr>
    </w:p>
    <w:p w:rsidR="00B0471B" w:rsidRDefault="00B0471B" w:rsidP="00B0471B">
      <w:pPr>
        <w:spacing w:line="300" w:lineRule="atLeast"/>
        <w:rPr>
          <w:rFonts w:ascii="Segoe UI" w:hAnsi="Segoe UI" w:cs="Segoe UI"/>
          <w:sz w:val="21"/>
          <w:szCs w:val="21"/>
        </w:rPr>
      </w:pPr>
      <w:r>
        <w:rPr>
          <w:rFonts w:ascii="Segoe UI" w:hAnsi="Segoe UI" w:cs="Segoe UI"/>
          <w:sz w:val="21"/>
          <w:szCs w:val="21"/>
        </w:rPr>
        <w:t>rm -f .github/workflows/terraform-plan.yml</w:t>
      </w:r>
    </w:p>
    <w:p w:rsidR="00B0471B" w:rsidRDefault="00B0471B" w:rsidP="00B0471B">
      <w:pPr>
        <w:spacing w:line="300" w:lineRule="atLeast"/>
        <w:rPr>
          <w:rFonts w:ascii="Segoe UI" w:hAnsi="Segoe UI" w:cs="Segoe UI"/>
          <w:sz w:val="21"/>
          <w:szCs w:val="21"/>
        </w:rPr>
      </w:pPr>
      <w:r>
        <w:rPr>
          <w:rFonts w:ascii="Segoe UI" w:hAnsi="Segoe UI" w:cs="Segoe UI"/>
          <w:sz w:val="21"/>
          <w:szCs w:val="21"/>
        </w:rPr>
        <w:t>mkdir -p .github/workflows</w:t>
      </w:r>
    </w:p>
    <w:p w:rsidR="00B0471B" w:rsidRDefault="00114F67" w:rsidP="00B0471B">
      <w:pPr>
        <w:spacing w:line="300" w:lineRule="atLeast"/>
        <w:rPr>
          <w:rFonts w:ascii="Segoe UI" w:hAnsi="Segoe UI" w:cs="Segoe UI"/>
          <w:sz w:val="21"/>
          <w:szCs w:val="21"/>
        </w:rPr>
      </w:pPr>
      <w:r>
        <w:rPr>
          <w:rFonts w:ascii="Segoe UI" w:hAnsi="Segoe UI" w:cs="Segoe UI"/>
          <w:sz w:val="21"/>
          <w:szCs w:val="21"/>
        </w:rPr>
        <w:pict>
          <v:rect id="_x0000_i1209" style="width:0;height:1.5pt" o:hralign="center" o:hrstd="t" o:hr="t" fillcolor="#a0a0a0" stroked="f"/>
        </w:pict>
      </w:r>
    </w:p>
    <w:p w:rsidR="00B0471B" w:rsidRDefault="00B0471B" w:rsidP="00B0471B">
      <w:pPr>
        <w:pStyle w:val="Heading2"/>
        <w:spacing w:line="300" w:lineRule="atLeast"/>
        <w:rPr>
          <w:rFonts w:ascii="Segoe UI" w:hAnsi="Segoe UI" w:cs="Segoe UI"/>
        </w:rPr>
      </w:pPr>
      <w:r>
        <w:rPr>
          <w:rFonts w:ascii="Segoe UI" w:hAnsi="Segoe UI" w:cs="Segoe UI"/>
        </w:rPr>
        <w:t>Step 3: Correct workflow file create karo</w:t>
      </w:r>
    </w:p>
    <w:p w:rsidR="00B0471B" w:rsidRDefault="00B0471B" w:rsidP="00B0471B">
      <w:pPr>
        <w:pStyle w:val="NormalWeb"/>
        <w:spacing w:line="300" w:lineRule="atLeast"/>
        <w:rPr>
          <w:rFonts w:ascii="Segoe UI" w:hAnsi="Segoe UI" w:cs="Segoe UI"/>
          <w:sz w:val="21"/>
          <w:szCs w:val="21"/>
        </w:rPr>
      </w:pPr>
      <w:r>
        <w:rPr>
          <w:rStyle w:val="Strong"/>
          <w:rFonts w:ascii="Segoe UI" w:hAnsi="Segoe UI" w:cs="Segoe UI"/>
          <w:sz w:val="21"/>
          <w:szCs w:val="21"/>
        </w:rPr>
        <w:t>Is poore command ko ek saath paste karo:</w:t>
      </w:r>
    </w:p>
    <w:p w:rsidR="00B0471B" w:rsidRDefault="00B0471B" w:rsidP="00B0471B">
      <w:pPr>
        <w:spacing w:line="300" w:lineRule="atLeast"/>
        <w:rPr>
          <w:rFonts w:ascii="Segoe UI" w:hAnsi="Segoe UI" w:cs="Segoe UI"/>
          <w:sz w:val="21"/>
          <w:szCs w:val="21"/>
        </w:rPr>
      </w:pPr>
      <w:r>
        <w:rPr>
          <w:rFonts w:ascii="Segoe UI" w:hAnsi="Segoe UI" w:cs="Segoe UI"/>
          <w:sz w:val="21"/>
          <w:szCs w:val="21"/>
        </w:rPr>
        <w:t>cat &gt; .github/workflows/terraform-plan.yml &lt;&lt;'EOF'</w:t>
      </w:r>
    </w:p>
    <w:p w:rsidR="00B0471B" w:rsidRDefault="00B0471B" w:rsidP="00B0471B">
      <w:pPr>
        <w:spacing w:line="300" w:lineRule="atLeast"/>
        <w:rPr>
          <w:rFonts w:ascii="Segoe UI" w:hAnsi="Segoe UI" w:cs="Segoe UI"/>
          <w:sz w:val="21"/>
          <w:szCs w:val="21"/>
        </w:rPr>
      </w:pPr>
      <w:r>
        <w:rPr>
          <w:rFonts w:ascii="Segoe UI" w:hAnsi="Segoe UI" w:cs="Segoe UI"/>
          <w:sz w:val="21"/>
          <w:szCs w:val="21"/>
        </w:rPr>
        <w:t>name: Terraform Plan</w:t>
      </w:r>
    </w:p>
    <w:p w:rsidR="00B0471B" w:rsidRDefault="00B0471B" w:rsidP="00B0471B">
      <w:pPr>
        <w:spacing w:line="300" w:lineRule="atLeast"/>
        <w:rPr>
          <w:rFonts w:ascii="Segoe UI" w:hAnsi="Segoe UI" w:cs="Segoe UI"/>
          <w:sz w:val="21"/>
          <w:szCs w:val="21"/>
        </w:rPr>
      </w:pPr>
    </w:p>
    <w:p w:rsidR="00B0471B" w:rsidRDefault="00B0471B" w:rsidP="00B0471B">
      <w:pPr>
        <w:spacing w:line="300" w:lineRule="atLeast"/>
        <w:rPr>
          <w:rFonts w:ascii="Segoe UI" w:hAnsi="Segoe UI" w:cs="Segoe UI"/>
          <w:sz w:val="21"/>
          <w:szCs w:val="21"/>
        </w:rPr>
      </w:pPr>
      <w:r>
        <w:rPr>
          <w:rFonts w:ascii="Segoe UI" w:hAnsi="Segoe UI" w:cs="Segoe UI"/>
          <w:sz w:val="21"/>
          <w:szCs w:val="21"/>
        </w:rPr>
        <w:t>on:</w:t>
      </w:r>
    </w:p>
    <w:p w:rsidR="00B0471B" w:rsidRDefault="00B0471B" w:rsidP="00B0471B">
      <w:pPr>
        <w:spacing w:line="300" w:lineRule="atLeast"/>
        <w:rPr>
          <w:rFonts w:ascii="Segoe UI" w:hAnsi="Segoe UI" w:cs="Segoe UI"/>
          <w:sz w:val="21"/>
          <w:szCs w:val="21"/>
        </w:rPr>
      </w:pPr>
      <w:r>
        <w:rPr>
          <w:rFonts w:ascii="Segoe UI" w:hAnsi="Segoe UI" w:cs="Segoe UI"/>
          <w:sz w:val="21"/>
          <w:szCs w:val="21"/>
        </w:rPr>
        <w:t>  pull_request:</w:t>
      </w:r>
    </w:p>
    <w:p w:rsidR="00B0471B" w:rsidRDefault="00B0471B" w:rsidP="00B0471B">
      <w:pPr>
        <w:spacing w:line="300" w:lineRule="atLeast"/>
        <w:rPr>
          <w:rFonts w:ascii="Segoe UI" w:hAnsi="Segoe UI" w:cs="Segoe UI"/>
          <w:sz w:val="21"/>
          <w:szCs w:val="21"/>
        </w:rPr>
      </w:pPr>
      <w:r>
        <w:rPr>
          <w:rFonts w:ascii="Segoe UI" w:hAnsi="Segoe UI" w:cs="Segoe UI"/>
          <w:sz w:val="21"/>
          <w:szCs w:val="21"/>
        </w:rPr>
        <w:t>    branches:</w:t>
      </w:r>
    </w:p>
    <w:p w:rsidR="00B0471B" w:rsidRDefault="00B0471B" w:rsidP="00B0471B">
      <w:pPr>
        <w:spacing w:line="300" w:lineRule="atLeast"/>
        <w:rPr>
          <w:rFonts w:ascii="Segoe UI" w:hAnsi="Segoe UI" w:cs="Segoe UI"/>
          <w:sz w:val="21"/>
          <w:szCs w:val="21"/>
        </w:rPr>
      </w:pPr>
      <w:r>
        <w:rPr>
          <w:rFonts w:ascii="Segoe UI" w:hAnsi="Segoe UI" w:cs="Segoe UI"/>
          <w:sz w:val="21"/>
          <w:szCs w:val="21"/>
        </w:rPr>
        <w:t>      - main</w:t>
      </w:r>
    </w:p>
    <w:p w:rsidR="00B0471B" w:rsidRDefault="00B0471B" w:rsidP="00B0471B">
      <w:pPr>
        <w:spacing w:line="300" w:lineRule="atLeast"/>
        <w:rPr>
          <w:rFonts w:ascii="Segoe UI" w:hAnsi="Segoe UI" w:cs="Segoe UI"/>
          <w:sz w:val="21"/>
          <w:szCs w:val="21"/>
        </w:rPr>
      </w:pPr>
      <w:r>
        <w:rPr>
          <w:rFonts w:ascii="Segoe UI" w:hAnsi="Segoe UI" w:cs="Segoe UI"/>
          <w:sz w:val="21"/>
          <w:szCs w:val="21"/>
        </w:rPr>
        <w:t>  workflow_dispatch:</w:t>
      </w:r>
    </w:p>
    <w:p w:rsidR="00B0471B" w:rsidRDefault="00B0471B" w:rsidP="00B0471B">
      <w:pPr>
        <w:spacing w:line="300" w:lineRule="atLeast"/>
        <w:rPr>
          <w:rFonts w:ascii="Segoe UI" w:hAnsi="Segoe UI" w:cs="Segoe UI"/>
          <w:sz w:val="21"/>
          <w:szCs w:val="21"/>
        </w:rPr>
      </w:pPr>
    </w:p>
    <w:p w:rsidR="00B0471B" w:rsidRDefault="00B0471B" w:rsidP="00B0471B">
      <w:pPr>
        <w:spacing w:line="300" w:lineRule="atLeast"/>
        <w:rPr>
          <w:rFonts w:ascii="Segoe UI" w:hAnsi="Segoe UI" w:cs="Segoe UI"/>
          <w:sz w:val="21"/>
          <w:szCs w:val="21"/>
        </w:rPr>
      </w:pPr>
      <w:r>
        <w:rPr>
          <w:rFonts w:ascii="Segoe UI" w:hAnsi="Segoe UI" w:cs="Segoe UI"/>
          <w:sz w:val="21"/>
          <w:szCs w:val="21"/>
        </w:rPr>
        <w:t>permissions:</w:t>
      </w:r>
    </w:p>
    <w:p w:rsidR="00B0471B" w:rsidRDefault="00B0471B" w:rsidP="00B0471B">
      <w:pPr>
        <w:spacing w:line="300" w:lineRule="atLeast"/>
        <w:rPr>
          <w:rFonts w:ascii="Segoe UI" w:hAnsi="Segoe UI" w:cs="Segoe UI"/>
          <w:sz w:val="21"/>
          <w:szCs w:val="21"/>
        </w:rPr>
      </w:pPr>
      <w:r>
        <w:rPr>
          <w:rFonts w:ascii="Segoe UI" w:hAnsi="Segoe UI" w:cs="Segoe UI"/>
          <w:sz w:val="21"/>
          <w:szCs w:val="21"/>
        </w:rPr>
        <w:t>  id-token: write</w:t>
      </w:r>
    </w:p>
    <w:p w:rsidR="00B0471B" w:rsidRDefault="00B0471B" w:rsidP="00B0471B">
      <w:pPr>
        <w:spacing w:line="300" w:lineRule="atLeast"/>
        <w:rPr>
          <w:rFonts w:ascii="Segoe UI" w:hAnsi="Segoe UI" w:cs="Segoe UI"/>
          <w:sz w:val="21"/>
          <w:szCs w:val="21"/>
        </w:rPr>
      </w:pPr>
      <w:r>
        <w:rPr>
          <w:rFonts w:ascii="Segoe UI" w:hAnsi="Segoe UI" w:cs="Segoe UI"/>
          <w:sz w:val="21"/>
          <w:szCs w:val="21"/>
        </w:rPr>
        <w:t>  contents: read</w:t>
      </w:r>
    </w:p>
    <w:p w:rsidR="00B0471B" w:rsidRDefault="00B0471B" w:rsidP="00B0471B">
      <w:pPr>
        <w:spacing w:line="300" w:lineRule="atLeast"/>
        <w:rPr>
          <w:rFonts w:ascii="Segoe UI" w:hAnsi="Segoe UI" w:cs="Segoe UI"/>
          <w:sz w:val="21"/>
          <w:szCs w:val="21"/>
        </w:rPr>
      </w:pPr>
    </w:p>
    <w:p w:rsidR="00B0471B" w:rsidRDefault="00B0471B" w:rsidP="00B0471B">
      <w:pPr>
        <w:spacing w:line="300" w:lineRule="atLeast"/>
        <w:rPr>
          <w:rFonts w:ascii="Segoe UI" w:hAnsi="Segoe UI" w:cs="Segoe UI"/>
          <w:sz w:val="21"/>
          <w:szCs w:val="21"/>
        </w:rPr>
      </w:pPr>
      <w:r>
        <w:rPr>
          <w:rFonts w:ascii="Segoe UI" w:hAnsi="Segoe UI" w:cs="Segoe UI"/>
          <w:sz w:val="21"/>
          <w:szCs w:val="21"/>
        </w:rPr>
        <w:t>jobs:</w:t>
      </w:r>
    </w:p>
    <w:p w:rsidR="00B0471B" w:rsidRDefault="00B0471B" w:rsidP="00B0471B">
      <w:pPr>
        <w:spacing w:line="300" w:lineRule="atLeast"/>
        <w:rPr>
          <w:rFonts w:ascii="Segoe UI" w:hAnsi="Segoe UI" w:cs="Segoe UI"/>
          <w:sz w:val="21"/>
          <w:szCs w:val="21"/>
        </w:rPr>
      </w:pPr>
      <w:r>
        <w:rPr>
          <w:rFonts w:ascii="Segoe UI" w:hAnsi="Segoe UI" w:cs="Segoe UI"/>
          <w:sz w:val="21"/>
          <w:szCs w:val="21"/>
        </w:rPr>
        <w:lastRenderedPageBreak/>
        <w:t>  terraform-plan:</w:t>
      </w:r>
    </w:p>
    <w:p w:rsidR="00B0471B" w:rsidRDefault="00B0471B" w:rsidP="00B0471B">
      <w:pPr>
        <w:spacing w:line="300" w:lineRule="atLeast"/>
        <w:rPr>
          <w:rFonts w:ascii="Segoe UI" w:hAnsi="Segoe UI" w:cs="Segoe UI"/>
          <w:sz w:val="21"/>
          <w:szCs w:val="21"/>
        </w:rPr>
      </w:pPr>
      <w:r>
        <w:rPr>
          <w:rFonts w:ascii="Segoe UI" w:hAnsi="Segoe UI" w:cs="Segoe UI"/>
          <w:sz w:val="21"/>
          <w:szCs w:val="21"/>
        </w:rPr>
        <w:t>    name: Terraform Plan</w:t>
      </w:r>
    </w:p>
    <w:p w:rsidR="00B0471B" w:rsidRDefault="00B0471B" w:rsidP="00B0471B">
      <w:pPr>
        <w:spacing w:line="300" w:lineRule="atLeast"/>
        <w:rPr>
          <w:rFonts w:ascii="Segoe UI" w:hAnsi="Segoe UI" w:cs="Segoe UI"/>
          <w:sz w:val="21"/>
          <w:szCs w:val="21"/>
        </w:rPr>
      </w:pPr>
      <w:r>
        <w:rPr>
          <w:rFonts w:ascii="Segoe UI" w:hAnsi="Segoe UI" w:cs="Segoe UI"/>
          <w:sz w:val="21"/>
          <w:szCs w:val="21"/>
        </w:rPr>
        <w:t>    runs-on: ubuntu-latest</w:t>
      </w:r>
    </w:p>
    <w:p w:rsidR="00B0471B" w:rsidRDefault="00B0471B" w:rsidP="00B0471B">
      <w:pPr>
        <w:spacing w:line="300" w:lineRule="atLeast"/>
        <w:rPr>
          <w:rFonts w:ascii="Segoe UI" w:hAnsi="Segoe UI" w:cs="Segoe UI"/>
          <w:sz w:val="21"/>
          <w:szCs w:val="21"/>
        </w:rPr>
      </w:pPr>
    </w:p>
    <w:p w:rsidR="00B0471B" w:rsidRDefault="00B0471B" w:rsidP="00B0471B">
      <w:pPr>
        <w:spacing w:line="300" w:lineRule="atLeast"/>
        <w:rPr>
          <w:rFonts w:ascii="Segoe UI" w:hAnsi="Segoe UI" w:cs="Segoe UI"/>
          <w:sz w:val="21"/>
          <w:szCs w:val="21"/>
        </w:rPr>
      </w:pPr>
      <w:r>
        <w:rPr>
          <w:rFonts w:ascii="Segoe UI" w:hAnsi="Segoe UI" w:cs="Segoe UI"/>
          <w:sz w:val="21"/>
          <w:szCs w:val="21"/>
        </w:rPr>
        <w:t>    defaults:</w:t>
      </w:r>
    </w:p>
    <w:p w:rsidR="00B0471B" w:rsidRDefault="00B0471B" w:rsidP="00B0471B">
      <w:pPr>
        <w:spacing w:line="300" w:lineRule="atLeast"/>
        <w:rPr>
          <w:rFonts w:ascii="Segoe UI" w:hAnsi="Segoe UI" w:cs="Segoe UI"/>
          <w:sz w:val="21"/>
          <w:szCs w:val="21"/>
        </w:rPr>
      </w:pPr>
      <w:r>
        <w:rPr>
          <w:rFonts w:ascii="Segoe UI" w:hAnsi="Segoe UI" w:cs="Segoe UI"/>
          <w:sz w:val="21"/>
          <w:szCs w:val="21"/>
        </w:rPr>
        <w:t>      run:</w:t>
      </w:r>
    </w:p>
    <w:p w:rsidR="00B0471B" w:rsidRDefault="00B0471B" w:rsidP="00B0471B">
      <w:pPr>
        <w:spacing w:line="300" w:lineRule="atLeast"/>
        <w:rPr>
          <w:rFonts w:ascii="Segoe UI" w:hAnsi="Segoe UI" w:cs="Segoe UI"/>
          <w:sz w:val="21"/>
          <w:szCs w:val="21"/>
        </w:rPr>
      </w:pPr>
      <w:r>
        <w:rPr>
          <w:rFonts w:ascii="Segoe UI" w:hAnsi="Segoe UI" w:cs="Segoe UI"/>
          <w:sz w:val="21"/>
          <w:szCs w:val="21"/>
        </w:rPr>
        <w:t>        working-directory: infra</w:t>
      </w:r>
    </w:p>
    <w:p w:rsidR="00B0471B" w:rsidRDefault="00B0471B" w:rsidP="00B0471B">
      <w:pPr>
        <w:spacing w:line="300" w:lineRule="atLeast"/>
        <w:rPr>
          <w:rFonts w:ascii="Segoe UI" w:hAnsi="Segoe UI" w:cs="Segoe UI"/>
          <w:sz w:val="21"/>
          <w:szCs w:val="21"/>
        </w:rPr>
      </w:pPr>
    </w:p>
    <w:p w:rsidR="00B0471B" w:rsidRDefault="00B0471B" w:rsidP="00B0471B">
      <w:pPr>
        <w:spacing w:line="300" w:lineRule="atLeast"/>
        <w:rPr>
          <w:rFonts w:ascii="Segoe UI" w:hAnsi="Segoe UI" w:cs="Segoe UI"/>
          <w:sz w:val="21"/>
          <w:szCs w:val="21"/>
        </w:rPr>
      </w:pPr>
      <w:r>
        <w:rPr>
          <w:rFonts w:ascii="Segoe UI" w:hAnsi="Segoe UI" w:cs="Segoe UI"/>
          <w:sz w:val="21"/>
          <w:szCs w:val="21"/>
        </w:rPr>
        <w:t>    steps:</w:t>
      </w:r>
    </w:p>
    <w:p w:rsidR="00B0471B" w:rsidRDefault="00B0471B" w:rsidP="00B0471B">
      <w:pPr>
        <w:spacing w:line="300" w:lineRule="atLeast"/>
        <w:rPr>
          <w:rFonts w:ascii="Segoe UI" w:hAnsi="Segoe UI" w:cs="Segoe UI"/>
          <w:sz w:val="21"/>
          <w:szCs w:val="21"/>
        </w:rPr>
      </w:pPr>
      <w:r>
        <w:rPr>
          <w:rFonts w:ascii="Segoe UI" w:hAnsi="Segoe UI" w:cs="Segoe UI"/>
          <w:sz w:val="21"/>
          <w:szCs w:val="21"/>
        </w:rPr>
        <w:t>      - name: Checkout repository</w:t>
      </w:r>
    </w:p>
    <w:p w:rsidR="00B0471B" w:rsidRDefault="00B0471B" w:rsidP="00B0471B">
      <w:pPr>
        <w:spacing w:line="300" w:lineRule="atLeast"/>
        <w:rPr>
          <w:rFonts w:ascii="Segoe UI" w:hAnsi="Segoe UI" w:cs="Segoe UI"/>
          <w:sz w:val="21"/>
          <w:szCs w:val="21"/>
        </w:rPr>
      </w:pPr>
      <w:r>
        <w:rPr>
          <w:rFonts w:ascii="Segoe UI" w:hAnsi="Segoe UI" w:cs="Segoe UI"/>
          <w:sz w:val="21"/>
          <w:szCs w:val="21"/>
        </w:rPr>
        <w:t>        uses: actions/checkout@v4</w:t>
      </w:r>
    </w:p>
    <w:p w:rsidR="00B0471B" w:rsidRDefault="00B0471B" w:rsidP="00B0471B">
      <w:pPr>
        <w:spacing w:line="300" w:lineRule="atLeast"/>
        <w:rPr>
          <w:rFonts w:ascii="Segoe UI" w:hAnsi="Segoe UI" w:cs="Segoe UI"/>
          <w:sz w:val="21"/>
          <w:szCs w:val="21"/>
        </w:rPr>
      </w:pPr>
    </w:p>
    <w:p w:rsidR="00B0471B" w:rsidRDefault="00B0471B" w:rsidP="00B0471B">
      <w:pPr>
        <w:spacing w:line="300" w:lineRule="atLeast"/>
        <w:rPr>
          <w:rFonts w:ascii="Segoe UI" w:hAnsi="Segoe UI" w:cs="Segoe UI"/>
          <w:sz w:val="21"/>
          <w:szCs w:val="21"/>
        </w:rPr>
      </w:pPr>
      <w:r>
        <w:rPr>
          <w:rFonts w:ascii="Segoe UI" w:hAnsi="Segoe UI" w:cs="Segoe UI"/>
          <w:sz w:val="21"/>
          <w:szCs w:val="21"/>
        </w:rPr>
        <w:t>      - name: Configure AWS credentials using OIDC</w:t>
      </w:r>
    </w:p>
    <w:p w:rsidR="00B0471B" w:rsidRDefault="00B0471B" w:rsidP="00B0471B">
      <w:pPr>
        <w:spacing w:line="300" w:lineRule="atLeast"/>
        <w:rPr>
          <w:rFonts w:ascii="Segoe UI" w:hAnsi="Segoe UI" w:cs="Segoe UI"/>
          <w:sz w:val="21"/>
          <w:szCs w:val="21"/>
        </w:rPr>
      </w:pPr>
      <w:r>
        <w:rPr>
          <w:rFonts w:ascii="Segoe UI" w:hAnsi="Segoe UI" w:cs="Segoe UI"/>
          <w:sz w:val="21"/>
          <w:szCs w:val="21"/>
        </w:rPr>
        <w:t>        uses: aws-actions/configure-aws-credentials@v4</w:t>
      </w:r>
    </w:p>
    <w:p w:rsidR="00B0471B" w:rsidRDefault="00B0471B" w:rsidP="00B0471B">
      <w:pPr>
        <w:spacing w:line="300" w:lineRule="atLeast"/>
        <w:rPr>
          <w:rFonts w:ascii="Segoe UI" w:hAnsi="Segoe UI" w:cs="Segoe UI"/>
          <w:sz w:val="21"/>
          <w:szCs w:val="21"/>
        </w:rPr>
      </w:pPr>
      <w:r>
        <w:rPr>
          <w:rFonts w:ascii="Segoe UI" w:hAnsi="Segoe UI" w:cs="Segoe UI"/>
          <w:sz w:val="21"/>
          <w:szCs w:val="21"/>
        </w:rPr>
        <w:t>        with:</w:t>
      </w:r>
    </w:p>
    <w:p w:rsidR="00B0471B" w:rsidRDefault="00B0471B" w:rsidP="00B0471B">
      <w:pPr>
        <w:spacing w:line="300" w:lineRule="atLeast"/>
        <w:rPr>
          <w:rFonts w:ascii="Segoe UI" w:hAnsi="Segoe UI" w:cs="Segoe UI"/>
          <w:sz w:val="21"/>
          <w:szCs w:val="21"/>
        </w:rPr>
      </w:pPr>
      <w:r>
        <w:rPr>
          <w:rFonts w:ascii="Segoe UI" w:hAnsi="Segoe UI" w:cs="Segoe UI"/>
          <w:sz w:val="21"/>
          <w:szCs w:val="21"/>
        </w:rPr>
        <w:t>          role-to-assume: ${{ vars.AWS_ROLE_TO_ASSUME }}</w:t>
      </w:r>
    </w:p>
    <w:p w:rsidR="00B0471B" w:rsidRDefault="00B0471B" w:rsidP="00B0471B">
      <w:pPr>
        <w:spacing w:line="300" w:lineRule="atLeast"/>
        <w:rPr>
          <w:rFonts w:ascii="Segoe UI" w:hAnsi="Segoe UI" w:cs="Segoe UI"/>
          <w:sz w:val="21"/>
          <w:szCs w:val="21"/>
        </w:rPr>
      </w:pPr>
      <w:r>
        <w:rPr>
          <w:rFonts w:ascii="Segoe UI" w:hAnsi="Segoe UI" w:cs="Segoe UI"/>
          <w:sz w:val="21"/>
          <w:szCs w:val="21"/>
        </w:rPr>
        <w:t>          aws-region: ap-south-1</w:t>
      </w:r>
    </w:p>
    <w:p w:rsidR="00B0471B" w:rsidRDefault="00B0471B" w:rsidP="00B0471B">
      <w:pPr>
        <w:spacing w:line="300" w:lineRule="atLeast"/>
        <w:rPr>
          <w:rFonts w:ascii="Segoe UI" w:hAnsi="Segoe UI" w:cs="Segoe UI"/>
          <w:sz w:val="21"/>
          <w:szCs w:val="21"/>
        </w:rPr>
      </w:pPr>
    </w:p>
    <w:p w:rsidR="00B0471B" w:rsidRDefault="00B0471B" w:rsidP="00B0471B">
      <w:pPr>
        <w:spacing w:line="300" w:lineRule="atLeast"/>
        <w:rPr>
          <w:rFonts w:ascii="Segoe UI" w:hAnsi="Segoe UI" w:cs="Segoe UI"/>
          <w:sz w:val="21"/>
          <w:szCs w:val="21"/>
        </w:rPr>
      </w:pPr>
      <w:r>
        <w:rPr>
          <w:rFonts w:ascii="Segoe UI" w:hAnsi="Segoe UI" w:cs="Segoe UI"/>
          <w:sz w:val="21"/>
          <w:szCs w:val="21"/>
        </w:rPr>
        <w:t>      - name: Setup Terraform</w:t>
      </w:r>
    </w:p>
    <w:p w:rsidR="00B0471B" w:rsidRDefault="00B0471B" w:rsidP="00B0471B">
      <w:pPr>
        <w:spacing w:line="300" w:lineRule="atLeast"/>
        <w:rPr>
          <w:rFonts w:ascii="Segoe UI" w:hAnsi="Segoe UI" w:cs="Segoe UI"/>
          <w:sz w:val="21"/>
          <w:szCs w:val="21"/>
        </w:rPr>
      </w:pPr>
      <w:r>
        <w:rPr>
          <w:rFonts w:ascii="Segoe UI" w:hAnsi="Segoe UI" w:cs="Segoe UI"/>
          <w:sz w:val="21"/>
          <w:szCs w:val="21"/>
        </w:rPr>
        <w:t>        uses: hashicorp/setup-terraform@v3</w:t>
      </w:r>
    </w:p>
    <w:p w:rsidR="00B0471B" w:rsidRDefault="00B0471B" w:rsidP="00B0471B">
      <w:pPr>
        <w:spacing w:line="300" w:lineRule="atLeast"/>
        <w:rPr>
          <w:rFonts w:ascii="Segoe UI" w:hAnsi="Segoe UI" w:cs="Segoe UI"/>
          <w:sz w:val="21"/>
          <w:szCs w:val="21"/>
        </w:rPr>
      </w:pPr>
    </w:p>
    <w:p w:rsidR="00B0471B" w:rsidRDefault="00B0471B" w:rsidP="00B0471B">
      <w:pPr>
        <w:spacing w:line="300" w:lineRule="atLeast"/>
        <w:rPr>
          <w:rFonts w:ascii="Segoe UI" w:hAnsi="Segoe UI" w:cs="Segoe UI"/>
          <w:sz w:val="21"/>
          <w:szCs w:val="21"/>
        </w:rPr>
      </w:pPr>
      <w:r>
        <w:rPr>
          <w:rFonts w:ascii="Segoe UI" w:hAnsi="Segoe UI" w:cs="Segoe UI"/>
          <w:sz w:val="21"/>
          <w:szCs w:val="21"/>
        </w:rPr>
        <w:t>      - name: Create terraform.tfvars from GitHub variables</w:t>
      </w:r>
    </w:p>
    <w:p w:rsidR="00B0471B" w:rsidRDefault="00B0471B" w:rsidP="00B0471B">
      <w:pPr>
        <w:spacing w:line="300" w:lineRule="atLeast"/>
        <w:rPr>
          <w:rFonts w:ascii="Segoe UI" w:hAnsi="Segoe UI" w:cs="Segoe UI"/>
          <w:sz w:val="21"/>
          <w:szCs w:val="21"/>
        </w:rPr>
      </w:pPr>
      <w:r>
        <w:rPr>
          <w:rFonts w:ascii="Segoe UI" w:hAnsi="Segoe UI" w:cs="Segoe UI"/>
          <w:sz w:val="21"/>
          <w:szCs w:val="21"/>
        </w:rPr>
        <w:t>        run: |</w:t>
      </w:r>
    </w:p>
    <w:p w:rsidR="00B0471B" w:rsidRDefault="00B0471B" w:rsidP="00B0471B">
      <w:pPr>
        <w:spacing w:line="300" w:lineRule="atLeast"/>
        <w:rPr>
          <w:rFonts w:ascii="Segoe UI" w:hAnsi="Segoe UI" w:cs="Segoe UI"/>
          <w:sz w:val="21"/>
          <w:szCs w:val="21"/>
        </w:rPr>
      </w:pPr>
      <w:r>
        <w:rPr>
          <w:rFonts w:ascii="Segoe UI" w:hAnsi="Segoe UI" w:cs="Segoe UI"/>
          <w:sz w:val="21"/>
          <w:szCs w:val="21"/>
        </w:rPr>
        <w:t>          cat &gt; terraform.tfvars &lt;&lt;TFVARS</w:t>
      </w:r>
    </w:p>
    <w:p w:rsidR="00B0471B" w:rsidRDefault="00B0471B" w:rsidP="00B0471B">
      <w:pPr>
        <w:spacing w:line="300" w:lineRule="atLeast"/>
        <w:rPr>
          <w:rFonts w:ascii="Segoe UI" w:hAnsi="Segoe UI" w:cs="Segoe UI"/>
          <w:sz w:val="21"/>
          <w:szCs w:val="21"/>
        </w:rPr>
      </w:pPr>
      <w:r>
        <w:rPr>
          <w:rFonts w:ascii="Segoe UI" w:hAnsi="Segoe UI" w:cs="Segoe UI"/>
          <w:sz w:val="21"/>
          <w:szCs w:val="21"/>
        </w:rPr>
        <w:t>          project_name         = "enterprise-genai-assistant"</w:t>
      </w:r>
    </w:p>
    <w:p w:rsidR="00B0471B" w:rsidRDefault="00B0471B" w:rsidP="00B0471B">
      <w:pPr>
        <w:spacing w:line="300" w:lineRule="atLeast"/>
        <w:rPr>
          <w:rFonts w:ascii="Segoe UI" w:hAnsi="Segoe UI" w:cs="Segoe UI"/>
          <w:sz w:val="21"/>
          <w:szCs w:val="21"/>
        </w:rPr>
      </w:pPr>
      <w:r>
        <w:rPr>
          <w:rFonts w:ascii="Segoe UI" w:hAnsi="Segoe UI" w:cs="Segoe UI"/>
          <w:sz w:val="21"/>
          <w:szCs w:val="21"/>
        </w:rPr>
        <w:t>          environment          = "dev"</w:t>
      </w:r>
    </w:p>
    <w:p w:rsidR="00B0471B" w:rsidRDefault="00B0471B" w:rsidP="00B0471B">
      <w:pPr>
        <w:spacing w:line="300" w:lineRule="atLeast"/>
        <w:rPr>
          <w:rFonts w:ascii="Segoe UI" w:hAnsi="Segoe UI" w:cs="Segoe UI"/>
          <w:sz w:val="21"/>
          <w:szCs w:val="21"/>
        </w:rPr>
      </w:pPr>
    </w:p>
    <w:p w:rsidR="00B0471B" w:rsidRDefault="00B0471B" w:rsidP="00B0471B">
      <w:pPr>
        <w:spacing w:line="300" w:lineRule="atLeast"/>
        <w:rPr>
          <w:rFonts w:ascii="Segoe UI" w:hAnsi="Segoe UI" w:cs="Segoe UI"/>
          <w:sz w:val="21"/>
          <w:szCs w:val="21"/>
        </w:rPr>
      </w:pPr>
      <w:r>
        <w:rPr>
          <w:rFonts w:ascii="Segoe UI" w:hAnsi="Segoe UI" w:cs="Segoe UI"/>
          <w:sz w:val="21"/>
          <w:szCs w:val="21"/>
        </w:rPr>
        <w:t>          lambda_function_name = "bedrock-claude-it-support-api"</w:t>
      </w:r>
    </w:p>
    <w:p w:rsidR="00B0471B" w:rsidRDefault="00B0471B" w:rsidP="00B0471B">
      <w:pPr>
        <w:spacing w:line="300" w:lineRule="atLeast"/>
        <w:rPr>
          <w:rFonts w:ascii="Segoe UI" w:hAnsi="Segoe UI" w:cs="Segoe UI"/>
          <w:sz w:val="21"/>
          <w:szCs w:val="21"/>
        </w:rPr>
      </w:pPr>
    </w:p>
    <w:p w:rsidR="00B0471B" w:rsidRDefault="00B0471B" w:rsidP="00B0471B">
      <w:pPr>
        <w:spacing w:line="300" w:lineRule="atLeast"/>
        <w:rPr>
          <w:rFonts w:ascii="Segoe UI" w:hAnsi="Segoe UI" w:cs="Segoe UI"/>
          <w:sz w:val="21"/>
          <w:szCs w:val="21"/>
        </w:rPr>
      </w:pPr>
      <w:r>
        <w:rPr>
          <w:rFonts w:ascii="Segoe UI" w:hAnsi="Segoe UI" w:cs="Segoe UI"/>
          <w:sz w:val="21"/>
          <w:szCs w:val="21"/>
        </w:rPr>
        <w:t>          model_id             = "${{ vars.TF_MODEL_ID }}"</w:t>
      </w:r>
    </w:p>
    <w:p w:rsidR="00B0471B" w:rsidRDefault="00B0471B" w:rsidP="00B0471B">
      <w:pPr>
        <w:spacing w:line="300" w:lineRule="atLeast"/>
        <w:rPr>
          <w:rFonts w:ascii="Segoe UI" w:hAnsi="Segoe UI" w:cs="Segoe UI"/>
          <w:sz w:val="21"/>
          <w:szCs w:val="21"/>
        </w:rPr>
      </w:pPr>
      <w:r>
        <w:rPr>
          <w:rFonts w:ascii="Segoe UI" w:hAnsi="Segoe UI" w:cs="Segoe UI"/>
          <w:sz w:val="21"/>
          <w:szCs w:val="21"/>
        </w:rPr>
        <w:t>          knowledge_base_id    = "${{ vars.TF_KNOWLEDGE_BASE_ID }}"</w:t>
      </w:r>
    </w:p>
    <w:p w:rsidR="00B0471B" w:rsidRDefault="00B0471B" w:rsidP="00B0471B">
      <w:pPr>
        <w:spacing w:line="300" w:lineRule="atLeast"/>
        <w:rPr>
          <w:rFonts w:ascii="Segoe UI" w:hAnsi="Segoe UI" w:cs="Segoe UI"/>
          <w:sz w:val="21"/>
          <w:szCs w:val="21"/>
        </w:rPr>
      </w:pPr>
    </w:p>
    <w:p w:rsidR="00B0471B" w:rsidRDefault="00B0471B" w:rsidP="00B0471B">
      <w:pPr>
        <w:spacing w:line="300" w:lineRule="atLeast"/>
        <w:rPr>
          <w:rFonts w:ascii="Segoe UI" w:hAnsi="Segoe UI" w:cs="Segoe UI"/>
          <w:sz w:val="21"/>
          <w:szCs w:val="21"/>
        </w:rPr>
      </w:pPr>
      <w:r>
        <w:rPr>
          <w:rFonts w:ascii="Segoe UI" w:hAnsi="Segoe UI" w:cs="Segoe UI"/>
          <w:sz w:val="21"/>
          <w:szCs w:val="21"/>
        </w:rPr>
        <w:t>          chat_history_table   = "EnterpriseGenAIChatHistory"</w:t>
      </w:r>
    </w:p>
    <w:p w:rsidR="00B0471B" w:rsidRDefault="00B0471B" w:rsidP="00B0471B">
      <w:pPr>
        <w:spacing w:line="300" w:lineRule="atLeast"/>
        <w:rPr>
          <w:rFonts w:ascii="Segoe UI" w:hAnsi="Segoe UI" w:cs="Segoe UI"/>
          <w:sz w:val="21"/>
          <w:szCs w:val="21"/>
        </w:rPr>
      </w:pPr>
      <w:r>
        <w:rPr>
          <w:rFonts w:ascii="Segoe UI" w:hAnsi="Segoe UI" w:cs="Segoe UI"/>
          <w:sz w:val="21"/>
          <w:szCs w:val="21"/>
        </w:rPr>
        <w:t>          tickets_table        = "EnterpriseGenAITickets"</w:t>
      </w:r>
    </w:p>
    <w:p w:rsidR="00B0471B" w:rsidRDefault="00B0471B" w:rsidP="00B0471B">
      <w:pPr>
        <w:spacing w:line="300" w:lineRule="atLeast"/>
        <w:rPr>
          <w:rFonts w:ascii="Segoe UI" w:hAnsi="Segoe UI" w:cs="Segoe UI"/>
          <w:sz w:val="21"/>
          <w:szCs w:val="21"/>
        </w:rPr>
      </w:pPr>
    </w:p>
    <w:p w:rsidR="00B0471B" w:rsidRDefault="00B0471B" w:rsidP="00B0471B">
      <w:pPr>
        <w:spacing w:line="300" w:lineRule="atLeast"/>
        <w:rPr>
          <w:rFonts w:ascii="Segoe UI" w:hAnsi="Segoe UI" w:cs="Segoe UI"/>
          <w:sz w:val="21"/>
          <w:szCs w:val="21"/>
        </w:rPr>
      </w:pPr>
      <w:r>
        <w:rPr>
          <w:rFonts w:ascii="Segoe UI" w:hAnsi="Segoe UI" w:cs="Segoe UI"/>
          <w:sz w:val="21"/>
          <w:szCs w:val="21"/>
        </w:rPr>
        <w:t>          max_tokens           = 800</w:t>
      </w:r>
    </w:p>
    <w:p w:rsidR="00B0471B" w:rsidRDefault="00B0471B" w:rsidP="00B0471B">
      <w:pPr>
        <w:spacing w:line="300" w:lineRule="atLeast"/>
        <w:rPr>
          <w:rFonts w:ascii="Segoe UI" w:hAnsi="Segoe UI" w:cs="Segoe UI"/>
          <w:sz w:val="21"/>
          <w:szCs w:val="21"/>
        </w:rPr>
      </w:pPr>
      <w:r>
        <w:rPr>
          <w:rFonts w:ascii="Segoe UI" w:hAnsi="Segoe UI" w:cs="Segoe UI"/>
          <w:sz w:val="21"/>
          <w:szCs w:val="21"/>
        </w:rPr>
        <w:t>          temperature          = 0.3</w:t>
      </w:r>
    </w:p>
    <w:p w:rsidR="00B0471B" w:rsidRDefault="00B0471B" w:rsidP="00B0471B">
      <w:pPr>
        <w:spacing w:line="300" w:lineRule="atLeast"/>
        <w:rPr>
          <w:rFonts w:ascii="Segoe UI" w:hAnsi="Segoe UI" w:cs="Segoe UI"/>
          <w:sz w:val="21"/>
          <w:szCs w:val="21"/>
        </w:rPr>
      </w:pPr>
      <w:r>
        <w:rPr>
          <w:rFonts w:ascii="Segoe UI" w:hAnsi="Segoe UI" w:cs="Segoe UI"/>
          <w:sz w:val="21"/>
          <w:szCs w:val="21"/>
        </w:rPr>
        <w:t>          max_message_length   = 2000</w:t>
      </w:r>
    </w:p>
    <w:p w:rsidR="00B0471B" w:rsidRDefault="00B0471B" w:rsidP="00B0471B">
      <w:pPr>
        <w:spacing w:line="300" w:lineRule="atLeast"/>
        <w:rPr>
          <w:rFonts w:ascii="Segoe UI" w:hAnsi="Segoe UI" w:cs="Segoe UI"/>
          <w:sz w:val="21"/>
          <w:szCs w:val="21"/>
        </w:rPr>
      </w:pPr>
      <w:r>
        <w:rPr>
          <w:rFonts w:ascii="Segoe UI" w:hAnsi="Segoe UI" w:cs="Segoe UI"/>
          <w:sz w:val="21"/>
          <w:szCs w:val="21"/>
        </w:rPr>
        <w:t>          TFVARS</w:t>
      </w:r>
    </w:p>
    <w:p w:rsidR="00B0471B" w:rsidRDefault="00B0471B" w:rsidP="00B0471B">
      <w:pPr>
        <w:spacing w:line="300" w:lineRule="atLeast"/>
        <w:rPr>
          <w:rFonts w:ascii="Segoe UI" w:hAnsi="Segoe UI" w:cs="Segoe UI"/>
          <w:sz w:val="21"/>
          <w:szCs w:val="21"/>
        </w:rPr>
      </w:pPr>
    </w:p>
    <w:p w:rsidR="00B0471B" w:rsidRDefault="00B0471B" w:rsidP="00B0471B">
      <w:pPr>
        <w:spacing w:line="300" w:lineRule="atLeast"/>
        <w:rPr>
          <w:rFonts w:ascii="Segoe UI" w:hAnsi="Segoe UI" w:cs="Segoe UI"/>
          <w:sz w:val="21"/>
          <w:szCs w:val="21"/>
        </w:rPr>
      </w:pPr>
      <w:r>
        <w:rPr>
          <w:rFonts w:ascii="Segoe UI" w:hAnsi="Segoe UI" w:cs="Segoe UI"/>
          <w:sz w:val="21"/>
          <w:szCs w:val="21"/>
        </w:rPr>
        <w:t>      - name: Terraform fmt check</w:t>
      </w:r>
    </w:p>
    <w:p w:rsidR="00B0471B" w:rsidRDefault="00B0471B" w:rsidP="00B0471B">
      <w:pPr>
        <w:spacing w:line="300" w:lineRule="atLeast"/>
        <w:rPr>
          <w:rFonts w:ascii="Segoe UI" w:hAnsi="Segoe UI" w:cs="Segoe UI"/>
          <w:sz w:val="21"/>
          <w:szCs w:val="21"/>
        </w:rPr>
      </w:pPr>
      <w:r>
        <w:rPr>
          <w:rFonts w:ascii="Segoe UI" w:hAnsi="Segoe UI" w:cs="Segoe UI"/>
          <w:sz w:val="21"/>
          <w:szCs w:val="21"/>
        </w:rPr>
        <w:t>        run: terraform fmt -check</w:t>
      </w:r>
    </w:p>
    <w:p w:rsidR="00B0471B" w:rsidRDefault="00B0471B" w:rsidP="00B0471B">
      <w:pPr>
        <w:spacing w:line="300" w:lineRule="atLeast"/>
        <w:rPr>
          <w:rFonts w:ascii="Segoe UI" w:hAnsi="Segoe UI" w:cs="Segoe UI"/>
          <w:sz w:val="21"/>
          <w:szCs w:val="21"/>
        </w:rPr>
      </w:pPr>
    </w:p>
    <w:p w:rsidR="00B0471B" w:rsidRDefault="00B0471B" w:rsidP="00B0471B">
      <w:pPr>
        <w:spacing w:line="300" w:lineRule="atLeast"/>
        <w:rPr>
          <w:rFonts w:ascii="Segoe UI" w:hAnsi="Segoe UI" w:cs="Segoe UI"/>
          <w:sz w:val="21"/>
          <w:szCs w:val="21"/>
        </w:rPr>
      </w:pPr>
      <w:r>
        <w:rPr>
          <w:rFonts w:ascii="Segoe UI" w:hAnsi="Segoe UI" w:cs="Segoe UI"/>
          <w:sz w:val="21"/>
          <w:szCs w:val="21"/>
        </w:rPr>
        <w:t>      - name: Terraform init</w:t>
      </w:r>
    </w:p>
    <w:p w:rsidR="00B0471B" w:rsidRDefault="00B0471B" w:rsidP="00B0471B">
      <w:pPr>
        <w:spacing w:line="300" w:lineRule="atLeast"/>
        <w:rPr>
          <w:rFonts w:ascii="Segoe UI" w:hAnsi="Segoe UI" w:cs="Segoe UI"/>
          <w:sz w:val="21"/>
          <w:szCs w:val="21"/>
        </w:rPr>
      </w:pPr>
      <w:r>
        <w:rPr>
          <w:rFonts w:ascii="Segoe UI" w:hAnsi="Segoe UI" w:cs="Segoe UI"/>
          <w:sz w:val="21"/>
          <w:szCs w:val="21"/>
        </w:rPr>
        <w:t>        run: terraform init</w:t>
      </w:r>
    </w:p>
    <w:p w:rsidR="00B0471B" w:rsidRDefault="00B0471B" w:rsidP="00B0471B">
      <w:pPr>
        <w:spacing w:line="300" w:lineRule="atLeast"/>
        <w:rPr>
          <w:rFonts w:ascii="Segoe UI" w:hAnsi="Segoe UI" w:cs="Segoe UI"/>
          <w:sz w:val="21"/>
          <w:szCs w:val="21"/>
        </w:rPr>
      </w:pPr>
    </w:p>
    <w:p w:rsidR="00B0471B" w:rsidRDefault="00B0471B" w:rsidP="00B0471B">
      <w:pPr>
        <w:spacing w:line="300" w:lineRule="atLeast"/>
        <w:rPr>
          <w:rFonts w:ascii="Segoe UI" w:hAnsi="Segoe UI" w:cs="Segoe UI"/>
          <w:sz w:val="21"/>
          <w:szCs w:val="21"/>
        </w:rPr>
      </w:pPr>
      <w:r>
        <w:rPr>
          <w:rFonts w:ascii="Segoe UI" w:hAnsi="Segoe UI" w:cs="Segoe UI"/>
          <w:sz w:val="21"/>
          <w:szCs w:val="21"/>
        </w:rPr>
        <w:t>      - name: Terraform validate</w:t>
      </w:r>
    </w:p>
    <w:p w:rsidR="00B0471B" w:rsidRDefault="00B0471B" w:rsidP="00B0471B">
      <w:pPr>
        <w:spacing w:line="300" w:lineRule="atLeast"/>
        <w:rPr>
          <w:rFonts w:ascii="Segoe UI" w:hAnsi="Segoe UI" w:cs="Segoe UI"/>
          <w:sz w:val="21"/>
          <w:szCs w:val="21"/>
        </w:rPr>
      </w:pPr>
      <w:r>
        <w:rPr>
          <w:rFonts w:ascii="Segoe UI" w:hAnsi="Segoe UI" w:cs="Segoe UI"/>
          <w:sz w:val="21"/>
          <w:szCs w:val="21"/>
        </w:rPr>
        <w:t>        run: terraform validate</w:t>
      </w:r>
    </w:p>
    <w:p w:rsidR="00B0471B" w:rsidRDefault="00B0471B" w:rsidP="00B0471B">
      <w:pPr>
        <w:spacing w:line="300" w:lineRule="atLeast"/>
        <w:rPr>
          <w:rFonts w:ascii="Segoe UI" w:hAnsi="Segoe UI" w:cs="Segoe UI"/>
          <w:sz w:val="21"/>
          <w:szCs w:val="21"/>
        </w:rPr>
      </w:pPr>
    </w:p>
    <w:p w:rsidR="00B0471B" w:rsidRDefault="00B0471B" w:rsidP="00B0471B">
      <w:pPr>
        <w:spacing w:line="300" w:lineRule="atLeast"/>
        <w:rPr>
          <w:rFonts w:ascii="Segoe UI" w:hAnsi="Segoe UI" w:cs="Segoe UI"/>
          <w:sz w:val="21"/>
          <w:szCs w:val="21"/>
        </w:rPr>
      </w:pPr>
      <w:r>
        <w:rPr>
          <w:rFonts w:ascii="Segoe UI" w:hAnsi="Segoe UI" w:cs="Segoe UI"/>
          <w:sz w:val="21"/>
          <w:szCs w:val="21"/>
        </w:rPr>
        <w:t>      - name: Terraform plan</w:t>
      </w:r>
    </w:p>
    <w:p w:rsidR="00B0471B" w:rsidRDefault="00B0471B" w:rsidP="00B0471B">
      <w:pPr>
        <w:spacing w:line="300" w:lineRule="atLeast"/>
        <w:rPr>
          <w:rFonts w:ascii="Segoe UI" w:hAnsi="Segoe UI" w:cs="Segoe UI"/>
          <w:sz w:val="21"/>
          <w:szCs w:val="21"/>
        </w:rPr>
      </w:pPr>
      <w:r>
        <w:rPr>
          <w:rFonts w:ascii="Segoe UI" w:hAnsi="Segoe UI" w:cs="Segoe UI"/>
          <w:sz w:val="21"/>
          <w:szCs w:val="21"/>
        </w:rPr>
        <w:t>        run: terraform plan</w:t>
      </w:r>
    </w:p>
    <w:p w:rsidR="00B0471B" w:rsidRDefault="00B0471B" w:rsidP="00B0471B">
      <w:pPr>
        <w:spacing w:line="300" w:lineRule="atLeast"/>
        <w:rPr>
          <w:rFonts w:ascii="Segoe UI" w:hAnsi="Segoe UI" w:cs="Segoe UI"/>
          <w:sz w:val="21"/>
          <w:szCs w:val="21"/>
        </w:rPr>
      </w:pPr>
      <w:r>
        <w:rPr>
          <w:rFonts w:ascii="Segoe UI" w:hAnsi="Segoe UI" w:cs="Segoe UI"/>
          <w:sz w:val="21"/>
          <w:szCs w:val="21"/>
        </w:rPr>
        <w:t>EOF</w:t>
      </w:r>
    </w:p>
    <w:p w:rsidR="00B0471B" w:rsidRDefault="00114F67" w:rsidP="00B0471B">
      <w:pPr>
        <w:spacing w:line="300" w:lineRule="atLeast"/>
        <w:rPr>
          <w:rFonts w:ascii="Segoe UI" w:hAnsi="Segoe UI" w:cs="Segoe UI"/>
          <w:sz w:val="21"/>
          <w:szCs w:val="21"/>
        </w:rPr>
      </w:pPr>
      <w:r>
        <w:rPr>
          <w:rFonts w:ascii="Segoe UI" w:hAnsi="Segoe UI" w:cs="Segoe UI"/>
          <w:sz w:val="21"/>
          <w:szCs w:val="21"/>
        </w:rPr>
        <w:pict>
          <v:rect id="_x0000_i1210" style="width:0;height:1.5pt" o:hralign="center" o:hrstd="t" o:hr="t" fillcolor="#a0a0a0" stroked="f"/>
        </w:pict>
      </w:r>
    </w:p>
    <w:p w:rsidR="00B0471B" w:rsidRDefault="00B0471B" w:rsidP="00B0471B">
      <w:pPr>
        <w:pStyle w:val="Heading2"/>
        <w:spacing w:line="300" w:lineRule="atLeast"/>
        <w:rPr>
          <w:rFonts w:ascii="Segoe UI" w:hAnsi="Segoe UI" w:cs="Segoe UI"/>
        </w:rPr>
      </w:pPr>
      <w:r>
        <w:rPr>
          <w:rFonts w:ascii="Segoe UI" w:hAnsi="Segoe UI" w:cs="Segoe UI"/>
        </w:rPr>
        <w:t>Step 4: Verify karo ki file complete hai</w:t>
      </w:r>
    </w:p>
    <w:p w:rsidR="00B0471B" w:rsidRDefault="00B0471B" w:rsidP="00B0471B">
      <w:pPr>
        <w:pStyle w:val="NormalWeb"/>
        <w:spacing w:line="300" w:lineRule="atLeast"/>
        <w:rPr>
          <w:rFonts w:ascii="Segoe UI" w:hAnsi="Segoe UI" w:cs="Segoe UI"/>
          <w:sz w:val="21"/>
          <w:szCs w:val="21"/>
        </w:rPr>
      </w:pPr>
      <w:r>
        <w:rPr>
          <w:rFonts w:ascii="Segoe UI" w:hAnsi="Segoe UI" w:cs="Segoe UI"/>
          <w:sz w:val="21"/>
          <w:szCs w:val="21"/>
        </w:rPr>
        <w:t>sed -n '1,120p' .github/workflows/terraform-plan.yml</w:t>
      </w:r>
    </w:p>
    <w:p w:rsidR="00B0471B" w:rsidRDefault="00B0471B" w:rsidP="00B0471B">
      <w:pPr>
        <w:pStyle w:val="NormalWeb"/>
        <w:spacing w:line="300" w:lineRule="atLeast"/>
        <w:rPr>
          <w:rFonts w:ascii="Segoe UI" w:hAnsi="Segoe UI" w:cs="Segoe UI"/>
          <w:sz w:val="21"/>
          <w:szCs w:val="21"/>
        </w:rPr>
      </w:pPr>
      <w:r>
        <w:rPr>
          <w:rFonts w:ascii="Segoe UI" w:hAnsi="Segoe UI" w:cs="Segoe UI"/>
          <w:sz w:val="21"/>
          <w:szCs w:val="21"/>
        </w:rPr>
        <w:t>Output me first line ye honi chahiye:</w:t>
      </w:r>
    </w:p>
    <w:p w:rsidR="00B0471B" w:rsidRDefault="00B0471B" w:rsidP="00B0471B">
      <w:pPr>
        <w:pStyle w:val="NormalWeb"/>
        <w:spacing w:line="300" w:lineRule="atLeast"/>
        <w:rPr>
          <w:rFonts w:ascii="Segoe UI" w:hAnsi="Segoe UI" w:cs="Segoe UI"/>
          <w:sz w:val="21"/>
          <w:szCs w:val="21"/>
        </w:rPr>
      </w:pPr>
      <w:r>
        <w:rPr>
          <w:rFonts w:ascii="Segoe UI" w:hAnsi="Segoe UI" w:cs="Segoe UI"/>
          <w:sz w:val="21"/>
          <w:szCs w:val="21"/>
        </w:rPr>
        <w:t>name: Terraform Plan</w:t>
      </w:r>
    </w:p>
    <w:p w:rsidR="00B0471B" w:rsidRDefault="00B0471B" w:rsidP="00B0471B">
      <w:pPr>
        <w:pStyle w:val="NormalWeb"/>
        <w:spacing w:line="300" w:lineRule="atLeast"/>
        <w:rPr>
          <w:rFonts w:ascii="Segoe UI" w:hAnsi="Segoe UI" w:cs="Segoe UI"/>
          <w:sz w:val="21"/>
          <w:szCs w:val="21"/>
        </w:rPr>
      </w:pPr>
      <w:r>
        <w:rPr>
          <w:rFonts w:ascii="Segoe UI" w:hAnsi="Segoe UI" w:cs="Segoe UI"/>
          <w:sz w:val="21"/>
          <w:szCs w:val="21"/>
        </w:rPr>
        <w:t>Aur last part ye hona chahiye:</w:t>
      </w:r>
    </w:p>
    <w:p w:rsidR="00B0471B" w:rsidRDefault="00B0471B" w:rsidP="00B0471B">
      <w:pPr>
        <w:spacing w:line="300" w:lineRule="atLeast"/>
        <w:rPr>
          <w:rFonts w:ascii="Segoe UI" w:hAnsi="Segoe UI" w:cs="Segoe UI"/>
          <w:sz w:val="21"/>
          <w:szCs w:val="21"/>
        </w:rPr>
      </w:pPr>
      <w:r>
        <w:rPr>
          <w:rFonts w:ascii="Segoe UI" w:hAnsi="Segoe UI" w:cs="Segoe UI"/>
          <w:sz w:val="21"/>
          <w:szCs w:val="21"/>
        </w:rPr>
        <w:t>      - name: Terraform plan</w:t>
      </w:r>
    </w:p>
    <w:p w:rsidR="00B0471B" w:rsidRDefault="00B0471B" w:rsidP="00B0471B">
      <w:pPr>
        <w:spacing w:line="300" w:lineRule="atLeast"/>
        <w:rPr>
          <w:rFonts w:ascii="Segoe UI" w:hAnsi="Segoe UI" w:cs="Segoe UI"/>
          <w:sz w:val="21"/>
          <w:szCs w:val="21"/>
        </w:rPr>
      </w:pPr>
      <w:r>
        <w:rPr>
          <w:rFonts w:ascii="Segoe UI" w:hAnsi="Segoe UI" w:cs="Segoe UI"/>
          <w:sz w:val="21"/>
          <w:szCs w:val="21"/>
        </w:rPr>
        <w:t>        run: terraform plan</w:t>
      </w:r>
    </w:p>
    <w:p w:rsidR="00B0471B" w:rsidRDefault="00114F67" w:rsidP="00B0471B">
      <w:pPr>
        <w:spacing w:line="300" w:lineRule="atLeast"/>
        <w:rPr>
          <w:rFonts w:ascii="Segoe UI" w:hAnsi="Segoe UI" w:cs="Segoe UI"/>
          <w:sz w:val="21"/>
          <w:szCs w:val="21"/>
        </w:rPr>
      </w:pPr>
      <w:r>
        <w:rPr>
          <w:rFonts w:ascii="Segoe UI" w:hAnsi="Segoe UI" w:cs="Segoe UI"/>
          <w:sz w:val="21"/>
          <w:szCs w:val="21"/>
        </w:rPr>
        <w:pict>
          <v:rect id="_x0000_i1211" style="width:0;height:1.5pt" o:hralign="center" o:hrstd="t" o:hr="t" fillcolor="#a0a0a0" stroked="f"/>
        </w:pict>
      </w:r>
    </w:p>
    <w:p w:rsidR="00B0471B" w:rsidRDefault="00B0471B" w:rsidP="00B0471B">
      <w:pPr>
        <w:pStyle w:val="Heading2"/>
        <w:spacing w:line="300" w:lineRule="atLeast"/>
        <w:rPr>
          <w:rFonts w:ascii="Segoe UI" w:hAnsi="Segoe UI" w:cs="Segoe UI"/>
        </w:rPr>
      </w:pPr>
      <w:r>
        <w:rPr>
          <w:rFonts w:ascii="Segoe UI" w:hAnsi="Segoe UI" w:cs="Segoe UI"/>
        </w:rPr>
        <w:t>Step 5: YAML ka basic sanity check</w:t>
      </w:r>
    </w:p>
    <w:p w:rsidR="00B0471B" w:rsidRDefault="00B0471B" w:rsidP="00B0471B">
      <w:pPr>
        <w:pStyle w:val="NormalWeb"/>
        <w:spacing w:line="300" w:lineRule="atLeast"/>
        <w:rPr>
          <w:rFonts w:ascii="Segoe UI" w:hAnsi="Segoe UI" w:cs="Segoe UI"/>
          <w:sz w:val="21"/>
          <w:szCs w:val="21"/>
        </w:rPr>
      </w:pPr>
      <w:r>
        <w:rPr>
          <w:rFonts w:ascii="Segoe UI" w:hAnsi="Segoe UI" w:cs="Segoe UI"/>
          <w:sz w:val="21"/>
          <w:szCs w:val="21"/>
        </w:rPr>
        <w:t>Run karo:</w:t>
      </w:r>
    </w:p>
    <w:p w:rsidR="00B0471B" w:rsidRDefault="00B0471B" w:rsidP="00B0471B">
      <w:pPr>
        <w:spacing w:line="300" w:lineRule="atLeast"/>
        <w:rPr>
          <w:rFonts w:ascii="Segoe UI" w:hAnsi="Segoe UI" w:cs="Segoe UI"/>
          <w:sz w:val="21"/>
          <w:szCs w:val="21"/>
        </w:rPr>
      </w:pPr>
      <w:r>
        <w:rPr>
          <w:rFonts w:ascii="Segoe UI" w:hAnsi="Segoe UI" w:cs="Segoe UI"/>
          <w:sz w:val="21"/>
          <w:szCs w:val="21"/>
        </w:rPr>
        <w:t>grep -n "name: Terraform Plan" .github/workflows/terraform-plan.yml</w:t>
      </w:r>
    </w:p>
    <w:p w:rsidR="00B0471B" w:rsidRDefault="00B0471B" w:rsidP="00B0471B">
      <w:pPr>
        <w:spacing w:line="300" w:lineRule="atLeast"/>
        <w:rPr>
          <w:rFonts w:ascii="Segoe UI" w:hAnsi="Segoe UI" w:cs="Segoe UI"/>
          <w:sz w:val="21"/>
          <w:szCs w:val="21"/>
        </w:rPr>
      </w:pPr>
      <w:r>
        <w:rPr>
          <w:rFonts w:ascii="Segoe UI" w:hAnsi="Segoe UI" w:cs="Segoe UI"/>
          <w:sz w:val="21"/>
          <w:szCs w:val="21"/>
        </w:rPr>
        <w:t>grep -n "Configure AWS credentials using OIDC" .github/workflows/terraform-plan.yml</w:t>
      </w:r>
    </w:p>
    <w:p w:rsidR="00B0471B" w:rsidRDefault="00B0471B" w:rsidP="00B0471B">
      <w:pPr>
        <w:spacing w:line="300" w:lineRule="atLeast"/>
        <w:rPr>
          <w:rFonts w:ascii="Segoe UI" w:hAnsi="Segoe UI" w:cs="Segoe UI"/>
          <w:sz w:val="21"/>
          <w:szCs w:val="21"/>
        </w:rPr>
      </w:pPr>
      <w:r>
        <w:rPr>
          <w:rFonts w:ascii="Segoe UI" w:hAnsi="Segoe UI" w:cs="Segoe UI"/>
          <w:sz w:val="21"/>
          <w:szCs w:val="21"/>
        </w:rPr>
        <w:lastRenderedPageBreak/>
        <w:t>grep -n "Terraform plan" .github/workflows/terraform-plan.yml</w:t>
      </w:r>
    </w:p>
    <w:p w:rsidR="00B0471B" w:rsidRDefault="00B0471B" w:rsidP="00B0471B">
      <w:pPr>
        <w:pStyle w:val="NormalWeb"/>
        <w:spacing w:line="300" w:lineRule="atLeast"/>
        <w:rPr>
          <w:rFonts w:ascii="Segoe UI" w:hAnsi="Segoe UI" w:cs="Segoe UI"/>
          <w:sz w:val="21"/>
          <w:szCs w:val="21"/>
        </w:rPr>
      </w:pPr>
      <w:r>
        <w:rPr>
          <w:rFonts w:ascii="Segoe UI" w:hAnsi="Segoe UI" w:cs="Segoe UI"/>
          <w:sz w:val="21"/>
          <w:szCs w:val="21"/>
        </w:rPr>
        <w:t>Expected: teeno commands output deni chahiye.</w:t>
      </w:r>
    </w:p>
    <w:p w:rsidR="00B0471B" w:rsidRDefault="00114F67" w:rsidP="00B0471B">
      <w:pPr>
        <w:spacing w:line="300" w:lineRule="atLeast"/>
        <w:rPr>
          <w:rFonts w:ascii="Segoe UI" w:hAnsi="Segoe UI" w:cs="Segoe UI"/>
          <w:sz w:val="21"/>
          <w:szCs w:val="21"/>
        </w:rPr>
      </w:pPr>
      <w:r>
        <w:rPr>
          <w:rFonts w:ascii="Segoe UI" w:hAnsi="Segoe UI" w:cs="Segoe UI"/>
          <w:sz w:val="21"/>
          <w:szCs w:val="21"/>
        </w:rPr>
        <w:pict>
          <v:rect id="_x0000_i1212" style="width:0;height:1.5pt" o:hralign="center" o:hrstd="t" o:hr="t" fillcolor="#a0a0a0" stroked="f"/>
        </w:pict>
      </w:r>
    </w:p>
    <w:p w:rsidR="00B0471B" w:rsidRDefault="00B0471B" w:rsidP="00B0471B">
      <w:pPr>
        <w:pStyle w:val="Heading2"/>
        <w:spacing w:line="300" w:lineRule="atLeast"/>
        <w:rPr>
          <w:rFonts w:ascii="Segoe UI" w:hAnsi="Segoe UI" w:cs="Segoe UI"/>
        </w:rPr>
      </w:pPr>
      <w:r>
        <w:rPr>
          <w:rFonts w:ascii="Segoe UI" w:hAnsi="Segoe UI" w:cs="Segoe UI"/>
        </w:rPr>
        <w:t>Important</w:t>
      </w:r>
    </w:p>
    <w:p w:rsidR="00B0471B" w:rsidRDefault="00B0471B" w:rsidP="00B0471B">
      <w:pPr>
        <w:pStyle w:val="NormalWeb"/>
        <w:spacing w:line="300" w:lineRule="atLeast"/>
        <w:rPr>
          <w:rFonts w:ascii="Segoe UI" w:hAnsi="Segoe UI" w:cs="Segoe UI"/>
          <w:sz w:val="21"/>
          <w:szCs w:val="21"/>
        </w:rPr>
      </w:pPr>
      <w:r>
        <w:rPr>
          <w:rFonts w:ascii="Segoe UI" w:hAnsi="Segoe UI" w:cs="Segoe UI"/>
          <w:sz w:val="21"/>
          <w:szCs w:val="21"/>
        </w:rPr>
        <w:t>Abhi workflow file create ho jayegi, but GitHub Actions run tab successfully hoga jab hum GitHub repo variables set karenge:</w:t>
      </w:r>
    </w:p>
    <w:p w:rsidR="00B0471B" w:rsidRDefault="00B0471B" w:rsidP="00B0471B">
      <w:pPr>
        <w:spacing w:line="300" w:lineRule="atLeast"/>
        <w:rPr>
          <w:rFonts w:ascii="Segoe UI" w:hAnsi="Segoe UI" w:cs="Segoe UI"/>
          <w:sz w:val="21"/>
          <w:szCs w:val="21"/>
        </w:rPr>
      </w:pPr>
      <w:r>
        <w:rPr>
          <w:rFonts w:ascii="Segoe UI" w:hAnsi="Segoe UI" w:cs="Segoe UI"/>
          <w:sz w:val="21"/>
          <w:szCs w:val="21"/>
        </w:rPr>
        <w:t>AWS_ROLE_TO_ASSUME</w:t>
      </w:r>
    </w:p>
    <w:p w:rsidR="00B0471B" w:rsidRDefault="00B0471B" w:rsidP="00B0471B">
      <w:pPr>
        <w:spacing w:line="300" w:lineRule="atLeast"/>
        <w:rPr>
          <w:rFonts w:ascii="Segoe UI" w:hAnsi="Segoe UI" w:cs="Segoe UI"/>
          <w:sz w:val="21"/>
          <w:szCs w:val="21"/>
        </w:rPr>
      </w:pPr>
      <w:r>
        <w:rPr>
          <w:rFonts w:ascii="Segoe UI" w:hAnsi="Segoe UI" w:cs="Segoe UI"/>
          <w:sz w:val="21"/>
          <w:szCs w:val="21"/>
        </w:rPr>
        <w:t>TF_MODEL_ID</w:t>
      </w:r>
    </w:p>
    <w:p w:rsidR="00B0471B" w:rsidRDefault="00B0471B" w:rsidP="00B0471B">
      <w:pPr>
        <w:spacing w:line="300" w:lineRule="atLeast"/>
        <w:rPr>
          <w:rFonts w:ascii="Segoe UI" w:hAnsi="Segoe UI" w:cs="Segoe UI"/>
          <w:sz w:val="21"/>
          <w:szCs w:val="21"/>
        </w:rPr>
      </w:pPr>
      <w:r>
        <w:rPr>
          <w:rFonts w:ascii="Segoe UI" w:hAnsi="Segoe UI" w:cs="Segoe UI"/>
          <w:sz w:val="21"/>
          <w:szCs w:val="21"/>
        </w:rPr>
        <w:t>TF_KNOWLEDGE_BASE_ID</w:t>
      </w:r>
    </w:p>
    <w:p w:rsidR="00B0471B" w:rsidRDefault="00B0471B" w:rsidP="00B0471B">
      <w:pPr>
        <w:pStyle w:val="NormalWeb"/>
        <w:spacing w:line="300" w:lineRule="atLeast"/>
        <w:rPr>
          <w:rFonts w:ascii="Segoe UI" w:hAnsi="Segoe UI" w:cs="Segoe UI"/>
          <w:sz w:val="21"/>
          <w:szCs w:val="21"/>
        </w:rPr>
      </w:pPr>
      <w:r>
        <w:rPr>
          <w:rFonts w:ascii="Segoe UI" w:hAnsi="Segoe UI" w:cs="Segoe UI"/>
          <w:sz w:val="21"/>
          <w:szCs w:val="21"/>
        </w:rPr>
        <w:t>Aur AWS side par GitHub OIDC IAM role create karenge.</w:t>
      </w:r>
    </w:p>
    <w:p w:rsidR="00B0471B" w:rsidRDefault="00114F67" w:rsidP="00B0471B">
      <w:pPr>
        <w:spacing w:line="300" w:lineRule="atLeast"/>
        <w:rPr>
          <w:rFonts w:ascii="Segoe UI" w:hAnsi="Segoe UI" w:cs="Segoe UI"/>
          <w:sz w:val="21"/>
          <w:szCs w:val="21"/>
        </w:rPr>
      </w:pPr>
      <w:r>
        <w:rPr>
          <w:rFonts w:ascii="Segoe UI" w:hAnsi="Segoe UI" w:cs="Segoe UI"/>
          <w:sz w:val="21"/>
          <w:szCs w:val="21"/>
        </w:rPr>
        <w:pict>
          <v:rect id="_x0000_i1213" style="width:0;height:1.5pt" o:hralign="center" o:hrstd="t" o:hr="t" fillcolor="#a0a0a0" stroked="f"/>
        </w:pict>
      </w:r>
    </w:p>
    <w:p w:rsidR="00B0471B" w:rsidRDefault="00B0471B" w:rsidP="00B0471B">
      <w:pPr>
        <w:pStyle w:val="NormalWeb"/>
        <w:spacing w:line="300" w:lineRule="atLeast"/>
        <w:rPr>
          <w:rFonts w:ascii="Segoe UI" w:hAnsi="Segoe UI" w:cs="Segoe UI"/>
          <w:sz w:val="21"/>
          <w:szCs w:val="21"/>
        </w:rPr>
      </w:pPr>
      <w:r>
        <w:rPr>
          <w:rFonts w:ascii="Segoe UI" w:hAnsi="Segoe UI" w:cs="Segoe UI"/>
          <w:sz w:val="21"/>
          <w:szCs w:val="21"/>
        </w:rPr>
        <w:t xml:space="preserve">Abhi pehle ye corrected workflow create karo aur </w:t>
      </w:r>
      <w:r>
        <w:rPr>
          <w:rStyle w:val="HTMLCode"/>
        </w:rPr>
        <w:t>sed -n '1,120p' ...</w:t>
      </w:r>
      <w:r>
        <w:rPr>
          <w:rFonts w:ascii="Segoe UI" w:hAnsi="Segoe UI" w:cs="Segoe UI"/>
          <w:sz w:val="21"/>
          <w:szCs w:val="21"/>
        </w:rPr>
        <w:t xml:space="preserve"> ka output bhejo. Main check kar lunga, phir commit/push karwayenge.</w:t>
      </w:r>
    </w:p>
    <w:p w:rsidR="00AB5CA9" w:rsidRDefault="00DC5D32" w:rsidP="009359A7">
      <w:pPr>
        <w:spacing w:after="0" w:line="300" w:lineRule="atLeast"/>
        <w:rPr>
          <w:rFonts w:eastAsia="Times New Roman" w:cstheme="minorHAnsi"/>
          <w:sz w:val="21"/>
          <w:szCs w:val="21"/>
          <w:lang w:eastAsia="en-IN"/>
        </w:rPr>
      </w:pPr>
      <w:r>
        <w:rPr>
          <w:noProof/>
          <w:lang w:eastAsia="en-IN"/>
        </w:rPr>
        <w:drawing>
          <wp:inline distT="0" distB="0" distL="0" distR="0" wp14:anchorId="55035AC9" wp14:editId="2CEA2D67">
            <wp:extent cx="6465570" cy="3636645"/>
            <wp:effectExtent l="0" t="0" r="0" b="190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6465570" cy="3636645"/>
                    </a:xfrm>
                    <a:prstGeom prst="rect">
                      <a:avLst/>
                    </a:prstGeom>
                  </pic:spPr>
                </pic:pic>
              </a:graphicData>
            </a:graphic>
          </wp:inline>
        </w:drawing>
      </w:r>
    </w:p>
    <w:p w:rsidR="00DC5D32" w:rsidRDefault="00DC5D32" w:rsidP="009359A7">
      <w:pPr>
        <w:spacing w:after="0" w:line="300" w:lineRule="atLeast"/>
        <w:rPr>
          <w:rFonts w:eastAsia="Times New Roman" w:cstheme="minorHAnsi"/>
          <w:sz w:val="21"/>
          <w:szCs w:val="21"/>
          <w:lang w:eastAsia="en-IN"/>
        </w:rPr>
      </w:pPr>
    </w:p>
    <w:p w:rsidR="00E818EC" w:rsidRDefault="00E818EC" w:rsidP="00E818EC">
      <w:pPr>
        <w:pStyle w:val="NormalWeb"/>
        <w:spacing w:line="300" w:lineRule="atLeast"/>
        <w:rPr>
          <w:rFonts w:ascii="Segoe UI" w:hAnsi="Segoe UI" w:cs="Segoe UI"/>
          <w:sz w:val="21"/>
          <w:szCs w:val="21"/>
        </w:rPr>
      </w:pPr>
      <w:r>
        <w:rPr>
          <w:rFonts w:ascii="Segoe UI" w:hAnsi="Segoe UI" w:cs="Segoe UI"/>
          <w:sz w:val="21"/>
          <w:szCs w:val="21"/>
        </w:rPr>
        <w:t>Haan bhai, screenshot ke basis par answer clear hai:</w:t>
      </w:r>
    </w:p>
    <w:p w:rsidR="00E818EC" w:rsidRDefault="00E818EC" w:rsidP="00E818EC">
      <w:pPr>
        <w:pStyle w:val="NormalWeb"/>
        <w:spacing w:line="300" w:lineRule="atLeast"/>
        <w:rPr>
          <w:rFonts w:ascii="Segoe UI" w:hAnsi="Segoe UI" w:cs="Segoe UI"/>
          <w:sz w:val="21"/>
          <w:szCs w:val="21"/>
        </w:rPr>
      </w:pPr>
      <w:r>
        <w:rPr>
          <w:rFonts w:ascii="Segoe UI" w:hAnsi="Segoe UI" w:cs="Segoe UI"/>
          <w:sz w:val="21"/>
          <w:szCs w:val="21"/>
        </w:rPr>
        <w:t>imageimage.png (Image: GitHub Actions workflow file contains OIDC credentials step)</w:t>
      </w:r>
    </w:p>
    <w:p w:rsidR="00E818EC" w:rsidRDefault="00E818EC" w:rsidP="00E818EC">
      <w:pPr>
        <w:pStyle w:val="Heading2"/>
        <w:spacing w:line="300" w:lineRule="atLeast"/>
        <w:rPr>
          <w:rFonts w:ascii="Segoe UI" w:hAnsi="Segoe UI" w:cs="Segoe UI"/>
        </w:rPr>
      </w:pPr>
      <w:r>
        <w:rPr>
          <w:rFonts w:ascii="Segoe UI" w:hAnsi="Segoe UI" w:cs="Segoe UI"/>
        </w:rPr>
        <w:t>Short answer</w:t>
      </w:r>
    </w:p>
    <w:p w:rsidR="00E818EC" w:rsidRDefault="00E818EC" w:rsidP="00E818EC">
      <w:pPr>
        <w:pStyle w:val="NormalWeb"/>
        <w:spacing w:line="300" w:lineRule="atLeast"/>
        <w:rPr>
          <w:rFonts w:ascii="Segoe UI" w:hAnsi="Segoe UI" w:cs="Segoe UI"/>
          <w:sz w:val="21"/>
          <w:szCs w:val="21"/>
        </w:rPr>
      </w:pPr>
      <w:r>
        <w:rPr>
          <w:rStyle w:val="Strong"/>
          <w:rFonts w:ascii="Segoe UI" w:hAnsi="Segoe UI" w:cs="Segoe UI"/>
          <w:sz w:val="21"/>
          <w:szCs w:val="21"/>
        </w:rPr>
        <w:t>Abhi humne OIDC ko “use karne ke liye workflow me define” kiya hai, lekin OIDC abhi fully active/use nahi hua hai.</w:t>
      </w:r>
    </w:p>
    <w:p w:rsidR="00E818EC" w:rsidRDefault="00E818EC" w:rsidP="00E818EC">
      <w:pPr>
        <w:pStyle w:val="NormalWeb"/>
        <w:spacing w:line="300" w:lineRule="atLeast"/>
        <w:rPr>
          <w:rFonts w:ascii="Segoe UI" w:hAnsi="Segoe UI" w:cs="Segoe UI"/>
          <w:sz w:val="21"/>
          <w:szCs w:val="21"/>
        </w:rPr>
      </w:pPr>
      <w:r>
        <w:rPr>
          <w:rFonts w:ascii="Segoe UI" w:hAnsi="Segoe UI" w:cs="Segoe UI"/>
          <w:sz w:val="21"/>
          <w:szCs w:val="21"/>
        </w:rPr>
        <w:lastRenderedPageBreak/>
        <w:t>Matlab:</w:t>
      </w:r>
    </w:p>
    <w:p w:rsidR="00E818EC" w:rsidRDefault="00E818EC" w:rsidP="00E818EC">
      <w:pPr>
        <w:spacing w:line="300" w:lineRule="atLeast"/>
        <w:rPr>
          <w:rFonts w:ascii="Segoe UI" w:hAnsi="Segoe UI" w:cs="Segoe UI"/>
          <w:sz w:val="21"/>
          <w:szCs w:val="21"/>
        </w:rPr>
      </w:pPr>
      <w:r>
        <w:rPr>
          <w:rFonts w:ascii="Segoe UI" w:hAnsi="Segoe UI" w:cs="Segoe UI"/>
          <w:sz w:val="21"/>
          <w:szCs w:val="21"/>
        </w:rPr>
        <w:t xml:space="preserve">Workflow file me OIDC configuration reference aa gaya </w:t>
      </w:r>
      <w:r>
        <w:rPr>
          <w:rFonts w:ascii="Segoe UI Symbol" w:hAnsi="Segoe UI Symbol" w:cs="Segoe UI Symbol"/>
          <w:sz w:val="21"/>
          <w:szCs w:val="21"/>
        </w:rPr>
        <w:t>✅</w:t>
      </w:r>
    </w:p>
    <w:p w:rsidR="00E818EC" w:rsidRDefault="00E818EC" w:rsidP="00E818EC">
      <w:pPr>
        <w:spacing w:line="300" w:lineRule="atLeast"/>
        <w:rPr>
          <w:rFonts w:ascii="Segoe UI" w:hAnsi="Segoe UI" w:cs="Segoe UI"/>
          <w:sz w:val="21"/>
          <w:szCs w:val="21"/>
        </w:rPr>
      </w:pPr>
      <w:r>
        <w:rPr>
          <w:rFonts w:ascii="Segoe UI" w:hAnsi="Segoe UI" w:cs="Segoe UI"/>
          <w:sz w:val="21"/>
          <w:szCs w:val="21"/>
        </w:rPr>
        <w:t xml:space="preserve">AWS side par OIDC IAM Role abhi create/set nahi hua </w:t>
      </w:r>
      <w:r>
        <w:rPr>
          <w:rFonts w:ascii="Segoe UI Symbol" w:hAnsi="Segoe UI Symbol" w:cs="Segoe UI Symbol"/>
          <w:sz w:val="21"/>
          <w:szCs w:val="21"/>
        </w:rPr>
        <w:t>❌</w:t>
      </w:r>
    </w:p>
    <w:p w:rsidR="00E818EC" w:rsidRDefault="00E818EC" w:rsidP="00E818EC">
      <w:pPr>
        <w:spacing w:line="300" w:lineRule="atLeast"/>
        <w:rPr>
          <w:rFonts w:ascii="Segoe UI" w:hAnsi="Segoe UI" w:cs="Segoe UI"/>
          <w:sz w:val="21"/>
          <w:szCs w:val="21"/>
        </w:rPr>
      </w:pPr>
      <w:r>
        <w:rPr>
          <w:rFonts w:ascii="Segoe UI" w:hAnsi="Segoe UI" w:cs="Segoe UI"/>
          <w:sz w:val="21"/>
          <w:szCs w:val="21"/>
        </w:rPr>
        <w:t xml:space="preserve">GitHub repo variable AWS_ROLE_TO_ASSUME abhi set nahi hua </w:t>
      </w:r>
      <w:r>
        <w:rPr>
          <w:rFonts w:ascii="Segoe UI Symbol" w:hAnsi="Segoe UI Symbol" w:cs="Segoe UI Symbol"/>
          <w:sz w:val="21"/>
          <w:szCs w:val="21"/>
        </w:rPr>
        <w:t>❌</w:t>
      </w:r>
    </w:p>
    <w:p w:rsidR="00E818EC" w:rsidRDefault="00E818EC" w:rsidP="00E818EC">
      <w:pPr>
        <w:spacing w:line="300" w:lineRule="atLeast"/>
        <w:rPr>
          <w:rFonts w:ascii="Segoe UI" w:hAnsi="Segoe UI" w:cs="Segoe UI"/>
          <w:sz w:val="21"/>
          <w:szCs w:val="21"/>
        </w:rPr>
      </w:pPr>
      <w:r>
        <w:rPr>
          <w:rFonts w:ascii="Segoe UI" w:hAnsi="Segoe UI" w:cs="Segoe UI"/>
          <w:sz w:val="21"/>
          <w:szCs w:val="21"/>
        </w:rPr>
        <w:t xml:space="preserve">Workflow abhi run karke AWS role assume nahi kar raha </w:t>
      </w:r>
      <w:r>
        <w:rPr>
          <w:rFonts w:ascii="Segoe UI Symbol" w:hAnsi="Segoe UI Symbol" w:cs="Segoe UI Symbol"/>
          <w:sz w:val="21"/>
          <w:szCs w:val="21"/>
        </w:rPr>
        <w:t>❌</w:t>
      </w:r>
    </w:p>
    <w:p w:rsidR="00E818EC" w:rsidRDefault="00114F67" w:rsidP="00E818EC">
      <w:pPr>
        <w:spacing w:line="300" w:lineRule="atLeast"/>
        <w:rPr>
          <w:rFonts w:ascii="Segoe UI" w:hAnsi="Segoe UI" w:cs="Segoe UI"/>
          <w:sz w:val="21"/>
          <w:szCs w:val="21"/>
        </w:rPr>
      </w:pPr>
      <w:r>
        <w:rPr>
          <w:rFonts w:ascii="Segoe UI" w:hAnsi="Segoe UI" w:cs="Segoe UI"/>
          <w:sz w:val="21"/>
          <w:szCs w:val="21"/>
        </w:rPr>
        <w:pict>
          <v:rect id="_x0000_i1214" style="width:0;height:1.5pt" o:hralign="center" o:hrstd="t" o:hr="t" fillcolor="#a0a0a0" stroked="f"/>
        </w:pict>
      </w:r>
    </w:p>
    <w:p w:rsidR="00E818EC" w:rsidRDefault="00E818EC" w:rsidP="00E818EC">
      <w:pPr>
        <w:pStyle w:val="Heading1"/>
        <w:spacing w:line="300" w:lineRule="atLeast"/>
        <w:rPr>
          <w:rFonts w:ascii="Segoe UI" w:hAnsi="Segoe UI" w:cs="Segoe UI"/>
          <w:sz w:val="48"/>
          <w:szCs w:val="48"/>
        </w:rPr>
      </w:pPr>
      <w:r>
        <w:rPr>
          <w:rFonts w:ascii="Segoe UI" w:hAnsi="Segoe UI" w:cs="Segoe UI"/>
        </w:rPr>
        <w:t>Kaise pata chale ki workflow me OIDC use ho raha hai?</w:t>
      </w:r>
    </w:p>
    <w:p w:rsidR="00E818EC" w:rsidRDefault="00E818EC" w:rsidP="00E818EC">
      <w:pPr>
        <w:pStyle w:val="NormalWeb"/>
        <w:spacing w:line="300" w:lineRule="atLeast"/>
        <w:rPr>
          <w:rFonts w:ascii="Segoe UI" w:hAnsi="Segoe UI" w:cs="Segoe UI"/>
          <w:sz w:val="21"/>
          <w:szCs w:val="21"/>
        </w:rPr>
      </w:pPr>
      <w:r>
        <w:rPr>
          <w:rFonts w:ascii="Segoe UI" w:hAnsi="Segoe UI" w:cs="Segoe UI"/>
          <w:sz w:val="21"/>
          <w:szCs w:val="21"/>
        </w:rPr>
        <w:t>Screenshot me tumne grep kiya:</w:t>
      </w:r>
    </w:p>
    <w:p w:rsidR="00E818EC" w:rsidRDefault="00E818EC" w:rsidP="00E818EC">
      <w:pPr>
        <w:pStyle w:val="NormalWeb"/>
        <w:spacing w:line="300" w:lineRule="atLeast"/>
        <w:rPr>
          <w:rFonts w:ascii="Segoe UI" w:hAnsi="Segoe UI" w:cs="Segoe UI"/>
          <w:sz w:val="21"/>
          <w:szCs w:val="21"/>
        </w:rPr>
      </w:pPr>
      <w:r>
        <w:rPr>
          <w:rFonts w:ascii="Segoe UI" w:hAnsi="Segoe UI" w:cs="Segoe UI"/>
          <w:sz w:val="21"/>
          <w:szCs w:val="21"/>
        </w:rPr>
        <w:t>grep -n "Configure AWS credentials using OIDC" .github/workflows/terraform-plan.yml</w:t>
      </w:r>
    </w:p>
    <w:p w:rsidR="00E818EC" w:rsidRDefault="00E818EC" w:rsidP="00E818EC">
      <w:pPr>
        <w:pStyle w:val="NormalWeb"/>
        <w:spacing w:line="300" w:lineRule="atLeast"/>
        <w:rPr>
          <w:rFonts w:ascii="Segoe UI" w:hAnsi="Segoe UI" w:cs="Segoe UI"/>
          <w:sz w:val="21"/>
          <w:szCs w:val="21"/>
        </w:rPr>
      </w:pPr>
      <w:r>
        <w:rPr>
          <w:rFonts w:ascii="Segoe UI" w:hAnsi="Segoe UI" w:cs="Segoe UI"/>
          <w:sz w:val="21"/>
          <w:szCs w:val="21"/>
        </w:rPr>
        <w:t>Output:</w:t>
      </w:r>
    </w:p>
    <w:p w:rsidR="00E818EC" w:rsidRDefault="00E818EC" w:rsidP="00E818EC">
      <w:pPr>
        <w:pStyle w:val="NormalWeb"/>
        <w:spacing w:line="300" w:lineRule="atLeast"/>
        <w:rPr>
          <w:rFonts w:ascii="Segoe UI" w:hAnsi="Segoe UI" w:cs="Segoe UI"/>
          <w:sz w:val="21"/>
          <w:szCs w:val="21"/>
        </w:rPr>
      </w:pPr>
      <w:r>
        <w:rPr>
          <w:rFonts w:ascii="Segoe UI" w:hAnsi="Segoe UI" w:cs="Segoe UI"/>
          <w:sz w:val="21"/>
          <w:szCs w:val="21"/>
        </w:rPr>
        <w:t>26: - name: Configure AWS credentials using OIDC</w:t>
      </w:r>
    </w:p>
    <w:p w:rsidR="00E818EC" w:rsidRDefault="00E818EC" w:rsidP="00E818EC">
      <w:pPr>
        <w:pStyle w:val="NormalWeb"/>
        <w:spacing w:line="300" w:lineRule="atLeast"/>
        <w:rPr>
          <w:rFonts w:ascii="Segoe UI" w:hAnsi="Segoe UI" w:cs="Segoe UI"/>
          <w:sz w:val="21"/>
          <w:szCs w:val="21"/>
        </w:rPr>
      </w:pPr>
      <w:r>
        <w:rPr>
          <w:rFonts w:ascii="Segoe UI" w:hAnsi="Segoe UI" w:cs="Segoe UI"/>
          <w:sz w:val="21"/>
          <w:szCs w:val="21"/>
        </w:rPr>
        <w:t>Ye proof hai ki workflow file me OIDC step present hai.</w:t>
      </w:r>
    </w:p>
    <w:p w:rsidR="00E818EC" w:rsidRDefault="00E818EC" w:rsidP="00E818EC">
      <w:pPr>
        <w:pStyle w:val="NormalWeb"/>
        <w:spacing w:line="300" w:lineRule="atLeast"/>
        <w:rPr>
          <w:rFonts w:ascii="Segoe UI" w:hAnsi="Segoe UI" w:cs="Segoe UI"/>
          <w:sz w:val="21"/>
          <w:szCs w:val="21"/>
        </w:rPr>
      </w:pPr>
      <w:r>
        <w:rPr>
          <w:rFonts w:ascii="Segoe UI" w:hAnsi="Segoe UI" w:cs="Segoe UI"/>
          <w:sz w:val="21"/>
          <w:szCs w:val="21"/>
        </w:rPr>
        <w:t>Workflow file me ye lines honi chahiye:</w:t>
      </w:r>
    </w:p>
    <w:p w:rsidR="00E818EC" w:rsidRDefault="00E818EC" w:rsidP="00E818EC">
      <w:pPr>
        <w:spacing w:line="300" w:lineRule="atLeast"/>
        <w:rPr>
          <w:rFonts w:ascii="Segoe UI" w:hAnsi="Segoe UI" w:cs="Segoe UI"/>
          <w:sz w:val="21"/>
          <w:szCs w:val="21"/>
        </w:rPr>
      </w:pPr>
      <w:r>
        <w:rPr>
          <w:rFonts w:ascii="Segoe UI" w:hAnsi="Segoe UI" w:cs="Segoe UI"/>
          <w:sz w:val="21"/>
          <w:szCs w:val="21"/>
        </w:rPr>
        <w:t>permissions:</w:t>
      </w:r>
    </w:p>
    <w:p w:rsidR="00E818EC" w:rsidRDefault="00E818EC" w:rsidP="00E818EC">
      <w:pPr>
        <w:spacing w:line="300" w:lineRule="atLeast"/>
        <w:rPr>
          <w:rFonts w:ascii="Segoe UI" w:hAnsi="Segoe UI" w:cs="Segoe UI"/>
          <w:sz w:val="21"/>
          <w:szCs w:val="21"/>
        </w:rPr>
      </w:pPr>
      <w:r>
        <w:rPr>
          <w:rFonts w:ascii="Segoe UI" w:hAnsi="Segoe UI" w:cs="Segoe UI"/>
          <w:sz w:val="21"/>
          <w:szCs w:val="21"/>
        </w:rPr>
        <w:t>  id-token: write</w:t>
      </w:r>
    </w:p>
    <w:p w:rsidR="00E818EC" w:rsidRDefault="00E818EC" w:rsidP="00E818EC">
      <w:pPr>
        <w:spacing w:line="300" w:lineRule="atLeast"/>
        <w:rPr>
          <w:rFonts w:ascii="Segoe UI" w:hAnsi="Segoe UI" w:cs="Segoe UI"/>
          <w:sz w:val="21"/>
          <w:szCs w:val="21"/>
        </w:rPr>
      </w:pPr>
      <w:r>
        <w:rPr>
          <w:rFonts w:ascii="Segoe UI" w:hAnsi="Segoe UI" w:cs="Segoe UI"/>
          <w:sz w:val="21"/>
          <w:szCs w:val="21"/>
        </w:rPr>
        <w:t>  contents: read</w:t>
      </w:r>
    </w:p>
    <w:p w:rsidR="00E818EC" w:rsidRDefault="00E818EC" w:rsidP="00E818EC">
      <w:pPr>
        <w:pStyle w:val="NormalWeb"/>
        <w:spacing w:line="300" w:lineRule="atLeast"/>
        <w:rPr>
          <w:rFonts w:ascii="Segoe UI" w:hAnsi="Segoe UI" w:cs="Segoe UI"/>
          <w:sz w:val="21"/>
          <w:szCs w:val="21"/>
        </w:rPr>
      </w:pPr>
      <w:r>
        <w:rPr>
          <w:rFonts w:ascii="Segoe UI" w:hAnsi="Segoe UI" w:cs="Segoe UI"/>
          <w:sz w:val="21"/>
          <w:szCs w:val="21"/>
        </w:rPr>
        <w:t>Aur ye step:</w:t>
      </w:r>
    </w:p>
    <w:p w:rsidR="00E818EC" w:rsidRDefault="00E818EC" w:rsidP="00E818EC">
      <w:pPr>
        <w:spacing w:line="300" w:lineRule="atLeast"/>
        <w:rPr>
          <w:rFonts w:ascii="Segoe UI" w:hAnsi="Segoe UI" w:cs="Segoe UI"/>
          <w:sz w:val="21"/>
          <w:szCs w:val="21"/>
        </w:rPr>
      </w:pPr>
      <w:r>
        <w:rPr>
          <w:rFonts w:ascii="Segoe UI" w:hAnsi="Segoe UI" w:cs="Segoe UI"/>
          <w:sz w:val="21"/>
          <w:szCs w:val="21"/>
        </w:rPr>
        <w:t>- name: Configure AWS credentials using OIDC</w:t>
      </w:r>
    </w:p>
    <w:p w:rsidR="00E818EC" w:rsidRDefault="00E818EC" w:rsidP="00E818EC">
      <w:pPr>
        <w:spacing w:line="300" w:lineRule="atLeast"/>
        <w:rPr>
          <w:rFonts w:ascii="Segoe UI" w:hAnsi="Segoe UI" w:cs="Segoe UI"/>
          <w:sz w:val="21"/>
          <w:szCs w:val="21"/>
        </w:rPr>
      </w:pPr>
      <w:r>
        <w:rPr>
          <w:rFonts w:ascii="Segoe UI" w:hAnsi="Segoe UI" w:cs="Segoe UI"/>
          <w:sz w:val="21"/>
          <w:szCs w:val="21"/>
        </w:rPr>
        <w:t>  uses: aws-actions/configure-aws-credentials@v4</w:t>
      </w:r>
    </w:p>
    <w:p w:rsidR="00E818EC" w:rsidRDefault="00E818EC" w:rsidP="00E818EC">
      <w:pPr>
        <w:spacing w:line="300" w:lineRule="atLeast"/>
        <w:rPr>
          <w:rFonts w:ascii="Segoe UI" w:hAnsi="Segoe UI" w:cs="Segoe UI"/>
          <w:sz w:val="21"/>
          <w:szCs w:val="21"/>
        </w:rPr>
      </w:pPr>
      <w:r>
        <w:rPr>
          <w:rFonts w:ascii="Segoe UI" w:hAnsi="Segoe UI" w:cs="Segoe UI"/>
          <w:sz w:val="21"/>
          <w:szCs w:val="21"/>
        </w:rPr>
        <w:t>  with:</w:t>
      </w:r>
    </w:p>
    <w:p w:rsidR="00E818EC" w:rsidRDefault="00E818EC" w:rsidP="00E818EC">
      <w:pPr>
        <w:spacing w:line="300" w:lineRule="atLeast"/>
        <w:rPr>
          <w:rFonts w:ascii="Segoe UI" w:hAnsi="Segoe UI" w:cs="Segoe UI"/>
          <w:sz w:val="21"/>
          <w:szCs w:val="21"/>
        </w:rPr>
      </w:pPr>
      <w:r>
        <w:rPr>
          <w:rFonts w:ascii="Segoe UI" w:hAnsi="Segoe UI" w:cs="Segoe UI"/>
          <w:sz w:val="21"/>
          <w:szCs w:val="21"/>
        </w:rPr>
        <w:t>    role-to-assume: ${{ vars.AWS_ROLE_TO_ASSUME }}</w:t>
      </w:r>
    </w:p>
    <w:p w:rsidR="00E818EC" w:rsidRDefault="00E818EC" w:rsidP="00E818EC">
      <w:pPr>
        <w:spacing w:line="300" w:lineRule="atLeast"/>
        <w:rPr>
          <w:rFonts w:ascii="Segoe UI" w:hAnsi="Segoe UI" w:cs="Segoe UI"/>
          <w:sz w:val="21"/>
          <w:szCs w:val="21"/>
        </w:rPr>
      </w:pPr>
      <w:r>
        <w:rPr>
          <w:rFonts w:ascii="Segoe UI" w:hAnsi="Segoe UI" w:cs="Segoe UI"/>
          <w:sz w:val="21"/>
          <w:szCs w:val="21"/>
        </w:rPr>
        <w:t>    aws-region: ap-south-1</w:t>
      </w:r>
    </w:p>
    <w:p w:rsidR="00E818EC" w:rsidRDefault="00E818EC" w:rsidP="00E818EC">
      <w:pPr>
        <w:pStyle w:val="NormalWeb"/>
        <w:spacing w:line="300" w:lineRule="atLeast"/>
        <w:rPr>
          <w:rFonts w:ascii="Segoe UI" w:hAnsi="Segoe UI" w:cs="Segoe UI"/>
          <w:sz w:val="21"/>
          <w:szCs w:val="21"/>
        </w:rPr>
      </w:pPr>
      <w:r>
        <w:rPr>
          <w:rFonts w:ascii="Segoe UI" w:hAnsi="Segoe UI" w:cs="Segoe UI"/>
          <w:sz w:val="21"/>
          <w:szCs w:val="21"/>
        </w:rPr>
        <w:t>Iska matlab GitHub Actions workflow AWS credentials ke liye static keys nahi, balki OIDC-based role assume karne ki koshish karega.</w:t>
      </w:r>
    </w:p>
    <w:p w:rsidR="00E818EC" w:rsidRDefault="00114F67" w:rsidP="00E818EC">
      <w:pPr>
        <w:spacing w:line="300" w:lineRule="atLeast"/>
        <w:rPr>
          <w:rFonts w:ascii="Segoe UI" w:hAnsi="Segoe UI" w:cs="Segoe UI"/>
          <w:sz w:val="21"/>
          <w:szCs w:val="21"/>
        </w:rPr>
      </w:pPr>
      <w:r>
        <w:rPr>
          <w:rFonts w:ascii="Segoe UI" w:hAnsi="Segoe UI" w:cs="Segoe UI"/>
          <w:sz w:val="21"/>
          <w:szCs w:val="21"/>
        </w:rPr>
        <w:pict>
          <v:rect id="_x0000_i1215" style="width:0;height:1.5pt" o:hralign="center" o:hrstd="t" o:hr="t" fillcolor="#a0a0a0" stroked="f"/>
        </w:pict>
      </w:r>
    </w:p>
    <w:p w:rsidR="00E818EC" w:rsidRDefault="00E818EC" w:rsidP="00E818EC">
      <w:pPr>
        <w:pStyle w:val="Heading1"/>
        <w:spacing w:line="300" w:lineRule="atLeast"/>
        <w:rPr>
          <w:rFonts w:ascii="Segoe UI" w:hAnsi="Segoe UI" w:cs="Segoe UI"/>
          <w:sz w:val="48"/>
          <w:szCs w:val="48"/>
        </w:rPr>
      </w:pPr>
      <w:r>
        <w:rPr>
          <w:rFonts w:ascii="Segoe UI" w:hAnsi="Segoe UI" w:cs="Segoe UI"/>
        </w:rPr>
        <w:t>Lekin OIDC fully use kab hoga?</w:t>
      </w:r>
    </w:p>
    <w:p w:rsidR="00E818EC" w:rsidRDefault="00E818EC" w:rsidP="00E818EC">
      <w:pPr>
        <w:pStyle w:val="NormalWeb"/>
        <w:spacing w:line="300" w:lineRule="atLeast"/>
        <w:rPr>
          <w:rFonts w:ascii="Segoe UI" w:hAnsi="Segoe UI" w:cs="Segoe UI"/>
          <w:sz w:val="21"/>
          <w:szCs w:val="21"/>
        </w:rPr>
      </w:pPr>
      <w:r>
        <w:rPr>
          <w:rFonts w:ascii="Segoe UI" w:hAnsi="Segoe UI" w:cs="Segoe UI"/>
          <w:sz w:val="21"/>
          <w:szCs w:val="21"/>
        </w:rPr>
        <w:t>OIDC fully tab use hoga jab ye 3 cheezein complete hongi:</w:t>
      </w:r>
    </w:p>
    <w:p w:rsidR="00E818EC" w:rsidRDefault="00E818EC" w:rsidP="00E818EC">
      <w:pPr>
        <w:pStyle w:val="Heading2"/>
        <w:spacing w:line="300" w:lineRule="atLeast"/>
        <w:rPr>
          <w:rFonts w:ascii="Segoe UI" w:hAnsi="Segoe UI" w:cs="Segoe UI"/>
        </w:rPr>
      </w:pPr>
      <w:r>
        <w:rPr>
          <w:rFonts w:ascii="Segoe UI" w:hAnsi="Segoe UI" w:cs="Segoe UI"/>
        </w:rPr>
        <w:t>1. AWS IAM me OIDC provider create hoga</w:t>
      </w:r>
    </w:p>
    <w:p w:rsidR="00E818EC" w:rsidRDefault="00E818EC" w:rsidP="00E818EC">
      <w:pPr>
        <w:pStyle w:val="NormalWeb"/>
        <w:spacing w:line="300" w:lineRule="atLeast"/>
        <w:rPr>
          <w:rFonts w:ascii="Segoe UI" w:hAnsi="Segoe UI" w:cs="Segoe UI"/>
          <w:sz w:val="21"/>
          <w:szCs w:val="21"/>
        </w:rPr>
      </w:pPr>
      <w:r>
        <w:rPr>
          <w:rFonts w:ascii="Segoe UI" w:hAnsi="Segoe UI" w:cs="Segoe UI"/>
          <w:sz w:val="21"/>
          <w:szCs w:val="21"/>
        </w:rPr>
        <w:t>AWS side par provider:</w:t>
      </w:r>
    </w:p>
    <w:p w:rsidR="00E818EC" w:rsidRDefault="00114F67" w:rsidP="00E818EC">
      <w:pPr>
        <w:pStyle w:val="NormalWeb"/>
        <w:spacing w:line="300" w:lineRule="atLeast"/>
        <w:rPr>
          <w:rFonts w:ascii="Segoe UI" w:hAnsi="Segoe UI" w:cs="Segoe UI"/>
          <w:sz w:val="21"/>
          <w:szCs w:val="21"/>
        </w:rPr>
      </w:pPr>
      <w:hyperlink r:id="rId99" w:history="1">
        <w:r w:rsidR="00E818EC">
          <w:rPr>
            <w:rStyle w:val="Hyperlink"/>
            <w:rFonts w:ascii="Segoe UI" w:hAnsi="Segoe UI" w:cs="Segoe UI"/>
            <w:sz w:val="21"/>
            <w:szCs w:val="21"/>
          </w:rPr>
          <w:t>https://token.actions.githubusercontent.com</w:t>
        </w:r>
      </w:hyperlink>
    </w:p>
    <w:p w:rsidR="00E818EC" w:rsidRDefault="00E818EC" w:rsidP="00E818EC">
      <w:pPr>
        <w:pStyle w:val="NormalWeb"/>
        <w:spacing w:line="300" w:lineRule="atLeast"/>
        <w:rPr>
          <w:rFonts w:ascii="Segoe UI" w:hAnsi="Segoe UI" w:cs="Segoe UI"/>
          <w:sz w:val="21"/>
          <w:szCs w:val="21"/>
        </w:rPr>
      </w:pPr>
      <w:r>
        <w:rPr>
          <w:rFonts w:ascii="Segoe UI" w:hAnsi="Segoe UI" w:cs="Segoe UI"/>
          <w:sz w:val="21"/>
          <w:szCs w:val="21"/>
        </w:rPr>
        <w:t>Audience:</w:t>
      </w:r>
    </w:p>
    <w:p w:rsidR="00E818EC" w:rsidRDefault="00E818EC" w:rsidP="00E818EC">
      <w:pPr>
        <w:pStyle w:val="NormalWeb"/>
        <w:spacing w:line="300" w:lineRule="atLeast"/>
        <w:rPr>
          <w:rFonts w:ascii="Segoe UI" w:hAnsi="Segoe UI" w:cs="Segoe UI"/>
          <w:sz w:val="21"/>
          <w:szCs w:val="21"/>
        </w:rPr>
      </w:pPr>
      <w:r>
        <w:rPr>
          <w:rFonts w:ascii="Segoe UI" w:hAnsi="Segoe UI" w:cs="Segoe UI"/>
          <w:sz w:val="21"/>
          <w:szCs w:val="21"/>
        </w:rPr>
        <w:t>sts.amazonaws.com</w:t>
      </w:r>
    </w:p>
    <w:p w:rsidR="00E818EC" w:rsidRDefault="00E818EC" w:rsidP="00E818EC">
      <w:pPr>
        <w:pStyle w:val="Heading2"/>
        <w:spacing w:line="300" w:lineRule="atLeast"/>
        <w:rPr>
          <w:rFonts w:ascii="Segoe UI" w:hAnsi="Segoe UI" w:cs="Segoe UI"/>
        </w:rPr>
      </w:pPr>
      <w:r>
        <w:rPr>
          <w:rFonts w:ascii="Segoe UI" w:hAnsi="Segoe UI" w:cs="Segoe UI"/>
        </w:rPr>
        <w:t>2. AWS IAM role create hoga</w:t>
      </w:r>
    </w:p>
    <w:p w:rsidR="00E818EC" w:rsidRDefault="00E818EC" w:rsidP="00E818EC">
      <w:pPr>
        <w:pStyle w:val="NormalWeb"/>
        <w:spacing w:line="300" w:lineRule="atLeast"/>
        <w:rPr>
          <w:rFonts w:ascii="Segoe UI" w:hAnsi="Segoe UI" w:cs="Segoe UI"/>
          <w:sz w:val="21"/>
          <w:szCs w:val="21"/>
        </w:rPr>
      </w:pPr>
      <w:r>
        <w:rPr>
          <w:rFonts w:ascii="Segoe UI" w:hAnsi="Segoe UI" w:cs="Segoe UI"/>
          <w:sz w:val="21"/>
          <w:szCs w:val="21"/>
        </w:rPr>
        <w:t>Example role:</w:t>
      </w:r>
    </w:p>
    <w:p w:rsidR="00E818EC" w:rsidRDefault="00E818EC" w:rsidP="00E818EC">
      <w:pPr>
        <w:pStyle w:val="NormalWeb"/>
        <w:spacing w:line="300" w:lineRule="atLeast"/>
        <w:rPr>
          <w:rFonts w:ascii="Segoe UI" w:hAnsi="Segoe UI" w:cs="Segoe UI"/>
          <w:sz w:val="21"/>
          <w:szCs w:val="21"/>
        </w:rPr>
      </w:pPr>
      <w:r>
        <w:rPr>
          <w:rFonts w:ascii="Segoe UI" w:hAnsi="Segoe UI" w:cs="Segoe UI"/>
          <w:sz w:val="21"/>
          <w:szCs w:val="21"/>
        </w:rPr>
        <w:t>GitHubActionsTerraformRole</w:t>
      </w:r>
    </w:p>
    <w:p w:rsidR="00E818EC" w:rsidRDefault="00E818EC" w:rsidP="00E818EC">
      <w:pPr>
        <w:pStyle w:val="NormalWeb"/>
        <w:spacing w:line="300" w:lineRule="atLeast"/>
        <w:rPr>
          <w:rFonts w:ascii="Segoe UI" w:hAnsi="Segoe UI" w:cs="Segoe UI"/>
          <w:sz w:val="21"/>
          <w:szCs w:val="21"/>
        </w:rPr>
      </w:pPr>
      <w:r>
        <w:rPr>
          <w:rFonts w:ascii="Segoe UI" w:hAnsi="Segoe UI" w:cs="Segoe UI"/>
          <w:sz w:val="21"/>
          <w:szCs w:val="21"/>
        </w:rPr>
        <w:t>Is role ke trust policy me restrict hoga:</w:t>
      </w:r>
    </w:p>
    <w:p w:rsidR="00E818EC" w:rsidRDefault="00E818EC" w:rsidP="00E818EC">
      <w:pPr>
        <w:pStyle w:val="NormalWeb"/>
        <w:spacing w:line="300" w:lineRule="atLeast"/>
        <w:rPr>
          <w:rFonts w:ascii="Segoe UI" w:hAnsi="Segoe UI" w:cs="Segoe UI"/>
          <w:sz w:val="21"/>
          <w:szCs w:val="21"/>
        </w:rPr>
      </w:pPr>
      <w:r>
        <w:rPr>
          <w:rFonts w:ascii="Segoe UI" w:hAnsi="Segoe UI" w:cs="Segoe UI"/>
          <w:sz w:val="21"/>
          <w:szCs w:val="21"/>
        </w:rPr>
        <w:t>repo:prashant2781/enterprise-genai-assistant-aws:ref:refs/heads/main</w:t>
      </w:r>
    </w:p>
    <w:p w:rsidR="00E818EC" w:rsidRDefault="00E818EC" w:rsidP="00E818EC">
      <w:pPr>
        <w:pStyle w:val="Heading2"/>
        <w:spacing w:line="300" w:lineRule="atLeast"/>
        <w:rPr>
          <w:rFonts w:ascii="Segoe UI" w:hAnsi="Segoe UI" w:cs="Segoe UI"/>
        </w:rPr>
      </w:pPr>
      <w:r>
        <w:rPr>
          <w:rFonts w:ascii="Segoe UI" w:hAnsi="Segoe UI" w:cs="Segoe UI"/>
        </w:rPr>
        <w:t>3. GitHub repo variable set hoga</w:t>
      </w:r>
    </w:p>
    <w:p w:rsidR="00E818EC" w:rsidRDefault="00E818EC" w:rsidP="00E818EC">
      <w:pPr>
        <w:pStyle w:val="NormalWeb"/>
        <w:spacing w:line="300" w:lineRule="atLeast"/>
        <w:rPr>
          <w:rFonts w:ascii="Segoe UI" w:hAnsi="Segoe UI" w:cs="Segoe UI"/>
          <w:sz w:val="21"/>
          <w:szCs w:val="21"/>
        </w:rPr>
      </w:pPr>
      <w:r>
        <w:rPr>
          <w:rFonts w:ascii="Segoe UI" w:hAnsi="Segoe UI" w:cs="Segoe UI"/>
          <w:sz w:val="21"/>
          <w:szCs w:val="21"/>
        </w:rPr>
        <w:t>GitHub repo me:</w:t>
      </w:r>
    </w:p>
    <w:p w:rsidR="00E818EC" w:rsidRDefault="00E818EC" w:rsidP="00E818EC">
      <w:pPr>
        <w:pStyle w:val="NormalWeb"/>
        <w:spacing w:line="300" w:lineRule="atLeast"/>
        <w:rPr>
          <w:rFonts w:ascii="Segoe UI" w:hAnsi="Segoe UI" w:cs="Segoe UI"/>
          <w:sz w:val="21"/>
          <w:szCs w:val="21"/>
        </w:rPr>
      </w:pPr>
      <w:r>
        <w:rPr>
          <w:rFonts w:ascii="Segoe UI" w:hAnsi="Segoe UI" w:cs="Segoe UI"/>
          <w:sz w:val="21"/>
          <w:szCs w:val="21"/>
        </w:rPr>
        <w:t>AWS_ROLE_TO_ASSUME = arn:aws:iam::628479575897:role/GitHubActionsTerraformRole</w:t>
      </w:r>
    </w:p>
    <w:p w:rsidR="00E818EC" w:rsidRDefault="00E818EC" w:rsidP="00E818EC">
      <w:pPr>
        <w:pStyle w:val="NormalWeb"/>
        <w:spacing w:line="300" w:lineRule="atLeast"/>
        <w:rPr>
          <w:rFonts w:ascii="Segoe UI" w:hAnsi="Segoe UI" w:cs="Segoe UI"/>
          <w:sz w:val="21"/>
          <w:szCs w:val="21"/>
        </w:rPr>
      </w:pPr>
      <w:r>
        <w:rPr>
          <w:rFonts w:ascii="Segoe UI" w:hAnsi="Segoe UI" w:cs="Segoe UI"/>
          <w:sz w:val="21"/>
          <w:szCs w:val="21"/>
        </w:rPr>
        <w:t>Tab workflow run hoga, GitHub OIDC token generate karega, AWS STS role assume karega, aur Terraform plan run karega.</w:t>
      </w:r>
    </w:p>
    <w:p w:rsidR="00E818EC" w:rsidRDefault="00114F67" w:rsidP="00E818EC">
      <w:pPr>
        <w:spacing w:line="300" w:lineRule="atLeast"/>
        <w:rPr>
          <w:rFonts w:ascii="Segoe UI" w:hAnsi="Segoe UI" w:cs="Segoe UI"/>
          <w:sz w:val="21"/>
          <w:szCs w:val="21"/>
        </w:rPr>
      </w:pPr>
      <w:r>
        <w:rPr>
          <w:rFonts w:ascii="Segoe UI" w:hAnsi="Segoe UI" w:cs="Segoe UI"/>
          <w:sz w:val="21"/>
          <w:szCs w:val="21"/>
        </w:rPr>
        <w:pict>
          <v:rect id="_x0000_i1216" style="width:0;height:1.5pt" o:hralign="center" o:hrstd="t" o:hr="t" fillcolor="#a0a0a0" stroked="f"/>
        </w:pict>
      </w:r>
    </w:p>
    <w:p w:rsidR="00E818EC" w:rsidRDefault="00E818EC" w:rsidP="00E818EC">
      <w:pPr>
        <w:pStyle w:val="Heading1"/>
        <w:spacing w:line="300" w:lineRule="atLeast"/>
        <w:rPr>
          <w:rFonts w:ascii="Segoe UI" w:hAnsi="Segoe UI" w:cs="Segoe UI"/>
          <w:sz w:val="48"/>
          <w:szCs w:val="48"/>
        </w:rPr>
      </w:pPr>
      <w:r>
        <w:rPr>
          <w:rFonts w:ascii="Segoe UI" w:hAnsi="Segoe UI" w:cs="Segoe UI"/>
        </w:rPr>
        <w:t>Kaise confirm hoga ki OIDC actually working hai?</w:t>
      </w:r>
    </w:p>
    <w:p w:rsidR="00E818EC" w:rsidRDefault="00E818EC" w:rsidP="00E818EC">
      <w:pPr>
        <w:pStyle w:val="NormalWeb"/>
        <w:spacing w:line="300" w:lineRule="atLeast"/>
        <w:rPr>
          <w:rFonts w:ascii="Segoe UI" w:hAnsi="Segoe UI" w:cs="Segoe UI"/>
          <w:sz w:val="21"/>
          <w:szCs w:val="21"/>
        </w:rPr>
      </w:pPr>
      <w:r>
        <w:rPr>
          <w:rFonts w:ascii="Segoe UI" w:hAnsi="Segoe UI" w:cs="Segoe UI"/>
          <w:sz w:val="21"/>
          <w:szCs w:val="21"/>
        </w:rPr>
        <w:t>Jab workflow run hoga, GitHub Actions logs me ye step successful dikhega:</w:t>
      </w:r>
    </w:p>
    <w:p w:rsidR="00E818EC" w:rsidRDefault="00E818EC" w:rsidP="00E818EC">
      <w:pPr>
        <w:pStyle w:val="NormalWeb"/>
        <w:spacing w:line="300" w:lineRule="atLeast"/>
        <w:rPr>
          <w:rFonts w:ascii="Segoe UI" w:hAnsi="Segoe UI" w:cs="Segoe UI"/>
          <w:sz w:val="21"/>
          <w:szCs w:val="21"/>
        </w:rPr>
      </w:pPr>
      <w:r>
        <w:rPr>
          <w:rFonts w:ascii="Segoe UI" w:hAnsi="Segoe UI" w:cs="Segoe UI"/>
          <w:sz w:val="21"/>
          <w:szCs w:val="21"/>
        </w:rPr>
        <w:t>Configure AWS credentials using OIDC</w:t>
      </w:r>
    </w:p>
    <w:p w:rsidR="00E818EC" w:rsidRDefault="00E818EC" w:rsidP="00E818EC">
      <w:pPr>
        <w:pStyle w:val="NormalWeb"/>
        <w:spacing w:line="300" w:lineRule="atLeast"/>
        <w:rPr>
          <w:rFonts w:ascii="Segoe UI" w:hAnsi="Segoe UI" w:cs="Segoe UI"/>
          <w:sz w:val="21"/>
          <w:szCs w:val="21"/>
        </w:rPr>
      </w:pPr>
      <w:r>
        <w:rPr>
          <w:rFonts w:ascii="Segoe UI" w:hAnsi="Segoe UI" w:cs="Segoe UI"/>
          <w:sz w:val="21"/>
          <w:szCs w:val="21"/>
        </w:rPr>
        <w:t>Aur logs me kuch aisa dikhega:</w:t>
      </w:r>
    </w:p>
    <w:p w:rsidR="00E818EC" w:rsidRDefault="00E818EC" w:rsidP="00E818EC">
      <w:pPr>
        <w:spacing w:line="300" w:lineRule="atLeast"/>
        <w:rPr>
          <w:rFonts w:ascii="Segoe UI" w:hAnsi="Segoe UI" w:cs="Segoe UI"/>
          <w:sz w:val="21"/>
          <w:szCs w:val="21"/>
        </w:rPr>
      </w:pPr>
      <w:r>
        <w:rPr>
          <w:rFonts w:ascii="Segoe UI" w:hAnsi="Segoe UI" w:cs="Segoe UI"/>
          <w:sz w:val="21"/>
          <w:szCs w:val="21"/>
        </w:rPr>
        <w:t>Assuming role with OIDC</w:t>
      </w:r>
    </w:p>
    <w:p w:rsidR="00E818EC" w:rsidRDefault="00E818EC" w:rsidP="00E818EC">
      <w:pPr>
        <w:spacing w:line="300" w:lineRule="atLeast"/>
        <w:rPr>
          <w:rFonts w:ascii="Segoe UI" w:hAnsi="Segoe UI" w:cs="Segoe UI"/>
          <w:sz w:val="21"/>
          <w:szCs w:val="21"/>
        </w:rPr>
      </w:pPr>
      <w:r>
        <w:rPr>
          <w:rFonts w:ascii="Segoe UI" w:hAnsi="Segoe UI" w:cs="Segoe UI"/>
          <w:sz w:val="21"/>
          <w:szCs w:val="21"/>
        </w:rPr>
        <w:t>Authenticated to AWS</w:t>
      </w:r>
    </w:p>
    <w:p w:rsidR="00E818EC" w:rsidRDefault="00E818EC" w:rsidP="00E818EC">
      <w:pPr>
        <w:pStyle w:val="NormalWeb"/>
        <w:spacing w:line="300" w:lineRule="atLeast"/>
        <w:rPr>
          <w:rFonts w:ascii="Segoe UI" w:hAnsi="Segoe UI" w:cs="Segoe UI"/>
          <w:sz w:val="21"/>
          <w:szCs w:val="21"/>
        </w:rPr>
      </w:pPr>
      <w:r>
        <w:rPr>
          <w:rFonts w:ascii="Segoe UI" w:hAnsi="Segoe UI" w:cs="Segoe UI"/>
          <w:sz w:val="21"/>
          <w:szCs w:val="21"/>
        </w:rPr>
        <w:t>Phir next step:</w:t>
      </w:r>
    </w:p>
    <w:p w:rsidR="00E818EC" w:rsidRDefault="00E818EC" w:rsidP="00E818EC">
      <w:pPr>
        <w:spacing w:line="300" w:lineRule="atLeast"/>
        <w:rPr>
          <w:rFonts w:ascii="Segoe UI" w:hAnsi="Segoe UI" w:cs="Segoe UI"/>
          <w:sz w:val="21"/>
          <w:szCs w:val="21"/>
        </w:rPr>
      </w:pPr>
      <w:r>
        <w:rPr>
          <w:rFonts w:ascii="Segoe UI" w:hAnsi="Segoe UI" w:cs="Segoe UI"/>
          <w:sz w:val="21"/>
          <w:szCs w:val="21"/>
        </w:rPr>
        <w:t>Terraform init</w:t>
      </w:r>
    </w:p>
    <w:p w:rsidR="00E818EC" w:rsidRDefault="00E818EC" w:rsidP="00E818EC">
      <w:pPr>
        <w:spacing w:line="300" w:lineRule="atLeast"/>
        <w:rPr>
          <w:rFonts w:ascii="Segoe UI" w:hAnsi="Segoe UI" w:cs="Segoe UI"/>
          <w:sz w:val="21"/>
          <w:szCs w:val="21"/>
        </w:rPr>
      </w:pPr>
      <w:r>
        <w:rPr>
          <w:rFonts w:ascii="Segoe UI" w:hAnsi="Segoe UI" w:cs="Segoe UI"/>
          <w:sz w:val="21"/>
          <w:szCs w:val="21"/>
        </w:rPr>
        <w:t>Terraform validate</w:t>
      </w:r>
    </w:p>
    <w:p w:rsidR="00E818EC" w:rsidRDefault="00E818EC" w:rsidP="00E818EC">
      <w:pPr>
        <w:spacing w:line="300" w:lineRule="atLeast"/>
        <w:rPr>
          <w:rFonts w:ascii="Segoe UI" w:hAnsi="Segoe UI" w:cs="Segoe UI"/>
          <w:sz w:val="21"/>
          <w:szCs w:val="21"/>
        </w:rPr>
      </w:pPr>
      <w:r>
        <w:rPr>
          <w:rFonts w:ascii="Segoe UI" w:hAnsi="Segoe UI" w:cs="Segoe UI"/>
          <w:sz w:val="21"/>
          <w:szCs w:val="21"/>
        </w:rPr>
        <w:t>Terraform plan</w:t>
      </w:r>
    </w:p>
    <w:p w:rsidR="00E818EC" w:rsidRDefault="00E818EC" w:rsidP="00E818EC">
      <w:pPr>
        <w:pStyle w:val="NormalWeb"/>
        <w:spacing w:line="300" w:lineRule="atLeast"/>
        <w:rPr>
          <w:rFonts w:ascii="Segoe UI" w:hAnsi="Segoe UI" w:cs="Segoe UI"/>
          <w:sz w:val="21"/>
          <w:szCs w:val="21"/>
        </w:rPr>
      </w:pPr>
      <w:r>
        <w:rPr>
          <w:rFonts w:ascii="Segoe UI" w:hAnsi="Segoe UI" w:cs="Segoe UI"/>
          <w:sz w:val="21"/>
          <w:szCs w:val="21"/>
        </w:rPr>
        <w:t>successfully chalega.</w:t>
      </w:r>
    </w:p>
    <w:p w:rsidR="00E818EC" w:rsidRDefault="00E818EC" w:rsidP="00E818EC">
      <w:pPr>
        <w:pStyle w:val="NormalWeb"/>
        <w:spacing w:line="300" w:lineRule="atLeast"/>
        <w:rPr>
          <w:rFonts w:ascii="Segoe UI" w:hAnsi="Segoe UI" w:cs="Segoe UI"/>
          <w:sz w:val="21"/>
          <w:szCs w:val="21"/>
        </w:rPr>
      </w:pPr>
      <w:r>
        <w:rPr>
          <w:rFonts w:ascii="Segoe UI" w:hAnsi="Segoe UI" w:cs="Segoe UI"/>
          <w:sz w:val="21"/>
          <w:szCs w:val="21"/>
        </w:rPr>
        <w:t>AWS side par CloudTrail me event dikhega:</w:t>
      </w:r>
    </w:p>
    <w:p w:rsidR="00E818EC" w:rsidRDefault="00E818EC" w:rsidP="00E818EC">
      <w:pPr>
        <w:pStyle w:val="NormalWeb"/>
        <w:spacing w:line="300" w:lineRule="atLeast"/>
        <w:rPr>
          <w:rFonts w:ascii="Segoe UI" w:hAnsi="Segoe UI" w:cs="Segoe UI"/>
          <w:sz w:val="21"/>
          <w:szCs w:val="21"/>
        </w:rPr>
      </w:pPr>
      <w:r>
        <w:rPr>
          <w:rFonts w:ascii="Segoe UI" w:hAnsi="Segoe UI" w:cs="Segoe UI"/>
          <w:sz w:val="21"/>
          <w:szCs w:val="21"/>
        </w:rPr>
        <w:t>AssumeRoleWithWebIdentity</w:t>
      </w:r>
    </w:p>
    <w:p w:rsidR="00E818EC" w:rsidRDefault="00E818EC" w:rsidP="00E818EC">
      <w:pPr>
        <w:pStyle w:val="NormalWeb"/>
        <w:spacing w:line="300" w:lineRule="atLeast"/>
        <w:rPr>
          <w:rFonts w:ascii="Segoe UI" w:hAnsi="Segoe UI" w:cs="Segoe UI"/>
          <w:sz w:val="21"/>
          <w:szCs w:val="21"/>
        </w:rPr>
      </w:pPr>
      <w:r>
        <w:rPr>
          <w:rFonts w:ascii="Segoe UI" w:hAnsi="Segoe UI" w:cs="Segoe UI"/>
          <w:sz w:val="21"/>
          <w:szCs w:val="21"/>
        </w:rPr>
        <w:t>Ye strongest proof hota hai ki OIDC actual me use hua.</w:t>
      </w:r>
    </w:p>
    <w:p w:rsidR="00E818EC" w:rsidRDefault="00114F67" w:rsidP="00E818EC">
      <w:pPr>
        <w:spacing w:line="300" w:lineRule="atLeast"/>
        <w:rPr>
          <w:rFonts w:ascii="Segoe UI" w:hAnsi="Segoe UI" w:cs="Segoe UI"/>
          <w:sz w:val="21"/>
          <w:szCs w:val="21"/>
        </w:rPr>
      </w:pPr>
      <w:r>
        <w:rPr>
          <w:rFonts w:ascii="Segoe UI" w:hAnsi="Segoe UI" w:cs="Segoe UI"/>
          <w:sz w:val="21"/>
          <w:szCs w:val="21"/>
        </w:rPr>
        <w:lastRenderedPageBreak/>
        <w:pict>
          <v:rect id="_x0000_i1217" style="width:0;height:1.5pt" o:hralign="center" o:hrstd="t" o:hr="t" fillcolor="#a0a0a0" stroked="f"/>
        </w:pict>
      </w:r>
    </w:p>
    <w:p w:rsidR="00E818EC" w:rsidRDefault="00E818EC" w:rsidP="00E818EC">
      <w:pPr>
        <w:pStyle w:val="Heading1"/>
        <w:spacing w:line="300" w:lineRule="atLeast"/>
        <w:rPr>
          <w:rFonts w:ascii="Segoe UI" w:hAnsi="Segoe UI" w:cs="Segoe UI"/>
          <w:sz w:val="48"/>
          <w:szCs w:val="48"/>
        </w:rPr>
      </w:pPr>
      <w:r>
        <w:rPr>
          <w:rFonts w:ascii="Segoe UI" w:hAnsi="Segoe UI" w:cs="Segoe UI"/>
        </w:rPr>
        <w:t>Current status tumhare screenshot ke basis par</w:t>
      </w:r>
    </w:p>
    <w:p w:rsidR="00E818EC" w:rsidRDefault="00E818EC" w:rsidP="00E818EC">
      <w:pPr>
        <w:pStyle w:val="NormalWeb"/>
        <w:spacing w:line="300" w:lineRule="atLeast"/>
        <w:rPr>
          <w:rFonts w:ascii="Segoe UI" w:hAnsi="Segoe UI" w:cs="Segoe UI"/>
          <w:sz w:val="21"/>
          <w:szCs w:val="21"/>
        </w:rPr>
      </w:pPr>
      <w:r>
        <w:rPr>
          <w:rFonts w:ascii="Segoe UI" w:hAnsi="Segoe UI" w:cs="Segoe UI"/>
          <w:sz w:val="21"/>
          <w:szCs w:val="21"/>
        </w:rPr>
        <w:t>Tumne workflow file me ye confirm kar liya:</w:t>
      </w:r>
    </w:p>
    <w:p w:rsidR="00E818EC" w:rsidRDefault="00E818EC" w:rsidP="00E818EC">
      <w:pPr>
        <w:spacing w:line="300" w:lineRule="atLeast"/>
        <w:rPr>
          <w:rFonts w:ascii="Segoe UI" w:hAnsi="Segoe UI" w:cs="Segoe UI"/>
          <w:sz w:val="21"/>
          <w:szCs w:val="21"/>
        </w:rPr>
      </w:pPr>
      <w:r>
        <w:rPr>
          <w:rFonts w:ascii="Segoe UI" w:hAnsi="Segoe UI" w:cs="Segoe UI"/>
          <w:sz w:val="21"/>
          <w:szCs w:val="21"/>
        </w:rPr>
        <w:t xml:space="preserve">name: Terraform Plan </w:t>
      </w:r>
      <w:r>
        <w:rPr>
          <w:rFonts w:ascii="Segoe UI Symbol" w:hAnsi="Segoe UI Symbol" w:cs="Segoe UI Symbol"/>
          <w:sz w:val="21"/>
          <w:szCs w:val="21"/>
        </w:rPr>
        <w:t>✅</w:t>
      </w:r>
    </w:p>
    <w:p w:rsidR="00E818EC" w:rsidRDefault="00E818EC" w:rsidP="00E818EC">
      <w:pPr>
        <w:spacing w:line="300" w:lineRule="atLeast"/>
        <w:rPr>
          <w:rFonts w:ascii="Segoe UI" w:hAnsi="Segoe UI" w:cs="Segoe UI"/>
          <w:sz w:val="21"/>
          <w:szCs w:val="21"/>
        </w:rPr>
      </w:pPr>
      <w:r>
        <w:rPr>
          <w:rFonts w:ascii="Segoe UI" w:hAnsi="Segoe UI" w:cs="Segoe UI"/>
          <w:sz w:val="21"/>
          <w:szCs w:val="21"/>
        </w:rPr>
        <w:t xml:space="preserve">Configure AWS credentials using OIDC </w:t>
      </w:r>
      <w:r>
        <w:rPr>
          <w:rFonts w:ascii="Segoe UI Symbol" w:hAnsi="Segoe UI Symbol" w:cs="Segoe UI Symbol"/>
          <w:sz w:val="21"/>
          <w:szCs w:val="21"/>
        </w:rPr>
        <w:t>✅</w:t>
      </w:r>
    </w:p>
    <w:p w:rsidR="00E818EC" w:rsidRDefault="00E818EC" w:rsidP="00E818EC">
      <w:pPr>
        <w:spacing w:line="300" w:lineRule="atLeast"/>
        <w:rPr>
          <w:rFonts w:ascii="Segoe UI" w:hAnsi="Segoe UI" w:cs="Segoe UI"/>
          <w:sz w:val="21"/>
          <w:szCs w:val="21"/>
        </w:rPr>
      </w:pPr>
      <w:r>
        <w:rPr>
          <w:rFonts w:ascii="Segoe UI" w:hAnsi="Segoe UI" w:cs="Segoe UI"/>
          <w:sz w:val="21"/>
          <w:szCs w:val="21"/>
        </w:rPr>
        <w:t xml:space="preserve">Terraform plan step </w:t>
      </w:r>
      <w:r>
        <w:rPr>
          <w:rFonts w:ascii="Segoe UI Symbol" w:hAnsi="Segoe UI Symbol" w:cs="Segoe UI Symbol"/>
          <w:sz w:val="21"/>
          <w:szCs w:val="21"/>
        </w:rPr>
        <w:t>✅</w:t>
      </w:r>
    </w:p>
    <w:p w:rsidR="00E818EC" w:rsidRDefault="00E818EC" w:rsidP="00E818EC">
      <w:pPr>
        <w:pStyle w:val="NormalWeb"/>
        <w:spacing w:line="300" w:lineRule="atLeast"/>
        <w:rPr>
          <w:rFonts w:ascii="Segoe UI" w:hAnsi="Segoe UI" w:cs="Segoe UI"/>
          <w:sz w:val="21"/>
          <w:szCs w:val="21"/>
        </w:rPr>
      </w:pPr>
      <w:r>
        <w:rPr>
          <w:rFonts w:ascii="Segoe UI" w:hAnsi="Segoe UI" w:cs="Segoe UI"/>
          <w:sz w:val="21"/>
          <w:szCs w:val="21"/>
        </w:rPr>
        <w:t>So file structure ab mostly correct lag raha hai.</w:t>
      </w:r>
    </w:p>
    <w:p w:rsidR="00E818EC" w:rsidRDefault="00E818EC" w:rsidP="00E818EC">
      <w:pPr>
        <w:pStyle w:val="NormalWeb"/>
        <w:spacing w:line="300" w:lineRule="atLeast"/>
        <w:rPr>
          <w:rFonts w:ascii="Segoe UI" w:hAnsi="Segoe UI" w:cs="Segoe UI"/>
          <w:sz w:val="21"/>
          <w:szCs w:val="21"/>
        </w:rPr>
      </w:pPr>
      <w:r>
        <w:rPr>
          <w:rFonts w:ascii="Segoe UI" w:hAnsi="Segoe UI" w:cs="Segoe UI"/>
          <w:sz w:val="21"/>
          <w:szCs w:val="21"/>
        </w:rPr>
        <w:t>Abhi next kaam hai:</w:t>
      </w:r>
    </w:p>
    <w:p w:rsidR="00E818EC" w:rsidRDefault="00E818EC" w:rsidP="00E818EC">
      <w:pPr>
        <w:spacing w:line="300" w:lineRule="atLeast"/>
        <w:rPr>
          <w:rFonts w:ascii="Segoe UI" w:hAnsi="Segoe UI" w:cs="Segoe UI"/>
          <w:sz w:val="21"/>
          <w:szCs w:val="21"/>
        </w:rPr>
      </w:pPr>
      <w:r>
        <w:rPr>
          <w:rFonts w:ascii="Segoe UI" w:hAnsi="Segoe UI" w:cs="Segoe UI"/>
          <w:sz w:val="21"/>
          <w:szCs w:val="21"/>
        </w:rPr>
        <w:t>1. Workflow file commit/push</w:t>
      </w:r>
    </w:p>
    <w:p w:rsidR="00E818EC" w:rsidRDefault="00E818EC" w:rsidP="00E818EC">
      <w:pPr>
        <w:spacing w:line="300" w:lineRule="atLeast"/>
        <w:rPr>
          <w:rFonts w:ascii="Segoe UI" w:hAnsi="Segoe UI" w:cs="Segoe UI"/>
          <w:sz w:val="21"/>
          <w:szCs w:val="21"/>
        </w:rPr>
      </w:pPr>
      <w:r>
        <w:rPr>
          <w:rFonts w:ascii="Segoe UI" w:hAnsi="Segoe UI" w:cs="Segoe UI"/>
          <w:sz w:val="21"/>
          <w:szCs w:val="21"/>
        </w:rPr>
        <w:t>2. AWS IAM OIDC provider + role create</w:t>
      </w:r>
    </w:p>
    <w:p w:rsidR="00E818EC" w:rsidRDefault="00E818EC" w:rsidP="00E818EC">
      <w:pPr>
        <w:spacing w:line="300" w:lineRule="atLeast"/>
        <w:rPr>
          <w:rFonts w:ascii="Segoe UI" w:hAnsi="Segoe UI" w:cs="Segoe UI"/>
          <w:sz w:val="21"/>
          <w:szCs w:val="21"/>
        </w:rPr>
      </w:pPr>
      <w:r>
        <w:rPr>
          <w:rFonts w:ascii="Segoe UI" w:hAnsi="Segoe UI" w:cs="Segoe UI"/>
          <w:sz w:val="21"/>
          <w:szCs w:val="21"/>
        </w:rPr>
        <w:t>3. GitHub repo variables set</w:t>
      </w:r>
    </w:p>
    <w:p w:rsidR="00E818EC" w:rsidRDefault="00E818EC" w:rsidP="00E818EC">
      <w:pPr>
        <w:spacing w:line="300" w:lineRule="atLeast"/>
        <w:rPr>
          <w:rFonts w:ascii="Segoe UI" w:hAnsi="Segoe UI" w:cs="Segoe UI"/>
          <w:sz w:val="21"/>
          <w:szCs w:val="21"/>
        </w:rPr>
      </w:pPr>
      <w:r>
        <w:rPr>
          <w:rFonts w:ascii="Segoe UI" w:hAnsi="Segoe UI" w:cs="Segoe UI"/>
          <w:sz w:val="21"/>
          <w:szCs w:val="21"/>
        </w:rPr>
        <w:t>4. GitHub Actions run</w:t>
      </w:r>
    </w:p>
    <w:p w:rsidR="00E818EC" w:rsidRDefault="00114F67" w:rsidP="00E818EC">
      <w:pPr>
        <w:spacing w:line="300" w:lineRule="atLeast"/>
        <w:rPr>
          <w:rFonts w:ascii="Segoe UI" w:hAnsi="Segoe UI" w:cs="Segoe UI"/>
          <w:sz w:val="21"/>
          <w:szCs w:val="21"/>
        </w:rPr>
      </w:pPr>
      <w:r>
        <w:rPr>
          <w:rFonts w:ascii="Segoe UI" w:hAnsi="Segoe UI" w:cs="Segoe UI"/>
          <w:sz w:val="21"/>
          <w:szCs w:val="21"/>
        </w:rPr>
        <w:pict>
          <v:rect id="_x0000_i1218" style="width:0;height:1.5pt" o:hralign="center" o:hrstd="t" o:hr="t" fillcolor="#a0a0a0" stroked="f"/>
        </w:pict>
      </w:r>
    </w:p>
    <w:p w:rsidR="00E818EC" w:rsidRDefault="00E818EC" w:rsidP="00E818EC">
      <w:pPr>
        <w:pStyle w:val="Heading1"/>
        <w:spacing w:line="300" w:lineRule="atLeast"/>
        <w:rPr>
          <w:rFonts w:ascii="Segoe UI" w:hAnsi="Segoe UI" w:cs="Segoe UI"/>
          <w:sz w:val="48"/>
          <w:szCs w:val="48"/>
        </w:rPr>
      </w:pPr>
      <w:r>
        <w:rPr>
          <w:rFonts w:ascii="Segoe UI" w:hAnsi="Segoe UI" w:cs="Segoe UI"/>
        </w:rPr>
        <w:t>Ab next step kya karein?</w:t>
      </w:r>
    </w:p>
    <w:p w:rsidR="00E818EC" w:rsidRDefault="00E818EC" w:rsidP="00E818EC">
      <w:pPr>
        <w:pStyle w:val="NormalWeb"/>
        <w:spacing w:line="300" w:lineRule="atLeast"/>
        <w:rPr>
          <w:rFonts w:ascii="Segoe UI" w:hAnsi="Segoe UI" w:cs="Segoe UI"/>
          <w:sz w:val="21"/>
          <w:szCs w:val="21"/>
        </w:rPr>
      </w:pPr>
      <w:r>
        <w:rPr>
          <w:rFonts w:ascii="Segoe UI" w:hAnsi="Segoe UI" w:cs="Segoe UI"/>
          <w:sz w:val="21"/>
          <w:szCs w:val="21"/>
        </w:rPr>
        <w:t>Pehle workflow file commit + push karte hain.</w:t>
      </w:r>
    </w:p>
    <w:p w:rsidR="00E818EC" w:rsidRDefault="00E818EC" w:rsidP="00E818EC">
      <w:pPr>
        <w:pStyle w:val="NormalWeb"/>
        <w:spacing w:line="300" w:lineRule="atLeast"/>
        <w:rPr>
          <w:rFonts w:ascii="Segoe UI" w:hAnsi="Segoe UI" w:cs="Segoe UI"/>
          <w:sz w:val="21"/>
          <w:szCs w:val="21"/>
        </w:rPr>
      </w:pPr>
      <w:r>
        <w:rPr>
          <w:rFonts w:ascii="Segoe UI" w:hAnsi="Segoe UI" w:cs="Segoe UI"/>
          <w:sz w:val="21"/>
          <w:szCs w:val="21"/>
        </w:rPr>
        <w:t>Run karo:</w:t>
      </w:r>
    </w:p>
    <w:p w:rsidR="00E818EC" w:rsidRDefault="00E818EC" w:rsidP="00E818EC">
      <w:pPr>
        <w:spacing w:line="300" w:lineRule="atLeast"/>
        <w:rPr>
          <w:rFonts w:ascii="Segoe UI" w:hAnsi="Segoe UI" w:cs="Segoe UI"/>
          <w:sz w:val="21"/>
          <w:szCs w:val="21"/>
        </w:rPr>
      </w:pPr>
      <w:r>
        <w:rPr>
          <w:rFonts w:ascii="Segoe UI" w:hAnsi="Segoe UI" w:cs="Segoe UI"/>
          <w:sz w:val="21"/>
          <w:szCs w:val="21"/>
        </w:rPr>
        <w:t>cd ~/enterprise-genai-iac</w:t>
      </w:r>
    </w:p>
    <w:p w:rsidR="00E818EC" w:rsidRDefault="00E818EC" w:rsidP="00E818EC">
      <w:pPr>
        <w:spacing w:line="300" w:lineRule="atLeast"/>
        <w:rPr>
          <w:rFonts w:ascii="Segoe UI" w:hAnsi="Segoe UI" w:cs="Segoe UI"/>
          <w:sz w:val="21"/>
          <w:szCs w:val="21"/>
        </w:rPr>
      </w:pPr>
      <w:r>
        <w:rPr>
          <w:rFonts w:ascii="Segoe UI" w:hAnsi="Segoe UI" w:cs="Segoe UI"/>
          <w:sz w:val="21"/>
          <w:szCs w:val="21"/>
        </w:rPr>
        <w:t>git status</w:t>
      </w:r>
    </w:p>
    <w:p w:rsidR="00E818EC" w:rsidRDefault="00E818EC" w:rsidP="00E818EC">
      <w:pPr>
        <w:spacing w:line="300" w:lineRule="atLeast"/>
        <w:rPr>
          <w:rFonts w:ascii="Segoe UI" w:hAnsi="Segoe UI" w:cs="Segoe UI"/>
          <w:sz w:val="21"/>
          <w:szCs w:val="21"/>
        </w:rPr>
      </w:pPr>
      <w:r>
        <w:rPr>
          <w:rFonts w:ascii="Segoe UI" w:hAnsi="Segoe UI" w:cs="Segoe UI"/>
          <w:sz w:val="21"/>
          <w:szCs w:val="21"/>
        </w:rPr>
        <w:t>git add .github/workflows/terraform-plan.yml</w:t>
      </w:r>
    </w:p>
    <w:p w:rsidR="00E818EC" w:rsidRDefault="00E818EC" w:rsidP="00E818EC">
      <w:pPr>
        <w:spacing w:line="300" w:lineRule="atLeast"/>
        <w:rPr>
          <w:rFonts w:ascii="Segoe UI" w:hAnsi="Segoe UI" w:cs="Segoe UI"/>
          <w:sz w:val="21"/>
          <w:szCs w:val="21"/>
        </w:rPr>
      </w:pPr>
      <w:r>
        <w:rPr>
          <w:rFonts w:ascii="Segoe UI" w:hAnsi="Segoe UI" w:cs="Segoe UI"/>
          <w:sz w:val="21"/>
          <w:szCs w:val="21"/>
        </w:rPr>
        <w:t>git commit -m "Add Terraform plan GitHub Actions workflow"</w:t>
      </w:r>
    </w:p>
    <w:p w:rsidR="00E818EC" w:rsidRDefault="00E818EC" w:rsidP="00E818EC">
      <w:pPr>
        <w:spacing w:line="300" w:lineRule="atLeast"/>
        <w:rPr>
          <w:rFonts w:ascii="Segoe UI" w:hAnsi="Segoe UI" w:cs="Segoe UI"/>
          <w:sz w:val="21"/>
          <w:szCs w:val="21"/>
        </w:rPr>
      </w:pPr>
      <w:r>
        <w:rPr>
          <w:rFonts w:ascii="Segoe UI" w:hAnsi="Segoe UI" w:cs="Segoe UI"/>
          <w:sz w:val="21"/>
          <w:szCs w:val="21"/>
        </w:rPr>
        <w:t>git push</w:t>
      </w:r>
    </w:p>
    <w:p w:rsidR="00E818EC" w:rsidRDefault="00E818EC" w:rsidP="00E818EC">
      <w:pPr>
        <w:pStyle w:val="NormalWeb"/>
        <w:spacing w:line="300" w:lineRule="atLeast"/>
        <w:rPr>
          <w:rFonts w:ascii="Segoe UI" w:hAnsi="Segoe UI" w:cs="Segoe UI"/>
          <w:sz w:val="21"/>
          <w:szCs w:val="21"/>
        </w:rPr>
      </w:pPr>
      <w:r>
        <w:rPr>
          <w:rFonts w:ascii="Segoe UI" w:hAnsi="Segoe UI" w:cs="Segoe UI"/>
          <w:sz w:val="21"/>
          <w:szCs w:val="21"/>
        </w:rPr>
        <w:t>Agar push success ho gaya toh GitHub repo me workflow file aa jayegi.</w:t>
      </w:r>
    </w:p>
    <w:p w:rsidR="00E818EC" w:rsidRDefault="00E818EC" w:rsidP="00E818EC">
      <w:pPr>
        <w:pStyle w:val="NormalWeb"/>
        <w:spacing w:line="300" w:lineRule="atLeast"/>
        <w:rPr>
          <w:rFonts w:ascii="Segoe UI" w:hAnsi="Segoe UI" w:cs="Segoe UI"/>
          <w:sz w:val="21"/>
          <w:szCs w:val="21"/>
        </w:rPr>
      </w:pPr>
      <w:r>
        <w:rPr>
          <w:rFonts w:ascii="Segoe UI" w:hAnsi="Segoe UI" w:cs="Segoe UI"/>
          <w:sz w:val="21"/>
          <w:szCs w:val="21"/>
        </w:rPr>
        <w:t>Uske baad hum AWS side par OIDC role create karenge.</w:t>
      </w:r>
    </w:p>
    <w:p w:rsidR="00DC5D32" w:rsidRDefault="00DC5D32" w:rsidP="009359A7">
      <w:pPr>
        <w:spacing w:after="0" w:line="300" w:lineRule="atLeast"/>
        <w:rPr>
          <w:rFonts w:eastAsia="Times New Roman" w:cstheme="minorHAnsi"/>
          <w:sz w:val="21"/>
          <w:szCs w:val="21"/>
          <w:lang w:eastAsia="en-IN"/>
        </w:rPr>
      </w:pPr>
    </w:p>
    <w:p w:rsidR="00A47D0B" w:rsidRDefault="00A47D0B" w:rsidP="00A47D0B">
      <w:pPr>
        <w:pStyle w:val="NormalWeb"/>
        <w:spacing w:line="300" w:lineRule="atLeast"/>
        <w:rPr>
          <w:rFonts w:ascii="Segoe UI" w:hAnsi="Segoe UI" w:cs="Segoe UI"/>
          <w:sz w:val="21"/>
          <w:szCs w:val="21"/>
        </w:rPr>
      </w:pPr>
      <w:r>
        <w:rPr>
          <w:rFonts w:ascii="Segoe UI" w:hAnsi="Segoe UI" w:cs="Segoe UI"/>
          <w:sz w:val="21"/>
          <w:szCs w:val="21"/>
        </w:rPr>
        <w:t xml:space="preserve">Bhai perfect </w:t>
      </w:r>
      <w:r>
        <w:rPr>
          <w:rFonts w:ascii="Segoe UI Symbol" w:hAnsi="Segoe UI Symbol" w:cs="Segoe UI Symbol"/>
          <w:sz w:val="21"/>
          <w:szCs w:val="21"/>
        </w:rPr>
        <w:t>✅</w:t>
      </w:r>
      <w:r>
        <w:rPr>
          <w:rFonts w:ascii="Segoe UI" w:hAnsi="Segoe UI" w:cs="Segoe UI"/>
          <w:sz w:val="21"/>
          <w:szCs w:val="21"/>
        </w:rPr>
        <w:t xml:space="preserve"> Tum break par ja sakte ho — current work safe hai.</w:t>
      </w:r>
    </w:p>
    <w:p w:rsidR="00A47D0B" w:rsidRDefault="00A47D0B" w:rsidP="00A47D0B">
      <w:pPr>
        <w:pStyle w:val="NormalWeb"/>
        <w:spacing w:line="300" w:lineRule="atLeast"/>
        <w:rPr>
          <w:rFonts w:ascii="Segoe UI" w:hAnsi="Segoe UI" w:cs="Segoe UI"/>
          <w:sz w:val="21"/>
          <w:szCs w:val="21"/>
        </w:rPr>
      </w:pPr>
      <w:r>
        <w:rPr>
          <w:rFonts w:ascii="Segoe UI" w:hAnsi="Segoe UI" w:cs="Segoe UI"/>
          <w:sz w:val="21"/>
          <w:szCs w:val="21"/>
        </w:rPr>
        <w:t>imageimage.png (Image: CloudShell shows workflow commit and push successful)</w:t>
      </w:r>
    </w:p>
    <w:p w:rsidR="00A47D0B" w:rsidRDefault="00A47D0B" w:rsidP="00A47D0B">
      <w:pPr>
        <w:pStyle w:val="NormalWeb"/>
        <w:spacing w:line="300" w:lineRule="atLeast"/>
        <w:rPr>
          <w:rFonts w:ascii="Segoe UI" w:hAnsi="Segoe UI" w:cs="Segoe UI"/>
          <w:sz w:val="21"/>
          <w:szCs w:val="21"/>
        </w:rPr>
      </w:pPr>
      <w:r>
        <w:rPr>
          <w:rFonts w:ascii="Segoe UI" w:hAnsi="Segoe UI" w:cs="Segoe UI"/>
          <w:sz w:val="21"/>
          <w:szCs w:val="21"/>
        </w:rPr>
        <w:t>Screenshot me clearly dikh raha hai:</w:t>
      </w:r>
    </w:p>
    <w:p w:rsidR="00A47D0B" w:rsidRDefault="00A47D0B" w:rsidP="00A47D0B">
      <w:pPr>
        <w:spacing w:line="300" w:lineRule="atLeast"/>
        <w:rPr>
          <w:rFonts w:ascii="Segoe UI" w:hAnsi="Segoe UI" w:cs="Segoe UI"/>
          <w:sz w:val="21"/>
          <w:szCs w:val="21"/>
        </w:rPr>
      </w:pPr>
      <w:r>
        <w:rPr>
          <w:rFonts w:ascii="Segoe UI" w:hAnsi="Segoe UI" w:cs="Segoe UI"/>
          <w:sz w:val="21"/>
          <w:szCs w:val="21"/>
        </w:rPr>
        <w:t>[main 5184fbc] Add Terraform plan GitHub Actions workflow</w:t>
      </w:r>
    </w:p>
    <w:p w:rsidR="00A47D0B" w:rsidRDefault="00A47D0B" w:rsidP="00A47D0B">
      <w:pPr>
        <w:spacing w:line="300" w:lineRule="atLeast"/>
        <w:rPr>
          <w:rFonts w:ascii="Segoe UI" w:hAnsi="Segoe UI" w:cs="Segoe UI"/>
          <w:sz w:val="21"/>
          <w:szCs w:val="21"/>
        </w:rPr>
      </w:pPr>
      <w:r>
        <w:rPr>
          <w:rFonts w:ascii="Segoe UI" w:hAnsi="Segoe UI" w:cs="Segoe UI"/>
          <w:sz w:val="21"/>
          <w:szCs w:val="21"/>
        </w:rPr>
        <w:t>1 file changed, 64 insertions(+)</w:t>
      </w:r>
    </w:p>
    <w:p w:rsidR="00A47D0B" w:rsidRDefault="00A47D0B" w:rsidP="00A47D0B">
      <w:pPr>
        <w:spacing w:line="300" w:lineRule="atLeast"/>
        <w:rPr>
          <w:rFonts w:ascii="Segoe UI" w:hAnsi="Segoe UI" w:cs="Segoe UI"/>
          <w:sz w:val="21"/>
          <w:szCs w:val="21"/>
        </w:rPr>
      </w:pPr>
      <w:r>
        <w:rPr>
          <w:rFonts w:ascii="Segoe UI" w:hAnsi="Segoe UI" w:cs="Segoe UI"/>
          <w:sz w:val="21"/>
          <w:szCs w:val="21"/>
        </w:rPr>
        <w:lastRenderedPageBreak/>
        <w:t>create mode 100644 .github/workflows/terraform-plan.yml</w:t>
      </w:r>
    </w:p>
    <w:p w:rsidR="00A47D0B" w:rsidRDefault="00A47D0B" w:rsidP="00A47D0B">
      <w:pPr>
        <w:pStyle w:val="NormalWeb"/>
        <w:spacing w:line="300" w:lineRule="atLeast"/>
        <w:rPr>
          <w:rFonts w:ascii="Segoe UI" w:hAnsi="Segoe UI" w:cs="Segoe UI"/>
          <w:sz w:val="21"/>
          <w:szCs w:val="21"/>
        </w:rPr>
      </w:pPr>
      <w:r>
        <w:rPr>
          <w:rFonts w:ascii="Segoe UI" w:hAnsi="Segoe UI" w:cs="Segoe UI"/>
          <w:sz w:val="21"/>
          <w:szCs w:val="21"/>
        </w:rPr>
        <w:t>Aur push bhi successful hai:</w:t>
      </w:r>
    </w:p>
    <w:p w:rsidR="00A47D0B" w:rsidRDefault="00A47D0B" w:rsidP="00A47D0B">
      <w:pPr>
        <w:spacing w:line="300" w:lineRule="atLeast"/>
        <w:rPr>
          <w:rFonts w:ascii="Segoe UI" w:hAnsi="Segoe UI" w:cs="Segoe UI"/>
          <w:sz w:val="21"/>
          <w:szCs w:val="21"/>
        </w:rPr>
      </w:pPr>
      <w:r>
        <w:rPr>
          <w:rFonts w:ascii="Segoe UI" w:hAnsi="Segoe UI" w:cs="Segoe UI"/>
          <w:sz w:val="21"/>
          <w:szCs w:val="21"/>
        </w:rPr>
        <w:t xml:space="preserve">To </w:t>
      </w:r>
      <w:hyperlink r:id="rId100" w:history="1">
        <w:r>
          <w:rPr>
            <w:rStyle w:val="Hyperlink"/>
            <w:rFonts w:ascii="Segoe UI" w:hAnsi="Segoe UI" w:cs="Segoe UI"/>
            <w:sz w:val="21"/>
            <w:szCs w:val="21"/>
          </w:rPr>
          <w:t>https://github.com/prashant2781/enterprise-genai-assistant-aws.git</w:t>
        </w:r>
      </w:hyperlink>
    </w:p>
    <w:p w:rsidR="00A47D0B" w:rsidRDefault="00A47D0B" w:rsidP="00A47D0B">
      <w:pPr>
        <w:spacing w:line="300" w:lineRule="atLeast"/>
        <w:rPr>
          <w:rFonts w:ascii="Segoe UI" w:hAnsi="Segoe UI" w:cs="Segoe UI"/>
          <w:sz w:val="21"/>
          <w:szCs w:val="21"/>
        </w:rPr>
      </w:pPr>
      <w:r>
        <w:rPr>
          <w:rFonts w:ascii="Segoe UI" w:hAnsi="Segoe UI" w:cs="Segoe UI"/>
          <w:sz w:val="21"/>
          <w:szCs w:val="21"/>
        </w:rPr>
        <w:t>2b382e4..5184fbc  main -&gt; main</w:t>
      </w:r>
    </w:p>
    <w:p w:rsidR="00A47D0B" w:rsidRDefault="00A47D0B" w:rsidP="00A47D0B">
      <w:pPr>
        <w:pStyle w:val="NormalWeb"/>
        <w:spacing w:line="300" w:lineRule="atLeast"/>
        <w:rPr>
          <w:rFonts w:ascii="Segoe UI" w:hAnsi="Segoe UI" w:cs="Segoe UI"/>
          <w:sz w:val="21"/>
          <w:szCs w:val="21"/>
        </w:rPr>
      </w:pPr>
      <w:r>
        <w:rPr>
          <w:rFonts w:ascii="Segoe UI" w:hAnsi="Segoe UI" w:cs="Segoe UI"/>
          <w:sz w:val="21"/>
          <w:szCs w:val="21"/>
        </w:rPr>
        <w:t xml:space="preserve">Matlab GitHub Actions workflow file GitHub repo me push ho chuki hai </w:t>
      </w:r>
      <w:r>
        <w:rPr>
          <w:rFonts w:ascii="Segoe UI Symbol" w:hAnsi="Segoe UI Symbol" w:cs="Segoe UI Symbol"/>
          <w:sz w:val="21"/>
          <w:szCs w:val="21"/>
        </w:rPr>
        <w:t>✅</w:t>
      </w:r>
    </w:p>
    <w:p w:rsidR="00A47D0B" w:rsidRDefault="00A47D0B" w:rsidP="00A47D0B">
      <w:pPr>
        <w:pStyle w:val="NormalWeb"/>
        <w:spacing w:line="300" w:lineRule="atLeast"/>
        <w:rPr>
          <w:rFonts w:ascii="Segoe UI" w:hAnsi="Segoe UI" w:cs="Segoe UI"/>
          <w:sz w:val="21"/>
          <w:szCs w:val="21"/>
        </w:rPr>
      </w:pPr>
      <w:r>
        <w:rPr>
          <w:rFonts w:ascii="Segoe UI" w:hAnsi="Segoe UI" w:cs="Segoe UI"/>
          <w:sz w:val="21"/>
          <w:szCs w:val="21"/>
        </w:rPr>
        <w:t>imageimage.png (Image: GitHub repository workflow folder visible)</w:t>
      </w:r>
    </w:p>
    <w:p w:rsidR="00A47D0B" w:rsidRDefault="00A47D0B" w:rsidP="00A47D0B">
      <w:pPr>
        <w:pStyle w:val="NormalWeb"/>
        <w:spacing w:line="300" w:lineRule="atLeast"/>
        <w:rPr>
          <w:rFonts w:ascii="Segoe UI" w:hAnsi="Segoe UI" w:cs="Segoe UI"/>
          <w:sz w:val="21"/>
          <w:szCs w:val="21"/>
        </w:rPr>
      </w:pPr>
      <w:r>
        <w:rPr>
          <w:rFonts w:ascii="Segoe UI" w:hAnsi="Segoe UI" w:cs="Segoe UI"/>
          <w:sz w:val="21"/>
          <w:szCs w:val="21"/>
        </w:rPr>
        <w:t xml:space="preserve">Second screenshot me GitHub page par </w:t>
      </w:r>
      <w:r>
        <w:rPr>
          <w:rStyle w:val="HTMLCode"/>
        </w:rPr>
        <w:t>.github/workflows</w:t>
      </w:r>
      <w:r>
        <w:rPr>
          <w:rFonts w:ascii="Segoe UI" w:hAnsi="Segoe UI" w:cs="Segoe UI"/>
          <w:sz w:val="21"/>
          <w:szCs w:val="21"/>
        </w:rPr>
        <w:t xml:space="preserve"> folder open dikh raha hai, lekin URL me repo name:</w:t>
      </w:r>
    </w:p>
    <w:p w:rsidR="00A47D0B" w:rsidRDefault="00A47D0B" w:rsidP="00A47D0B">
      <w:pPr>
        <w:pStyle w:val="NormalWeb"/>
        <w:spacing w:line="300" w:lineRule="atLeast"/>
        <w:rPr>
          <w:rFonts w:ascii="Segoe UI" w:hAnsi="Segoe UI" w:cs="Segoe UI"/>
          <w:sz w:val="21"/>
          <w:szCs w:val="21"/>
        </w:rPr>
      </w:pPr>
      <w:r>
        <w:rPr>
          <w:rFonts w:ascii="Segoe UI" w:hAnsi="Segoe UI" w:cs="Segoe UI"/>
          <w:sz w:val="21"/>
          <w:szCs w:val="21"/>
        </w:rPr>
        <w:t>aws-terraform-workflow-automation</w:t>
      </w:r>
    </w:p>
    <w:p w:rsidR="00A47D0B" w:rsidRDefault="00A47D0B" w:rsidP="00A47D0B">
      <w:pPr>
        <w:pStyle w:val="NormalWeb"/>
        <w:spacing w:line="300" w:lineRule="atLeast"/>
        <w:rPr>
          <w:rFonts w:ascii="Segoe UI" w:hAnsi="Segoe UI" w:cs="Segoe UI"/>
          <w:sz w:val="21"/>
          <w:szCs w:val="21"/>
        </w:rPr>
      </w:pPr>
      <w:r>
        <w:rPr>
          <w:rFonts w:ascii="Segoe UI" w:hAnsi="Segoe UI" w:cs="Segoe UI"/>
          <w:sz w:val="21"/>
          <w:szCs w:val="21"/>
        </w:rPr>
        <w:t xml:space="preserve">dikh raha hai. Bas return ke baad ek baar confirm karenge ki tum </w:t>
      </w:r>
      <w:r>
        <w:rPr>
          <w:rStyle w:val="Strong"/>
          <w:rFonts w:ascii="Segoe UI" w:hAnsi="Segoe UI" w:cs="Segoe UI"/>
          <w:sz w:val="21"/>
          <w:szCs w:val="21"/>
        </w:rPr>
        <w:t>correct repo</w:t>
      </w:r>
      <w:r>
        <w:rPr>
          <w:rFonts w:ascii="Segoe UI" w:hAnsi="Segoe UI" w:cs="Segoe UI"/>
          <w:sz w:val="21"/>
          <w:szCs w:val="21"/>
        </w:rPr>
        <w:t xml:space="preserve"> open kar rahe ho:</w:t>
      </w:r>
    </w:p>
    <w:p w:rsidR="00A47D0B" w:rsidRDefault="00A47D0B" w:rsidP="00A47D0B">
      <w:pPr>
        <w:pStyle w:val="NormalWeb"/>
        <w:spacing w:line="300" w:lineRule="atLeast"/>
        <w:rPr>
          <w:rFonts w:ascii="Segoe UI" w:hAnsi="Segoe UI" w:cs="Segoe UI"/>
          <w:sz w:val="21"/>
          <w:szCs w:val="21"/>
        </w:rPr>
      </w:pPr>
      <w:r>
        <w:rPr>
          <w:rFonts w:ascii="Segoe UI" w:hAnsi="Segoe UI" w:cs="Segoe UI"/>
          <w:sz w:val="21"/>
          <w:szCs w:val="21"/>
        </w:rPr>
        <w:t>enterprise-genai-assistant-aws</w:t>
      </w:r>
    </w:p>
    <w:p w:rsidR="00A47D0B" w:rsidRDefault="00114F67" w:rsidP="00A47D0B">
      <w:pPr>
        <w:spacing w:line="300" w:lineRule="atLeast"/>
        <w:rPr>
          <w:rFonts w:ascii="Segoe UI" w:hAnsi="Segoe UI" w:cs="Segoe UI"/>
          <w:sz w:val="21"/>
          <w:szCs w:val="21"/>
        </w:rPr>
      </w:pPr>
      <w:r>
        <w:rPr>
          <w:rFonts w:ascii="Segoe UI" w:hAnsi="Segoe UI" w:cs="Segoe UI"/>
          <w:sz w:val="21"/>
          <w:szCs w:val="21"/>
        </w:rPr>
        <w:pict>
          <v:rect id="_x0000_i1219" style="width:0;height:1.5pt" o:hralign="center" o:hrstd="t" o:hr="t" fillcolor="#a0a0a0" stroked="f"/>
        </w:pict>
      </w:r>
    </w:p>
    <w:p w:rsidR="00A47D0B" w:rsidRDefault="00A47D0B" w:rsidP="00A47D0B">
      <w:pPr>
        <w:pStyle w:val="Heading2"/>
        <w:spacing w:line="300" w:lineRule="atLeast"/>
        <w:rPr>
          <w:rFonts w:ascii="Segoe UI" w:hAnsi="Segoe UI" w:cs="Segoe UI"/>
        </w:rPr>
      </w:pPr>
      <w:r>
        <w:rPr>
          <w:rFonts w:ascii="Segoe UI" w:hAnsi="Segoe UI" w:cs="Segoe UI"/>
        </w:rPr>
        <w:t>Abhi current status</w:t>
      </w:r>
    </w:p>
    <w:p w:rsidR="00A47D0B" w:rsidRDefault="00A47D0B" w:rsidP="00A47D0B">
      <w:pPr>
        <w:pStyle w:val="NormalWeb"/>
        <w:spacing w:line="300" w:lineRule="atLeast"/>
        <w:rPr>
          <w:rFonts w:ascii="Segoe UI" w:hAnsi="Segoe UI" w:cs="Segoe UI"/>
          <w:sz w:val="21"/>
          <w:szCs w:val="21"/>
        </w:rPr>
      </w:pPr>
      <w:r>
        <w:rPr>
          <w:rFonts w:ascii="Segoe UI" w:hAnsi="Segoe UI" w:cs="Segoe UI"/>
          <w:sz w:val="21"/>
          <w:szCs w:val="21"/>
        </w:rPr>
        <w:t>Completed:</w:t>
      </w:r>
    </w:p>
    <w:p w:rsidR="00A47D0B" w:rsidRDefault="00A47D0B" w:rsidP="00A47D0B">
      <w:pPr>
        <w:spacing w:line="300" w:lineRule="atLeast"/>
        <w:rPr>
          <w:rFonts w:ascii="Segoe UI" w:hAnsi="Segoe UI" w:cs="Segoe UI"/>
          <w:sz w:val="21"/>
          <w:szCs w:val="21"/>
        </w:rPr>
      </w:pPr>
      <w:r>
        <w:rPr>
          <w:rFonts w:ascii="Segoe UI Symbol" w:hAnsi="Segoe UI Symbol" w:cs="Segoe UI Symbol"/>
          <w:sz w:val="21"/>
          <w:szCs w:val="21"/>
        </w:rPr>
        <w:t>✅</w:t>
      </w:r>
      <w:r>
        <w:rPr>
          <w:rFonts w:ascii="Segoe UI" w:hAnsi="Segoe UI" w:cs="Segoe UI"/>
          <w:sz w:val="21"/>
          <w:szCs w:val="21"/>
        </w:rPr>
        <w:t xml:space="preserve"> GitHub repo created</w:t>
      </w:r>
    </w:p>
    <w:p w:rsidR="00A47D0B" w:rsidRDefault="00A47D0B" w:rsidP="00A47D0B">
      <w:pPr>
        <w:spacing w:line="300" w:lineRule="atLeast"/>
        <w:rPr>
          <w:rFonts w:ascii="Segoe UI" w:hAnsi="Segoe UI" w:cs="Segoe UI"/>
          <w:sz w:val="21"/>
          <w:szCs w:val="21"/>
        </w:rPr>
      </w:pPr>
      <w:r>
        <w:rPr>
          <w:rFonts w:ascii="Segoe UI Symbol" w:hAnsi="Segoe UI Symbol" w:cs="Segoe UI Symbol"/>
          <w:sz w:val="21"/>
          <w:szCs w:val="21"/>
        </w:rPr>
        <w:t>✅</w:t>
      </w:r>
      <w:r>
        <w:rPr>
          <w:rFonts w:ascii="Segoe UI" w:hAnsi="Segoe UI" w:cs="Segoe UI"/>
          <w:sz w:val="21"/>
          <w:szCs w:val="21"/>
        </w:rPr>
        <w:t xml:space="preserve"> Local repo pushed</w:t>
      </w:r>
    </w:p>
    <w:p w:rsidR="00A47D0B" w:rsidRDefault="00A47D0B" w:rsidP="00A47D0B">
      <w:pPr>
        <w:spacing w:line="300" w:lineRule="atLeast"/>
        <w:rPr>
          <w:rFonts w:ascii="Segoe UI" w:hAnsi="Segoe UI" w:cs="Segoe UI"/>
          <w:sz w:val="21"/>
          <w:szCs w:val="21"/>
        </w:rPr>
      </w:pPr>
      <w:r>
        <w:rPr>
          <w:rFonts w:ascii="Segoe UI Symbol" w:hAnsi="Segoe UI Symbol" w:cs="Segoe UI Symbol"/>
          <w:sz w:val="21"/>
          <w:szCs w:val="21"/>
        </w:rPr>
        <w:t>✅</w:t>
      </w:r>
      <w:r>
        <w:rPr>
          <w:rFonts w:ascii="Segoe UI" w:hAnsi="Segoe UI" w:cs="Segoe UI"/>
          <w:sz w:val="21"/>
          <w:szCs w:val="21"/>
        </w:rPr>
        <w:t xml:space="preserve"> Terraform plan workflow committed</w:t>
      </w:r>
    </w:p>
    <w:p w:rsidR="00A47D0B" w:rsidRDefault="00A47D0B" w:rsidP="00A47D0B">
      <w:pPr>
        <w:spacing w:line="300" w:lineRule="atLeast"/>
        <w:rPr>
          <w:rFonts w:ascii="Segoe UI" w:hAnsi="Segoe UI" w:cs="Segoe UI"/>
          <w:sz w:val="21"/>
          <w:szCs w:val="21"/>
        </w:rPr>
      </w:pPr>
      <w:r>
        <w:rPr>
          <w:rFonts w:ascii="Segoe UI Symbol" w:hAnsi="Segoe UI Symbol" w:cs="Segoe UI Symbol"/>
          <w:sz w:val="21"/>
          <w:szCs w:val="21"/>
        </w:rPr>
        <w:t>✅</w:t>
      </w:r>
      <w:r>
        <w:rPr>
          <w:rFonts w:ascii="Segoe UI" w:hAnsi="Segoe UI" w:cs="Segoe UI"/>
          <w:sz w:val="21"/>
          <w:szCs w:val="21"/>
        </w:rPr>
        <w:t xml:space="preserve"> Workflow pushed to GitHub</w:t>
      </w:r>
    </w:p>
    <w:p w:rsidR="00A47D0B" w:rsidRDefault="00A47D0B" w:rsidP="00A47D0B">
      <w:pPr>
        <w:spacing w:line="300" w:lineRule="atLeast"/>
        <w:rPr>
          <w:rFonts w:ascii="Segoe UI" w:hAnsi="Segoe UI" w:cs="Segoe UI"/>
          <w:sz w:val="21"/>
          <w:szCs w:val="21"/>
        </w:rPr>
      </w:pPr>
      <w:r>
        <w:rPr>
          <w:rFonts w:ascii="Segoe UI Symbol" w:hAnsi="Segoe UI Symbol" w:cs="Segoe UI Symbol"/>
          <w:sz w:val="21"/>
          <w:szCs w:val="21"/>
        </w:rPr>
        <w:t>✅</w:t>
      </w:r>
      <w:r>
        <w:rPr>
          <w:rFonts w:ascii="Segoe UI" w:hAnsi="Segoe UI" w:cs="Segoe UI"/>
          <w:sz w:val="21"/>
          <w:szCs w:val="21"/>
        </w:rPr>
        <w:t xml:space="preserve"> No AWS keys committed</w:t>
      </w:r>
    </w:p>
    <w:p w:rsidR="00A47D0B" w:rsidRDefault="00A47D0B" w:rsidP="00A47D0B">
      <w:pPr>
        <w:spacing w:line="300" w:lineRule="atLeast"/>
        <w:rPr>
          <w:rFonts w:ascii="Segoe UI" w:hAnsi="Segoe UI" w:cs="Segoe UI"/>
          <w:sz w:val="21"/>
          <w:szCs w:val="21"/>
        </w:rPr>
      </w:pPr>
      <w:r>
        <w:rPr>
          <w:rFonts w:ascii="Segoe UI Symbol" w:hAnsi="Segoe UI Symbol" w:cs="Segoe UI Symbol"/>
          <w:sz w:val="21"/>
          <w:szCs w:val="21"/>
        </w:rPr>
        <w:t>✅</w:t>
      </w:r>
      <w:r>
        <w:rPr>
          <w:rFonts w:ascii="Segoe UI" w:hAnsi="Segoe UI" w:cs="Segoe UI"/>
          <w:sz w:val="21"/>
          <w:szCs w:val="21"/>
        </w:rPr>
        <w:t xml:space="preserve"> Terraform state remote backend me hai</w:t>
      </w:r>
    </w:p>
    <w:p w:rsidR="00A47D0B" w:rsidRDefault="00A47D0B" w:rsidP="00A47D0B">
      <w:pPr>
        <w:pStyle w:val="NormalWeb"/>
        <w:spacing w:line="300" w:lineRule="atLeast"/>
        <w:rPr>
          <w:rFonts w:ascii="Segoe UI" w:hAnsi="Segoe UI" w:cs="Segoe UI"/>
          <w:sz w:val="21"/>
          <w:szCs w:val="21"/>
        </w:rPr>
      </w:pPr>
      <w:r>
        <w:rPr>
          <w:rFonts w:ascii="Segoe UI" w:hAnsi="Segoe UI" w:cs="Segoe UI"/>
          <w:sz w:val="21"/>
          <w:szCs w:val="21"/>
        </w:rPr>
        <w:t>Next pending:</w:t>
      </w:r>
    </w:p>
    <w:p w:rsidR="00A47D0B" w:rsidRDefault="00A47D0B" w:rsidP="00A47D0B">
      <w:pPr>
        <w:spacing w:line="300" w:lineRule="atLeast"/>
        <w:rPr>
          <w:rFonts w:ascii="Segoe UI" w:hAnsi="Segoe UI" w:cs="Segoe UI"/>
          <w:sz w:val="21"/>
          <w:szCs w:val="21"/>
        </w:rPr>
      </w:pPr>
      <w:r>
        <w:rPr>
          <w:rFonts w:ascii="Segoe UI" w:hAnsi="Segoe UI" w:cs="Segoe UI"/>
          <w:sz w:val="21"/>
          <w:szCs w:val="21"/>
        </w:rPr>
        <w:t>1. AWS IAM OIDC Provider check/create</w:t>
      </w:r>
    </w:p>
    <w:p w:rsidR="00A47D0B" w:rsidRDefault="00A47D0B" w:rsidP="00A47D0B">
      <w:pPr>
        <w:spacing w:line="300" w:lineRule="atLeast"/>
        <w:rPr>
          <w:rFonts w:ascii="Segoe UI" w:hAnsi="Segoe UI" w:cs="Segoe UI"/>
          <w:sz w:val="21"/>
          <w:szCs w:val="21"/>
        </w:rPr>
      </w:pPr>
      <w:r>
        <w:rPr>
          <w:rFonts w:ascii="Segoe UI" w:hAnsi="Segoe UI" w:cs="Segoe UI"/>
          <w:sz w:val="21"/>
          <w:szCs w:val="21"/>
        </w:rPr>
        <w:t>2. GitHub Actions IAM Role create</w:t>
      </w:r>
    </w:p>
    <w:p w:rsidR="00A47D0B" w:rsidRDefault="00A47D0B" w:rsidP="00A47D0B">
      <w:pPr>
        <w:spacing w:line="300" w:lineRule="atLeast"/>
        <w:rPr>
          <w:rFonts w:ascii="Segoe UI" w:hAnsi="Segoe UI" w:cs="Segoe UI"/>
          <w:sz w:val="21"/>
          <w:szCs w:val="21"/>
        </w:rPr>
      </w:pPr>
      <w:r>
        <w:rPr>
          <w:rFonts w:ascii="Segoe UI" w:hAnsi="Segoe UI" w:cs="Segoe UI"/>
          <w:sz w:val="21"/>
          <w:szCs w:val="21"/>
        </w:rPr>
        <w:t>3. GitHub repo variables set:</w:t>
      </w:r>
    </w:p>
    <w:p w:rsidR="00A47D0B" w:rsidRDefault="00A47D0B" w:rsidP="00A47D0B">
      <w:pPr>
        <w:spacing w:line="300" w:lineRule="atLeast"/>
        <w:rPr>
          <w:rFonts w:ascii="Segoe UI" w:hAnsi="Segoe UI" w:cs="Segoe UI"/>
          <w:sz w:val="21"/>
          <w:szCs w:val="21"/>
        </w:rPr>
      </w:pPr>
      <w:r>
        <w:rPr>
          <w:rFonts w:ascii="Segoe UI" w:hAnsi="Segoe UI" w:cs="Segoe UI"/>
          <w:sz w:val="21"/>
          <w:szCs w:val="21"/>
        </w:rPr>
        <w:t>   - AWS_ROLE_TO_ASSUME</w:t>
      </w:r>
    </w:p>
    <w:p w:rsidR="00A47D0B" w:rsidRDefault="00A47D0B" w:rsidP="00A47D0B">
      <w:pPr>
        <w:spacing w:line="300" w:lineRule="atLeast"/>
        <w:rPr>
          <w:rFonts w:ascii="Segoe UI" w:hAnsi="Segoe UI" w:cs="Segoe UI"/>
          <w:sz w:val="21"/>
          <w:szCs w:val="21"/>
        </w:rPr>
      </w:pPr>
      <w:r>
        <w:rPr>
          <w:rFonts w:ascii="Segoe UI" w:hAnsi="Segoe UI" w:cs="Segoe UI"/>
          <w:sz w:val="21"/>
          <w:szCs w:val="21"/>
        </w:rPr>
        <w:t>   - TF_MODEL_ID</w:t>
      </w:r>
    </w:p>
    <w:p w:rsidR="00A47D0B" w:rsidRDefault="00A47D0B" w:rsidP="00A47D0B">
      <w:pPr>
        <w:spacing w:line="300" w:lineRule="atLeast"/>
        <w:rPr>
          <w:rFonts w:ascii="Segoe UI" w:hAnsi="Segoe UI" w:cs="Segoe UI"/>
          <w:sz w:val="21"/>
          <w:szCs w:val="21"/>
        </w:rPr>
      </w:pPr>
      <w:r>
        <w:rPr>
          <w:rFonts w:ascii="Segoe UI" w:hAnsi="Segoe UI" w:cs="Segoe UI"/>
          <w:sz w:val="21"/>
          <w:szCs w:val="21"/>
        </w:rPr>
        <w:t>   - TF_KNOWLEDGE_BASE_ID</w:t>
      </w:r>
    </w:p>
    <w:p w:rsidR="00A47D0B" w:rsidRDefault="00A47D0B" w:rsidP="00A47D0B">
      <w:pPr>
        <w:spacing w:line="300" w:lineRule="atLeast"/>
        <w:rPr>
          <w:rFonts w:ascii="Segoe UI" w:hAnsi="Segoe UI" w:cs="Segoe UI"/>
          <w:sz w:val="21"/>
          <w:szCs w:val="21"/>
        </w:rPr>
      </w:pPr>
      <w:r>
        <w:rPr>
          <w:rFonts w:ascii="Segoe UI" w:hAnsi="Segoe UI" w:cs="Segoe UI"/>
          <w:sz w:val="21"/>
          <w:szCs w:val="21"/>
        </w:rPr>
        <w:t>4. GitHub Actions workflow manually run</w:t>
      </w:r>
    </w:p>
    <w:p w:rsidR="00A47D0B" w:rsidRDefault="00A47D0B" w:rsidP="00A47D0B">
      <w:pPr>
        <w:spacing w:line="300" w:lineRule="atLeast"/>
        <w:rPr>
          <w:rFonts w:ascii="Segoe UI" w:hAnsi="Segoe UI" w:cs="Segoe UI"/>
          <w:sz w:val="21"/>
          <w:szCs w:val="21"/>
        </w:rPr>
      </w:pPr>
      <w:r>
        <w:rPr>
          <w:rFonts w:ascii="Segoe UI" w:hAnsi="Segoe UI" w:cs="Segoe UI"/>
          <w:sz w:val="21"/>
          <w:szCs w:val="21"/>
        </w:rPr>
        <w:t>5. Terraform plan verify from GitHub Actions</w:t>
      </w:r>
    </w:p>
    <w:p w:rsidR="00A47D0B" w:rsidRDefault="00114F67" w:rsidP="00A47D0B">
      <w:pPr>
        <w:spacing w:line="300" w:lineRule="atLeast"/>
        <w:rPr>
          <w:rFonts w:ascii="Segoe UI" w:hAnsi="Segoe UI" w:cs="Segoe UI"/>
          <w:sz w:val="21"/>
          <w:szCs w:val="21"/>
        </w:rPr>
      </w:pPr>
      <w:r>
        <w:rPr>
          <w:rFonts w:ascii="Segoe UI" w:hAnsi="Segoe UI" w:cs="Segoe UI"/>
          <w:sz w:val="21"/>
          <w:szCs w:val="21"/>
        </w:rPr>
        <w:pict>
          <v:rect id="_x0000_i1220" style="width:0;height:1.5pt" o:hralign="center" o:hrstd="t" o:hr="t" fillcolor="#a0a0a0" stroked="f"/>
        </w:pict>
      </w:r>
    </w:p>
    <w:p w:rsidR="00A47D0B" w:rsidRDefault="00A47D0B" w:rsidP="00A47D0B">
      <w:pPr>
        <w:pStyle w:val="Heading2"/>
        <w:spacing w:line="300" w:lineRule="atLeast"/>
        <w:rPr>
          <w:rFonts w:ascii="Segoe UI" w:hAnsi="Segoe UI" w:cs="Segoe UI"/>
        </w:rPr>
      </w:pPr>
      <w:r>
        <w:rPr>
          <w:rFonts w:ascii="Segoe UI" w:hAnsi="Segoe UI" w:cs="Segoe UI"/>
        </w:rPr>
        <w:lastRenderedPageBreak/>
        <w:t>Break ke liye CloudShell keep-alive optional</w:t>
      </w:r>
    </w:p>
    <w:p w:rsidR="00A47D0B" w:rsidRDefault="00A47D0B" w:rsidP="00A47D0B">
      <w:pPr>
        <w:pStyle w:val="NormalWeb"/>
        <w:spacing w:line="300" w:lineRule="atLeast"/>
        <w:rPr>
          <w:rFonts w:ascii="Segoe UI" w:hAnsi="Segoe UI" w:cs="Segoe UI"/>
          <w:sz w:val="21"/>
          <w:szCs w:val="21"/>
        </w:rPr>
      </w:pPr>
      <w:r>
        <w:rPr>
          <w:rFonts w:ascii="Segoe UI" w:hAnsi="Segoe UI" w:cs="Segoe UI"/>
          <w:sz w:val="21"/>
          <w:szCs w:val="21"/>
        </w:rPr>
        <w:t>Agar tum short break par ja rahe ho, run kar sakte ho:</w:t>
      </w:r>
    </w:p>
    <w:p w:rsidR="00A47D0B" w:rsidRDefault="00A47D0B" w:rsidP="00A47D0B">
      <w:pPr>
        <w:pStyle w:val="NormalWeb"/>
        <w:spacing w:line="300" w:lineRule="atLeast"/>
        <w:rPr>
          <w:rFonts w:ascii="Segoe UI" w:hAnsi="Segoe UI" w:cs="Segoe UI"/>
          <w:sz w:val="21"/>
          <w:szCs w:val="21"/>
        </w:rPr>
      </w:pPr>
      <w:r>
        <w:rPr>
          <w:rFonts w:ascii="Segoe UI" w:hAnsi="Segoe UI" w:cs="Segoe UI"/>
          <w:sz w:val="21"/>
          <w:szCs w:val="21"/>
        </w:rPr>
        <w:t>while true; do echo "alive $(date)"; sleep 60; done</w:t>
      </w:r>
    </w:p>
    <w:p w:rsidR="00A47D0B" w:rsidRDefault="00A47D0B" w:rsidP="00A47D0B">
      <w:pPr>
        <w:pStyle w:val="NormalWeb"/>
        <w:spacing w:line="300" w:lineRule="atLeast"/>
        <w:rPr>
          <w:rFonts w:ascii="Segoe UI" w:hAnsi="Segoe UI" w:cs="Segoe UI"/>
          <w:sz w:val="21"/>
          <w:szCs w:val="21"/>
        </w:rPr>
      </w:pPr>
      <w:r>
        <w:rPr>
          <w:rFonts w:ascii="Segoe UI" w:hAnsi="Segoe UI" w:cs="Segoe UI"/>
          <w:sz w:val="21"/>
          <w:szCs w:val="21"/>
        </w:rPr>
        <w:t>Wapas aake stop:</w:t>
      </w:r>
    </w:p>
    <w:p w:rsidR="00A47D0B" w:rsidRDefault="00A47D0B" w:rsidP="00A47D0B">
      <w:pPr>
        <w:pStyle w:val="NormalWeb"/>
        <w:spacing w:line="300" w:lineRule="atLeast"/>
        <w:rPr>
          <w:rFonts w:ascii="Segoe UI" w:hAnsi="Segoe UI" w:cs="Segoe UI"/>
          <w:sz w:val="21"/>
          <w:szCs w:val="21"/>
        </w:rPr>
      </w:pPr>
      <w:r>
        <w:rPr>
          <w:rFonts w:ascii="Segoe UI" w:hAnsi="Segoe UI" w:cs="Segoe UI"/>
          <w:sz w:val="21"/>
          <w:szCs w:val="21"/>
        </w:rPr>
        <w:t>Ctrl + C</w:t>
      </w:r>
    </w:p>
    <w:p w:rsidR="00A47D0B" w:rsidRDefault="00A47D0B" w:rsidP="00A47D0B">
      <w:pPr>
        <w:pStyle w:val="NormalWeb"/>
        <w:spacing w:line="300" w:lineRule="atLeast"/>
        <w:rPr>
          <w:rFonts w:ascii="Segoe UI" w:hAnsi="Segoe UI" w:cs="Segoe UI"/>
          <w:sz w:val="21"/>
          <w:szCs w:val="21"/>
        </w:rPr>
      </w:pPr>
      <w:r>
        <w:rPr>
          <w:rFonts w:ascii="Segoe UI" w:hAnsi="Segoe UI" w:cs="Segoe UI"/>
          <w:sz w:val="21"/>
          <w:szCs w:val="21"/>
        </w:rPr>
        <w:t xml:space="preserve">But agar disconnect bhi ho gaya toh tension nahi — sab commit + push ho chuka hai </w:t>
      </w:r>
      <w:r>
        <w:rPr>
          <w:rFonts w:ascii="Segoe UI Symbol" w:hAnsi="Segoe UI Symbol" w:cs="Segoe UI Symbol"/>
          <w:sz w:val="21"/>
          <w:szCs w:val="21"/>
        </w:rPr>
        <w:t>✅</w:t>
      </w:r>
    </w:p>
    <w:p w:rsidR="00A47D0B" w:rsidRDefault="00114F67" w:rsidP="00A47D0B">
      <w:pPr>
        <w:spacing w:line="300" w:lineRule="atLeast"/>
        <w:rPr>
          <w:rFonts w:ascii="Segoe UI" w:hAnsi="Segoe UI" w:cs="Segoe UI"/>
          <w:sz w:val="21"/>
          <w:szCs w:val="21"/>
        </w:rPr>
      </w:pPr>
      <w:r>
        <w:rPr>
          <w:rFonts w:ascii="Segoe UI" w:hAnsi="Segoe UI" w:cs="Segoe UI"/>
          <w:sz w:val="21"/>
          <w:szCs w:val="21"/>
        </w:rPr>
        <w:pict>
          <v:rect id="_x0000_i1221" style="width:0;height:1.5pt" o:hralign="center" o:hrstd="t" o:hr="t" fillcolor="#a0a0a0" stroked="f"/>
        </w:pict>
      </w:r>
    </w:p>
    <w:p w:rsidR="00A47D0B" w:rsidRDefault="00A47D0B" w:rsidP="00A47D0B">
      <w:pPr>
        <w:pStyle w:val="NormalWeb"/>
        <w:spacing w:line="300" w:lineRule="atLeast"/>
        <w:rPr>
          <w:rFonts w:ascii="Segoe UI" w:hAnsi="Segoe UI" w:cs="Segoe UI"/>
          <w:sz w:val="21"/>
          <w:szCs w:val="21"/>
        </w:rPr>
      </w:pPr>
      <w:r>
        <w:rPr>
          <w:rFonts w:ascii="Segoe UI" w:hAnsi="Segoe UI" w:cs="Segoe UI"/>
          <w:sz w:val="21"/>
          <w:szCs w:val="21"/>
        </w:rPr>
        <w:t>Jab wapas aao, bas bolo:</w:t>
      </w:r>
    </w:p>
    <w:p w:rsidR="00A47D0B" w:rsidRDefault="00A47D0B" w:rsidP="00A47D0B">
      <w:pPr>
        <w:pStyle w:val="NormalWeb"/>
        <w:spacing w:line="300" w:lineRule="atLeast"/>
        <w:rPr>
          <w:rFonts w:ascii="Segoe UI" w:hAnsi="Segoe UI" w:cs="Segoe UI"/>
          <w:sz w:val="21"/>
          <w:szCs w:val="21"/>
        </w:rPr>
      </w:pPr>
      <w:r>
        <w:rPr>
          <w:rFonts w:ascii="Segoe UI" w:hAnsi="Segoe UI" w:cs="Segoe UI"/>
          <w:sz w:val="21"/>
          <w:szCs w:val="21"/>
        </w:rPr>
        <w:t>OIDC role setup continue karo</w:t>
      </w:r>
    </w:p>
    <w:p w:rsidR="00A47D0B" w:rsidRDefault="00A47D0B" w:rsidP="00A47D0B">
      <w:pPr>
        <w:pStyle w:val="NormalWeb"/>
        <w:spacing w:line="300" w:lineRule="atLeast"/>
        <w:rPr>
          <w:rFonts w:ascii="Segoe UI" w:hAnsi="Segoe UI" w:cs="Segoe UI"/>
          <w:sz w:val="21"/>
          <w:szCs w:val="21"/>
        </w:rPr>
      </w:pPr>
      <w:r>
        <w:rPr>
          <w:rFonts w:ascii="Segoe UI" w:hAnsi="Segoe UI" w:cs="Segoe UI"/>
          <w:sz w:val="21"/>
          <w:szCs w:val="21"/>
        </w:rPr>
        <w:t>Phir hum AWS side ka GitHub OIDC IAM role create karenge.</w:t>
      </w:r>
    </w:p>
    <w:p w:rsidR="00E818EC" w:rsidRDefault="00A47D0B" w:rsidP="009359A7">
      <w:pPr>
        <w:spacing w:after="0" w:line="300" w:lineRule="atLeast"/>
        <w:rPr>
          <w:rFonts w:eastAsia="Times New Roman" w:cstheme="minorHAnsi"/>
          <w:sz w:val="21"/>
          <w:szCs w:val="21"/>
          <w:lang w:eastAsia="en-IN"/>
        </w:rPr>
      </w:pPr>
      <w:r>
        <w:rPr>
          <w:rFonts w:cstheme="minorHAnsi"/>
          <w:noProof/>
          <w:sz w:val="21"/>
          <w:szCs w:val="21"/>
          <w:lang w:eastAsia="en-IN"/>
        </w:rPr>
        <w:drawing>
          <wp:inline distT="0" distB="0" distL="0" distR="0">
            <wp:extent cx="6465570" cy="3636883"/>
            <wp:effectExtent l="0" t="0" r="0" b="1905"/>
            <wp:docPr id="42" name="Picture 42" descr="C:\Users\prashant.saxena\AppData\Local\Microsoft\Windows\INetCache\Content.MSO\F5BD657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8" descr="C:\Users\prashant.saxena\AppData\Local\Microsoft\Windows\INetCache\Content.MSO\F5BD6578.tmp"/>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6465570" cy="3636883"/>
                    </a:xfrm>
                    <a:prstGeom prst="rect">
                      <a:avLst/>
                    </a:prstGeom>
                    <a:noFill/>
                    <a:ln>
                      <a:noFill/>
                    </a:ln>
                  </pic:spPr>
                </pic:pic>
              </a:graphicData>
            </a:graphic>
          </wp:inline>
        </w:drawing>
      </w:r>
    </w:p>
    <w:p w:rsidR="00A47D0B" w:rsidRDefault="00A47D0B" w:rsidP="009359A7">
      <w:pPr>
        <w:spacing w:after="0" w:line="300" w:lineRule="atLeast"/>
        <w:rPr>
          <w:rFonts w:eastAsia="Times New Roman" w:cstheme="minorHAnsi"/>
          <w:sz w:val="21"/>
          <w:szCs w:val="21"/>
          <w:lang w:eastAsia="en-IN"/>
        </w:rPr>
      </w:pPr>
    </w:p>
    <w:p w:rsidR="00A47D0B" w:rsidRPr="00A47D0B" w:rsidRDefault="00A47D0B" w:rsidP="00A47D0B">
      <w:pPr>
        <w:spacing w:before="100" w:beforeAutospacing="1" w:after="100" w:afterAutospacing="1" w:line="300" w:lineRule="atLeast"/>
        <w:rPr>
          <w:rFonts w:ascii="Segoe UI" w:eastAsia="Times New Roman" w:hAnsi="Segoe UI" w:cs="Segoe UI"/>
          <w:sz w:val="21"/>
          <w:szCs w:val="21"/>
          <w:lang w:eastAsia="en-IN"/>
        </w:rPr>
      </w:pPr>
      <w:r w:rsidRPr="00A47D0B">
        <w:rPr>
          <w:rFonts w:ascii="Segoe UI" w:eastAsia="Times New Roman" w:hAnsi="Segoe UI" w:cs="Segoe UI"/>
          <w:sz w:val="21"/>
          <w:szCs w:val="21"/>
          <w:lang w:eastAsia="en-IN"/>
        </w:rPr>
        <w:t xml:space="preserve">Perfect bhai </w:t>
      </w:r>
      <w:r w:rsidRPr="00A47D0B">
        <w:rPr>
          <w:rFonts w:ascii="Segoe UI Symbol" w:eastAsia="Times New Roman" w:hAnsi="Segoe UI Symbol" w:cs="Segoe UI Symbol"/>
          <w:sz w:val="21"/>
          <w:szCs w:val="21"/>
          <w:lang w:eastAsia="en-IN"/>
        </w:rPr>
        <w:t>✅</w:t>
      </w:r>
      <w:r w:rsidRPr="00A47D0B">
        <w:rPr>
          <w:rFonts w:ascii="Segoe UI" w:eastAsia="Times New Roman" w:hAnsi="Segoe UI" w:cs="Segoe UI"/>
          <w:sz w:val="21"/>
          <w:szCs w:val="21"/>
          <w:lang w:eastAsia="en-IN"/>
        </w:rPr>
        <w:t xml:space="preserve"> ab screenshot correct repo ka hai.</w:t>
      </w:r>
    </w:p>
    <w:p w:rsidR="00A47D0B" w:rsidRPr="00A47D0B" w:rsidRDefault="00A47D0B" w:rsidP="00A47D0B">
      <w:pPr>
        <w:spacing w:before="100" w:beforeAutospacing="1" w:after="100" w:afterAutospacing="1" w:line="300" w:lineRule="atLeast"/>
        <w:rPr>
          <w:rFonts w:ascii="Segoe UI" w:eastAsia="Times New Roman" w:hAnsi="Segoe UI" w:cs="Segoe UI"/>
          <w:sz w:val="21"/>
          <w:szCs w:val="21"/>
          <w:lang w:eastAsia="en-IN"/>
        </w:rPr>
      </w:pPr>
      <w:r w:rsidRPr="00A47D0B">
        <w:rPr>
          <w:rFonts w:ascii="Segoe UI" w:eastAsia="Times New Roman" w:hAnsi="Segoe UI" w:cs="Segoe UI"/>
          <w:sz w:val="21"/>
          <w:szCs w:val="21"/>
          <w:lang w:eastAsia="en-IN"/>
        </w:rPr>
        <w:t>imageimage.png (Image: GitHub repository enterprise-genai-assistant-aws shows terraform-plan.yml workflow file)</w:t>
      </w:r>
    </w:p>
    <w:p w:rsidR="00A47D0B" w:rsidRPr="00A47D0B" w:rsidRDefault="00A47D0B" w:rsidP="00A47D0B">
      <w:pPr>
        <w:spacing w:before="100" w:beforeAutospacing="1" w:after="100" w:afterAutospacing="1" w:line="300" w:lineRule="atLeast"/>
        <w:rPr>
          <w:rFonts w:ascii="Segoe UI" w:eastAsia="Times New Roman" w:hAnsi="Segoe UI" w:cs="Segoe UI"/>
          <w:sz w:val="21"/>
          <w:szCs w:val="21"/>
          <w:lang w:eastAsia="en-IN"/>
        </w:rPr>
      </w:pPr>
      <w:r w:rsidRPr="00A47D0B">
        <w:rPr>
          <w:rFonts w:ascii="Segoe UI" w:eastAsia="Times New Roman" w:hAnsi="Segoe UI" w:cs="Segoe UI"/>
          <w:sz w:val="21"/>
          <w:szCs w:val="21"/>
          <w:lang w:eastAsia="en-IN"/>
        </w:rPr>
        <w:t>Screenshot me clear dikh raha hai:</w:t>
      </w:r>
    </w:p>
    <w:p w:rsidR="00A47D0B" w:rsidRPr="00A47D0B" w:rsidRDefault="00A47D0B" w:rsidP="00A47D0B">
      <w:pPr>
        <w:numPr>
          <w:ilvl w:val="0"/>
          <w:numId w:val="35"/>
        </w:numPr>
        <w:spacing w:before="100" w:beforeAutospacing="1" w:after="100" w:afterAutospacing="1" w:line="300" w:lineRule="atLeast"/>
        <w:rPr>
          <w:rFonts w:ascii="Segoe UI" w:eastAsia="Times New Roman" w:hAnsi="Segoe UI" w:cs="Segoe UI"/>
          <w:sz w:val="21"/>
          <w:szCs w:val="21"/>
          <w:lang w:eastAsia="en-IN"/>
        </w:rPr>
      </w:pPr>
      <w:r w:rsidRPr="00A47D0B">
        <w:rPr>
          <w:rFonts w:ascii="Segoe UI" w:eastAsia="Times New Roman" w:hAnsi="Segoe UI" w:cs="Segoe UI"/>
          <w:sz w:val="21"/>
          <w:szCs w:val="21"/>
          <w:lang w:eastAsia="en-IN"/>
        </w:rPr>
        <w:t xml:space="preserve">Repo: </w:t>
      </w:r>
      <w:r w:rsidRPr="00A47D0B">
        <w:rPr>
          <w:rFonts w:ascii="Courier New" w:eastAsia="Times New Roman" w:hAnsi="Courier New" w:cs="Courier New"/>
          <w:sz w:val="20"/>
          <w:szCs w:val="20"/>
          <w:lang w:eastAsia="en-IN"/>
        </w:rPr>
        <w:t>prashant2781 / enterprise-genai-assistant-aws</w:t>
      </w:r>
    </w:p>
    <w:p w:rsidR="00A47D0B" w:rsidRPr="00A47D0B" w:rsidRDefault="00A47D0B" w:rsidP="00A47D0B">
      <w:pPr>
        <w:numPr>
          <w:ilvl w:val="0"/>
          <w:numId w:val="35"/>
        </w:numPr>
        <w:spacing w:before="100" w:beforeAutospacing="1" w:after="100" w:afterAutospacing="1" w:line="300" w:lineRule="atLeast"/>
        <w:rPr>
          <w:rFonts w:ascii="Segoe UI" w:eastAsia="Times New Roman" w:hAnsi="Segoe UI" w:cs="Segoe UI"/>
          <w:sz w:val="21"/>
          <w:szCs w:val="21"/>
          <w:lang w:eastAsia="en-IN"/>
        </w:rPr>
      </w:pPr>
      <w:r w:rsidRPr="00A47D0B">
        <w:rPr>
          <w:rFonts w:ascii="Segoe UI" w:eastAsia="Times New Roman" w:hAnsi="Segoe UI" w:cs="Segoe UI"/>
          <w:sz w:val="21"/>
          <w:szCs w:val="21"/>
          <w:lang w:eastAsia="en-IN"/>
        </w:rPr>
        <w:t xml:space="preserve">Branch: </w:t>
      </w:r>
      <w:r w:rsidRPr="00A47D0B">
        <w:rPr>
          <w:rFonts w:ascii="Courier New" w:eastAsia="Times New Roman" w:hAnsi="Courier New" w:cs="Courier New"/>
          <w:sz w:val="20"/>
          <w:szCs w:val="20"/>
          <w:lang w:eastAsia="en-IN"/>
        </w:rPr>
        <w:t>main</w:t>
      </w:r>
    </w:p>
    <w:p w:rsidR="00A47D0B" w:rsidRPr="00A47D0B" w:rsidRDefault="00A47D0B" w:rsidP="00A47D0B">
      <w:pPr>
        <w:numPr>
          <w:ilvl w:val="0"/>
          <w:numId w:val="35"/>
        </w:numPr>
        <w:spacing w:before="100" w:beforeAutospacing="1" w:after="100" w:afterAutospacing="1" w:line="300" w:lineRule="atLeast"/>
        <w:rPr>
          <w:rFonts w:ascii="Segoe UI" w:eastAsia="Times New Roman" w:hAnsi="Segoe UI" w:cs="Segoe UI"/>
          <w:sz w:val="21"/>
          <w:szCs w:val="21"/>
          <w:lang w:eastAsia="en-IN"/>
        </w:rPr>
      </w:pPr>
      <w:r w:rsidRPr="00A47D0B">
        <w:rPr>
          <w:rFonts w:ascii="Segoe UI" w:eastAsia="Times New Roman" w:hAnsi="Segoe UI" w:cs="Segoe UI"/>
          <w:sz w:val="21"/>
          <w:szCs w:val="21"/>
          <w:lang w:eastAsia="en-IN"/>
        </w:rPr>
        <w:t xml:space="preserve">Folder: </w:t>
      </w:r>
      <w:r w:rsidRPr="00A47D0B">
        <w:rPr>
          <w:rFonts w:ascii="Courier New" w:eastAsia="Times New Roman" w:hAnsi="Courier New" w:cs="Courier New"/>
          <w:sz w:val="20"/>
          <w:szCs w:val="20"/>
          <w:lang w:eastAsia="en-IN"/>
        </w:rPr>
        <w:t>.github / workflows</w:t>
      </w:r>
    </w:p>
    <w:p w:rsidR="00A47D0B" w:rsidRPr="00A47D0B" w:rsidRDefault="00A47D0B" w:rsidP="00A47D0B">
      <w:pPr>
        <w:numPr>
          <w:ilvl w:val="0"/>
          <w:numId w:val="35"/>
        </w:numPr>
        <w:spacing w:before="100" w:beforeAutospacing="1" w:after="100" w:afterAutospacing="1" w:line="300" w:lineRule="atLeast"/>
        <w:rPr>
          <w:rFonts w:ascii="Segoe UI" w:eastAsia="Times New Roman" w:hAnsi="Segoe UI" w:cs="Segoe UI"/>
          <w:sz w:val="21"/>
          <w:szCs w:val="21"/>
          <w:lang w:eastAsia="en-IN"/>
        </w:rPr>
      </w:pPr>
      <w:r w:rsidRPr="00A47D0B">
        <w:rPr>
          <w:rFonts w:ascii="Segoe UI" w:eastAsia="Times New Roman" w:hAnsi="Segoe UI" w:cs="Segoe UI"/>
          <w:sz w:val="21"/>
          <w:szCs w:val="21"/>
          <w:lang w:eastAsia="en-IN"/>
        </w:rPr>
        <w:t xml:space="preserve">Workflow file: </w:t>
      </w:r>
      <w:r w:rsidRPr="00A47D0B">
        <w:rPr>
          <w:rFonts w:ascii="Courier New" w:eastAsia="Times New Roman" w:hAnsi="Courier New" w:cs="Courier New"/>
          <w:sz w:val="20"/>
          <w:szCs w:val="20"/>
          <w:lang w:eastAsia="en-IN"/>
        </w:rPr>
        <w:t>terraform-plan.yml</w:t>
      </w:r>
    </w:p>
    <w:p w:rsidR="00A47D0B" w:rsidRPr="00A47D0B" w:rsidRDefault="00A47D0B" w:rsidP="00A47D0B">
      <w:pPr>
        <w:numPr>
          <w:ilvl w:val="0"/>
          <w:numId w:val="35"/>
        </w:numPr>
        <w:spacing w:before="100" w:beforeAutospacing="1" w:after="100" w:afterAutospacing="1" w:line="300" w:lineRule="atLeast"/>
        <w:rPr>
          <w:rFonts w:ascii="Segoe UI" w:eastAsia="Times New Roman" w:hAnsi="Segoe UI" w:cs="Segoe UI"/>
          <w:sz w:val="21"/>
          <w:szCs w:val="21"/>
          <w:lang w:eastAsia="en-IN"/>
        </w:rPr>
      </w:pPr>
      <w:r w:rsidRPr="00A47D0B">
        <w:rPr>
          <w:rFonts w:ascii="Segoe UI" w:eastAsia="Times New Roman" w:hAnsi="Segoe UI" w:cs="Segoe UI"/>
          <w:sz w:val="21"/>
          <w:szCs w:val="21"/>
          <w:lang w:eastAsia="en-IN"/>
        </w:rPr>
        <w:t xml:space="preserve">Commit message: </w:t>
      </w:r>
      <w:r w:rsidRPr="00A47D0B">
        <w:rPr>
          <w:rFonts w:ascii="Courier New" w:eastAsia="Times New Roman" w:hAnsi="Courier New" w:cs="Courier New"/>
          <w:sz w:val="20"/>
          <w:szCs w:val="20"/>
          <w:lang w:eastAsia="en-IN"/>
        </w:rPr>
        <w:t>Add Terraform plan GitHub Actions workflow</w:t>
      </w:r>
    </w:p>
    <w:p w:rsidR="00A47D0B" w:rsidRPr="00A47D0B" w:rsidRDefault="00A47D0B" w:rsidP="00A47D0B">
      <w:pPr>
        <w:numPr>
          <w:ilvl w:val="0"/>
          <w:numId w:val="35"/>
        </w:numPr>
        <w:spacing w:before="100" w:beforeAutospacing="1" w:after="100" w:afterAutospacing="1" w:line="300" w:lineRule="atLeast"/>
        <w:rPr>
          <w:rFonts w:ascii="Segoe UI" w:eastAsia="Times New Roman" w:hAnsi="Segoe UI" w:cs="Segoe UI"/>
          <w:sz w:val="21"/>
          <w:szCs w:val="21"/>
          <w:lang w:eastAsia="en-IN"/>
        </w:rPr>
      </w:pPr>
      <w:r w:rsidRPr="00A47D0B">
        <w:rPr>
          <w:rFonts w:ascii="Segoe UI" w:eastAsia="Times New Roman" w:hAnsi="Segoe UI" w:cs="Segoe UI"/>
          <w:sz w:val="21"/>
          <w:szCs w:val="21"/>
          <w:lang w:eastAsia="en-IN"/>
        </w:rPr>
        <w:lastRenderedPageBreak/>
        <w:t xml:space="preserve">Commit hash visible: </w:t>
      </w:r>
      <w:r w:rsidRPr="00A47D0B">
        <w:rPr>
          <w:rFonts w:ascii="Courier New" w:eastAsia="Times New Roman" w:hAnsi="Courier New" w:cs="Courier New"/>
          <w:sz w:val="20"/>
          <w:szCs w:val="20"/>
          <w:lang w:eastAsia="en-IN"/>
        </w:rPr>
        <w:t>5184fbc</w:t>
      </w:r>
    </w:p>
    <w:p w:rsidR="00A47D0B" w:rsidRPr="00A47D0B" w:rsidRDefault="00A47D0B" w:rsidP="00A47D0B">
      <w:pPr>
        <w:numPr>
          <w:ilvl w:val="0"/>
          <w:numId w:val="35"/>
        </w:numPr>
        <w:spacing w:before="100" w:beforeAutospacing="1" w:after="100" w:afterAutospacing="1" w:line="300" w:lineRule="atLeast"/>
        <w:rPr>
          <w:rFonts w:ascii="Segoe UI" w:eastAsia="Times New Roman" w:hAnsi="Segoe UI" w:cs="Segoe UI"/>
          <w:sz w:val="21"/>
          <w:szCs w:val="21"/>
          <w:lang w:eastAsia="en-IN"/>
        </w:rPr>
      </w:pPr>
      <w:r w:rsidRPr="00A47D0B">
        <w:rPr>
          <w:rFonts w:ascii="Segoe UI" w:eastAsia="Times New Roman" w:hAnsi="Segoe UI" w:cs="Segoe UI"/>
          <w:sz w:val="21"/>
          <w:szCs w:val="21"/>
          <w:lang w:eastAsia="en-IN"/>
        </w:rPr>
        <w:t xml:space="preserve">Folders also visible: </w:t>
      </w:r>
    </w:p>
    <w:p w:rsidR="00A47D0B" w:rsidRPr="00A47D0B" w:rsidRDefault="00A47D0B" w:rsidP="00A47D0B">
      <w:pPr>
        <w:numPr>
          <w:ilvl w:val="1"/>
          <w:numId w:val="35"/>
        </w:numPr>
        <w:spacing w:before="100" w:beforeAutospacing="1" w:after="100" w:afterAutospacing="1" w:line="300" w:lineRule="atLeast"/>
        <w:rPr>
          <w:rFonts w:ascii="Segoe UI" w:eastAsia="Times New Roman" w:hAnsi="Segoe UI" w:cs="Segoe UI"/>
          <w:sz w:val="21"/>
          <w:szCs w:val="21"/>
          <w:lang w:eastAsia="en-IN"/>
        </w:rPr>
      </w:pPr>
      <w:r w:rsidRPr="00A47D0B">
        <w:rPr>
          <w:rFonts w:ascii="Courier New" w:eastAsia="Times New Roman" w:hAnsi="Courier New" w:cs="Courier New"/>
          <w:sz w:val="20"/>
          <w:szCs w:val="20"/>
          <w:lang w:eastAsia="en-IN"/>
        </w:rPr>
        <w:t>app</w:t>
      </w:r>
    </w:p>
    <w:p w:rsidR="00A47D0B" w:rsidRPr="00A47D0B" w:rsidRDefault="00A47D0B" w:rsidP="00A47D0B">
      <w:pPr>
        <w:numPr>
          <w:ilvl w:val="1"/>
          <w:numId w:val="35"/>
        </w:numPr>
        <w:spacing w:before="100" w:beforeAutospacing="1" w:after="100" w:afterAutospacing="1" w:line="300" w:lineRule="atLeast"/>
        <w:rPr>
          <w:rFonts w:ascii="Segoe UI" w:eastAsia="Times New Roman" w:hAnsi="Segoe UI" w:cs="Segoe UI"/>
          <w:sz w:val="21"/>
          <w:szCs w:val="21"/>
          <w:lang w:eastAsia="en-IN"/>
        </w:rPr>
      </w:pPr>
      <w:r w:rsidRPr="00A47D0B">
        <w:rPr>
          <w:rFonts w:ascii="Courier New" w:eastAsia="Times New Roman" w:hAnsi="Courier New" w:cs="Courier New"/>
          <w:sz w:val="20"/>
          <w:szCs w:val="20"/>
          <w:lang w:eastAsia="en-IN"/>
        </w:rPr>
        <w:t>infra</w:t>
      </w:r>
    </w:p>
    <w:p w:rsidR="00A47D0B" w:rsidRPr="00A47D0B" w:rsidRDefault="00A47D0B" w:rsidP="00A47D0B">
      <w:pPr>
        <w:numPr>
          <w:ilvl w:val="1"/>
          <w:numId w:val="35"/>
        </w:numPr>
        <w:spacing w:before="100" w:beforeAutospacing="1" w:after="100" w:afterAutospacing="1" w:line="300" w:lineRule="atLeast"/>
        <w:rPr>
          <w:rFonts w:ascii="Segoe UI" w:eastAsia="Times New Roman" w:hAnsi="Segoe UI" w:cs="Segoe UI"/>
          <w:sz w:val="21"/>
          <w:szCs w:val="21"/>
          <w:lang w:eastAsia="en-IN"/>
        </w:rPr>
      </w:pPr>
      <w:r w:rsidRPr="00A47D0B">
        <w:rPr>
          <w:rFonts w:ascii="Courier New" w:eastAsia="Times New Roman" w:hAnsi="Courier New" w:cs="Courier New"/>
          <w:sz w:val="20"/>
          <w:szCs w:val="20"/>
          <w:lang w:eastAsia="en-IN"/>
        </w:rPr>
        <w:t>.gitignore</w:t>
      </w:r>
    </w:p>
    <w:p w:rsidR="00A47D0B" w:rsidRPr="00A47D0B" w:rsidRDefault="00A47D0B" w:rsidP="00A47D0B">
      <w:pPr>
        <w:numPr>
          <w:ilvl w:val="1"/>
          <w:numId w:val="35"/>
        </w:numPr>
        <w:spacing w:before="100" w:beforeAutospacing="1" w:after="100" w:afterAutospacing="1" w:line="300" w:lineRule="atLeast"/>
        <w:rPr>
          <w:rFonts w:ascii="Segoe UI" w:eastAsia="Times New Roman" w:hAnsi="Segoe UI" w:cs="Segoe UI"/>
          <w:sz w:val="21"/>
          <w:szCs w:val="21"/>
          <w:lang w:eastAsia="en-IN"/>
        </w:rPr>
      </w:pPr>
      <w:r w:rsidRPr="00A47D0B">
        <w:rPr>
          <w:rFonts w:ascii="Courier New" w:eastAsia="Times New Roman" w:hAnsi="Courier New" w:cs="Courier New"/>
          <w:sz w:val="20"/>
          <w:szCs w:val="20"/>
          <w:lang w:eastAsia="en-IN"/>
        </w:rPr>
        <w:t>README.md</w:t>
      </w:r>
    </w:p>
    <w:p w:rsidR="00A47D0B" w:rsidRPr="00A47D0B" w:rsidRDefault="00A47D0B" w:rsidP="00A47D0B">
      <w:pPr>
        <w:spacing w:before="100" w:beforeAutospacing="1" w:after="100" w:afterAutospacing="1" w:line="300" w:lineRule="atLeast"/>
        <w:rPr>
          <w:rFonts w:ascii="Segoe UI" w:eastAsia="Times New Roman" w:hAnsi="Segoe UI" w:cs="Segoe UI"/>
          <w:sz w:val="21"/>
          <w:szCs w:val="21"/>
          <w:lang w:eastAsia="en-IN"/>
        </w:rPr>
      </w:pPr>
      <w:r w:rsidRPr="00A47D0B">
        <w:rPr>
          <w:rFonts w:ascii="Segoe UI" w:eastAsia="Times New Roman" w:hAnsi="Segoe UI" w:cs="Segoe UI"/>
          <w:sz w:val="21"/>
          <w:szCs w:val="21"/>
          <w:lang w:eastAsia="en-IN"/>
        </w:rPr>
        <w:t xml:space="preserve">Matlab </w:t>
      </w:r>
      <w:r w:rsidRPr="00A47D0B">
        <w:rPr>
          <w:rFonts w:ascii="Segoe UI" w:eastAsia="Times New Roman" w:hAnsi="Segoe UI" w:cs="Segoe UI"/>
          <w:b/>
          <w:bCs/>
          <w:sz w:val="21"/>
          <w:szCs w:val="21"/>
          <w:lang w:eastAsia="en-IN"/>
        </w:rPr>
        <w:t>GitHub repo me workflow file successfully push ho chuki hai</w:t>
      </w:r>
      <w:r w:rsidRPr="00A47D0B">
        <w:rPr>
          <w:rFonts w:ascii="Segoe UI" w:eastAsia="Times New Roman" w:hAnsi="Segoe UI" w:cs="Segoe UI"/>
          <w:sz w:val="21"/>
          <w:szCs w:val="21"/>
          <w:lang w:eastAsia="en-IN"/>
        </w:rPr>
        <w:t xml:space="preserve"> </w:t>
      </w:r>
      <w:r w:rsidRPr="00A47D0B">
        <w:rPr>
          <w:rFonts w:ascii="Segoe UI Symbol" w:eastAsia="Times New Roman" w:hAnsi="Segoe UI Symbol" w:cs="Segoe UI Symbol"/>
          <w:sz w:val="21"/>
          <w:szCs w:val="21"/>
          <w:lang w:eastAsia="en-IN"/>
        </w:rPr>
        <w:t>✅</w:t>
      </w:r>
    </w:p>
    <w:p w:rsidR="00A47D0B" w:rsidRPr="00A47D0B" w:rsidRDefault="00A47D0B" w:rsidP="00A47D0B">
      <w:pPr>
        <w:spacing w:before="100" w:beforeAutospacing="1" w:after="100" w:afterAutospacing="1" w:line="300" w:lineRule="atLeast"/>
        <w:rPr>
          <w:rFonts w:ascii="Segoe UI" w:eastAsia="Times New Roman" w:hAnsi="Segoe UI" w:cs="Segoe UI"/>
          <w:sz w:val="21"/>
          <w:szCs w:val="21"/>
          <w:lang w:eastAsia="en-IN"/>
        </w:rPr>
      </w:pPr>
      <w:r w:rsidRPr="00A47D0B">
        <w:rPr>
          <w:rFonts w:ascii="Segoe UI" w:eastAsia="Times New Roman" w:hAnsi="Segoe UI" w:cs="Segoe UI"/>
          <w:sz w:val="21"/>
          <w:szCs w:val="21"/>
          <w:lang w:eastAsia="en-IN"/>
        </w:rPr>
        <w:t>Break le lo bhai, sab safe hai. CloudShell disconnect bhi ho jaye toh koi issue nahi, kyunki:</w:t>
      </w:r>
    </w:p>
    <w:p w:rsidR="00A47D0B" w:rsidRPr="00A47D0B" w:rsidRDefault="00A47D0B" w:rsidP="00A47D0B">
      <w:pPr>
        <w:spacing w:after="0" w:line="300" w:lineRule="atLeast"/>
        <w:rPr>
          <w:rFonts w:ascii="Segoe UI" w:eastAsia="Times New Roman" w:hAnsi="Segoe UI" w:cs="Segoe UI"/>
          <w:sz w:val="21"/>
          <w:szCs w:val="21"/>
          <w:lang w:eastAsia="en-IN"/>
        </w:rPr>
      </w:pPr>
      <w:r w:rsidRPr="00A47D0B">
        <w:rPr>
          <w:rFonts w:ascii="Segoe UI" w:eastAsia="Times New Roman" w:hAnsi="Segoe UI" w:cs="Segoe UI"/>
          <w:sz w:val="21"/>
          <w:szCs w:val="21"/>
          <w:lang w:eastAsia="en-IN"/>
        </w:rPr>
        <w:t xml:space="preserve">local repo committed </w:t>
      </w:r>
      <w:r w:rsidRPr="00A47D0B">
        <w:rPr>
          <w:rFonts w:ascii="Segoe UI Symbol" w:eastAsia="Times New Roman" w:hAnsi="Segoe UI Symbol" w:cs="Segoe UI Symbol"/>
          <w:sz w:val="21"/>
          <w:szCs w:val="21"/>
          <w:lang w:eastAsia="en-IN"/>
        </w:rPr>
        <w:t>✅</w:t>
      </w:r>
    </w:p>
    <w:p w:rsidR="00A47D0B" w:rsidRPr="00A47D0B" w:rsidRDefault="00A47D0B" w:rsidP="00A47D0B">
      <w:pPr>
        <w:spacing w:after="0" w:line="300" w:lineRule="atLeast"/>
        <w:rPr>
          <w:rFonts w:ascii="Segoe UI" w:eastAsia="Times New Roman" w:hAnsi="Segoe UI" w:cs="Segoe UI"/>
          <w:sz w:val="21"/>
          <w:szCs w:val="21"/>
          <w:lang w:eastAsia="en-IN"/>
        </w:rPr>
      </w:pPr>
      <w:r w:rsidRPr="00A47D0B">
        <w:rPr>
          <w:rFonts w:ascii="Segoe UI" w:eastAsia="Times New Roman" w:hAnsi="Segoe UI" w:cs="Segoe UI"/>
          <w:sz w:val="21"/>
          <w:szCs w:val="21"/>
          <w:lang w:eastAsia="en-IN"/>
        </w:rPr>
        <w:t xml:space="preserve">remote GitHub pushed </w:t>
      </w:r>
      <w:r w:rsidRPr="00A47D0B">
        <w:rPr>
          <w:rFonts w:ascii="Segoe UI Symbol" w:eastAsia="Times New Roman" w:hAnsi="Segoe UI Symbol" w:cs="Segoe UI Symbol"/>
          <w:sz w:val="21"/>
          <w:szCs w:val="21"/>
          <w:lang w:eastAsia="en-IN"/>
        </w:rPr>
        <w:t>✅</w:t>
      </w:r>
    </w:p>
    <w:p w:rsidR="00A47D0B" w:rsidRPr="00A47D0B" w:rsidRDefault="00A47D0B" w:rsidP="00A47D0B">
      <w:pPr>
        <w:spacing w:after="0" w:line="300" w:lineRule="atLeast"/>
        <w:rPr>
          <w:rFonts w:ascii="Segoe UI" w:eastAsia="Times New Roman" w:hAnsi="Segoe UI" w:cs="Segoe UI"/>
          <w:sz w:val="21"/>
          <w:szCs w:val="21"/>
          <w:lang w:eastAsia="en-IN"/>
        </w:rPr>
      </w:pPr>
      <w:r w:rsidRPr="00A47D0B">
        <w:rPr>
          <w:rFonts w:ascii="Segoe UI" w:eastAsia="Times New Roman" w:hAnsi="Segoe UI" w:cs="Segoe UI"/>
          <w:sz w:val="21"/>
          <w:szCs w:val="21"/>
          <w:lang w:eastAsia="en-IN"/>
        </w:rPr>
        <w:t xml:space="preserve">Terraform state S3 backend me </w:t>
      </w:r>
      <w:r w:rsidRPr="00A47D0B">
        <w:rPr>
          <w:rFonts w:ascii="Segoe UI Symbol" w:eastAsia="Times New Roman" w:hAnsi="Segoe UI Symbol" w:cs="Segoe UI Symbol"/>
          <w:sz w:val="21"/>
          <w:szCs w:val="21"/>
          <w:lang w:eastAsia="en-IN"/>
        </w:rPr>
        <w:t>✅</w:t>
      </w:r>
    </w:p>
    <w:p w:rsidR="00A47D0B" w:rsidRPr="00A47D0B" w:rsidRDefault="00A47D0B" w:rsidP="00A47D0B">
      <w:pPr>
        <w:spacing w:after="0" w:line="300" w:lineRule="atLeast"/>
        <w:rPr>
          <w:rFonts w:ascii="Segoe UI" w:eastAsia="Times New Roman" w:hAnsi="Segoe UI" w:cs="Segoe UI"/>
          <w:sz w:val="21"/>
          <w:szCs w:val="21"/>
          <w:lang w:eastAsia="en-IN"/>
        </w:rPr>
      </w:pPr>
      <w:r w:rsidRPr="00A47D0B">
        <w:rPr>
          <w:rFonts w:ascii="Segoe UI" w:eastAsia="Times New Roman" w:hAnsi="Segoe UI" w:cs="Segoe UI"/>
          <w:sz w:val="21"/>
          <w:szCs w:val="21"/>
          <w:lang w:eastAsia="en-IN"/>
        </w:rPr>
        <w:t xml:space="preserve">backend.tf committed </w:t>
      </w:r>
      <w:r w:rsidRPr="00A47D0B">
        <w:rPr>
          <w:rFonts w:ascii="Segoe UI Symbol" w:eastAsia="Times New Roman" w:hAnsi="Segoe UI Symbol" w:cs="Segoe UI Symbol"/>
          <w:sz w:val="21"/>
          <w:szCs w:val="21"/>
          <w:lang w:eastAsia="en-IN"/>
        </w:rPr>
        <w:t>✅</w:t>
      </w:r>
    </w:p>
    <w:p w:rsidR="00A47D0B" w:rsidRPr="00A47D0B" w:rsidRDefault="00A47D0B" w:rsidP="00A47D0B">
      <w:pPr>
        <w:spacing w:after="0" w:line="300" w:lineRule="atLeast"/>
        <w:rPr>
          <w:rFonts w:ascii="Segoe UI" w:eastAsia="Times New Roman" w:hAnsi="Segoe UI" w:cs="Segoe UI"/>
          <w:sz w:val="21"/>
          <w:szCs w:val="21"/>
          <w:lang w:eastAsia="en-IN"/>
        </w:rPr>
      </w:pPr>
      <w:r w:rsidRPr="00A47D0B">
        <w:rPr>
          <w:rFonts w:ascii="Segoe UI" w:eastAsia="Times New Roman" w:hAnsi="Segoe UI" w:cs="Segoe UI"/>
          <w:sz w:val="21"/>
          <w:szCs w:val="21"/>
          <w:lang w:eastAsia="en-IN"/>
        </w:rPr>
        <w:t xml:space="preserve">workflow file GitHub par </w:t>
      </w:r>
      <w:r w:rsidRPr="00A47D0B">
        <w:rPr>
          <w:rFonts w:ascii="Segoe UI Symbol" w:eastAsia="Times New Roman" w:hAnsi="Segoe UI Symbol" w:cs="Segoe UI Symbol"/>
          <w:sz w:val="21"/>
          <w:szCs w:val="21"/>
          <w:lang w:eastAsia="en-IN"/>
        </w:rPr>
        <w:t>✅</w:t>
      </w:r>
    </w:p>
    <w:p w:rsidR="00A47D0B" w:rsidRPr="00A47D0B" w:rsidRDefault="00A47D0B" w:rsidP="00A47D0B">
      <w:pPr>
        <w:spacing w:before="100" w:beforeAutospacing="1" w:after="100" w:afterAutospacing="1" w:line="300" w:lineRule="atLeast"/>
        <w:rPr>
          <w:rFonts w:ascii="Segoe UI" w:eastAsia="Times New Roman" w:hAnsi="Segoe UI" w:cs="Segoe UI"/>
          <w:sz w:val="21"/>
          <w:szCs w:val="21"/>
          <w:lang w:eastAsia="en-IN"/>
        </w:rPr>
      </w:pPr>
      <w:r w:rsidRPr="00A47D0B">
        <w:rPr>
          <w:rFonts w:ascii="Segoe UI" w:eastAsia="Times New Roman" w:hAnsi="Segoe UI" w:cs="Segoe UI"/>
          <w:sz w:val="21"/>
          <w:szCs w:val="21"/>
          <w:lang w:eastAsia="en-IN"/>
        </w:rPr>
        <w:t>Jab wapas aaoge, hum next continue karenge:</w:t>
      </w:r>
    </w:p>
    <w:p w:rsidR="00A47D0B" w:rsidRPr="00A47D0B" w:rsidRDefault="00A47D0B" w:rsidP="00A47D0B">
      <w:pPr>
        <w:spacing w:before="100" w:beforeAutospacing="1" w:after="100" w:afterAutospacing="1" w:line="300" w:lineRule="atLeast"/>
        <w:rPr>
          <w:rFonts w:ascii="Segoe UI" w:eastAsia="Times New Roman" w:hAnsi="Segoe UI" w:cs="Segoe UI"/>
          <w:sz w:val="21"/>
          <w:szCs w:val="21"/>
          <w:lang w:eastAsia="en-IN"/>
        </w:rPr>
      </w:pPr>
      <w:r w:rsidRPr="00A47D0B">
        <w:rPr>
          <w:rFonts w:ascii="Segoe UI" w:eastAsia="Times New Roman" w:hAnsi="Segoe UI" w:cs="Segoe UI"/>
          <w:sz w:val="21"/>
          <w:szCs w:val="21"/>
          <w:lang w:eastAsia="en-IN"/>
        </w:rPr>
        <w:t>OIDC role setup continue karo</w:t>
      </w:r>
    </w:p>
    <w:p w:rsidR="00A47D0B" w:rsidRPr="00A47D0B" w:rsidRDefault="00A47D0B" w:rsidP="00A47D0B">
      <w:pPr>
        <w:spacing w:before="100" w:beforeAutospacing="1" w:after="100" w:afterAutospacing="1" w:line="300" w:lineRule="atLeast"/>
        <w:rPr>
          <w:rFonts w:ascii="Segoe UI" w:eastAsia="Times New Roman" w:hAnsi="Segoe UI" w:cs="Segoe UI"/>
          <w:sz w:val="21"/>
          <w:szCs w:val="21"/>
          <w:lang w:eastAsia="en-IN"/>
        </w:rPr>
      </w:pPr>
      <w:r w:rsidRPr="00A47D0B">
        <w:rPr>
          <w:rFonts w:ascii="Segoe UI" w:eastAsia="Times New Roman" w:hAnsi="Segoe UI" w:cs="Segoe UI"/>
          <w:sz w:val="21"/>
          <w:szCs w:val="21"/>
          <w:lang w:eastAsia="en-IN"/>
        </w:rPr>
        <w:t>Next phase me hum ye karenge:</w:t>
      </w:r>
    </w:p>
    <w:p w:rsidR="00A47D0B" w:rsidRPr="00A47D0B" w:rsidRDefault="00A47D0B" w:rsidP="00A47D0B">
      <w:pPr>
        <w:numPr>
          <w:ilvl w:val="0"/>
          <w:numId w:val="36"/>
        </w:numPr>
        <w:spacing w:before="100" w:beforeAutospacing="1" w:after="100" w:afterAutospacing="1" w:line="300" w:lineRule="atLeast"/>
        <w:rPr>
          <w:rFonts w:ascii="Segoe UI" w:eastAsia="Times New Roman" w:hAnsi="Segoe UI" w:cs="Segoe UI"/>
          <w:sz w:val="21"/>
          <w:szCs w:val="21"/>
          <w:lang w:eastAsia="en-IN"/>
        </w:rPr>
      </w:pPr>
      <w:r w:rsidRPr="00A47D0B">
        <w:rPr>
          <w:rFonts w:ascii="Segoe UI" w:eastAsia="Times New Roman" w:hAnsi="Segoe UI" w:cs="Segoe UI"/>
          <w:sz w:val="21"/>
          <w:szCs w:val="21"/>
          <w:lang w:eastAsia="en-IN"/>
        </w:rPr>
        <w:t>AWS IAM OIDC provider check/create</w:t>
      </w:r>
    </w:p>
    <w:p w:rsidR="00A47D0B" w:rsidRPr="00A47D0B" w:rsidRDefault="00A47D0B" w:rsidP="00A47D0B">
      <w:pPr>
        <w:numPr>
          <w:ilvl w:val="0"/>
          <w:numId w:val="36"/>
        </w:numPr>
        <w:spacing w:before="100" w:beforeAutospacing="1" w:after="100" w:afterAutospacing="1" w:line="300" w:lineRule="atLeast"/>
        <w:rPr>
          <w:rFonts w:ascii="Segoe UI" w:eastAsia="Times New Roman" w:hAnsi="Segoe UI" w:cs="Segoe UI"/>
          <w:sz w:val="21"/>
          <w:szCs w:val="21"/>
          <w:lang w:eastAsia="en-IN"/>
        </w:rPr>
      </w:pPr>
      <w:r w:rsidRPr="00A47D0B">
        <w:rPr>
          <w:rFonts w:ascii="Segoe UI" w:eastAsia="Times New Roman" w:hAnsi="Segoe UI" w:cs="Segoe UI"/>
          <w:sz w:val="21"/>
          <w:szCs w:val="21"/>
          <w:lang w:eastAsia="en-IN"/>
        </w:rPr>
        <w:t>GitHub Actions IAM role create</w:t>
      </w:r>
    </w:p>
    <w:p w:rsidR="00A47D0B" w:rsidRPr="00A47D0B" w:rsidRDefault="00A47D0B" w:rsidP="00A47D0B">
      <w:pPr>
        <w:numPr>
          <w:ilvl w:val="0"/>
          <w:numId w:val="36"/>
        </w:numPr>
        <w:spacing w:before="100" w:beforeAutospacing="1" w:after="100" w:afterAutospacing="1" w:line="300" w:lineRule="atLeast"/>
        <w:rPr>
          <w:rFonts w:ascii="Segoe UI" w:eastAsia="Times New Roman" w:hAnsi="Segoe UI" w:cs="Segoe UI"/>
          <w:sz w:val="21"/>
          <w:szCs w:val="21"/>
          <w:lang w:eastAsia="en-IN"/>
        </w:rPr>
      </w:pPr>
      <w:r w:rsidRPr="00A47D0B">
        <w:rPr>
          <w:rFonts w:ascii="Segoe UI" w:eastAsia="Times New Roman" w:hAnsi="Segoe UI" w:cs="Segoe UI"/>
          <w:sz w:val="21"/>
          <w:szCs w:val="21"/>
          <w:lang w:eastAsia="en-IN"/>
        </w:rPr>
        <w:t>Trust policy restrict karenge: repo:prashant2781/enterprise-genai-assistant-aws:ref:refs/heads/main</w:t>
      </w:r>
    </w:p>
    <w:p w:rsidR="00A47D0B" w:rsidRPr="00A47D0B" w:rsidRDefault="00A47D0B" w:rsidP="00A47D0B">
      <w:pPr>
        <w:numPr>
          <w:ilvl w:val="0"/>
          <w:numId w:val="36"/>
        </w:numPr>
        <w:spacing w:before="100" w:beforeAutospacing="1" w:after="100" w:afterAutospacing="1" w:line="300" w:lineRule="atLeast"/>
        <w:rPr>
          <w:rFonts w:ascii="Segoe UI" w:eastAsia="Times New Roman" w:hAnsi="Segoe UI" w:cs="Segoe UI"/>
          <w:sz w:val="21"/>
          <w:szCs w:val="21"/>
          <w:lang w:eastAsia="en-IN"/>
        </w:rPr>
      </w:pPr>
      <w:r w:rsidRPr="00A47D0B">
        <w:rPr>
          <w:rFonts w:ascii="Segoe UI" w:eastAsia="Times New Roman" w:hAnsi="Segoe UI" w:cs="Segoe UI"/>
          <w:sz w:val="21"/>
          <w:szCs w:val="21"/>
          <w:lang w:eastAsia="en-IN"/>
        </w:rPr>
        <w:t xml:space="preserve">GitHub repo variables set karenge: </w:t>
      </w:r>
    </w:p>
    <w:p w:rsidR="00A47D0B" w:rsidRPr="00A47D0B" w:rsidRDefault="00A47D0B" w:rsidP="00A47D0B">
      <w:pPr>
        <w:spacing w:before="100" w:beforeAutospacing="1" w:after="100" w:afterAutospacing="1" w:line="300" w:lineRule="atLeast"/>
        <w:ind w:left="720"/>
        <w:rPr>
          <w:rFonts w:ascii="Segoe UI" w:eastAsia="Times New Roman" w:hAnsi="Segoe UI" w:cs="Segoe UI"/>
          <w:sz w:val="21"/>
          <w:szCs w:val="21"/>
          <w:lang w:eastAsia="en-IN"/>
        </w:rPr>
      </w:pPr>
      <w:r w:rsidRPr="00A47D0B">
        <w:rPr>
          <w:rFonts w:ascii="Segoe UI" w:eastAsia="Times New Roman" w:hAnsi="Segoe UI" w:cs="Segoe UI"/>
          <w:sz w:val="21"/>
          <w:szCs w:val="21"/>
          <w:lang w:eastAsia="en-IN"/>
        </w:rPr>
        <w:t>AWS_ROLE_TO_ASSUME</w:t>
      </w:r>
    </w:p>
    <w:p w:rsidR="00A47D0B" w:rsidRPr="00A47D0B" w:rsidRDefault="00A47D0B" w:rsidP="00A47D0B">
      <w:pPr>
        <w:spacing w:before="100" w:beforeAutospacing="1" w:after="100" w:afterAutospacing="1" w:line="300" w:lineRule="atLeast"/>
        <w:ind w:left="720"/>
        <w:rPr>
          <w:rFonts w:ascii="Segoe UI" w:eastAsia="Times New Roman" w:hAnsi="Segoe UI" w:cs="Segoe UI"/>
          <w:sz w:val="21"/>
          <w:szCs w:val="21"/>
          <w:lang w:eastAsia="en-IN"/>
        </w:rPr>
      </w:pPr>
      <w:r w:rsidRPr="00A47D0B">
        <w:rPr>
          <w:rFonts w:ascii="Segoe UI" w:eastAsia="Times New Roman" w:hAnsi="Segoe UI" w:cs="Segoe UI"/>
          <w:sz w:val="21"/>
          <w:szCs w:val="21"/>
          <w:lang w:eastAsia="en-IN"/>
        </w:rPr>
        <w:t>TF_MODEL_ID</w:t>
      </w:r>
    </w:p>
    <w:p w:rsidR="00A47D0B" w:rsidRPr="00A47D0B" w:rsidRDefault="00A47D0B" w:rsidP="00A47D0B">
      <w:pPr>
        <w:spacing w:before="100" w:beforeAutospacing="1" w:after="100" w:afterAutospacing="1" w:line="300" w:lineRule="atLeast"/>
        <w:ind w:left="720"/>
        <w:rPr>
          <w:rFonts w:ascii="Segoe UI" w:eastAsia="Times New Roman" w:hAnsi="Segoe UI" w:cs="Segoe UI"/>
          <w:sz w:val="21"/>
          <w:szCs w:val="21"/>
          <w:lang w:eastAsia="en-IN"/>
        </w:rPr>
      </w:pPr>
      <w:r w:rsidRPr="00A47D0B">
        <w:rPr>
          <w:rFonts w:ascii="Segoe UI" w:eastAsia="Times New Roman" w:hAnsi="Segoe UI" w:cs="Segoe UI"/>
          <w:sz w:val="21"/>
          <w:szCs w:val="21"/>
          <w:lang w:eastAsia="en-IN"/>
        </w:rPr>
        <w:t>TF_KNOWLEDGE_BASE_ID</w:t>
      </w:r>
    </w:p>
    <w:p w:rsidR="00A47D0B" w:rsidRPr="00A47D0B" w:rsidRDefault="00A47D0B" w:rsidP="00A47D0B">
      <w:pPr>
        <w:numPr>
          <w:ilvl w:val="0"/>
          <w:numId w:val="36"/>
        </w:numPr>
        <w:spacing w:before="100" w:beforeAutospacing="1" w:after="100" w:afterAutospacing="1" w:line="300" w:lineRule="atLeast"/>
        <w:rPr>
          <w:rFonts w:ascii="Segoe UI" w:eastAsia="Times New Roman" w:hAnsi="Segoe UI" w:cs="Segoe UI"/>
          <w:sz w:val="21"/>
          <w:szCs w:val="21"/>
          <w:lang w:eastAsia="en-IN"/>
        </w:rPr>
      </w:pPr>
      <w:r w:rsidRPr="00A47D0B">
        <w:rPr>
          <w:rFonts w:ascii="Segoe UI" w:eastAsia="Times New Roman" w:hAnsi="Segoe UI" w:cs="Segoe UI"/>
          <w:sz w:val="21"/>
          <w:szCs w:val="21"/>
          <w:lang w:eastAsia="en-IN"/>
        </w:rPr>
        <w:t>GitHub Actions workflow manually run karenge</w:t>
      </w:r>
    </w:p>
    <w:p w:rsidR="00A47D0B" w:rsidRPr="00A47D0B" w:rsidRDefault="00A47D0B" w:rsidP="00A47D0B">
      <w:pPr>
        <w:numPr>
          <w:ilvl w:val="0"/>
          <w:numId w:val="36"/>
        </w:numPr>
        <w:spacing w:before="100" w:beforeAutospacing="1" w:after="100" w:afterAutospacing="1" w:line="300" w:lineRule="atLeast"/>
        <w:rPr>
          <w:rFonts w:ascii="Segoe UI" w:eastAsia="Times New Roman" w:hAnsi="Segoe UI" w:cs="Segoe UI"/>
          <w:sz w:val="21"/>
          <w:szCs w:val="21"/>
          <w:lang w:eastAsia="en-IN"/>
        </w:rPr>
      </w:pPr>
      <w:r w:rsidRPr="00A47D0B">
        <w:rPr>
          <w:rFonts w:ascii="Segoe UI" w:eastAsia="Times New Roman" w:hAnsi="Segoe UI" w:cs="Segoe UI"/>
          <w:sz w:val="21"/>
          <w:szCs w:val="21"/>
          <w:lang w:eastAsia="en-IN"/>
        </w:rPr>
        <w:t>Terraform plan GitHub Actions se verify karenge</w:t>
      </w:r>
    </w:p>
    <w:p w:rsidR="00A47D0B" w:rsidRPr="00A47D0B" w:rsidRDefault="00A47D0B" w:rsidP="00A47D0B">
      <w:pPr>
        <w:spacing w:before="100" w:beforeAutospacing="1" w:after="100" w:afterAutospacing="1" w:line="300" w:lineRule="atLeast"/>
        <w:rPr>
          <w:rFonts w:ascii="Segoe UI" w:eastAsia="Times New Roman" w:hAnsi="Segoe UI" w:cs="Segoe UI"/>
          <w:sz w:val="21"/>
          <w:szCs w:val="21"/>
          <w:lang w:eastAsia="en-IN"/>
        </w:rPr>
      </w:pPr>
      <w:r w:rsidRPr="00A47D0B">
        <w:rPr>
          <w:rFonts w:ascii="Segoe UI" w:eastAsia="Times New Roman" w:hAnsi="Segoe UI" w:cs="Segoe UI"/>
          <w:sz w:val="21"/>
          <w:szCs w:val="21"/>
          <w:lang w:eastAsia="en-IN"/>
        </w:rPr>
        <w:t>Aake bas bolo:</w:t>
      </w:r>
    </w:p>
    <w:p w:rsidR="00A47D0B" w:rsidRPr="00A47D0B" w:rsidRDefault="00A47D0B" w:rsidP="00A47D0B">
      <w:pPr>
        <w:spacing w:before="100" w:beforeAutospacing="1" w:after="100" w:afterAutospacing="1" w:line="300" w:lineRule="atLeast"/>
        <w:rPr>
          <w:rFonts w:ascii="Segoe UI" w:eastAsia="Times New Roman" w:hAnsi="Segoe UI" w:cs="Segoe UI"/>
          <w:sz w:val="21"/>
          <w:szCs w:val="21"/>
          <w:lang w:eastAsia="en-IN"/>
        </w:rPr>
      </w:pPr>
      <w:r w:rsidRPr="00A47D0B">
        <w:rPr>
          <w:rFonts w:ascii="Segoe UI" w:eastAsia="Times New Roman" w:hAnsi="Segoe UI" w:cs="Segoe UI"/>
          <w:sz w:val="21"/>
          <w:szCs w:val="21"/>
          <w:lang w:eastAsia="en-IN"/>
        </w:rPr>
        <w:t>OIDC role setup continue karo</w:t>
      </w:r>
    </w:p>
    <w:p w:rsidR="00A47D0B" w:rsidRDefault="00A47D0B" w:rsidP="009359A7">
      <w:pPr>
        <w:spacing w:after="0" w:line="300" w:lineRule="atLeast"/>
        <w:rPr>
          <w:rFonts w:eastAsia="Times New Roman" w:cstheme="minorHAnsi"/>
          <w:sz w:val="21"/>
          <w:szCs w:val="21"/>
          <w:lang w:eastAsia="en-IN"/>
        </w:rPr>
      </w:pPr>
    </w:p>
    <w:p w:rsidR="00A07AAF" w:rsidRDefault="00A07AAF" w:rsidP="009359A7">
      <w:pPr>
        <w:spacing w:after="0" w:line="300" w:lineRule="atLeast"/>
        <w:rPr>
          <w:rFonts w:eastAsia="Times New Roman" w:cstheme="minorHAnsi"/>
          <w:sz w:val="21"/>
          <w:szCs w:val="21"/>
          <w:lang w:eastAsia="en-IN"/>
        </w:rPr>
      </w:pPr>
    </w:p>
    <w:p w:rsidR="00A07AAF" w:rsidRPr="005204B8" w:rsidRDefault="00A07AAF" w:rsidP="009359A7">
      <w:pPr>
        <w:spacing w:after="0" w:line="300" w:lineRule="atLeast"/>
        <w:rPr>
          <w:rFonts w:eastAsia="Times New Roman" w:cstheme="minorHAnsi"/>
          <w:sz w:val="21"/>
          <w:szCs w:val="21"/>
          <w:lang w:eastAsia="en-IN"/>
        </w:rPr>
      </w:pPr>
    </w:p>
    <w:p w:rsidR="00103AA7" w:rsidRDefault="00103AA7" w:rsidP="00103AA7">
      <w:pPr>
        <w:pStyle w:val="NormalWeb"/>
        <w:spacing w:line="300" w:lineRule="atLeast"/>
        <w:rPr>
          <w:rFonts w:ascii="Segoe UI" w:hAnsi="Segoe UI" w:cs="Segoe UI"/>
          <w:sz w:val="21"/>
          <w:szCs w:val="21"/>
        </w:rPr>
      </w:pPr>
      <w:r>
        <w:rPr>
          <w:rFonts w:ascii="Segoe UI Symbol" w:hAnsi="Segoe UI Symbol" w:cs="Segoe UI Symbol"/>
          <w:sz w:val="21"/>
          <w:szCs w:val="21"/>
        </w:rPr>
        <w:t>😄</w:t>
      </w:r>
      <w:r>
        <w:rPr>
          <w:rFonts w:ascii="Segoe UI" w:hAnsi="Segoe UI" w:cs="Segoe UI"/>
          <w:sz w:val="21"/>
          <w:szCs w:val="21"/>
        </w:rPr>
        <w:t xml:space="preserve"> Bhai ye jo tumne likha hai:</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export GITHUB_OWNER="prashant278 --query Account --output text)export GITHUB_OWNER="prashant2781"</w:t>
      </w:r>
    </w:p>
    <w:p w:rsidR="00103AA7" w:rsidRDefault="00103AA7" w:rsidP="00103AA7">
      <w:pPr>
        <w:pStyle w:val="NormalWeb"/>
        <w:spacing w:line="300" w:lineRule="atLeast"/>
        <w:rPr>
          <w:rFonts w:ascii="Segoe UI" w:hAnsi="Segoe UI" w:cs="Segoe UI"/>
          <w:sz w:val="21"/>
          <w:szCs w:val="21"/>
        </w:rPr>
      </w:pPr>
      <w:r>
        <w:rPr>
          <w:rStyle w:val="Strong"/>
          <w:rFonts w:ascii="Segoe UI Symbol" w:hAnsi="Segoe UI Symbol" w:cs="Segoe UI Symbol"/>
          <w:sz w:val="21"/>
          <w:szCs w:val="21"/>
        </w:rPr>
        <w:t>❌</w:t>
      </w:r>
      <w:r>
        <w:rPr>
          <w:rStyle w:val="Strong"/>
          <w:rFonts w:ascii="Segoe UI" w:hAnsi="Segoe UI" w:cs="Segoe UI"/>
          <w:sz w:val="21"/>
          <w:szCs w:val="21"/>
        </w:rPr>
        <w:t xml:space="preserve"> Yeh bilkul galat hai (copy/paste corrupt ho gaya hai)</w:t>
      </w:r>
    </w:p>
    <w:p w:rsidR="00103AA7" w:rsidRDefault="00114F67" w:rsidP="00103AA7">
      <w:pPr>
        <w:spacing w:line="300" w:lineRule="atLeast"/>
        <w:rPr>
          <w:rFonts w:ascii="Segoe UI" w:hAnsi="Segoe UI" w:cs="Segoe UI"/>
          <w:sz w:val="21"/>
          <w:szCs w:val="21"/>
        </w:rPr>
      </w:pPr>
      <w:r>
        <w:rPr>
          <w:rFonts w:ascii="Segoe UI" w:hAnsi="Segoe UI" w:cs="Segoe UI"/>
          <w:sz w:val="21"/>
          <w:szCs w:val="21"/>
        </w:rPr>
        <w:pict>
          <v:rect id="_x0000_i1222" style="width:0;height:1.5pt" o:hralign="center" o:hrstd="t" o:hr="t" fillcolor="#a0a0a0" stroked="f"/>
        </w:pict>
      </w:r>
    </w:p>
    <w:p w:rsidR="00103AA7" w:rsidRDefault="00103AA7" w:rsidP="00103AA7">
      <w:pPr>
        <w:pStyle w:val="Heading1"/>
        <w:spacing w:line="300" w:lineRule="atLeast"/>
        <w:rPr>
          <w:rFonts w:ascii="Segoe UI" w:hAnsi="Segoe UI" w:cs="Segoe UI"/>
          <w:sz w:val="48"/>
          <w:szCs w:val="48"/>
        </w:rPr>
      </w:pPr>
      <w:r>
        <w:rPr>
          <w:rFonts w:ascii="Segoe UI Symbol" w:hAnsi="Segoe UI Symbol" w:cs="Segoe UI Symbol"/>
        </w:rPr>
        <w:lastRenderedPageBreak/>
        <w:t>✅</w:t>
      </w:r>
      <w:r>
        <w:rPr>
          <w:rFonts w:ascii="Segoe UI" w:hAnsi="Segoe UI" w:cs="Segoe UI"/>
        </w:rPr>
        <w:t xml:space="preserve"> Correct version kya hona chahiye?</w:t>
      </w:r>
    </w:p>
    <w:p w:rsidR="00103AA7" w:rsidRDefault="00103AA7" w:rsidP="00103AA7">
      <w:pPr>
        <w:pStyle w:val="NormalWeb"/>
        <w:spacing w:line="300" w:lineRule="atLeast"/>
        <w:rPr>
          <w:rFonts w:ascii="Segoe UI" w:hAnsi="Segoe UI" w:cs="Segoe UI"/>
          <w:sz w:val="21"/>
          <w:szCs w:val="21"/>
        </w:rPr>
      </w:pPr>
      <w:r>
        <w:rPr>
          <w:rFonts w:ascii="Segoe UI" w:hAnsi="Segoe UI" w:cs="Segoe UI"/>
          <w:sz w:val="21"/>
          <w:szCs w:val="21"/>
        </w:rPr>
        <w:t xml:space="preserve">Tumhe ek-ek line alag-alag run karni hai </w:t>
      </w:r>
      <w:r>
        <w:rPr>
          <w:rFonts w:ascii="Segoe UI Symbol" w:hAnsi="Segoe UI Symbol" w:cs="Segoe UI Symbol"/>
          <w:sz w:val="21"/>
          <w:szCs w:val="21"/>
        </w:rPr>
        <w:t>👇</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export GITHUB_OWNER="prashant2781"</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export GITHUB_REPO="enterprise-genai-assistant-aws"</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export GITHUB_BRANCH="main"</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export AWS_REGION="ap-south-1"</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export AWS_ACCOUNT_ID=$(aws sts get-caller-identity --query Account --output text)</w:t>
      </w:r>
    </w:p>
    <w:p w:rsidR="00103AA7" w:rsidRDefault="00114F67" w:rsidP="00103AA7">
      <w:pPr>
        <w:spacing w:line="300" w:lineRule="atLeast"/>
        <w:rPr>
          <w:rFonts w:ascii="Segoe UI" w:hAnsi="Segoe UI" w:cs="Segoe UI"/>
          <w:sz w:val="21"/>
          <w:szCs w:val="21"/>
        </w:rPr>
      </w:pPr>
      <w:r>
        <w:rPr>
          <w:rFonts w:ascii="Segoe UI" w:hAnsi="Segoe UI" w:cs="Segoe UI"/>
          <w:sz w:val="21"/>
          <w:szCs w:val="21"/>
        </w:rPr>
        <w:pict>
          <v:rect id="_x0000_i1223" style="width:0;height:1.5pt" o:hralign="center" o:hrstd="t" o:hr="t" fillcolor="#a0a0a0" stroked="f"/>
        </w:pict>
      </w:r>
    </w:p>
    <w:p w:rsidR="00103AA7" w:rsidRDefault="00103AA7" w:rsidP="00103AA7">
      <w:pPr>
        <w:pStyle w:val="Heading1"/>
        <w:spacing w:line="300" w:lineRule="atLeast"/>
        <w:rPr>
          <w:rFonts w:ascii="Segoe UI" w:hAnsi="Segoe UI" w:cs="Segoe UI"/>
          <w:sz w:val="48"/>
          <w:szCs w:val="48"/>
        </w:rPr>
      </w:pPr>
      <w:r>
        <w:rPr>
          <w:rFonts w:ascii="Segoe UI Symbol" w:hAnsi="Segoe UI Symbol" w:cs="Segoe UI Symbol"/>
        </w:rPr>
        <w:t>✅</w:t>
      </w:r>
      <w:r>
        <w:rPr>
          <w:rFonts w:ascii="Segoe UI" w:hAnsi="Segoe UI" w:cs="Segoe UI"/>
        </w:rPr>
        <w:t xml:space="preserve"> Verify bhi kar lo</w:t>
      </w:r>
    </w:p>
    <w:p w:rsidR="00103AA7" w:rsidRDefault="00103AA7" w:rsidP="00103AA7">
      <w:pPr>
        <w:pStyle w:val="NormalWeb"/>
        <w:spacing w:line="300" w:lineRule="atLeast"/>
        <w:rPr>
          <w:rFonts w:ascii="Segoe UI" w:hAnsi="Segoe UI" w:cs="Segoe UI"/>
          <w:sz w:val="21"/>
          <w:szCs w:val="21"/>
        </w:rPr>
      </w:pPr>
      <w:r>
        <w:rPr>
          <w:rFonts w:ascii="Segoe UI" w:hAnsi="Segoe UI" w:cs="Segoe UI"/>
          <w:sz w:val="21"/>
          <w:szCs w:val="21"/>
        </w:rPr>
        <w:t>Run karo:</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echo $GITHUB_OWNERecho $Gecho $GITHUB_REPO</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echo $AWS_ACCOUNT_ID</w:t>
      </w:r>
    </w:p>
    <w:p w:rsidR="00103AA7" w:rsidRDefault="00103AA7" w:rsidP="00103AA7">
      <w:pPr>
        <w:spacing w:line="300" w:lineRule="atLeast"/>
        <w:rPr>
          <w:rFonts w:ascii="Segoe UI" w:hAnsi="Segoe UI" w:cs="Segoe UI"/>
          <w:sz w:val="21"/>
          <w:szCs w:val="21"/>
        </w:rPr>
      </w:pPr>
    </w:p>
    <w:p w:rsidR="00103AA7" w:rsidRDefault="00103AA7" w:rsidP="00103AA7">
      <w:pPr>
        <w:pStyle w:val="NormalWeb"/>
        <w:spacing w:line="300" w:lineRule="atLeast"/>
        <w:rPr>
          <w:rFonts w:ascii="Segoe UI" w:hAnsi="Segoe UI" w:cs="Segoe UI"/>
          <w:sz w:val="21"/>
          <w:szCs w:val="21"/>
        </w:rPr>
      </w:pPr>
      <w:r>
        <w:rPr>
          <w:rFonts w:ascii="Segoe UI" w:hAnsi="Segoe UI" w:cs="Segoe UI"/>
          <w:sz w:val="21"/>
          <w:szCs w:val="21"/>
        </w:rPr>
        <w:t>Expected:</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prashant2781prashant278enterprise-genai-assistant-aws</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628479575897</w:t>
      </w:r>
    </w:p>
    <w:p w:rsidR="00103AA7" w:rsidRDefault="00114F67" w:rsidP="00103AA7">
      <w:pPr>
        <w:spacing w:line="300" w:lineRule="atLeast"/>
        <w:rPr>
          <w:rFonts w:ascii="Segoe UI" w:hAnsi="Segoe UI" w:cs="Segoe UI"/>
          <w:sz w:val="21"/>
          <w:szCs w:val="21"/>
        </w:rPr>
      </w:pPr>
      <w:r>
        <w:rPr>
          <w:rFonts w:ascii="Segoe UI" w:hAnsi="Segoe UI" w:cs="Segoe UI"/>
          <w:sz w:val="21"/>
          <w:szCs w:val="21"/>
        </w:rPr>
        <w:pict>
          <v:rect id="_x0000_i1224" style="width:0;height:1.5pt" o:hralign="center" o:hrstd="t" o:hr="t" fillcolor="#a0a0a0" stroked="f"/>
        </w:pict>
      </w:r>
    </w:p>
    <w:p w:rsidR="00103AA7" w:rsidRDefault="00103AA7" w:rsidP="00103AA7">
      <w:pPr>
        <w:pStyle w:val="Heading1"/>
        <w:spacing w:line="300" w:lineRule="atLeast"/>
        <w:rPr>
          <w:rFonts w:ascii="Segoe UI" w:hAnsi="Segoe UI" w:cs="Segoe UI"/>
          <w:sz w:val="48"/>
          <w:szCs w:val="48"/>
        </w:rPr>
      </w:pPr>
      <w:r>
        <w:rPr>
          <w:rFonts w:ascii="Segoe UI" w:hAnsi="Segoe UI" w:cs="Segoe UI"/>
        </w:rPr>
        <w:t>🧠 Tumse galti kyu hui?</w:t>
      </w:r>
    </w:p>
    <w:p w:rsidR="00103AA7" w:rsidRDefault="00103AA7" w:rsidP="00103AA7">
      <w:pPr>
        <w:pStyle w:val="NormalWeb"/>
        <w:spacing w:line="300" w:lineRule="atLeast"/>
        <w:rPr>
          <w:rFonts w:ascii="Segoe UI" w:hAnsi="Segoe UI" w:cs="Segoe UI"/>
          <w:sz w:val="21"/>
          <w:szCs w:val="21"/>
        </w:rPr>
      </w:pPr>
      <w:r>
        <w:rPr>
          <w:rFonts w:ascii="Segoe UI" w:hAnsi="Segoe UI" w:cs="Segoe UI"/>
          <w:sz w:val="21"/>
          <w:szCs w:val="21"/>
        </w:rPr>
        <w:t>Tumne screenshot/code se paste kiya aur yeh part mix ho gaya:</w:t>
      </w:r>
    </w:p>
    <w:p w:rsidR="00103AA7" w:rsidRDefault="00103AA7" w:rsidP="00103AA7">
      <w:pPr>
        <w:pStyle w:val="NormalWeb"/>
        <w:spacing w:line="300" w:lineRule="atLeast"/>
        <w:rPr>
          <w:rFonts w:ascii="Segoe UI" w:hAnsi="Segoe UI" w:cs="Segoe UI"/>
          <w:sz w:val="21"/>
          <w:szCs w:val="21"/>
        </w:rPr>
      </w:pPr>
      <w:r>
        <w:rPr>
          <w:rFonts w:ascii="Segoe UI" w:hAnsi="Segoe UI" w:cs="Segoe UI"/>
          <w:sz w:val="21"/>
          <w:szCs w:val="21"/>
        </w:rPr>
        <w:t>--query Account --output text)</w:t>
      </w:r>
    </w:p>
    <w:p w:rsidR="00103AA7" w:rsidRDefault="00103AA7" w:rsidP="00103AA7">
      <w:pPr>
        <w:pStyle w:val="NormalWeb"/>
        <w:spacing w:line="300" w:lineRule="atLeast"/>
        <w:rPr>
          <w:rFonts w:ascii="Segoe UI" w:hAnsi="Segoe UI" w:cs="Segoe UI"/>
          <w:sz w:val="21"/>
          <w:szCs w:val="21"/>
        </w:rPr>
      </w:pPr>
      <w:r>
        <w:rPr>
          <w:rFonts w:ascii="Segoe UI Symbol" w:hAnsi="Segoe UI Symbol" w:cs="Segoe UI Symbol"/>
          <w:sz w:val="21"/>
          <w:szCs w:val="21"/>
        </w:rPr>
        <w:t>👉</w:t>
      </w:r>
      <w:r>
        <w:rPr>
          <w:rFonts w:ascii="Segoe UI" w:hAnsi="Segoe UI" w:cs="Segoe UI"/>
          <w:sz w:val="21"/>
          <w:szCs w:val="21"/>
        </w:rPr>
        <w:t xml:space="preserve"> Yeh sirf last command ka part hai:</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export AWS_ACCOUNT_ID=$(aws sts get-caller-identity --query Account --output text)</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w:t>
      </w:r>
    </w:p>
    <w:p w:rsidR="00103AA7" w:rsidRDefault="00103AA7" w:rsidP="00103AA7">
      <w:pPr>
        <w:pStyle w:val="NormalWeb"/>
        <w:spacing w:line="300" w:lineRule="atLeast"/>
        <w:rPr>
          <w:rFonts w:ascii="Segoe UI" w:hAnsi="Segoe UI" w:cs="Segoe UI"/>
          <w:sz w:val="21"/>
          <w:szCs w:val="21"/>
        </w:rPr>
      </w:pPr>
      <w:r>
        <w:rPr>
          <w:rFonts w:ascii="Segoe UI" w:hAnsi="Segoe UI" w:cs="Segoe UI"/>
          <w:sz w:val="21"/>
          <w:szCs w:val="21"/>
        </w:rPr>
        <w:t>Woh accidentally pehle line me mix ho gaya.</w:t>
      </w:r>
    </w:p>
    <w:p w:rsidR="00103AA7" w:rsidRDefault="00114F67" w:rsidP="00103AA7">
      <w:pPr>
        <w:spacing w:line="300" w:lineRule="atLeast"/>
        <w:rPr>
          <w:rFonts w:ascii="Segoe UI" w:hAnsi="Segoe UI" w:cs="Segoe UI"/>
          <w:sz w:val="21"/>
          <w:szCs w:val="21"/>
        </w:rPr>
      </w:pPr>
      <w:r>
        <w:rPr>
          <w:rFonts w:ascii="Segoe UI" w:hAnsi="Segoe UI" w:cs="Segoe UI"/>
          <w:sz w:val="21"/>
          <w:szCs w:val="21"/>
        </w:rPr>
        <w:pict>
          <v:rect id="_x0000_i1225" style="width:0;height:1.5pt" o:hralign="center" o:hrstd="t" o:hr="t" fillcolor="#a0a0a0" stroked="f"/>
        </w:pict>
      </w:r>
    </w:p>
    <w:p w:rsidR="00103AA7" w:rsidRDefault="00103AA7" w:rsidP="00103AA7">
      <w:pPr>
        <w:pStyle w:val="Heading1"/>
        <w:spacing w:line="300" w:lineRule="atLeast"/>
        <w:rPr>
          <w:rFonts w:ascii="Segoe UI" w:hAnsi="Segoe UI" w:cs="Segoe UI"/>
          <w:sz w:val="48"/>
          <w:szCs w:val="48"/>
        </w:rPr>
      </w:pPr>
      <w:r>
        <w:rPr>
          <w:rFonts w:ascii="Segoe UI Symbol" w:hAnsi="Segoe UI Symbol" w:cs="Segoe UI Symbol"/>
        </w:rPr>
        <w:t>✅</w:t>
      </w:r>
      <w:r>
        <w:rPr>
          <w:rFonts w:ascii="Segoe UI" w:hAnsi="Segoe UI" w:cs="Segoe UI"/>
        </w:rPr>
        <w:t xml:space="preserve"> Rule yaad rakhna (important)</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export commands ALWAYS clean single line hone chahiye</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kabhi bhi unhe mix mat paste karo</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w:t>
      </w:r>
    </w:p>
    <w:p w:rsidR="00103AA7" w:rsidRDefault="00114F67" w:rsidP="00103AA7">
      <w:pPr>
        <w:spacing w:line="300" w:lineRule="atLeast"/>
        <w:rPr>
          <w:rFonts w:ascii="Segoe UI" w:hAnsi="Segoe UI" w:cs="Segoe UI"/>
          <w:sz w:val="21"/>
          <w:szCs w:val="21"/>
        </w:rPr>
      </w:pPr>
      <w:r>
        <w:rPr>
          <w:rFonts w:ascii="Segoe UI" w:hAnsi="Segoe UI" w:cs="Segoe UI"/>
          <w:sz w:val="21"/>
          <w:szCs w:val="21"/>
        </w:rPr>
        <w:pict>
          <v:rect id="_x0000_i1226" style="width:0;height:1.5pt" o:hralign="center" o:hrstd="t" o:hr="t" fillcolor="#a0a0a0" stroked="f"/>
        </w:pict>
      </w:r>
    </w:p>
    <w:p w:rsidR="00103AA7" w:rsidRDefault="00103AA7" w:rsidP="00103AA7">
      <w:pPr>
        <w:pStyle w:val="Heading1"/>
        <w:spacing w:line="300" w:lineRule="atLeast"/>
        <w:rPr>
          <w:rFonts w:ascii="Segoe UI" w:hAnsi="Segoe UI" w:cs="Segoe UI"/>
          <w:sz w:val="48"/>
          <w:szCs w:val="48"/>
        </w:rPr>
      </w:pPr>
      <w:r>
        <w:rPr>
          <w:rFonts w:ascii="Segoe UI Symbol" w:hAnsi="Segoe UI Symbol" w:cs="Segoe UI Symbol"/>
        </w:rPr>
        <w:lastRenderedPageBreak/>
        <w:t>✅</w:t>
      </w:r>
      <w:r>
        <w:rPr>
          <w:rFonts w:ascii="Segoe UI" w:hAnsi="Segoe UI" w:cs="Segoe UI"/>
        </w:rPr>
        <w:t xml:space="preserve"> Ab kya karo</w:t>
      </w:r>
    </w:p>
    <w:p w:rsidR="00103AA7" w:rsidRDefault="00103AA7" w:rsidP="00103AA7">
      <w:pPr>
        <w:pStyle w:val="NormalWeb"/>
        <w:spacing w:line="300" w:lineRule="atLeast"/>
        <w:rPr>
          <w:rFonts w:ascii="Segoe UI" w:hAnsi="Segoe UI" w:cs="Segoe UI"/>
          <w:sz w:val="21"/>
          <w:szCs w:val="21"/>
        </w:rPr>
      </w:pPr>
      <w:r>
        <w:rPr>
          <w:rFonts w:ascii="Segoe UI" w:hAnsi="Segoe UI" w:cs="Segoe UI"/>
          <w:sz w:val="21"/>
          <w:szCs w:val="21"/>
        </w:rPr>
        <w:t>Correct commands run karo:</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export GITHUB_OWNER="prashant2781"</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export GITHUB_REPO="enterprise-genai-assistant-aws"</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export GITHUB_BRANCH="main"</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export AWS_REGION="ap-south-1"</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export AWS_ACCOUNT_ID=$(aws sts get-caller-identity --query Account --output text)</w:t>
      </w:r>
    </w:p>
    <w:p w:rsidR="00103AA7" w:rsidRDefault="00103AA7" w:rsidP="00103AA7">
      <w:pPr>
        <w:pStyle w:val="NormalWeb"/>
        <w:spacing w:line="300" w:lineRule="atLeast"/>
        <w:rPr>
          <w:rFonts w:ascii="Segoe UI" w:hAnsi="Segoe UI" w:cs="Segoe UI"/>
          <w:sz w:val="21"/>
          <w:szCs w:val="21"/>
        </w:rPr>
      </w:pPr>
      <w:r>
        <w:rPr>
          <w:rFonts w:ascii="Segoe UI" w:hAnsi="Segoe UI" w:cs="Segoe UI"/>
          <w:sz w:val="21"/>
          <w:szCs w:val="21"/>
        </w:rPr>
        <w:t>Phir run karo:</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aws iam list-open-id-connect-providers &lt;/span&gt;</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  --query "OpenIDConnectProviderList[].Arn" &lt;/span&gt;</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  --output text</w:t>
      </w:r>
    </w:p>
    <w:p w:rsidR="00103AA7" w:rsidRDefault="00114F67" w:rsidP="00103AA7">
      <w:pPr>
        <w:spacing w:line="300" w:lineRule="atLeast"/>
        <w:rPr>
          <w:rFonts w:ascii="Segoe UI" w:hAnsi="Segoe UI" w:cs="Segoe UI"/>
          <w:sz w:val="21"/>
          <w:szCs w:val="21"/>
        </w:rPr>
      </w:pPr>
      <w:r>
        <w:rPr>
          <w:rFonts w:ascii="Segoe UI" w:hAnsi="Segoe UI" w:cs="Segoe UI"/>
          <w:sz w:val="21"/>
          <w:szCs w:val="21"/>
        </w:rPr>
        <w:pict>
          <v:rect id="_x0000_i1227" style="width:0;height:1.5pt" o:hralign="center" o:hrstd="t" o:hr="t" fillcolor="#a0a0a0" stroked="f"/>
        </w:pict>
      </w:r>
    </w:p>
    <w:p w:rsidR="00103AA7" w:rsidRDefault="00103AA7" w:rsidP="00103AA7">
      <w:pPr>
        <w:pStyle w:val="NormalWeb"/>
        <w:spacing w:line="300" w:lineRule="atLeast"/>
        <w:rPr>
          <w:rFonts w:ascii="Segoe UI" w:hAnsi="Segoe UI" w:cs="Segoe UI"/>
          <w:sz w:val="21"/>
          <w:szCs w:val="21"/>
        </w:rPr>
      </w:pPr>
      <w:r>
        <w:rPr>
          <w:rFonts w:ascii="Segoe UI Symbol" w:hAnsi="Segoe UI Symbol" w:cs="Segoe UI Symbol"/>
          <w:sz w:val="21"/>
          <w:szCs w:val="21"/>
        </w:rPr>
        <w:t>👉</w:t>
      </w:r>
      <w:r>
        <w:rPr>
          <w:rFonts w:ascii="Segoe UI" w:hAnsi="Segoe UI" w:cs="Segoe UI"/>
          <w:sz w:val="21"/>
          <w:szCs w:val="21"/>
        </w:rPr>
        <w:t xml:space="preserve"> Output bhejo bhai — usse pata chalega:</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 xml:space="preserve">OIDC provider already hai </w:t>
      </w:r>
      <w:r>
        <w:rPr>
          <w:rFonts w:ascii="Segoe UI Symbol" w:hAnsi="Segoe UI Symbol" w:cs="Segoe UI Symbol"/>
          <w:sz w:val="21"/>
          <w:szCs w:val="21"/>
        </w:rPr>
        <w:t>✅</w:t>
      </w:r>
      <w:r>
        <w:rPr>
          <w:rFonts w:ascii="Segoe UI" w:hAnsi="Segoe UI" w:cs="Segoe UI"/>
          <w:sz w:val="21"/>
          <w:szCs w:val="21"/>
        </w:rPr>
        <w:t xml:space="preserve">OIDC provider alreadyya banana padega </w:t>
      </w:r>
      <w:r>
        <w:rPr>
          <w:rFonts w:ascii="Segoe UI Symbol" w:hAnsi="Segoe UI Symbol" w:cs="Segoe UI Symbol"/>
          <w:sz w:val="21"/>
          <w:szCs w:val="21"/>
        </w:rPr>
        <w:t>❌</w:t>
      </w:r>
    </w:p>
    <w:p w:rsidR="00103AA7" w:rsidRDefault="00103AA7" w:rsidP="00103AA7">
      <w:pPr>
        <w:pStyle w:val="NormalWeb"/>
        <w:spacing w:line="300" w:lineRule="atLeast"/>
        <w:rPr>
          <w:rFonts w:ascii="Segoe UI" w:hAnsi="Segoe UI" w:cs="Segoe UI"/>
          <w:sz w:val="21"/>
          <w:szCs w:val="21"/>
        </w:rPr>
      </w:pPr>
      <w:r>
        <w:rPr>
          <w:rFonts w:ascii="Segoe UI" w:hAnsi="Segoe UI" w:cs="Segoe UI"/>
          <w:sz w:val="21"/>
          <w:szCs w:val="21"/>
        </w:rPr>
        <w:t xml:space="preserve">Phir next step me hum IAM role create karenge </w:t>
      </w:r>
      <w:r>
        <w:rPr>
          <w:rFonts w:ascii="Segoe UI Symbol" w:hAnsi="Segoe UI Symbol" w:cs="Segoe UI Symbol"/>
          <w:sz w:val="21"/>
          <w:szCs w:val="21"/>
        </w:rPr>
        <w:t>🔥</w:t>
      </w:r>
    </w:p>
    <w:p w:rsidR="009B6F5F" w:rsidRDefault="00103AA7" w:rsidP="00D528A1">
      <w:pPr>
        <w:pStyle w:val="NoSpacing"/>
        <w:rPr>
          <w:rFonts w:cstheme="minorHAnsi"/>
          <w:lang w:eastAsia="en-IN"/>
        </w:rPr>
      </w:pPr>
      <w:r>
        <w:rPr>
          <w:rFonts w:cstheme="minorHAnsi"/>
          <w:noProof/>
          <w:lang w:eastAsia="en-IN"/>
        </w:rPr>
        <w:drawing>
          <wp:inline distT="0" distB="0" distL="0" distR="0">
            <wp:extent cx="6465570" cy="3636883"/>
            <wp:effectExtent l="0" t="0" r="0" b="1905"/>
            <wp:docPr id="43" name="Picture 43" descr="C:\Users\prashant.saxena\AppData\Local\Microsoft\Windows\INetCache\Content.MSO\5106115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 descr="C:\Users\prashant.saxena\AppData\Local\Microsoft\Windows\INetCache\Content.MSO\51061152.tmp"/>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6465570" cy="3636883"/>
                    </a:xfrm>
                    <a:prstGeom prst="rect">
                      <a:avLst/>
                    </a:prstGeom>
                    <a:noFill/>
                    <a:ln>
                      <a:noFill/>
                    </a:ln>
                  </pic:spPr>
                </pic:pic>
              </a:graphicData>
            </a:graphic>
          </wp:inline>
        </w:drawing>
      </w:r>
    </w:p>
    <w:p w:rsidR="00103AA7" w:rsidRDefault="00103AA7" w:rsidP="00103AA7">
      <w:pPr>
        <w:pStyle w:val="NormalWeb"/>
        <w:spacing w:line="300" w:lineRule="atLeast"/>
        <w:rPr>
          <w:rFonts w:ascii="Segoe UI" w:hAnsi="Segoe UI" w:cs="Segoe UI"/>
          <w:sz w:val="21"/>
          <w:szCs w:val="21"/>
        </w:rPr>
      </w:pPr>
      <w:r>
        <w:rPr>
          <w:rFonts w:ascii="Segoe UI" w:hAnsi="Segoe UI" w:cs="Segoe UI"/>
          <w:sz w:val="21"/>
          <w:szCs w:val="21"/>
        </w:rPr>
        <w:t xml:space="preserve">Perfect bhai </w:t>
      </w:r>
      <w:r>
        <w:rPr>
          <w:rFonts w:ascii="Segoe UI Symbol" w:hAnsi="Segoe UI Symbol" w:cs="Segoe UI Symbol"/>
          <w:sz w:val="21"/>
          <w:szCs w:val="21"/>
        </w:rPr>
        <w:t>✅</w:t>
      </w:r>
      <w:r>
        <w:rPr>
          <w:rFonts w:ascii="Segoe UI" w:hAnsi="Segoe UI" w:cs="Segoe UI"/>
          <w:sz w:val="21"/>
          <w:szCs w:val="21"/>
        </w:rPr>
        <w:t xml:space="preserve"> </w:t>
      </w:r>
      <w:r>
        <w:rPr>
          <w:rStyle w:val="Strong"/>
          <w:rFonts w:ascii="Segoe UI" w:hAnsi="Segoe UI" w:cs="Segoe UI"/>
          <w:sz w:val="21"/>
          <w:szCs w:val="21"/>
        </w:rPr>
        <w:t>tumne jo check kiya hai wo bilkul sahi hai — aur OIDC provider already exist karta hai</w:t>
      </w:r>
      <w:r>
        <w:rPr>
          <w:rFonts w:ascii="Segoe UI" w:hAnsi="Segoe UI" w:cs="Segoe UI"/>
          <w:sz w:val="21"/>
          <w:szCs w:val="21"/>
        </w:rPr>
        <w:t>.</w:t>
      </w:r>
    </w:p>
    <w:p w:rsidR="00103AA7" w:rsidRDefault="00103AA7" w:rsidP="00103AA7">
      <w:pPr>
        <w:pStyle w:val="NormalWeb"/>
        <w:spacing w:line="300" w:lineRule="atLeast"/>
        <w:rPr>
          <w:rFonts w:ascii="Segoe UI" w:hAnsi="Segoe UI" w:cs="Segoe UI"/>
          <w:sz w:val="21"/>
          <w:szCs w:val="21"/>
        </w:rPr>
      </w:pPr>
      <w:r>
        <w:rPr>
          <w:rFonts w:ascii="Segoe UI" w:hAnsi="Segoe UI" w:cs="Segoe UI"/>
          <w:sz w:val="21"/>
          <w:szCs w:val="21"/>
        </w:rPr>
        <w:t>imageimage.png (Image: CloudShell showing OIDC provider ARN and variables output)</w:t>
      </w:r>
    </w:p>
    <w:p w:rsidR="00103AA7" w:rsidRDefault="00114F67" w:rsidP="00103AA7">
      <w:pPr>
        <w:spacing w:line="300" w:lineRule="atLeast"/>
        <w:rPr>
          <w:rFonts w:ascii="Segoe UI" w:hAnsi="Segoe UI" w:cs="Segoe UI"/>
          <w:sz w:val="21"/>
          <w:szCs w:val="21"/>
        </w:rPr>
      </w:pPr>
      <w:r>
        <w:rPr>
          <w:rFonts w:ascii="Segoe UI" w:hAnsi="Segoe UI" w:cs="Segoe UI"/>
          <w:sz w:val="21"/>
          <w:szCs w:val="21"/>
        </w:rPr>
        <w:pict>
          <v:rect id="_x0000_i1228" style="width:0;height:1.5pt" o:hralign="center" o:hrstd="t" o:hr="t" fillcolor="#a0a0a0" stroked="f"/>
        </w:pict>
      </w:r>
    </w:p>
    <w:p w:rsidR="00103AA7" w:rsidRDefault="00103AA7" w:rsidP="00103AA7">
      <w:pPr>
        <w:pStyle w:val="Heading1"/>
        <w:spacing w:line="300" w:lineRule="atLeast"/>
        <w:rPr>
          <w:rFonts w:ascii="Segoe UI" w:hAnsi="Segoe UI" w:cs="Segoe UI"/>
          <w:sz w:val="48"/>
          <w:szCs w:val="48"/>
        </w:rPr>
      </w:pPr>
      <w:r>
        <w:rPr>
          <w:rFonts w:ascii="Segoe UI Symbol" w:hAnsi="Segoe UI Symbol" w:cs="Segoe UI Symbol"/>
        </w:rPr>
        <w:lastRenderedPageBreak/>
        <w:t>✅</w:t>
      </w:r>
      <w:r>
        <w:rPr>
          <w:rFonts w:ascii="Segoe UI" w:hAnsi="Segoe UI" w:cs="Segoe UI"/>
        </w:rPr>
        <w:t xml:space="preserve"> Important Observation (screenshot confirm karta hai)</w:t>
      </w:r>
    </w:p>
    <w:p w:rsidR="00103AA7" w:rsidRDefault="00103AA7" w:rsidP="00103AA7">
      <w:pPr>
        <w:pStyle w:val="NormalWeb"/>
        <w:spacing w:line="300" w:lineRule="atLeast"/>
        <w:rPr>
          <w:rFonts w:ascii="Segoe UI" w:hAnsi="Segoe UI" w:cs="Segoe UI"/>
          <w:sz w:val="21"/>
          <w:szCs w:val="21"/>
        </w:rPr>
      </w:pPr>
      <w:r>
        <w:rPr>
          <w:rFonts w:ascii="Segoe UI" w:hAnsi="Segoe UI" w:cs="Segoe UI"/>
          <w:sz w:val="21"/>
          <w:szCs w:val="21"/>
        </w:rPr>
        <w:t>Output me ye line clear dikh rahi hai:</w:t>
      </w:r>
    </w:p>
    <w:p w:rsidR="00103AA7" w:rsidRDefault="00103AA7" w:rsidP="00103AA7">
      <w:pPr>
        <w:pStyle w:val="NormalWeb"/>
        <w:spacing w:line="300" w:lineRule="atLeast"/>
        <w:rPr>
          <w:rFonts w:ascii="Segoe UI" w:hAnsi="Segoe UI" w:cs="Segoe UI"/>
          <w:sz w:val="21"/>
          <w:szCs w:val="21"/>
        </w:rPr>
      </w:pPr>
      <w:r>
        <w:rPr>
          <w:rFonts w:ascii="Segoe UI" w:hAnsi="Segoe UI" w:cs="Segoe UI"/>
          <w:sz w:val="21"/>
          <w:szCs w:val="21"/>
        </w:rPr>
        <w:t>arn:aws:iam::628479575897:oidc-provider/token.actions.githubusercontent.com</w:t>
      </w:r>
    </w:p>
    <w:p w:rsidR="00103AA7" w:rsidRDefault="00103AA7" w:rsidP="00103AA7">
      <w:pPr>
        <w:pStyle w:val="NormalWeb"/>
        <w:spacing w:line="300" w:lineRule="atLeast"/>
        <w:rPr>
          <w:rFonts w:ascii="Segoe UI" w:hAnsi="Segoe UI" w:cs="Segoe UI"/>
          <w:sz w:val="21"/>
          <w:szCs w:val="21"/>
        </w:rPr>
      </w:pPr>
      <w:r>
        <w:rPr>
          <w:rFonts w:ascii="Segoe UI Symbol" w:hAnsi="Segoe UI Symbol" w:cs="Segoe UI Symbol"/>
          <w:sz w:val="21"/>
          <w:szCs w:val="21"/>
        </w:rPr>
        <w:t>👉</w:t>
      </w:r>
      <w:r>
        <w:rPr>
          <w:rFonts w:ascii="Segoe UI" w:hAnsi="Segoe UI" w:cs="Segoe UI"/>
          <w:sz w:val="21"/>
          <w:szCs w:val="21"/>
        </w:rPr>
        <w:t xml:space="preserve"> Iska matlab:</w:t>
      </w:r>
    </w:p>
    <w:p w:rsidR="00103AA7" w:rsidRDefault="00103AA7" w:rsidP="00103AA7">
      <w:pPr>
        <w:pStyle w:val="NormalWeb"/>
        <w:spacing w:line="300" w:lineRule="atLeast"/>
        <w:rPr>
          <w:rFonts w:ascii="Segoe UI" w:hAnsi="Segoe UI" w:cs="Segoe UI"/>
          <w:sz w:val="21"/>
          <w:szCs w:val="21"/>
        </w:rPr>
      </w:pPr>
      <w:r>
        <w:rPr>
          <w:rFonts w:ascii="Segoe UI Symbol" w:hAnsi="Segoe UI Symbol" w:cs="Segoe UI Symbol"/>
          <w:sz w:val="21"/>
          <w:szCs w:val="21"/>
        </w:rPr>
        <w:t>✅</w:t>
      </w:r>
      <w:r>
        <w:rPr>
          <w:rFonts w:ascii="Segoe UI" w:hAnsi="Segoe UI" w:cs="Segoe UI"/>
          <w:sz w:val="21"/>
          <w:szCs w:val="21"/>
        </w:rPr>
        <w:t xml:space="preserve"> GitHub OIDC provider AWS account me already configured hai</w:t>
      </w:r>
    </w:p>
    <w:p w:rsidR="00103AA7" w:rsidRDefault="00114F67" w:rsidP="00103AA7">
      <w:pPr>
        <w:spacing w:line="300" w:lineRule="atLeast"/>
        <w:rPr>
          <w:rFonts w:ascii="Segoe UI" w:hAnsi="Segoe UI" w:cs="Segoe UI"/>
          <w:sz w:val="21"/>
          <w:szCs w:val="21"/>
        </w:rPr>
      </w:pPr>
      <w:r>
        <w:rPr>
          <w:rFonts w:ascii="Segoe UI" w:hAnsi="Segoe UI" w:cs="Segoe UI"/>
          <w:sz w:val="21"/>
          <w:szCs w:val="21"/>
        </w:rPr>
        <w:pict>
          <v:rect id="_x0000_i1229" style="width:0;height:1.5pt" o:hralign="center" o:hrstd="t" o:hr="t" fillcolor="#a0a0a0" stroked="f"/>
        </w:pict>
      </w:r>
    </w:p>
    <w:p w:rsidR="00103AA7" w:rsidRDefault="00103AA7" w:rsidP="00103AA7">
      <w:pPr>
        <w:pStyle w:val="Heading1"/>
        <w:spacing w:line="300" w:lineRule="atLeast"/>
        <w:rPr>
          <w:rFonts w:ascii="Segoe UI" w:hAnsi="Segoe UI" w:cs="Segoe UI"/>
          <w:sz w:val="48"/>
          <w:szCs w:val="48"/>
        </w:rPr>
      </w:pPr>
      <w:r>
        <w:rPr>
          <w:rFonts w:ascii="Segoe UI Symbol" w:hAnsi="Segoe UI Symbol" w:cs="Segoe UI Symbol"/>
        </w:rPr>
        <w:t>✅</w:t>
      </w:r>
      <w:r>
        <w:rPr>
          <w:rFonts w:ascii="Segoe UI" w:hAnsi="Segoe UI" w:cs="Segoe UI"/>
        </w:rPr>
        <w:t xml:space="preserve"> Ab iska kya matlab hai?</w:t>
      </w:r>
    </w:p>
    <w:p w:rsidR="00103AA7" w:rsidRDefault="00103AA7" w:rsidP="00103AA7">
      <w:pPr>
        <w:pStyle w:val="NormalWeb"/>
        <w:spacing w:line="300" w:lineRule="atLeast"/>
        <w:rPr>
          <w:rFonts w:ascii="Segoe UI" w:hAnsi="Segoe UI" w:cs="Segoe UI"/>
          <w:sz w:val="21"/>
          <w:szCs w:val="21"/>
        </w:rPr>
      </w:pPr>
      <w:r>
        <w:rPr>
          <w:rFonts w:ascii="Segoe UI" w:hAnsi="Segoe UI" w:cs="Segoe UI"/>
          <w:sz w:val="21"/>
          <w:szCs w:val="21"/>
        </w:rPr>
        <w:t xml:space="preserve">Humko </w:t>
      </w:r>
      <w:r>
        <w:rPr>
          <w:rStyle w:val="Strong"/>
          <w:rFonts w:ascii="Segoe UI" w:hAnsi="Segoe UI" w:cs="Segoe UI"/>
          <w:sz w:val="21"/>
          <w:szCs w:val="21"/>
        </w:rPr>
        <w:t>OIDC provider create karne ki zarurat nahi hai</w:t>
      </w:r>
      <w:r>
        <w:rPr>
          <w:rFonts w:ascii="Segoe UI" w:hAnsi="Segoe UI" w:cs="Segoe UI"/>
          <w:sz w:val="21"/>
          <w:szCs w:val="21"/>
        </w:rPr>
        <w:t xml:space="preserve"> </w:t>
      </w:r>
      <w:r>
        <w:rPr>
          <w:rFonts w:ascii="Segoe UI Symbol" w:hAnsi="Segoe UI Symbol" w:cs="Segoe UI Symbol"/>
          <w:sz w:val="21"/>
          <w:szCs w:val="21"/>
        </w:rPr>
        <w:t>❌</w:t>
      </w:r>
      <w:r>
        <w:rPr>
          <w:rFonts w:ascii="Segoe UI" w:hAnsi="Segoe UI" w:cs="Segoe UI"/>
          <w:sz w:val="21"/>
          <w:szCs w:val="21"/>
        </w:rPr>
        <w:br/>
        <w:t xml:space="preserve">Seedha next step — </w:t>
      </w:r>
      <w:r>
        <w:rPr>
          <w:rStyle w:val="Strong"/>
          <w:rFonts w:ascii="Segoe UI" w:hAnsi="Segoe UI" w:cs="Segoe UI"/>
          <w:sz w:val="21"/>
          <w:szCs w:val="21"/>
        </w:rPr>
        <w:t>IAM role create karna</w:t>
      </w:r>
      <w:r>
        <w:rPr>
          <w:rFonts w:ascii="Segoe UI" w:hAnsi="Segoe UI" w:cs="Segoe UI"/>
          <w:sz w:val="21"/>
          <w:szCs w:val="21"/>
        </w:rPr>
        <w:t xml:space="preserve"> </w:t>
      </w:r>
      <w:r>
        <w:rPr>
          <w:rFonts w:ascii="Segoe UI Symbol" w:hAnsi="Segoe UI Symbol" w:cs="Segoe UI Symbol"/>
          <w:sz w:val="21"/>
          <w:szCs w:val="21"/>
        </w:rPr>
        <w:t>✅</w:t>
      </w:r>
    </w:p>
    <w:p w:rsidR="00103AA7" w:rsidRDefault="00114F67" w:rsidP="00103AA7">
      <w:pPr>
        <w:spacing w:line="300" w:lineRule="atLeast"/>
        <w:rPr>
          <w:rFonts w:ascii="Segoe UI" w:hAnsi="Segoe UI" w:cs="Segoe UI"/>
          <w:sz w:val="21"/>
          <w:szCs w:val="21"/>
        </w:rPr>
      </w:pPr>
      <w:r>
        <w:rPr>
          <w:rFonts w:ascii="Segoe UI" w:hAnsi="Segoe UI" w:cs="Segoe UI"/>
          <w:sz w:val="21"/>
          <w:szCs w:val="21"/>
        </w:rPr>
        <w:pict>
          <v:rect id="_x0000_i1230" style="width:0;height:1.5pt" o:hralign="center" o:hrstd="t" o:hr="t" fillcolor="#a0a0a0" stroked="f"/>
        </w:pict>
      </w:r>
    </w:p>
    <w:p w:rsidR="00103AA7" w:rsidRDefault="00103AA7" w:rsidP="00103AA7">
      <w:pPr>
        <w:pStyle w:val="Heading1"/>
        <w:spacing w:line="300" w:lineRule="atLeast"/>
        <w:rPr>
          <w:rFonts w:ascii="Segoe UI" w:hAnsi="Segoe UI" w:cs="Segoe UI"/>
          <w:sz w:val="48"/>
          <w:szCs w:val="48"/>
        </w:rPr>
      </w:pPr>
      <w:r>
        <w:rPr>
          <w:rFonts w:ascii="Segoe UI" w:hAnsi="Segoe UI" w:cs="Segoe UI"/>
        </w:rPr>
        <w:t>🧠 Current OIDC setup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9"/>
        <w:gridCol w:w="1772"/>
      </w:tblGrid>
      <w:tr w:rsidR="00103AA7" w:rsidTr="00103AA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103AA7" w:rsidRDefault="00103AA7">
            <w:pPr>
              <w:jc w:val="center"/>
              <w:rPr>
                <w:rFonts w:ascii="Times New Roman" w:hAnsi="Times New Roman" w:cs="Times New Roman"/>
                <w:b/>
                <w:bCs/>
              </w:rPr>
            </w:pPr>
            <w:r>
              <w:rPr>
                <w:b/>
                <w:bCs/>
              </w:rPr>
              <w:t>Component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103AA7" w:rsidRDefault="00103AA7">
            <w:pPr>
              <w:jc w:val="center"/>
              <w:rPr>
                <w:b/>
                <w:bCs/>
              </w:rPr>
            </w:pPr>
            <w:r>
              <w:rPr>
                <w:b/>
                <w:bCs/>
              </w:rPr>
              <w:t>Status</w:t>
            </w:r>
          </w:p>
        </w:tc>
      </w:tr>
      <w:tr w:rsidR="00103AA7" w:rsidTr="00103AA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103AA7" w:rsidRDefault="00103AA7">
            <w:r>
              <w:t>GitHub repo</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103AA7" w:rsidRDefault="00103AA7">
            <w:r>
              <w:rPr>
                <w:rFonts w:ascii="Segoe UI Symbol" w:hAnsi="Segoe UI Symbol" w:cs="Segoe UI Symbol"/>
              </w:rPr>
              <w:t>✅</w:t>
            </w:r>
            <w:r>
              <w:t xml:space="preserve"> Ready</w:t>
            </w:r>
          </w:p>
        </w:tc>
      </w:tr>
      <w:tr w:rsidR="00103AA7" w:rsidTr="00103AA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103AA7" w:rsidRDefault="00103AA7">
            <w:r>
              <w:t>Workflow file</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103AA7" w:rsidRDefault="00103AA7">
            <w:r>
              <w:rPr>
                <w:rFonts w:ascii="Segoe UI Symbol" w:hAnsi="Segoe UI Symbol" w:cs="Segoe UI Symbol"/>
              </w:rPr>
              <w:t>✅</w:t>
            </w:r>
            <w:r>
              <w:t xml:space="preserve"> Ready</w:t>
            </w:r>
          </w:p>
        </w:tc>
      </w:tr>
      <w:tr w:rsidR="00103AA7" w:rsidTr="00103AA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103AA7" w:rsidRDefault="00103AA7">
            <w:r>
              <w:t>OIDC provider</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103AA7" w:rsidRDefault="00103AA7">
            <w:r>
              <w:rPr>
                <w:rFonts w:ascii="Segoe UI Symbol" w:hAnsi="Segoe UI Symbol" w:cs="Segoe UI Symbol"/>
              </w:rPr>
              <w:t>✅</w:t>
            </w:r>
            <w:r>
              <w:t xml:space="preserve"> Already exists</w:t>
            </w:r>
          </w:p>
        </w:tc>
      </w:tr>
      <w:tr w:rsidR="00103AA7" w:rsidTr="00103AA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103AA7" w:rsidRDefault="00103AA7">
            <w:r>
              <w:t>IAM Role</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103AA7" w:rsidRDefault="00103AA7">
            <w:r>
              <w:rPr>
                <w:rFonts w:ascii="Segoe UI Symbol" w:hAnsi="Segoe UI Symbol" w:cs="Segoe UI Symbol"/>
              </w:rPr>
              <w:t>❌</w:t>
            </w:r>
            <w:r>
              <w:t xml:space="preserve"> Not created yet</w:t>
            </w:r>
          </w:p>
        </w:tc>
      </w:tr>
    </w:tbl>
    <w:p w:rsidR="00103AA7" w:rsidRDefault="00114F67" w:rsidP="00103AA7">
      <w:pPr>
        <w:spacing w:line="300" w:lineRule="atLeast"/>
        <w:rPr>
          <w:rFonts w:ascii="Segoe UI" w:hAnsi="Segoe UI" w:cs="Segoe UI"/>
          <w:sz w:val="21"/>
          <w:szCs w:val="21"/>
        </w:rPr>
      </w:pPr>
      <w:r>
        <w:rPr>
          <w:rFonts w:ascii="Segoe UI" w:hAnsi="Segoe UI" w:cs="Segoe UI"/>
          <w:sz w:val="21"/>
          <w:szCs w:val="21"/>
        </w:rPr>
        <w:pict>
          <v:rect id="_x0000_i1231" style="width:0;height:1.5pt" o:hralign="center" o:hrstd="t" o:hr="t" fillcolor="#a0a0a0" stroked="f"/>
        </w:pict>
      </w:r>
    </w:p>
    <w:p w:rsidR="00103AA7" w:rsidRDefault="00103AA7" w:rsidP="00103AA7">
      <w:pPr>
        <w:pStyle w:val="Heading1"/>
        <w:spacing w:line="300" w:lineRule="atLeast"/>
        <w:rPr>
          <w:rFonts w:ascii="Segoe UI" w:hAnsi="Segoe UI" w:cs="Segoe UI"/>
          <w:sz w:val="48"/>
          <w:szCs w:val="48"/>
        </w:rPr>
      </w:pPr>
      <w:r>
        <w:rPr>
          <w:rFonts w:ascii="Segoe UI Symbol" w:hAnsi="Segoe UI Symbol" w:cs="Segoe UI Symbol"/>
        </w:rPr>
        <w:t>🚀</w:t>
      </w:r>
      <w:r>
        <w:rPr>
          <w:rFonts w:ascii="Segoe UI" w:hAnsi="Segoe UI" w:cs="Segoe UI"/>
        </w:rPr>
        <w:t xml:space="preserve"> Next Step: IAM Role create karna (important)</w:t>
      </w:r>
    </w:p>
    <w:p w:rsidR="00103AA7" w:rsidRDefault="00103AA7" w:rsidP="00103AA7">
      <w:pPr>
        <w:pStyle w:val="NormalWeb"/>
        <w:spacing w:line="300" w:lineRule="atLeast"/>
        <w:rPr>
          <w:rFonts w:ascii="Segoe UI" w:hAnsi="Segoe UI" w:cs="Segoe UI"/>
          <w:sz w:val="21"/>
          <w:szCs w:val="21"/>
        </w:rPr>
      </w:pPr>
      <w:r>
        <w:rPr>
          <w:rFonts w:ascii="Segoe UI" w:hAnsi="Segoe UI" w:cs="Segoe UI"/>
          <w:sz w:val="21"/>
          <w:szCs w:val="21"/>
        </w:rPr>
        <w:t>Ab hum ek IAM role create karenge jo:</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GitHub Actions se trust karega</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Aur Terraform run karne ke permissions rakhega</w:t>
      </w:r>
    </w:p>
    <w:p w:rsidR="00103AA7" w:rsidRDefault="00114F67" w:rsidP="00103AA7">
      <w:pPr>
        <w:spacing w:line="300" w:lineRule="atLeast"/>
        <w:rPr>
          <w:rFonts w:ascii="Segoe UI" w:hAnsi="Segoe UI" w:cs="Segoe UI"/>
          <w:sz w:val="21"/>
          <w:szCs w:val="21"/>
        </w:rPr>
      </w:pPr>
      <w:r>
        <w:rPr>
          <w:rFonts w:ascii="Segoe UI" w:hAnsi="Segoe UI" w:cs="Segoe UI"/>
          <w:sz w:val="21"/>
          <w:szCs w:val="21"/>
        </w:rPr>
        <w:pict>
          <v:rect id="_x0000_i1232" style="width:0;height:1.5pt" o:hralign="center" o:hrstd="t" o:hr="t" fillcolor="#a0a0a0" stroked="f"/>
        </w:pict>
      </w:r>
    </w:p>
    <w:p w:rsidR="00103AA7" w:rsidRDefault="00103AA7" w:rsidP="00103AA7">
      <w:pPr>
        <w:pStyle w:val="Heading1"/>
        <w:spacing w:line="300" w:lineRule="atLeast"/>
        <w:rPr>
          <w:rFonts w:ascii="Segoe UI" w:hAnsi="Segoe UI" w:cs="Segoe UI"/>
          <w:sz w:val="48"/>
          <w:szCs w:val="48"/>
        </w:rPr>
      </w:pPr>
      <w:r>
        <w:rPr>
          <w:rFonts w:ascii="Segoe UI Symbol" w:hAnsi="Segoe UI Symbol" w:cs="Segoe UI Symbol"/>
        </w:rPr>
        <w:t>✅</w:t>
      </w:r>
      <w:r>
        <w:rPr>
          <w:rFonts w:ascii="Segoe UI" w:hAnsi="Segoe UI" w:cs="Segoe UI"/>
        </w:rPr>
        <w:t xml:space="preserve"> Step 1: Trust policy file create karo</w:t>
      </w:r>
    </w:p>
    <w:p w:rsidR="00103AA7" w:rsidRDefault="00103AA7" w:rsidP="00103AA7">
      <w:pPr>
        <w:pStyle w:val="NormalWeb"/>
        <w:spacing w:line="300" w:lineRule="atLeast"/>
        <w:rPr>
          <w:rFonts w:ascii="Segoe UI" w:hAnsi="Segoe UI" w:cs="Segoe UI"/>
          <w:sz w:val="21"/>
          <w:szCs w:val="21"/>
        </w:rPr>
      </w:pPr>
      <w:r>
        <w:rPr>
          <w:rFonts w:ascii="Segoe UI" w:hAnsi="Segoe UI" w:cs="Segoe UI"/>
          <w:sz w:val="21"/>
          <w:szCs w:val="21"/>
        </w:rPr>
        <w:t>CloudShell me run karo:</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cat &gt; github-oidc-trust-policy.json &lt;&lt;EOF</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  "Version": "2012-10-17",</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  "Statement": [</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lastRenderedPageBreak/>
        <w:t>    {</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      "Effect": "Allow",</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      "Principal": {</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        "Federated": "arn:aws:iam::${AWS_ACCOUNT_ID}:oidc-provider/token.actions.githubusercontent.com"</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      },</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      "Action": "sts:AssumeRoleWithWebIdentity",</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      "Condition": {</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        "StringEquals": {</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          "token.actions.githubusercontent.com:aud": "sts.amazonaws.com"</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        },</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        "StringLike": {</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          "token.actions.githubusercontent.com:sub": "repo:${GITHUB_OWNER}/${GITHUB_REPO}:ref:refs/heads/${GITHUB_BRANCH}"</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        }</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      }</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    }</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  ]</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EOF</w:t>
      </w:r>
    </w:p>
    <w:p w:rsidR="00103AA7" w:rsidRDefault="00114F67" w:rsidP="00103AA7">
      <w:pPr>
        <w:spacing w:line="300" w:lineRule="atLeast"/>
        <w:rPr>
          <w:rFonts w:ascii="Segoe UI" w:hAnsi="Segoe UI" w:cs="Segoe UI"/>
          <w:sz w:val="21"/>
          <w:szCs w:val="21"/>
        </w:rPr>
      </w:pPr>
      <w:r>
        <w:rPr>
          <w:rFonts w:ascii="Segoe UI" w:hAnsi="Segoe UI" w:cs="Segoe UI"/>
          <w:sz w:val="21"/>
          <w:szCs w:val="21"/>
        </w:rPr>
        <w:pict>
          <v:rect id="_x0000_i1233" style="width:0;height:1.5pt" o:hralign="center" o:hrstd="t" o:hr="t" fillcolor="#a0a0a0" stroked="f"/>
        </w:pict>
      </w:r>
    </w:p>
    <w:p w:rsidR="00103AA7" w:rsidRDefault="00103AA7" w:rsidP="00103AA7">
      <w:pPr>
        <w:pStyle w:val="Heading1"/>
        <w:spacing w:line="300" w:lineRule="atLeast"/>
        <w:rPr>
          <w:rFonts w:ascii="Segoe UI" w:hAnsi="Segoe UI" w:cs="Segoe UI"/>
          <w:sz w:val="48"/>
          <w:szCs w:val="48"/>
        </w:rPr>
      </w:pPr>
      <w:r>
        <w:rPr>
          <w:rFonts w:ascii="Segoe UI Symbol" w:hAnsi="Segoe UI Symbol" w:cs="Segoe UI Symbol"/>
        </w:rPr>
        <w:t>✅</w:t>
      </w:r>
      <w:r>
        <w:rPr>
          <w:rFonts w:ascii="Segoe UI" w:hAnsi="Segoe UI" w:cs="Segoe UI"/>
        </w:rPr>
        <w:t xml:space="preserve"> Step 2: File verify karo</w:t>
      </w:r>
    </w:p>
    <w:p w:rsidR="00103AA7" w:rsidRDefault="00103AA7" w:rsidP="00103AA7">
      <w:pPr>
        <w:pStyle w:val="NormalWeb"/>
        <w:spacing w:line="300" w:lineRule="atLeast"/>
        <w:rPr>
          <w:rFonts w:ascii="Segoe UI" w:hAnsi="Segoe UI" w:cs="Segoe UI"/>
          <w:sz w:val="21"/>
          <w:szCs w:val="21"/>
        </w:rPr>
      </w:pPr>
      <w:r>
        <w:rPr>
          <w:rFonts w:ascii="Segoe UI" w:hAnsi="Segoe UI" w:cs="Segoe UI"/>
          <w:sz w:val="21"/>
          <w:szCs w:val="21"/>
        </w:rPr>
        <w:t>cat github-oidc-trust-policy.json</w:t>
      </w:r>
    </w:p>
    <w:p w:rsidR="00103AA7" w:rsidRDefault="00103AA7" w:rsidP="00103AA7">
      <w:pPr>
        <w:pStyle w:val="NormalWeb"/>
        <w:spacing w:line="300" w:lineRule="atLeast"/>
        <w:rPr>
          <w:rFonts w:ascii="Segoe UI" w:hAnsi="Segoe UI" w:cs="Segoe UI"/>
          <w:sz w:val="21"/>
          <w:szCs w:val="21"/>
        </w:rPr>
      </w:pPr>
      <w:r>
        <w:rPr>
          <w:rFonts w:ascii="Segoe UI" w:hAnsi="Segoe UI" w:cs="Segoe UI"/>
          <w:sz w:val="21"/>
          <w:szCs w:val="21"/>
        </w:rPr>
        <w:t>Expected important line:</w:t>
      </w:r>
    </w:p>
    <w:p w:rsidR="00103AA7" w:rsidRDefault="00103AA7" w:rsidP="00103AA7">
      <w:pPr>
        <w:pStyle w:val="NormalWeb"/>
        <w:spacing w:line="300" w:lineRule="atLeast"/>
        <w:rPr>
          <w:rFonts w:ascii="Segoe UI" w:hAnsi="Segoe UI" w:cs="Segoe UI"/>
          <w:sz w:val="21"/>
          <w:szCs w:val="21"/>
        </w:rPr>
      </w:pPr>
      <w:r>
        <w:rPr>
          <w:rFonts w:ascii="Segoe UI" w:hAnsi="Segoe UI" w:cs="Segoe UI"/>
          <w:sz w:val="21"/>
          <w:szCs w:val="21"/>
        </w:rPr>
        <w:t>"repo:prashant2781/enterprise-genai-assistant-aws:ref:refs/heads/main"</w:t>
      </w:r>
    </w:p>
    <w:p w:rsidR="00103AA7" w:rsidRDefault="00103AA7" w:rsidP="00103AA7">
      <w:pPr>
        <w:pStyle w:val="NormalWeb"/>
        <w:spacing w:line="300" w:lineRule="atLeast"/>
        <w:rPr>
          <w:rFonts w:ascii="Segoe UI" w:hAnsi="Segoe UI" w:cs="Segoe UI"/>
          <w:sz w:val="21"/>
          <w:szCs w:val="21"/>
        </w:rPr>
      </w:pPr>
      <w:r>
        <w:rPr>
          <w:rFonts w:ascii="Segoe UI Symbol" w:hAnsi="Segoe UI Symbol" w:cs="Segoe UI Symbol"/>
          <w:sz w:val="21"/>
          <w:szCs w:val="21"/>
        </w:rPr>
        <w:t>👉</w:t>
      </w:r>
      <w:r>
        <w:rPr>
          <w:rFonts w:ascii="Segoe UI" w:hAnsi="Segoe UI" w:cs="Segoe UI"/>
          <w:sz w:val="21"/>
          <w:szCs w:val="21"/>
        </w:rPr>
        <w:t xml:space="preserve"> ye </w:t>
      </w:r>
      <w:r>
        <w:rPr>
          <w:rStyle w:val="Strong"/>
          <w:rFonts w:ascii="Segoe UI" w:hAnsi="Segoe UI" w:cs="Segoe UI"/>
          <w:sz w:val="21"/>
          <w:szCs w:val="21"/>
        </w:rPr>
        <w:t>security restriction hai (VERY IMPORTANT)</w:t>
      </w:r>
    </w:p>
    <w:p w:rsidR="00103AA7" w:rsidRDefault="00114F67" w:rsidP="00103AA7">
      <w:pPr>
        <w:spacing w:line="300" w:lineRule="atLeast"/>
        <w:rPr>
          <w:rFonts w:ascii="Segoe UI" w:hAnsi="Segoe UI" w:cs="Segoe UI"/>
          <w:sz w:val="21"/>
          <w:szCs w:val="21"/>
        </w:rPr>
      </w:pPr>
      <w:r>
        <w:rPr>
          <w:rFonts w:ascii="Segoe UI" w:hAnsi="Segoe UI" w:cs="Segoe UI"/>
          <w:sz w:val="21"/>
          <w:szCs w:val="21"/>
        </w:rPr>
        <w:pict>
          <v:rect id="_x0000_i1234" style="width:0;height:1.5pt" o:hralign="center" o:hrstd="t" o:hr="t" fillcolor="#a0a0a0" stroked="f"/>
        </w:pict>
      </w:r>
    </w:p>
    <w:p w:rsidR="00103AA7" w:rsidRDefault="00103AA7" w:rsidP="00103AA7">
      <w:pPr>
        <w:pStyle w:val="Heading1"/>
        <w:spacing w:line="300" w:lineRule="atLeast"/>
        <w:rPr>
          <w:rFonts w:ascii="Segoe UI" w:hAnsi="Segoe UI" w:cs="Segoe UI"/>
          <w:sz w:val="48"/>
          <w:szCs w:val="48"/>
        </w:rPr>
      </w:pPr>
      <w:r>
        <w:rPr>
          <w:rFonts w:ascii="Segoe UI Symbol" w:hAnsi="Segoe UI Symbol" w:cs="Segoe UI Symbol"/>
        </w:rPr>
        <w:t>✅</w:t>
      </w:r>
      <w:r>
        <w:rPr>
          <w:rFonts w:ascii="Segoe UI" w:hAnsi="Segoe UI" w:cs="Segoe UI"/>
        </w:rPr>
        <w:t xml:space="preserve"> Step 3: IAM Role create karo</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aws iam create-role &lt;/span&gt;</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  --role-name GitHubActionsTerraformRole &lt;/span&gt;</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  --assume-role-policy-document file://github-oidc-trust-policy.json</w:t>
      </w:r>
    </w:p>
    <w:p w:rsidR="00103AA7" w:rsidRDefault="00114F67" w:rsidP="00103AA7">
      <w:pPr>
        <w:spacing w:line="300" w:lineRule="atLeast"/>
        <w:rPr>
          <w:rFonts w:ascii="Segoe UI" w:hAnsi="Segoe UI" w:cs="Segoe UI"/>
          <w:sz w:val="21"/>
          <w:szCs w:val="21"/>
        </w:rPr>
      </w:pPr>
      <w:r>
        <w:rPr>
          <w:rFonts w:ascii="Segoe UI" w:hAnsi="Segoe UI" w:cs="Segoe UI"/>
          <w:sz w:val="21"/>
          <w:szCs w:val="21"/>
        </w:rPr>
        <w:pict>
          <v:rect id="_x0000_i1235" style="width:0;height:1.5pt" o:hralign="center" o:hrstd="t" o:hr="t" fillcolor="#a0a0a0" stroked="f"/>
        </w:pict>
      </w:r>
    </w:p>
    <w:p w:rsidR="00103AA7" w:rsidRDefault="00103AA7" w:rsidP="00103AA7">
      <w:pPr>
        <w:pStyle w:val="Heading2"/>
        <w:spacing w:line="300" w:lineRule="atLeast"/>
        <w:rPr>
          <w:rFonts w:ascii="Segoe UI" w:hAnsi="Segoe UI" w:cs="Segoe UI"/>
        </w:rPr>
      </w:pPr>
      <w:r>
        <w:rPr>
          <w:rFonts w:ascii="Segoe UI" w:hAnsi="Segoe UI" w:cs="Segoe UI"/>
        </w:rPr>
        <w:t>Expected output</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lastRenderedPageBreak/>
        <w:t>"Role": {</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  "Arn": "arn:aws:iam::628479575897:role/GitHubActionsTerraformRole"</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w:t>
      </w:r>
    </w:p>
    <w:p w:rsidR="00103AA7" w:rsidRDefault="00103AA7" w:rsidP="00103AA7">
      <w:pPr>
        <w:pStyle w:val="NormalWeb"/>
        <w:spacing w:line="300" w:lineRule="atLeast"/>
        <w:rPr>
          <w:rFonts w:ascii="Segoe UI" w:hAnsi="Segoe UI" w:cs="Segoe UI"/>
          <w:sz w:val="21"/>
          <w:szCs w:val="21"/>
        </w:rPr>
      </w:pPr>
      <w:r>
        <w:rPr>
          <w:rFonts w:ascii="Segoe UI Symbol" w:hAnsi="Segoe UI Symbol" w:cs="Segoe UI Symbol"/>
          <w:sz w:val="21"/>
          <w:szCs w:val="21"/>
        </w:rPr>
        <w:t>👉</w:t>
      </w:r>
      <w:r>
        <w:rPr>
          <w:rFonts w:ascii="Segoe UI" w:hAnsi="Segoe UI" w:cs="Segoe UI"/>
          <w:sz w:val="21"/>
          <w:szCs w:val="21"/>
        </w:rPr>
        <w:t xml:space="preserve"> Is ARN ko yaad rakhna — GitHub me use hoga.</w:t>
      </w:r>
    </w:p>
    <w:p w:rsidR="00103AA7" w:rsidRDefault="00114F67" w:rsidP="00103AA7">
      <w:pPr>
        <w:spacing w:line="300" w:lineRule="atLeast"/>
        <w:rPr>
          <w:rFonts w:ascii="Segoe UI" w:hAnsi="Segoe UI" w:cs="Segoe UI"/>
          <w:sz w:val="21"/>
          <w:szCs w:val="21"/>
        </w:rPr>
      </w:pPr>
      <w:r>
        <w:rPr>
          <w:rFonts w:ascii="Segoe UI" w:hAnsi="Segoe UI" w:cs="Segoe UI"/>
          <w:sz w:val="21"/>
          <w:szCs w:val="21"/>
        </w:rPr>
        <w:pict>
          <v:rect id="_x0000_i1236" style="width:0;height:1.5pt" o:hralign="center" o:hrstd="t" o:hr="t" fillcolor="#a0a0a0" stroked="f"/>
        </w:pict>
      </w:r>
    </w:p>
    <w:p w:rsidR="00103AA7" w:rsidRDefault="00103AA7" w:rsidP="00103AA7">
      <w:pPr>
        <w:pStyle w:val="Heading1"/>
        <w:spacing w:line="300" w:lineRule="atLeast"/>
        <w:rPr>
          <w:rFonts w:ascii="Segoe UI" w:hAnsi="Segoe UI" w:cs="Segoe UI"/>
          <w:sz w:val="48"/>
          <w:szCs w:val="48"/>
        </w:rPr>
      </w:pPr>
      <w:r>
        <w:rPr>
          <w:rFonts w:ascii="Segoe UI Symbol" w:hAnsi="Segoe UI Symbol" w:cs="Segoe UI Symbol"/>
        </w:rPr>
        <w:t>✅</w:t>
      </w:r>
      <w:r>
        <w:rPr>
          <w:rFonts w:ascii="Segoe UI" w:hAnsi="Segoe UI" w:cs="Segoe UI"/>
        </w:rPr>
        <w:t xml:space="preserve"> Abhi sirf ye 3 steps karo</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cat &gt; github-oidc-trust-policy.json &lt;&lt;EOF</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EOF</w:t>
      </w:r>
    </w:p>
    <w:p w:rsidR="00103AA7" w:rsidRDefault="00103AA7" w:rsidP="00103AA7">
      <w:pPr>
        <w:spacing w:line="300" w:lineRule="atLeast"/>
        <w:rPr>
          <w:rFonts w:ascii="Segoe UI" w:hAnsi="Segoe UI" w:cs="Segoe UI"/>
          <w:sz w:val="21"/>
          <w:szCs w:val="21"/>
        </w:rPr>
      </w:pPr>
    </w:p>
    <w:p w:rsidR="00103AA7" w:rsidRDefault="00103AA7" w:rsidP="00103AA7">
      <w:pPr>
        <w:spacing w:line="300" w:lineRule="atLeast"/>
        <w:rPr>
          <w:rFonts w:ascii="Segoe UI" w:hAnsi="Segoe UI" w:cs="Segoe UI"/>
          <w:sz w:val="21"/>
          <w:szCs w:val="21"/>
        </w:rPr>
      </w:pPr>
      <w:r>
        <w:rPr>
          <w:rFonts w:ascii="Segoe UI" w:hAnsi="Segoe UI" w:cs="Segoe UI"/>
          <w:sz w:val="21"/>
          <w:szCs w:val="21"/>
        </w:rPr>
        <w:t>cat github-oidc-trust-policy.json</w:t>
      </w:r>
    </w:p>
    <w:p w:rsidR="00103AA7" w:rsidRDefault="00103AA7" w:rsidP="00103AA7">
      <w:pPr>
        <w:spacing w:line="300" w:lineRule="atLeast"/>
        <w:rPr>
          <w:rFonts w:ascii="Segoe UI" w:hAnsi="Segoe UI" w:cs="Segoe UI"/>
          <w:sz w:val="21"/>
          <w:szCs w:val="21"/>
        </w:rPr>
      </w:pPr>
    </w:p>
    <w:p w:rsidR="00103AA7" w:rsidRDefault="00103AA7" w:rsidP="00103AA7">
      <w:pPr>
        <w:spacing w:line="300" w:lineRule="atLeast"/>
        <w:rPr>
          <w:rFonts w:ascii="Segoe UI" w:hAnsi="Segoe UI" w:cs="Segoe UI"/>
          <w:sz w:val="21"/>
          <w:szCs w:val="21"/>
        </w:rPr>
      </w:pPr>
      <w:r>
        <w:rPr>
          <w:rFonts w:ascii="Segoe UI" w:hAnsi="Segoe UI" w:cs="Segoe UI"/>
          <w:sz w:val="21"/>
          <w:szCs w:val="21"/>
        </w:rPr>
        <w:t>aws iam create-role &lt;/span&gt;</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  --role-name GitHubActionsTerraformRole &lt;/span&gt;</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  --assume-role-policy-document file://github-oidc-trust-policy.json</w:t>
      </w:r>
    </w:p>
    <w:p w:rsidR="00103AA7" w:rsidRDefault="00114F67" w:rsidP="00103AA7">
      <w:pPr>
        <w:spacing w:line="300" w:lineRule="atLeast"/>
        <w:rPr>
          <w:rFonts w:ascii="Segoe UI" w:hAnsi="Segoe UI" w:cs="Segoe UI"/>
          <w:sz w:val="21"/>
          <w:szCs w:val="21"/>
        </w:rPr>
      </w:pPr>
      <w:r>
        <w:rPr>
          <w:rFonts w:ascii="Segoe UI" w:hAnsi="Segoe UI" w:cs="Segoe UI"/>
          <w:sz w:val="21"/>
          <w:szCs w:val="21"/>
        </w:rPr>
        <w:pict>
          <v:rect id="_x0000_i1237" style="width:0;height:1.5pt" o:hralign="center" o:hrstd="t" o:hr="t" fillcolor="#a0a0a0" stroked="f"/>
        </w:pict>
      </w:r>
    </w:p>
    <w:p w:rsidR="00103AA7" w:rsidRDefault="00103AA7" w:rsidP="00103AA7">
      <w:pPr>
        <w:pStyle w:val="Heading1"/>
        <w:spacing w:line="300" w:lineRule="atLeast"/>
        <w:rPr>
          <w:rFonts w:ascii="Segoe UI" w:hAnsi="Segoe UI" w:cs="Segoe UI"/>
          <w:sz w:val="48"/>
          <w:szCs w:val="48"/>
        </w:rPr>
      </w:pPr>
      <w:r>
        <w:rPr>
          <w:rFonts w:ascii="Segoe UI Symbol" w:hAnsi="Segoe UI Symbol" w:cs="Segoe UI Symbol"/>
        </w:rPr>
        <w:t>⚠</w:t>
      </w:r>
      <w:r>
        <w:rPr>
          <w:rFonts w:ascii="Segoe UI" w:hAnsi="Segoe UI" w:cs="Segoe UI"/>
        </w:rPr>
        <w:t>️ Important</w:t>
      </w:r>
    </w:p>
    <w:p w:rsidR="00103AA7" w:rsidRDefault="00103AA7" w:rsidP="00103AA7">
      <w:pPr>
        <w:numPr>
          <w:ilvl w:val="0"/>
          <w:numId w:val="3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name change mat karna abhi (role name same rakho)</w:t>
      </w:r>
    </w:p>
    <w:p w:rsidR="00103AA7" w:rsidRDefault="00103AA7" w:rsidP="00103AA7">
      <w:pPr>
        <w:numPr>
          <w:ilvl w:val="0"/>
          <w:numId w:val="3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JSON me syntax error na ho (comma/missing quotes)</w:t>
      </w:r>
    </w:p>
    <w:p w:rsidR="00103AA7" w:rsidRDefault="00114F67" w:rsidP="00103AA7">
      <w:pPr>
        <w:spacing w:after="0" w:line="300" w:lineRule="atLeast"/>
        <w:rPr>
          <w:rFonts w:ascii="Segoe UI" w:hAnsi="Segoe UI" w:cs="Segoe UI"/>
          <w:sz w:val="21"/>
          <w:szCs w:val="21"/>
        </w:rPr>
      </w:pPr>
      <w:r>
        <w:rPr>
          <w:rFonts w:ascii="Segoe UI" w:hAnsi="Segoe UI" w:cs="Segoe UI"/>
          <w:sz w:val="21"/>
          <w:szCs w:val="21"/>
        </w:rPr>
        <w:pict>
          <v:rect id="_x0000_i1238" style="width:0;height:1.5pt" o:hralign="center" o:hrstd="t" o:hr="t" fillcolor="#a0a0a0" stroked="f"/>
        </w:pict>
      </w:r>
    </w:p>
    <w:p w:rsidR="00103AA7" w:rsidRDefault="00103AA7" w:rsidP="00103AA7">
      <w:pPr>
        <w:pStyle w:val="NormalWeb"/>
        <w:spacing w:line="300" w:lineRule="atLeast"/>
        <w:rPr>
          <w:rFonts w:ascii="Segoe UI" w:hAnsi="Segoe UI" w:cs="Segoe UI"/>
          <w:sz w:val="21"/>
          <w:szCs w:val="21"/>
        </w:rPr>
      </w:pPr>
      <w:r>
        <w:rPr>
          <w:rFonts w:ascii="Segoe UI Symbol" w:hAnsi="Segoe UI Symbol" w:cs="Segoe UI Symbol"/>
          <w:sz w:val="21"/>
          <w:szCs w:val="21"/>
        </w:rPr>
        <w:t>✅</w:t>
      </w:r>
      <w:r>
        <w:rPr>
          <w:rFonts w:ascii="Segoe UI" w:hAnsi="Segoe UI" w:cs="Segoe UI"/>
          <w:sz w:val="21"/>
          <w:szCs w:val="21"/>
        </w:rPr>
        <w:t xml:space="preserve"> Output bhejo bhai</w:t>
      </w:r>
      <w:r>
        <w:rPr>
          <w:rFonts w:ascii="Segoe UI" w:hAnsi="Segoe UI" w:cs="Segoe UI"/>
          <w:sz w:val="21"/>
          <w:szCs w:val="21"/>
        </w:rPr>
        <w:br/>
        <w:t>Next step me main tumhe:</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IAM policy attach karnaIAMHub me role ARN add karna</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workflow run karwana</w:t>
      </w:r>
    </w:p>
    <w:p w:rsidR="00103AA7" w:rsidRDefault="00103AA7" w:rsidP="00103AA7">
      <w:pPr>
        <w:pStyle w:val="NormalWeb"/>
        <w:spacing w:line="300" w:lineRule="atLeast"/>
        <w:rPr>
          <w:rFonts w:ascii="Segoe UI" w:hAnsi="Segoe UI" w:cs="Segoe UI"/>
          <w:sz w:val="21"/>
          <w:szCs w:val="21"/>
        </w:rPr>
      </w:pPr>
      <w:r>
        <w:rPr>
          <w:rFonts w:ascii="Segoe UI" w:hAnsi="Segoe UI" w:cs="Segoe UI"/>
          <w:sz w:val="21"/>
          <w:szCs w:val="21"/>
        </w:rPr>
        <w:t xml:space="preserve">karwaunga </w:t>
      </w:r>
      <w:r>
        <w:rPr>
          <w:rFonts w:ascii="Segoe UI Symbol" w:hAnsi="Segoe UI Symbol" w:cs="Segoe UI Symbol"/>
          <w:sz w:val="21"/>
          <w:szCs w:val="21"/>
        </w:rPr>
        <w:t>🚀</w:t>
      </w:r>
    </w:p>
    <w:p w:rsidR="00103AA7" w:rsidRDefault="00103AA7" w:rsidP="00D528A1">
      <w:pPr>
        <w:pStyle w:val="NoSpacing"/>
        <w:rPr>
          <w:rFonts w:cstheme="minorHAnsi"/>
          <w:lang w:eastAsia="en-IN"/>
        </w:rPr>
      </w:pPr>
    </w:p>
    <w:p w:rsidR="00103AA7" w:rsidRDefault="00103AA7" w:rsidP="00D528A1">
      <w:pPr>
        <w:pStyle w:val="NoSpacing"/>
        <w:rPr>
          <w:rFonts w:cstheme="minorHAnsi"/>
          <w:lang w:eastAsia="en-IN"/>
        </w:rPr>
      </w:pPr>
      <w:r>
        <w:rPr>
          <w:rFonts w:cstheme="minorHAnsi"/>
          <w:noProof/>
          <w:lang w:eastAsia="en-IN"/>
        </w:rPr>
        <w:lastRenderedPageBreak/>
        <w:drawing>
          <wp:inline distT="0" distB="0" distL="0" distR="0">
            <wp:extent cx="6465570" cy="3636883"/>
            <wp:effectExtent l="0" t="0" r="0" b="1905"/>
            <wp:docPr id="44" name="Picture 44" descr="C:\Users\prashant.saxena\AppData\Local\Microsoft\Windows\INetCache\Content.MSO\D3444D3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6" descr="C:\Users\prashant.saxena\AppData\Local\Microsoft\Windows\INetCache\Content.MSO\D3444D30.tmp"/>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6465570" cy="3636883"/>
                    </a:xfrm>
                    <a:prstGeom prst="rect">
                      <a:avLst/>
                    </a:prstGeom>
                    <a:noFill/>
                    <a:ln>
                      <a:noFill/>
                    </a:ln>
                  </pic:spPr>
                </pic:pic>
              </a:graphicData>
            </a:graphic>
          </wp:inline>
        </w:drawing>
      </w:r>
    </w:p>
    <w:p w:rsidR="00103AA7" w:rsidRDefault="00103AA7" w:rsidP="00D528A1">
      <w:pPr>
        <w:pStyle w:val="NoSpacing"/>
        <w:rPr>
          <w:rFonts w:cstheme="minorHAnsi"/>
          <w:lang w:eastAsia="en-IN"/>
        </w:rPr>
      </w:pPr>
    </w:p>
    <w:p w:rsidR="00103AA7" w:rsidRDefault="00103AA7" w:rsidP="00D528A1">
      <w:pPr>
        <w:pStyle w:val="NoSpacing"/>
        <w:rPr>
          <w:rFonts w:ascii="Segoe UI" w:hAnsi="Segoe UI" w:cs="Segoe UI"/>
          <w:color w:val="424242"/>
          <w:shd w:val="clear" w:color="auto" w:fill="F5F5F5"/>
        </w:rPr>
      </w:pPr>
      <w:r>
        <w:rPr>
          <w:rFonts w:ascii="Segoe UI" w:hAnsi="Segoe UI" w:cs="Segoe UI"/>
          <w:color w:val="424242"/>
          <w:shd w:val="clear" w:color="auto" w:fill="F5F5F5"/>
        </w:rPr>
        <w:t>waise yeh kaise pata chalega AWS console mai ki GitHub OIDC provider AWS account me already configured hai? Mai dekhna chahta hoon ki yeh kaise configured hota hai.</w:t>
      </w:r>
      <w:r>
        <w:rPr>
          <w:rFonts w:ascii="Segoe UI" w:hAnsi="Segoe UI" w:cs="Segoe UI"/>
          <w:color w:val="424242"/>
        </w:rPr>
        <w:br/>
      </w:r>
      <w:r>
        <w:rPr>
          <w:rFonts w:ascii="Segoe UI" w:hAnsi="Segoe UI" w:cs="Segoe UI"/>
          <w:color w:val="424242"/>
          <w:shd w:val="clear" w:color="auto" w:fill="F5F5F5"/>
        </w:rPr>
        <w:t>Second, mujhe yeh batao humne is project mai aur kya kya karne ka plan kiya tha?</w:t>
      </w:r>
    </w:p>
    <w:p w:rsidR="00103AA7" w:rsidRDefault="00103AA7" w:rsidP="00D528A1">
      <w:pPr>
        <w:pStyle w:val="NoSpacing"/>
        <w:rPr>
          <w:rFonts w:ascii="Segoe UI" w:hAnsi="Segoe UI" w:cs="Segoe UI"/>
          <w:color w:val="424242"/>
          <w:shd w:val="clear" w:color="auto" w:fill="F5F5F5"/>
        </w:rPr>
      </w:pPr>
    </w:p>
    <w:p w:rsidR="00103AA7" w:rsidRDefault="00103AA7" w:rsidP="00103AA7">
      <w:pPr>
        <w:pStyle w:val="NormalWeb"/>
        <w:spacing w:line="300" w:lineRule="atLeast"/>
        <w:rPr>
          <w:rFonts w:ascii="Segoe UI" w:hAnsi="Segoe UI" w:cs="Segoe UI"/>
          <w:sz w:val="21"/>
          <w:szCs w:val="21"/>
        </w:rPr>
      </w:pPr>
      <w:r>
        <w:rPr>
          <w:rFonts w:ascii="Segoe UI" w:hAnsi="Segoe UI" w:cs="Segoe UI"/>
          <w:sz w:val="21"/>
          <w:szCs w:val="21"/>
        </w:rPr>
        <w:t xml:space="preserve">Haan bhai </w:t>
      </w:r>
      <w:r>
        <w:rPr>
          <w:rFonts w:ascii="Segoe UI Symbol" w:hAnsi="Segoe UI Symbol" w:cs="Segoe UI Symbol"/>
          <w:sz w:val="21"/>
          <w:szCs w:val="21"/>
        </w:rPr>
        <w:t>✅</w:t>
      </w:r>
      <w:r>
        <w:rPr>
          <w:rFonts w:ascii="Segoe UI" w:hAnsi="Segoe UI" w:cs="Segoe UI"/>
          <w:sz w:val="21"/>
          <w:szCs w:val="21"/>
        </w:rPr>
        <w:t xml:space="preserve"> screenshot se dikh raha hai ki </w:t>
      </w:r>
      <w:r>
        <w:rPr>
          <w:rStyle w:val="Strong"/>
          <w:rFonts w:ascii="Segoe UI" w:hAnsi="Segoe UI" w:cs="Segoe UI"/>
          <w:sz w:val="21"/>
          <w:szCs w:val="21"/>
        </w:rPr>
        <w:t>GitHubActionsTerraformRole create ho gaya hai</w:t>
      </w:r>
      <w:r>
        <w:rPr>
          <w:rFonts w:ascii="Segoe UI" w:hAnsi="Segoe UI" w:cs="Segoe UI"/>
          <w:sz w:val="21"/>
          <w:szCs w:val="21"/>
        </w:rPr>
        <w:t xml:space="preserve"> and trust policy bhi correct direction me hai.</w:t>
      </w:r>
      <w:r>
        <w:rPr>
          <w:rFonts w:ascii="Segoe UI" w:hAnsi="Segoe UI" w:cs="Segoe UI"/>
          <w:sz w:val="21"/>
          <w:szCs w:val="21"/>
        </w:rPr>
        <w:br/>
        <w:t>imageimage.png (Image: IAM role created with GitHub OIDC trust policy)</w:t>
      </w:r>
    </w:p>
    <w:p w:rsidR="00103AA7" w:rsidRDefault="00103AA7" w:rsidP="00103AA7">
      <w:pPr>
        <w:pStyle w:val="NormalWeb"/>
        <w:spacing w:line="300" w:lineRule="atLeast"/>
        <w:rPr>
          <w:rFonts w:ascii="Segoe UI" w:hAnsi="Segoe UI" w:cs="Segoe UI"/>
          <w:sz w:val="21"/>
          <w:szCs w:val="21"/>
        </w:rPr>
      </w:pPr>
      <w:r>
        <w:rPr>
          <w:rFonts w:ascii="Segoe UI" w:hAnsi="Segoe UI" w:cs="Segoe UI"/>
          <w:sz w:val="21"/>
          <w:szCs w:val="21"/>
        </w:rPr>
        <w:t>Screenshot me important lines:</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"RoleName": "GitHubActionsTerraformRole",</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"Arn": "arn:aws:iam::628479575897:role/GitHubActionsTerraformRole"</w:t>
      </w:r>
    </w:p>
    <w:p w:rsidR="00103AA7" w:rsidRDefault="00103AA7" w:rsidP="00103AA7">
      <w:pPr>
        <w:pStyle w:val="NormalWeb"/>
        <w:spacing w:line="300" w:lineRule="atLeast"/>
        <w:rPr>
          <w:rFonts w:ascii="Segoe UI" w:hAnsi="Segoe UI" w:cs="Segoe UI"/>
          <w:sz w:val="21"/>
          <w:szCs w:val="21"/>
        </w:rPr>
      </w:pPr>
      <w:r>
        <w:rPr>
          <w:rFonts w:ascii="Segoe UI" w:hAnsi="Segoe UI" w:cs="Segoe UI"/>
          <w:sz w:val="21"/>
          <w:szCs w:val="21"/>
        </w:rPr>
        <w:t>Aur trust condition:</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"token.actions.githubusercontent.com:aud": "sts.amazonaws.com"</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"token.actions.githubusercontent.com:sub": "repo:prashant2781/enterprise-genai-assistant-aws:ref:refs/heads/main"</w:t>
      </w:r>
    </w:p>
    <w:p w:rsidR="00103AA7" w:rsidRDefault="00103AA7" w:rsidP="00103AA7">
      <w:pPr>
        <w:pStyle w:val="NormalWeb"/>
        <w:spacing w:line="300" w:lineRule="atLeast"/>
        <w:rPr>
          <w:rFonts w:ascii="Segoe UI" w:hAnsi="Segoe UI" w:cs="Segoe UI"/>
          <w:sz w:val="21"/>
          <w:szCs w:val="21"/>
        </w:rPr>
      </w:pPr>
      <w:r>
        <w:rPr>
          <w:rFonts w:ascii="Segoe UI" w:hAnsi="Segoe UI" w:cs="Segoe UI"/>
          <w:sz w:val="21"/>
          <w:szCs w:val="21"/>
        </w:rPr>
        <w:t xml:space="preserve">Matlab role sirf tumhare GitHub repo ke </w:t>
      </w:r>
      <w:r>
        <w:rPr>
          <w:rStyle w:val="HTMLCode"/>
        </w:rPr>
        <w:t>main</w:t>
      </w:r>
      <w:r>
        <w:rPr>
          <w:rFonts w:ascii="Segoe UI" w:hAnsi="Segoe UI" w:cs="Segoe UI"/>
          <w:sz w:val="21"/>
          <w:szCs w:val="21"/>
        </w:rPr>
        <w:t xml:space="preserve"> branch workflow ko assume karne dega </w:t>
      </w:r>
      <w:r>
        <w:rPr>
          <w:rFonts w:ascii="Segoe UI Symbol" w:hAnsi="Segoe UI Symbol" w:cs="Segoe UI Symbol"/>
          <w:sz w:val="21"/>
          <w:szCs w:val="21"/>
        </w:rPr>
        <w:t>✅</w:t>
      </w:r>
    </w:p>
    <w:p w:rsidR="00103AA7" w:rsidRDefault="00114F67" w:rsidP="00103AA7">
      <w:pPr>
        <w:spacing w:line="300" w:lineRule="atLeast"/>
        <w:rPr>
          <w:rFonts w:ascii="Segoe UI" w:hAnsi="Segoe UI" w:cs="Segoe UI"/>
          <w:sz w:val="21"/>
          <w:szCs w:val="21"/>
        </w:rPr>
      </w:pPr>
      <w:r>
        <w:rPr>
          <w:rFonts w:ascii="Segoe UI" w:hAnsi="Segoe UI" w:cs="Segoe UI"/>
          <w:sz w:val="21"/>
          <w:szCs w:val="21"/>
        </w:rPr>
        <w:pict>
          <v:rect id="_x0000_i1239" style="width:0;height:1.5pt" o:hralign="center" o:hrstd="t" o:hr="t" fillcolor="#a0a0a0" stroked="f"/>
        </w:pict>
      </w:r>
    </w:p>
    <w:p w:rsidR="00103AA7" w:rsidRDefault="00103AA7" w:rsidP="00103AA7">
      <w:pPr>
        <w:pStyle w:val="Heading1"/>
        <w:spacing w:line="300" w:lineRule="atLeast"/>
        <w:rPr>
          <w:rFonts w:ascii="Segoe UI" w:hAnsi="Segoe UI" w:cs="Segoe UI"/>
          <w:sz w:val="48"/>
          <w:szCs w:val="48"/>
        </w:rPr>
      </w:pPr>
      <w:r>
        <w:rPr>
          <w:rFonts w:ascii="Segoe UI" w:hAnsi="Segoe UI" w:cs="Segoe UI"/>
        </w:rPr>
        <w:t>1. AWS Console me kaise dekhen ki GitHub OIDC provider configured hai?</w:t>
      </w:r>
    </w:p>
    <w:p w:rsidR="00103AA7" w:rsidRDefault="00103AA7" w:rsidP="00103AA7">
      <w:pPr>
        <w:pStyle w:val="NormalWeb"/>
        <w:spacing w:line="300" w:lineRule="atLeast"/>
        <w:rPr>
          <w:rFonts w:ascii="Segoe UI" w:hAnsi="Segoe UI" w:cs="Segoe UI"/>
          <w:sz w:val="21"/>
          <w:szCs w:val="21"/>
        </w:rPr>
      </w:pPr>
      <w:r>
        <w:rPr>
          <w:rFonts w:ascii="Segoe UI" w:hAnsi="Segoe UI" w:cs="Segoe UI"/>
          <w:sz w:val="21"/>
          <w:szCs w:val="21"/>
        </w:rPr>
        <w:t>Console se dekhne ka path:</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AWS Console</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 IAM</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lastRenderedPageBreak/>
        <w:t>→ Identity providers</w:t>
      </w:r>
    </w:p>
    <w:p w:rsidR="00103AA7" w:rsidRDefault="00103AA7" w:rsidP="00103AA7">
      <w:pPr>
        <w:pStyle w:val="NormalWeb"/>
        <w:spacing w:line="300" w:lineRule="atLeast"/>
        <w:rPr>
          <w:rFonts w:ascii="Segoe UI" w:hAnsi="Segoe UI" w:cs="Segoe UI"/>
          <w:sz w:val="21"/>
          <w:szCs w:val="21"/>
        </w:rPr>
      </w:pPr>
      <w:r>
        <w:rPr>
          <w:rFonts w:ascii="Segoe UI" w:hAnsi="Segoe UI" w:cs="Segoe UI"/>
          <w:sz w:val="21"/>
          <w:szCs w:val="21"/>
        </w:rPr>
        <w:t>Wahan tumhe provider dikhega:</w:t>
      </w:r>
    </w:p>
    <w:p w:rsidR="00103AA7" w:rsidRDefault="00103AA7" w:rsidP="00103AA7">
      <w:pPr>
        <w:pStyle w:val="NormalWeb"/>
        <w:spacing w:line="300" w:lineRule="atLeast"/>
        <w:rPr>
          <w:rFonts w:ascii="Segoe UI" w:hAnsi="Segoe UI" w:cs="Segoe UI"/>
          <w:sz w:val="21"/>
          <w:szCs w:val="21"/>
        </w:rPr>
      </w:pPr>
      <w:r>
        <w:rPr>
          <w:rFonts w:ascii="Segoe UI" w:hAnsi="Segoe UI" w:cs="Segoe UI"/>
          <w:sz w:val="21"/>
          <w:szCs w:val="21"/>
        </w:rPr>
        <w:t>token.actions.githubusercontent.com</w:t>
      </w:r>
    </w:p>
    <w:p w:rsidR="00103AA7" w:rsidRDefault="00103AA7" w:rsidP="00103AA7">
      <w:pPr>
        <w:pStyle w:val="NormalWeb"/>
        <w:spacing w:line="300" w:lineRule="atLeast"/>
        <w:rPr>
          <w:rFonts w:ascii="Segoe UI" w:hAnsi="Segoe UI" w:cs="Segoe UI"/>
          <w:sz w:val="21"/>
          <w:szCs w:val="21"/>
        </w:rPr>
      </w:pPr>
      <w:r>
        <w:rPr>
          <w:rFonts w:ascii="Segoe UI" w:hAnsi="Segoe UI" w:cs="Segoe UI"/>
          <w:sz w:val="21"/>
          <w:szCs w:val="21"/>
        </w:rPr>
        <w:t>Open karne par details me generally ye dikhta hai:</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Provider type: OpenID Connect</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 xml:space="preserve">Provider URL: </w:t>
      </w:r>
      <w:hyperlink r:id="rId104" w:history="1">
        <w:r>
          <w:rPr>
            <w:rStyle w:val="Hyperlink"/>
            <w:rFonts w:ascii="Segoe UI" w:hAnsi="Segoe UI" w:cs="Segoe UI"/>
            <w:sz w:val="21"/>
            <w:szCs w:val="21"/>
          </w:rPr>
          <w:t>https://token.actions.githubusercontent.com</w:t>
        </w:r>
      </w:hyperlink>
    </w:p>
    <w:p w:rsidR="00103AA7" w:rsidRDefault="00103AA7" w:rsidP="00103AA7">
      <w:pPr>
        <w:spacing w:line="300" w:lineRule="atLeast"/>
        <w:rPr>
          <w:rFonts w:ascii="Segoe UI" w:hAnsi="Segoe UI" w:cs="Segoe UI"/>
          <w:sz w:val="21"/>
          <w:szCs w:val="21"/>
        </w:rPr>
      </w:pPr>
      <w:r>
        <w:rPr>
          <w:rFonts w:ascii="Segoe UI" w:hAnsi="Segoe UI" w:cs="Segoe UI"/>
          <w:sz w:val="21"/>
          <w:szCs w:val="21"/>
        </w:rPr>
        <w:t>Audience: sts.amazonaws.com</w:t>
      </w:r>
    </w:p>
    <w:p w:rsidR="00103AA7" w:rsidRDefault="00103AA7" w:rsidP="00103AA7">
      <w:pPr>
        <w:pStyle w:val="Heading2"/>
        <w:spacing w:line="300" w:lineRule="atLeast"/>
        <w:rPr>
          <w:rFonts w:ascii="Segoe UI" w:hAnsi="Segoe UI" w:cs="Segoe UI"/>
        </w:rPr>
      </w:pPr>
      <w:r>
        <w:rPr>
          <w:rFonts w:ascii="Segoe UI" w:hAnsi="Segoe UI" w:cs="Segoe UI"/>
        </w:rPr>
        <w:t>Iska meaning kya hai?</w:t>
      </w:r>
    </w:p>
    <w:p w:rsidR="00103AA7" w:rsidRDefault="00103AA7" w:rsidP="00103AA7">
      <w:pPr>
        <w:pStyle w:val="NormalWeb"/>
        <w:spacing w:line="300" w:lineRule="atLeast"/>
        <w:rPr>
          <w:rFonts w:ascii="Segoe UI" w:hAnsi="Segoe UI" w:cs="Segoe UI"/>
          <w:sz w:val="21"/>
          <w:szCs w:val="21"/>
        </w:rPr>
      </w:pPr>
      <w:r>
        <w:rPr>
          <w:rFonts w:ascii="Segoe UI" w:hAnsi="Segoe UI" w:cs="Segoe UI"/>
          <w:sz w:val="21"/>
          <w:szCs w:val="21"/>
        </w:rPr>
        <w:t>AWS account GitHub Actions ko identity provider ke roop me trust kar sakta hai.</w:t>
      </w:r>
    </w:p>
    <w:p w:rsidR="00103AA7" w:rsidRDefault="00103AA7" w:rsidP="00103AA7">
      <w:pPr>
        <w:pStyle w:val="NormalWeb"/>
        <w:spacing w:line="300" w:lineRule="atLeast"/>
        <w:rPr>
          <w:rFonts w:ascii="Segoe UI" w:hAnsi="Segoe UI" w:cs="Segoe UI"/>
          <w:sz w:val="21"/>
          <w:szCs w:val="21"/>
        </w:rPr>
      </w:pPr>
      <w:r>
        <w:rPr>
          <w:rFonts w:ascii="Segoe UI" w:hAnsi="Segoe UI" w:cs="Segoe UI"/>
          <w:sz w:val="21"/>
          <w:szCs w:val="21"/>
        </w:rPr>
        <w:t>Simple flow:</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GitHub Actions workflow</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GitHub OIDC token</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AWS IAM OIDC provider verify karta hai</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IAM Role assume hota hai</w:t>
      </w:r>
    </w:p>
    <w:p w:rsidR="00103AA7" w:rsidRDefault="00103AA7" w:rsidP="00103AA7">
      <w:pPr>
        <w:pStyle w:val="Heading2"/>
        <w:spacing w:line="300" w:lineRule="atLeast"/>
        <w:rPr>
          <w:rFonts w:ascii="Segoe UI" w:hAnsi="Segoe UI" w:cs="Segoe UI"/>
        </w:rPr>
      </w:pPr>
      <w:r>
        <w:rPr>
          <w:rFonts w:ascii="Segoe UI" w:hAnsi="Segoe UI" w:cs="Segoe UI"/>
        </w:rPr>
        <w:t>Console me role side se bhi verify kar sakte ho</w:t>
      </w:r>
    </w:p>
    <w:p w:rsidR="00103AA7" w:rsidRDefault="00103AA7" w:rsidP="00103AA7">
      <w:pPr>
        <w:pStyle w:val="NormalWeb"/>
        <w:spacing w:line="300" w:lineRule="atLeast"/>
        <w:rPr>
          <w:rFonts w:ascii="Segoe UI" w:hAnsi="Segoe UI" w:cs="Segoe UI"/>
          <w:sz w:val="21"/>
          <w:szCs w:val="21"/>
        </w:rPr>
      </w:pPr>
      <w:r>
        <w:rPr>
          <w:rFonts w:ascii="Segoe UI" w:hAnsi="Segoe UI" w:cs="Segoe UI"/>
          <w:sz w:val="21"/>
          <w:szCs w:val="21"/>
        </w:rPr>
        <w:t>Path:</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AWS Console</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 IAM</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 Roles</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 GitHubActionsTerraformRole</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 Trust relationships</w:t>
      </w:r>
    </w:p>
    <w:p w:rsidR="00103AA7" w:rsidRDefault="00103AA7" w:rsidP="00103AA7">
      <w:pPr>
        <w:pStyle w:val="NormalWeb"/>
        <w:spacing w:line="300" w:lineRule="atLeast"/>
        <w:rPr>
          <w:rFonts w:ascii="Segoe UI" w:hAnsi="Segoe UI" w:cs="Segoe UI"/>
          <w:sz w:val="21"/>
          <w:szCs w:val="21"/>
        </w:rPr>
      </w:pPr>
      <w:r>
        <w:rPr>
          <w:rFonts w:ascii="Segoe UI" w:hAnsi="Segoe UI" w:cs="Segoe UI"/>
          <w:sz w:val="21"/>
          <w:szCs w:val="21"/>
        </w:rPr>
        <w:t>Wahan trust policy me ye lines honi chahiye:</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"Principal": {</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  "Federated": "arn:aws:iam::628479575897:oidc-provider/token.actions.githubusercontent.com"</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w:t>
      </w:r>
    </w:p>
    <w:p w:rsidR="00103AA7" w:rsidRDefault="00103AA7" w:rsidP="00103AA7">
      <w:pPr>
        <w:pStyle w:val="NormalWeb"/>
        <w:spacing w:line="300" w:lineRule="atLeast"/>
        <w:rPr>
          <w:rFonts w:ascii="Segoe UI" w:hAnsi="Segoe UI" w:cs="Segoe UI"/>
          <w:sz w:val="21"/>
          <w:szCs w:val="21"/>
        </w:rPr>
      </w:pPr>
      <w:r>
        <w:rPr>
          <w:rFonts w:ascii="Segoe UI" w:hAnsi="Segoe UI" w:cs="Segoe UI"/>
          <w:sz w:val="21"/>
          <w:szCs w:val="21"/>
        </w:rPr>
        <w:t>Aur condition:</w:t>
      </w:r>
    </w:p>
    <w:p w:rsidR="00103AA7" w:rsidRDefault="00103AA7" w:rsidP="00103AA7">
      <w:pPr>
        <w:pStyle w:val="NormalWeb"/>
        <w:spacing w:line="300" w:lineRule="atLeast"/>
        <w:rPr>
          <w:rFonts w:ascii="Segoe UI" w:hAnsi="Segoe UI" w:cs="Segoe UI"/>
          <w:sz w:val="21"/>
          <w:szCs w:val="21"/>
        </w:rPr>
      </w:pPr>
      <w:r>
        <w:rPr>
          <w:rFonts w:ascii="Segoe UI" w:hAnsi="Segoe UI" w:cs="Segoe UI"/>
          <w:sz w:val="21"/>
          <w:szCs w:val="21"/>
        </w:rPr>
        <w:t>"repo:prashant2781/enterprise-genai-assistant-aws:ref:refs/heads/main"</w:t>
      </w:r>
    </w:p>
    <w:p w:rsidR="00103AA7" w:rsidRDefault="00103AA7" w:rsidP="00103AA7">
      <w:pPr>
        <w:pStyle w:val="NormalWeb"/>
        <w:spacing w:line="300" w:lineRule="atLeast"/>
        <w:rPr>
          <w:rFonts w:ascii="Segoe UI" w:hAnsi="Segoe UI" w:cs="Segoe UI"/>
          <w:sz w:val="21"/>
          <w:szCs w:val="21"/>
        </w:rPr>
      </w:pPr>
      <w:r>
        <w:rPr>
          <w:rFonts w:ascii="Segoe UI" w:hAnsi="Segoe UI" w:cs="Segoe UI"/>
          <w:sz w:val="21"/>
          <w:szCs w:val="21"/>
        </w:rPr>
        <w:lastRenderedPageBreak/>
        <w:t>Ye repo/branch restriction security ke liye important hai.</w:t>
      </w:r>
    </w:p>
    <w:p w:rsidR="00103AA7" w:rsidRDefault="00114F67" w:rsidP="00103AA7">
      <w:pPr>
        <w:spacing w:line="300" w:lineRule="atLeast"/>
        <w:rPr>
          <w:rFonts w:ascii="Segoe UI" w:hAnsi="Segoe UI" w:cs="Segoe UI"/>
          <w:sz w:val="21"/>
          <w:szCs w:val="21"/>
        </w:rPr>
      </w:pPr>
      <w:r>
        <w:rPr>
          <w:rFonts w:ascii="Segoe UI" w:hAnsi="Segoe UI" w:cs="Segoe UI"/>
          <w:sz w:val="21"/>
          <w:szCs w:val="21"/>
        </w:rPr>
        <w:pict>
          <v:rect id="_x0000_i1240" style="width:0;height:1.5pt" o:hralign="center" o:hrstd="t" o:hr="t" fillcolor="#a0a0a0" stroked="f"/>
        </w:pict>
      </w:r>
    </w:p>
    <w:p w:rsidR="00103AA7" w:rsidRDefault="00103AA7" w:rsidP="00103AA7">
      <w:pPr>
        <w:pStyle w:val="Heading1"/>
        <w:spacing w:line="300" w:lineRule="atLeast"/>
        <w:rPr>
          <w:rFonts w:ascii="Segoe UI" w:hAnsi="Segoe UI" w:cs="Segoe UI"/>
          <w:sz w:val="48"/>
          <w:szCs w:val="48"/>
        </w:rPr>
      </w:pPr>
      <w:r>
        <w:rPr>
          <w:rFonts w:ascii="Segoe UI" w:hAnsi="Segoe UI" w:cs="Segoe UI"/>
        </w:rPr>
        <w:t>2. Abhi OIDC setup status kya hai?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3"/>
        <w:gridCol w:w="1610"/>
      </w:tblGrid>
      <w:tr w:rsidR="00103AA7" w:rsidTr="00103AA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103AA7" w:rsidRDefault="00103AA7">
            <w:pPr>
              <w:jc w:val="center"/>
              <w:rPr>
                <w:rFonts w:ascii="Times New Roman" w:hAnsi="Times New Roman" w:cs="Times New Roman"/>
                <w:b/>
                <w:bCs/>
              </w:rPr>
            </w:pPr>
            <w:r>
              <w:rPr>
                <w:b/>
                <w:bCs/>
              </w:rPr>
              <w:t>Component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103AA7" w:rsidRDefault="00103AA7">
            <w:pPr>
              <w:jc w:val="center"/>
              <w:rPr>
                <w:b/>
                <w:bCs/>
              </w:rPr>
            </w:pPr>
            <w:r>
              <w:rPr>
                <w:b/>
                <w:bCs/>
              </w:rPr>
              <w:t>Status</w:t>
            </w:r>
          </w:p>
        </w:tc>
      </w:tr>
      <w:tr w:rsidR="00103AA7" w:rsidTr="00103AA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103AA7" w:rsidRDefault="00103AA7">
            <w:r>
              <w:t>GitHub repo</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103AA7" w:rsidRDefault="00103AA7">
            <w:r>
              <w:rPr>
                <w:rFonts w:ascii="Segoe UI Symbol" w:hAnsi="Segoe UI Symbol" w:cs="Segoe UI Symbol"/>
              </w:rPr>
              <w:t>✅</w:t>
            </w:r>
            <w:r>
              <w:t xml:space="preserve"> Ready</w:t>
            </w:r>
          </w:p>
        </w:tc>
      </w:tr>
      <w:tr w:rsidR="00103AA7" w:rsidTr="00103AA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103AA7" w:rsidRDefault="00103AA7">
            <w:r>
              <w:t>Workflow file</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103AA7" w:rsidRDefault="00103AA7">
            <w:r>
              <w:rPr>
                <w:rFonts w:ascii="Segoe UI Symbol" w:hAnsi="Segoe UI Symbol" w:cs="Segoe UI Symbol"/>
              </w:rPr>
              <w:t>✅</w:t>
            </w:r>
            <w:r>
              <w:t xml:space="preserve"> Pushed</w:t>
            </w:r>
          </w:p>
        </w:tc>
      </w:tr>
      <w:tr w:rsidR="00103AA7" w:rsidTr="00103AA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103AA7" w:rsidRDefault="00103AA7">
            <w:r>
              <w:t>AWS OIDC provider</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103AA7" w:rsidRDefault="00103AA7">
            <w:r>
              <w:rPr>
                <w:rFonts w:ascii="Segoe UI Symbol" w:hAnsi="Segoe UI Symbol" w:cs="Segoe UI Symbol"/>
              </w:rPr>
              <w:t>✅</w:t>
            </w:r>
            <w:r>
              <w:t xml:space="preserve"> Already exists</w:t>
            </w:r>
          </w:p>
        </w:tc>
      </w:tr>
      <w:tr w:rsidR="00103AA7" w:rsidTr="00103AA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103AA7" w:rsidRDefault="00103AA7">
            <w:r>
              <w:t>IAM Role trust policy</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103AA7" w:rsidRDefault="00103AA7">
            <w:r>
              <w:rPr>
                <w:rFonts w:ascii="Segoe UI Symbol" w:hAnsi="Segoe UI Symbol" w:cs="Segoe UI Symbol"/>
              </w:rPr>
              <w:t>✅</w:t>
            </w:r>
            <w:r>
              <w:t xml:space="preserve"> Created</w:t>
            </w:r>
          </w:p>
        </w:tc>
      </w:tr>
      <w:tr w:rsidR="00103AA7" w:rsidTr="00103AA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103AA7" w:rsidRDefault="00103AA7">
            <w:r>
              <w:t>IAM Role permissions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103AA7" w:rsidRDefault="00103AA7">
            <w:r>
              <w:rPr>
                <w:rFonts w:ascii="Times New Roman" w:hAnsi="Times New Roman" w:cs="Times New Roman"/>
              </w:rPr>
              <w:t>⏳</w:t>
            </w:r>
            <w:r>
              <w:t xml:space="preserve"> Next</w:t>
            </w:r>
          </w:p>
        </w:tc>
      </w:tr>
      <w:tr w:rsidR="00103AA7" w:rsidTr="00103AA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103AA7" w:rsidRDefault="00103AA7">
            <w:r>
              <w:t>GitHub repo variables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103AA7" w:rsidRDefault="00103AA7">
            <w:r>
              <w:rPr>
                <w:rFonts w:ascii="Times New Roman" w:hAnsi="Times New Roman" w:cs="Times New Roman"/>
              </w:rPr>
              <w:t>⏳</w:t>
            </w:r>
            <w:r>
              <w:t xml:space="preserve"> Next</w:t>
            </w:r>
          </w:p>
        </w:tc>
      </w:tr>
      <w:tr w:rsidR="00103AA7" w:rsidTr="00103AA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103AA7" w:rsidRDefault="00103AA7">
            <w:r>
              <w:t>Workflow run</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103AA7" w:rsidRDefault="00103AA7">
            <w:r>
              <w:rPr>
                <w:rFonts w:ascii="Times New Roman" w:hAnsi="Times New Roman" w:cs="Times New Roman"/>
              </w:rPr>
              <w:t>⏳</w:t>
            </w:r>
            <w:r>
              <w:t xml:space="preserve"> Later</w:t>
            </w:r>
          </w:p>
        </w:tc>
      </w:tr>
    </w:tbl>
    <w:p w:rsidR="00103AA7" w:rsidRDefault="00103AA7" w:rsidP="00103AA7">
      <w:pPr>
        <w:pStyle w:val="NormalWeb"/>
        <w:spacing w:line="300" w:lineRule="atLeast"/>
        <w:rPr>
          <w:rFonts w:ascii="Segoe UI" w:hAnsi="Segoe UI" w:cs="Segoe UI"/>
          <w:sz w:val="21"/>
          <w:szCs w:val="21"/>
        </w:rPr>
      </w:pPr>
      <w:r>
        <w:rPr>
          <w:rFonts w:ascii="Segoe UI" w:hAnsi="Segoe UI" w:cs="Segoe UI"/>
          <w:sz w:val="21"/>
          <w:szCs w:val="21"/>
        </w:rPr>
        <w:t xml:space="preserve">Abhi role create ho gaya, but </w:t>
      </w:r>
      <w:r>
        <w:rPr>
          <w:rStyle w:val="Strong"/>
          <w:rFonts w:ascii="Segoe UI" w:hAnsi="Segoe UI" w:cs="Segoe UI"/>
          <w:sz w:val="21"/>
          <w:szCs w:val="21"/>
        </w:rPr>
        <w:t>permissions attach karna baaki hai</w:t>
      </w:r>
      <w:r>
        <w:rPr>
          <w:rFonts w:ascii="Segoe UI" w:hAnsi="Segoe UI" w:cs="Segoe UI"/>
          <w:sz w:val="21"/>
          <w:szCs w:val="21"/>
        </w:rPr>
        <w:t>. Trust policy sirf ye allow karti hai ki GitHub workflow role assume kar sake. Lekin role assume hone ke baad Terraform ko AWS resources read/plan karne ke permissions chahiye.</w:t>
      </w:r>
    </w:p>
    <w:p w:rsidR="00103AA7" w:rsidRDefault="00114F67" w:rsidP="00103AA7">
      <w:pPr>
        <w:spacing w:line="300" w:lineRule="atLeast"/>
        <w:rPr>
          <w:rFonts w:ascii="Segoe UI" w:hAnsi="Segoe UI" w:cs="Segoe UI"/>
          <w:sz w:val="21"/>
          <w:szCs w:val="21"/>
        </w:rPr>
      </w:pPr>
      <w:r>
        <w:rPr>
          <w:rFonts w:ascii="Segoe UI" w:hAnsi="Segoe UI" w:cs="Segoe UI"/>
          <w:sz w:val="21"/>
          <w:szCs w:val="21"/>
        </w:rPr>
        <w:pict>
          <v:rect id="_x0000_i1241" style="width:0;height:1.5pt" o:hralign="center" o:hrstd="t" o:hr="t" fillcolor="#a0a0a0" stroked="f"/>
        </w:pict>
      </w:r>
    </w:p>
    <w:p w:rsidR="00103AA7" w:rsidRDefault="00103AA7" w:rsidP="00103AA7">
      <w:pPr>
        <w:pStyle w:val="Heading1"/>
        <w:spacing w:line="300" w:lineRule="atLeast"/>
        <w:rPr>
          <w:rFonts w:ascii="Segoe UI" w:hAnsi="Segoe UI" w:cs="Segoe UI"/>
          <w:sz w:val="48"/>
          <w:szCs w:val="48"/>
        </w:rPr>
      </w:pPr>
      <w:r>
        <w:rPr>
          <w:rFonts w:ascii="Segoe UI" w:hAnsi="Segoe UI" w:cs="Segoe UI"/>
        </w:rPr>
        <w:t>3. Humne is project me aur kya-kya karne ka plan kiya tha?</w:t>
      </w:r>
    </w:p>
    <w:p w:rsidR="00103AA7" w:rsidRDefault="00103AA7" w:rsidP="00103AA7">
      <w:pPr>
        <w:pStyle w:val="NormalWeb"/>
        <w:spacing w:line="300" w:lineRule="atLeast"/>
        <w:rPr>
          <w:rFonts w:ascii="Segoe UI" w:hAnsi="Segoe UI" w:cs="Segoe UI"/>
          <w:sz w:val="21"/>
          <w:szCs w:val="21"/>
        </w:rPr>
      </w:pPr>
      <w:r>
        <w:rPr>
          <w:rFonts w:ascii="Segoe UI" w:hAnsi="Segoe UI" w:cs="Segoe UI"/>
          <w:sz w:val="21"/>
          <w:szCs w:val="21"/>
        </w:rPr>
        <w:t>Ab tak completed aur pending roadmap yeh hai:</w:t>
      </w:r>
    </w:p>
    <w:p w:rsidR="00103AA7" w:rsidRDefault="00103AA7" w:rsidP="00103AA7">
      <w:pPr>
        <w:pStyle w:val="Heading2"/>
        <w:spacing w:line="300" w:lineRule="atLeast"/>
        <w:rPr>
          <w:rFonts w:ascii="Segoe UI" w:hAnsi="Segoe UI" w:cs="Segoe UI"/>
        </w:rPr>
      </w:pPr>
      <w:r>
        <w:rPr>
          <w:rFonts w:ascii="Segoe UI" w:hAnsi="Segoe UI" w:cs="Segoe UI"/>
        </w:rPr>
        <w:t xml:space="preserve">Completed </w:t>
      </w:r>
      <w:r>
        <w:rPr>
          <w:rFonts w:ascii="Segoe UI Symbol" w:hAnsi="Segoe UI Symbol" w:cs="Segoe UI Symbol"/>
        </w:rPr>
        <w:t>✅</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1. Secure backend API</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   - API Gateway</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   - Cognito authorizer</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   - Lambda</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   - DynamoDB chat history</w:t>
      </w:r>
    </w:p>
    <w:p w:rsidR="00103AA7" w:rsidRDefault="00103AA7" w:rsidP="00103AA7">
      <w:pPr>
        <w:spacing w:line="300" w:lineRule="atLeast"/>
        <w:rPr>
          <w:rFonts w:ascii="Segoe UI" w:hAnsi="Segoe UI" w:cs="Segoe UI"/>
          <w:sz w:val="21"/>
          <w:szCs w:val="21"/>
        </w:rPr>
      </w:pPr>
    </w:p>
    <w:p w:rsidR="00103AA7" w:rsidRDefault="00103AA7" w:rsidP="00103AA7">
      <w:pPr>
        <w:spacing w:line="300" w:lineRule="atLeast"/>
        <w:rPr>
          <w:rFonts w:ascii="Segoe UI" w:hAnsi="Segoe UI" w:cs="Segoe UI"/>
          <w:sz w:val="21"/>
          <w:szCs w:val="21"/>
        </w:rPr>
      </w:pPr>
      <w:r>
        <w:rPr>
          <w:rFonts w:ascii="Segoe UI" w:hAnsi="Segoe UI" w:cs="Segoe UI"/>
          <w:sz w:val="21"/>
          <w:szCs w:val="21"/>
        </w:rPr>
        <w:t>2. RAG implementation</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   - S3 documents</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   - Bedrock Knowledge Base</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   - citations</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   - token usage</w:t>
      </w:r>
    </w:p>
    <w:p w:rsidR="00103AA7" w:rsidRDefault="00103AA7" w:rsidP="00103AA7">
      <w:pPr>
        <w:spacing w:line="300" w:lineRule="atLeast"/>
        <w:rPr>
          <w:rFonts w:ascii="Segoe UI" w:hAnsi="Segoe UI" w:cs="Segoe UI"/>
          <w:sz w:val="21"/>
          <w:szCs w:val="21"/>
        </w:rPr>
      </w:pPr>
    </w:p>
    <w:p w:rsidR="00103AA7" w:rsidRDefault="00103AA7" w:rsidP="00103AA7">
      <w:pPr>
        <w:spacing w:line="300" w:lineRule="atLeast"/>
        <w:rPr>
          <w:rFonts w:ascii="Segoe UI" w:hAnsi="Segoe UI" w:cs="Segoe UI"/>
          <w:sz w:val="21"/>
          <w:szCs w:val="21"/>
        </w:rPr>
      </w:pPr>
      <w:r>
        <w:rPr>
          <w:rFonts w:ascii="Segoe UI" w:hAnsi="Segoe UI" w:cs="Segoe UI"/>
          <w:sz w:val="21"/>
          <w:szCs w:val="21"/>
        </w:rPr>
        <w:lastRenderedPageBreak/>
        <w:t>3. Tool calling / action flow</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   - /chat/action</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   - action JSON decision</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   - ticket creation in DynamoDB</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   - action-noop safety gate</w:t>
      </w:r>
    </w:p>
    <w:p w:rsidR="00103AA7" w:rsidRDefault="00103AA7" w:rsidP="00103AA7">
      <w:pPr>
        <w:spacing w:line="300" w:lineRule="atLeast"/>
        <w:rPr>
          <w:rFonts w:ascii="Segoe UI" w:hAnsi="Segoe UI" w:cs="Segoe UI"/>
          <w:sz w:val="21"/>
          <w:szCs w:val="21"/>
        </w:rPr>
      </w:pPr>
    </w:p>
    <w:p w:rsidR="00103AA7" w:rsidRDefault="00103AA7" w:rsidP="00103AA7">
      <w:pPr>
        <w:spacing w:line="300" w:lineRule="atLeast"/>
        <w:rPr>
          <w:rFonts w:ascii="Segoe UI" w:hAnsi="Segoe UI" w:cs="Segoe UI"/>
          <w:sz w:val="21"/>
          <w:szCs w:val="21"/>
        </w:rPr>
      </w:pPr>
      <w:r>
        <w:rPr>
          <w:rFonts w:ascii="Segoe UI" w:hAnsi="Segoe UI" w:cs="Segoe UI"/>
          <w:sz w:val="21"/>
          <w:szCs w:val="21"/>
        </w:rPr>
        <w:t>4. Guardrails/safety baseline</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   - guidance-only request no ticket</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   - prompt injection fake policy refused</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   - no-token 401 tests</w:t>
      </w:r>
    </w:p>
    <w:p w:rsidR="00103AA7" w:rsidRDefault="00103AA7" w:rsidP="00103AA7">
      <w:pPr>
        <w:spacing w:line="300" w:lineRule="atLeast"/>
        <w:rPr>
          <w:rFonts w:ascii="Segoe UI" w:hAnsi="Segoe UI" w:cs="Segoe UI"/>
          <w:sz w:val="21"/>
          <w:szCs w:val="21"/>
        </w:rPr>
      </w:pPr>
    </w:p>
    <w:p w:rsidR="00103AA7" w:rsidRDefault="00103AA7" w:rsidP="00103AA7">
      <w:pPr>
        <w:spacing w:line="300" w:lineRule="atLeast"/>
        <w:rPr>
          <w:rFonts w:ascii="Segoe UI" w:hAnsi="Segoe UI" w:cs="Segoe UI"/>
          <w:sz w:val="21"/>
          <w:szCs w:val="21"/>
        </w:rPr>
      </w:pPr>
      <w:r>
        <w:rPr>
          <w:rFonts w:ascii="Segoe UI" w:hAnsi="Segoe UI" w:cs="Segoe UI"/>
          <w:sz w:val="21"/>
          <w:szCs w:val="21"/>
        </w:rPr>
        <w:t>5. CloudWatch/API Gateway monitoring basics</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   - Lambda metrics</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   - API Gateway Count/4XX/5XX/Latency</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   - CloudWatch log retention set</w:t>
      </w:r>
    </w:p>
    <w:p w:rsidR="00103AA7" w:rsidRDefault="00103AA7" w:rsidP="00103AA7">
      <w:pPr>
        <w:spacing w:line="300" w:lineRule="atLeast"/>
        <w:rPr>
          <w:rFonts w:ascii="Segoe UI" w:hAnsi="Segoe UI" w:cs="Segoe UI"/>
          <w:sz w:val="21"/>
          <w:szCs w:val="21"/>
        </w:rPr>
      </w:pPr>
    </w:p>
    <w:p w:rsidR="00103AA7" w:rsidRDefault="00103AA7" w:rsidP="00103AA7">
      <w:pPr>
        <w:spacing w:line="300" w:lineRule="atLeast"/>
        <w:rPr>
          <w:rFonts w:ascii="Segoe UI" w:hAnsi="Segoe UI" w:cs="Segoe UI"/>
          <w:sz w:val="21"/>
          <w:szCs w:val="21"/>
        </w:rPr>
      </w:pPr>
      <w:r>
        <w:rPr>
          <w:rFonts w:ascii="Segoe UI" w:hAnsi="Segoe UI" w:cs="Segoe UI"/>
          <w:sz w:val="21"/>
          <w:szCs w:val="21"/>
        </w:rPr>
        <w:t>6. Lambda modularization</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   - split code into multiple Python files</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   - zip package deployed and regression tested</w:t>
      </w:r>
    </w:p>
    <w:p w:rsidR="00103AA7" w:rsidRDefault="00103AA7" w:rsidP="00103AA7">
      <w:pPr>
        <w:spacing w:line="300" w:lineRule="atLeast"/>
        <w:rPr>
          <w:rFonts w:ascii="Segoe UI" w:hAnsi="Segoe UI" w:cs="Segoe UI"/>
          <w:sz w:val="21"/>
          <w:szCs w:val="21"/>
        </w:rPr>
      </w:pPr>
    </w:p>
    <w:p w:rsidR="00103AA7" w:rsidRDefault="00103AA7" w:rsidP="00103AA7">
      <w:pPr>
        <w:spacing w:line="300" w:lineRule="atLeast"/>
        <w:rPr>
          <w:rFonts w:ascii="Segoe UI" w:hAnsi="Segoe UI" w:cs="Segoe UI"/>
          <w:sz w:val="21"/>
          <w:szCs w:val="21"/>
        </w:rPr>
      </w:pPr>
      <w:r>
        <w:rPr>
          <w:rFonts w:ascii="Segoe UI" w:hAnsi="Segoe UI" w:cs="Segoe UI"/>
          <w:sz w:val="21"/>
          <w:szCs w:val="21"/>
        </w:rPr>
        <w:t>7. Terraform IaC foundation</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   - app/ + infra/ structure</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   - Lambda imported into Terraform</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   - archive_file auto zip</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   - terraform apply successful</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   - S3 remote backend</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   - use_lockfile backend</w:t>
      </w:r>
    </w:p>
    <w:p w:rsidR="00103AA7" w:rsidRDefault="00103AA7" w:rsidP="00103AA7">
      <w:pPr>
        <w:spacing w:line="300" w:lineRule="atLeast"/>
        <w:rPr>
          <w:rFonts w:ascii="Segoe UI" w:hAnsi="Segoe UI" w:cs="Segoe UI"/>
          <w:sz w:val="21"/>
          <w:szCs w:val="21"/>
        </w:rPr>
      </w:pPr>
    </w:p>
    <w:p w:rsidR="00103AA7" w:rsidRDefault="00103AA7" w:rsidP="00103AA7">
      <w:pPr>
        <w:spacing w:line="300" w:lineRule="atLeast"/>
        <w:rPr>
          <w:rFonts w:ascii="Segoe UI" w:hAnsi="Segoe UI" w:cs="Segoe UI"/>
          <w:sz w:val="21"/>
          <w:szCs w:val="21"/>
        </w:rPr>
      </w:pPr>
      <w:r>
        <w:rPr>
          <w:rFonts w:ascii="Segoe UI" w:hAnsi="Segoe UI" w:cs="Segoe UI"/>
          <w:sz w:val="21"/>
          <w:szCs w:val="21"/>
        </w:rPr>
        <w:t>8. GitHub repository</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   - code pushed</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   - .gitignore secure</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   - workflow file added</w:t>
      </w:r>
    </w:p>
    <w:p w:rsidR="00103AA7" w:rsidRDefault="00114F67" w:rsidP="00103AA7">
      <w:pPr>
        <w:spacing w:line="300" w:lineRule="atLeast"/>
        <w:rPr>
          <w:rFonts w:ascii="Segoe UI" w:hAnsi="Segoe UI" w:cs="Segoe UI"/>
          <w:sz w:val="21"/>
          <w:szCs w:val="21"/>
        </w:rPr>
      </w:pPr>
      <w:r>
        <w:rPr>
          <w:rFonts w:ascii="Segoe UI" w:hAnsi="Segoe UI" w:cs="Segoe UI"/>
          <w:sz w:val="21"/>
          <w:szCs w:val="21"/>
        </w:rPr>
        <w:pict>
          <v:rect id="_x0000_i1242" style="width:0;height:1.5pt" o:hralign="center" o:hrstd="t" o:hr="t" fillcolor="#a0a0a0" stroked="f"/>
        </w:pict>
      </w:r>
    </w:p>
    <w:p w:rsidR="00103AA7" w:rsidRDefault="00103AA7" w:rsidP="00103AA7">
      <w:pPr>
        <w:pStyle w:val="Heading2"/>
        <w:spacing w:line="300" w:lineRule="atLeast"/>
        <w:rPr>
          <w:rFonts w:ascii="Segoe UI" w:hAnsi="Segoe UI" w:cs="Segoe UI"/>
        </w:rPr>
      </w:pPr>
      <w:r>
        <w:rPr>
          <w:rFonts w:ascii="Segoe UI" w:hAnsi="Segoe UI" w:cs="Segoe UI"/>
        </w:rPr>
        <w:t>Current phase ⏳</w:t>
      </w:r>
    </w:p>
    <w:p w:rsidR="00103AA7" w:rsidRDefault="00103AA7" w:rsidP="00103AA7">
      <w:pPr>
        <w:pStyle w:val="NormalWeb"/>
        <w:spacing w:line="300" w:lineRule="atLeast"/>
        <w:rPr>
          <w:rFonts w:ascii="Segoe UI" w:hAnsi="Segoe UI" w:cs="Segoe UI"/>
          <w:sz w:val="21"/>
          <w:szCs w:val="21"/>
        </w:rPr>
      </w:pPr>
      <w:r>
        <w:rPr>
          <w:rFonts w:ascii="Segoe UI" w:hAnsi="Segoe UI" w:cs="Segoe UI"/>
          <w:sz w:val="21"/>
          <w:szCs w:val="21"/>
        </w:rPr>
        <w:lastRenderedPageBreak/>
        <w:t>GitHub Actions CI/CD with OIDC</w:t>
      </w:r>
    </w:p>
    <w:p w:rsidR="00103AA7" w:rsidRDefault="00103AA7" w:rsidP="00103AA7">
      <w:pPr>
        <w:pStyle w:val="NormalWeb"/>
        <w:spacing w:line="300" w:lineRule="atLeast"/>
        <w:rPr>
          <w:rFonts w:ascii="Segoe UI" w:hAnsi="Segoe UI" w:cs="Segoe UI"/>
          <w:sz w:val="21"/>
          <w:szCs w:val="21"/>
        </w:rPr>
      </w:pPr>
      <w:r>
        <w:rPr>
          <w:rFonts w:ascii="Segoe UI" w:hAnsi="Segoe UI" w:cs="Segoe UI"/>
          <w:sz w:val="21"/>
          <w:szCs w:val="21"/>
        </w:rPr>
        <w:t>Pending inside this phase:</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1. Attach permissions policy to GitHubActionsTerraformRole</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2. Add GitHub repo variables:</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   - AWS_ROLE_TO_ASSUME</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   - TF_MODEL_ID</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   - TF_KNOWLEDGE_BASE_ID</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3. Run workflow manually</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4. Verify terraform plan in GitHub Actions</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5. Later decide controlled apply strategy</w:t>
      </w:r>
    </w:p>
    <w:p w:rsidR="00103AA7" w:rsidRDefault="00114F67" w:rsidP="00103AA7">
      <w:pPr>
        <w:spacing w:line="300" w:lineRule="atLeast"/>
        <w:rPr>
          <w:rFonts w:ascii="Segoe UI" w:hAnsi="Segoe UI" w:cs="Segoe UI"/>
          <w:sz w:val="21"/>
          <w:szCs w:val="21"/>
        </w:rPr>
      </w:pPr>
      <w:r>
        <w:rPr>
          <w:rFonts w:ascii="Segoe UI" w:hAnsi="Segoe UI" w:cs="Segoe UI"/>
          <w:sz w:val="21"/>
          <w:szCs w:val="21"/>
        </w:rPr>
        <w:pict>
          <v:rect id="_x0000_i1243" style="width:0;height:1.5pt" o:hralign="center" o:hrstd="t" o:hr="t" fillcolor="#a0a0a0" stroked="f"/>
        </w:pict>
      </w:r>
    </w:p>
    <w:p w:rsidR="00103AA7" w:rsidRDefault="00103AA7" w:rsidP="00103AA7">
      <w:pPr>
        <w:pStyle w:val="Heading2"/>
        <w:spacing w:line="300" w:lineRule="atLeast"/>
        <w:rPr>
          <w:rFonts w:ascii="Segoe UI" w:hAnsi="Segoe UI" w:cs="Segoe UI"/>
        </w:rPr>
      </w:pPr>
      <w:r>
        <w:rPr>
          <w:rFonts w:ascii="Segoe UI" w:hAnsi="Segoe UI" w:cs="Segoe UI"/>
        </w:rPr>
        <w:t>Upcoming phases after CI/CD</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1. Secrets Manager / SSM Parameter Store practical implementation</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   - ServiceNow/Jira tokens later</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   - config parameters</w:t>
      </w:r>
    </w:p>
    <w:p w:rsidR="00103AA7" w:rsidRDefault="00103AA7" w:rsidP="00103AA7">
      <w:pPr>
        <w:spacing w:line="300" w:lineRule="atLeast"/>
        <w:rPr>
          <w:rFonts w:ascii="Segoe UI" w:hAnsi="Segoe UI" w:cs="Segoe UI"/>
          <w:sz w:val="21"/>
          <w:szCs w:val="21"/>
        </w:rPr>
      </w:pPr>
    </w:p>
    <w:p w:rsidR="00103AA7" w:rsidRDefault="00103AA7" w:rsidP="00103AA7">
      <w:pPr>
        <w:spacing w:line="300" w:lineRule="atLeast"/>
        <w:rPr>
          <w:rFonts w:ascii="Segoe UI" w:hAnsi="Segoe UI" w:cs="Segoe UI"/>
          <w:sz w:val="21"/>
          <w:szCs w:val="21"/>
        </w:rPr>
      </w:pPr>
      <w:r>
        <w:rPr>
          <w:rFonts w:ascii="Segoe UI" w:hAnsi="Segoe UI" w:cs="Segoe UI"/>
          <w:sz w:val="21"/>
          <w:szCs w:val="21"/>
        </w:rPr>
        <w:t>2. Admin ticket view</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   - GET /admin/tickets</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   - filter by status/priority/team</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   - optional admin UI</w:t>
      </w:r>
    </w:p>
    <w:p w:rsidR="00103AA7" w:rsidRDefault="00103AA7" w:rsidP="00103AA7">
      <w:pPr>
        <w:spacing w:line="300" w:lineRule="atLeast"/>
        <w:rPr>
          <w:rFonts w:ascii="Segoe UI" w:hAnsi="Segoe UI" w:cs="Segoe UI"/>
          <w:sz w:val="21"/>
          <w:szCs w:val="21"/>
        </w:rPr>
      </w:pPr>
    </w:p>
    <w:p w:rsidR="00103AA7" w:rsidRDefault="00103AA7" w:rsidP="00103AA7">
      <w:pPr>
        <w:spacing w:line="300" w:lineRule="atLeast"/>
        <w:rPr>
          <w:rFonts w:ascii="Segoe UI" w:hAnsi="Segoe UI" w:cs="Segoe UI"/>
          <w:sz w:val="21"/>
          <w:szCs w:val="21"/>
        </w:rPr>
      </w:pPr>
      <w:r>
        <w:rPr>
          <w:rFonts w:ascii="Segoe UI" w:hAnsi="Segoe UI" w:cs="Segoe UI"/>
          <w:sz w:val="21"/>
          <w:szCs w:val="21"/>
        </w:rPr>
        <w:t>3. ServiceNow/Jira integration</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   - create external ticket automatically</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   - save external ticket ID in DynamoDB</w:t>
      </w:r>
    </w:p>
    <w:p w:rsidR="00103AA7" w:rsidRDefault="00103AA7" w:rsidP="00103AA7">
      <w:pPr>
        <w:spacing w:line="300" w:lineRule="atLeast"/>
        <w:rPr>
          <w:rFonts w:ascii="Segoe UI" w:hAnsi="Segoe UI" w:cs="Segoe UI"/>
          <w:sz w:val="21"/>
          <w:szCs w:val="21"/>
        </w:rPr>
      </w:pPr>
    </w:p>
    <w:p w:rsidR="00103AA7" w:rsidRDefault="00103AA7" w:rsidP="00103AA7">
      <w:pPr>
        <w:spacing w:line="300" w:lineRule="atLeast"/>
        <w:rPr>
          <w:rFonts w:ascii="Segoe UI" w:hAnsi="Segoe UI" w:cs="Segoe UI"/>
          <w:sz w:val="21"/>
          <w:szCs w:val="21"/>
        </w:rPr>
      </w:pPr>
      <w:r>
        <w:rPr>
          <w:rFonts w:ascii="Segoe UI" w:hAnsi="Segoe UI" w:cs="Segoe UI"/>
          <w:sz w:val="21"/>
          <w:szCs w:val="21"/>
        </w:rPr>
        <w:t>4. Event-driven architecture</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   - EventBridge TicketCreated event</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   - SNS notification</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   - SQS queue for external sync</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   - Step Functions for escalation workflow</w:t>
      </w:r>
    </w:p>
    <w:p w:rsidR="00103AA7" w:rsidRDefault="00103AA7" w:rsidP="00103AA7">
      <w:pPr>
        <w:spacing w:line="300" w:lineRule="atLeast"/>
        <w:rPr>
          <w:rFonts w:ascii="Segoe UI" w:hAnsi="Segoe UI" w:cs="Segoe UI"/>
          <w:sz w:val="21"/>
          <w:szCs w:val="21"/>
        </w:rPr>
      </w:pPr>
    </w:p>
    <w:p w:rsidR="00103AA7" w:rsidRDefault="00103AA7" w:rsidP="00103AA7">
      <w:pPr>
        <w:spacing w:line="300" w:lineRule="atLeast"/>
        <w:rPr>
          <w:rFonts w:ascii="Segoe UI" w:hAnsi="Segoe UI" w:cs="Segoe UI"/>
          <w:sz w:val="21"/>
          <w:szCs w:val="21"/>
        </w:rPr>
      </w:pPr>
      <w:r>
        <w:rPr>
          <w:rFonts w:ascii="Segoe UI" w:hAnsi="Segoe UI" w:cs="Segoe UI"/>
          <w:sz w:val="21"/>
          <w:szCs w:val="21"/>
        </w:rPr>
        <w:t>5. VPC Lambda concept</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   - when to put Lambda in VPC</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lastRenderedPageBreak/>
        <w:t>   - NAT Gateway vs VPC endpoints</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   - private RDS/internal API access</w:t>
      </w:r>
    </w:p>
    <w:p w:rsidR="00103AA7" w:rsidRDefault="00103AA7" w:rsidP="00103AA7">
      <w:pPr>
        <w:spacing w:line="300" w:lineRule="atLeast"/>
        <w:rPr>
          <w:rFonts w:ascii="Segoe UI" w:hAnsi="Segoe UI" w:cs="Segoe UI"/>
          <w:sz w:val="21"/>
          <w:szCs w:val="21"/>
        </w:rPr>
      </w:pPr>
    </w:p>
    <w:p w:rsidR="00103AA7" w:rsidRDefault="00103AA7" w:rsidP="00103AA7">
      <w:pPr>
        <w:spacing w:line="300" w:lineRule="atLeast"/>
        <w:rPr>
          <w:rFonts w:ascii="Segoe UI" w:hAnsi="Segoe UI" w:cs="Segoe UI"/>
          <w:sz w:val="21"/>
          <w:szCs w:val="21"/>
        </w:rPr>
      </w:pPr>
      <w:r>
        <w:rPr>
          <w:rFonts w:ascii="Segoe UI" w:hAnsi="Segoe UI" w:cs="Segoe UI"/>
          <w:sz w:val="21"/>
          <w:szCs w:val="21"/>
        </w:rPr>
        <w:t>6. Multi-region architecture</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   - active-passive</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   - DynamoDB global tables</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   - S3 replication</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   - failover strategy</w:t>
      </w:r>
    </w:p>
    <w:p w:rsidR="00103AA7" w:rsidRDefault="00103AA7" w:rsidP="00103AA7">
      <w:pPr>
        <w:spacing w:line="300" w:lineRule="atLeast"/>
        <w:rPr>
          <w:rFonts w:ascii="Segoe UI" w:hAnsi="Segoe UI" w:cs="Segoe UI"/>
          <w:sz w:val="21"/>
          <w:szCs w:val="21"/>
        </w:rPr>
      </w:pPr>
    </w:p>
    <w:p w:rsidR="00103AA7" w:rsidRDefault="00103AA7" w:rsidP="00103AA7">
      <w:pPr>
        <w:spacing w:line="300" w:lineRule="atLeast"/>
        <w:rPr>
          <w:rFonts w:ascii="Segoe UI" w:hAnsi="Segoe UI" w:cs="Segoe UI"/>
          <w:sz w:val="21"/>
          <w:szCs w:val="21"/>
        </w:rPr>
      </w:pPr>
      <w:r>
        <w:rPr>
          <w:rFonts w:ascii="Segoe UI" w:hAnsi="Segoe UI" w:cs="Segoe UI"/>
          <w:sz w:val="21"/>
          <w:szCs w:val="21"/>
        </w:rPr>
        <w:t>7. Final production documentation/interview story</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   - only after all implementation phases complete</w:t>
      </w:r>
    </w:p>
    <w:p w:rsidR="00103AA7" w:rsidRDefault="00114F67" w:rsidP="00103AA7">
      <w:pPr>
        <w:spacing w:line="300" w:lineRule="atLeast"/>
        <w:rPr>
          <w:rFonts w:ascii="Segoe UI" w:hAnsi="Segoe UI" w:cs="Segoe UI"/>
          <w:sz w:val="21"/>
          <w:szCs w:val="21"/>
        </w:rPr>
      </w:pPr>
      <w:r>
        <w:rPr>
          <w:rFonts w:ascii="Segoe UI" w:hAnsi="Segoe UI" w:cs="Segoe UI"/>
          <w:sz w:val="21"/>
          <w:szCs w:val="21"/>
        </w:rPr>
        <w:pict>
          <v:rect id="_x0000_i1244" style="width:0;height:1.5pt" o:hralign="center" o:hrstd="t" o:hr="t" fillcolor="#a0a0a0" stroked="f"/>
        </w:pict>
      </w:r>
    </w:p>
    <w:p w:rsidR="00103AA7" w:rsidRDefault="00103AA7" w:rsidP="00103AA7">
      <w:pPr>
        <w:pStyle w:val="Heading1"/>
        <w:spacing w:line="300" w:lineRule="atLeast"/>
        <w:rPr>
          <w:rFonts w:ascii="Segoe UI" w:hAnsi="Segoe UI" w:cs="Segoe UI"/>
          <w:sz w:val="48"/>
          <w:szCs w:val="48"/>
        </w:rPr>
      </w:pPr>
      <w:r>
        <w:rPr>
          <w:rFonts w:ascii="Segoe UI" w:hAnsi="Segoe UI" w:cs="Segoe UI"/>
        </w:rPr>
        <w:t>Next step: IAM role permissions attach karna</w:t>
      </w:r>
    </w:p>
    <w:p w:rsidR="00103AA7" w:rsidRDefault="00103AA7" w:rsidP="00103AA7">
      <w:pPr>
        <w:pStyle w:val="NormalWeb"/>
        <w:spacing w:line="300" w:lineRule="atLeast"/>
        <w:rPr>
          <w:rFonts w:ascii="Segoe UI" w:hAnsi="Segoe UI" w:cs="Segoe UI"/>
          <w:sz w:val="21"/>
          <w:szCs w:val="21"/>
        </w:rPr>
      </w:pPr>
      <w:r>
        <w:rPr>
          <w:rFonts w:ascii="Segoe UI" w:hAnsi="Segoe UI" w:cs="Segoe UI"/>
          <w:sz w:val="21"/>
          <w:szCs w:val="21"/>
        </w:rPr>
        <w:t>Abhi hum GitHubActionsTerraformRole ko permissions denge so GitHub Actions Terraform plan run kar sake.</w:t>
      </w:r>
    </w:p>
    <w:p w:rsidR="00103AA7" w:rsidRDefault="00103AA7" w:rsidP="00103AA7">
      <w:pPr>
        <w:pStyle w:val="NormalWeb"/>
        <w:spacing w:line="300" w:lineRule="atLeast"/>
        <w:rPr>
          <w:rFonts w:ascii="Segoe UI" w:hAnsi="Segoe UI" w:cs="Segoe UI"/>
          <w:sz w:val="21"/>
          <w:szCs w:val="21"/>
        </w:rPr>
      </w:pPr>
      <w:r>
        <w:rPr>
          <w:rFonts w:ascii="Segoe UI" w:hAnsi="Segoe UI" w:cs="Segoe UI"/>
          <w:sz w:val="21"/>
          <w:szCs w:val="21"/>
        </w:rPr>
        <w:t xml:space="preserve">For now, </w:t>
      </w:r>
      <w:r>
        <w:rPr>
          <w:rStyle w:val="Strong"/>
          <w:rFonts w:ascii="Segoe UI" w:hAnsi="Segoe UI" w:cs="Segoe UI"/>
          <w:sz w:val="21"/>
          <w:szCs w:val="21"/>
        </w:rPr>
        <w:t>plan-only</w:t>
      </w:r>
      <w:r>
        <w:rPr>
          <w:rFonts w:ascii="Segoe UI" w:hAnsi="Segoe UI" w:cs="Segoe UI"/>
          <w:sz w:val="21"/>
          <w:szCs w:val="21"/>
        </w:rPr>
        <w:t xml:space="preserve"> ke liye read permissions + Lambda package read/write requirement hoga. Lekin because Terraform config currently manages Lambda code, plan needs read access to Lambda, IAM role, S3 backend, and state lock file.</w:t>
      </w:r>
    </w:p>
    <w:p w:rsidR="00103AA7" w:rsidRDefault="00103AA7" w:rsidP="00103AA7">
      <w:pPr>
        <w:pStyle w:val="NormalWeb"/>
        <w:spacing w:line="300" w:lineRule="atLeast"/>
        <w:rPr>
          <w:rFonts w:ascii="Segoe UI" w:hAnsi="Segoe UI" w:cs="Segoe UI"/>
          <w:sz w:val="21"/>
          <w:szCs w:val="21"/>
        </w:rPr>
      </w:pPr>
      <w:r>
        <w:rPr>
          <w:rFonts w:ascii="Segoe UI" w:hAnsi="Segoe UI" w:cs="Segoe UI"/>
          <w:sz w:val="21"/>
          <w:szCs w:val="21"/>
        </w:rPr>
        <w:t xml:space="preserve">Simplest controlled first step: attach AWS managed </w:t>
      </w:r>
      <w:r>
        <w:rPr>
          <w:rStyle w:val="HTMLCode"/>
        </w:rPr>
        <w:t>ReadOnlyAccess</w:t>
      </w:r>
      <w:r>
        <w:rPr>
          <w:rFonts w:ascii="Segoe UI" w:hAnsi="Segoe UI" w:cs="Segoe UI"/>
          <w:sz w:val="21"/>
          <w:szCs w:val="21"/>
        </w:rPr>
        <w:t xml:space="preserve"> plus specific S3 backend permissions. Later apply ke liye write permissions add karenge.</w:t>
      </w:r>
    </w:p>
    <w:p w:rsidR="00103AA7" w:rsidRDefault="00103AA7" w:rsidP="00103AA7">
      <w:pPr>
        <w:pStyle w:val="NormalWeb"/>
        <w:spacing w:line="300" w:lineRule="atLeast"/>
        <w:rPr>
          <w:rFonts w:ascii="Segoe UI" w:hAnsi="Segoe UI" w:cs="Segoe UI"/>
          <w:sz w:val="21"/>
          <w:szCs w:val="21"/>
        </w:rPr>
      </w:pPr>
      <w:r>
        <w:rPr>
          <w:rFonts w:ascii="Segoe UI" w:hAnsi="Segoe UI" w:cs="Segoe UI"/>
          <w:sz w:val="21"/>
          <w:szCs w:val="21"/>
        </w:rPr>
        <w:t xml:space="preserve">But Terraform plan with </w:t>
      </w:r>
      <w:r>
        <w:rPr>
          <w:rStyle w:val="HTMLCode"/>
        </w:rPr>
        <w:t>archive_file</w:t>
      </w:r>
      <w:r>
        <w:rPr>
          <w:rFonts w:ascii="Segoe UI" w:hAnsi="Segoe UI" w:cs="Segoe UI"/>
          <w:sz w:val="21"/>
          <w:szCs w:val="21"/>
        </w:rPr>
        <w:t xml:space="preserve"> and Lambda resource may also refresh Lambda and IAM state. ReadOnlyAccess should cover most read calls.</w:t>
      </w:r>
    </w:p>
    <w:p w:rsidR="00103AA7" w:rsidRDefault="00103AA7" w:rsidP="00103AA7">
      <w:pPr>
        <w:pStyle w:val="Heading2"/>
        <w:spacing w:line="300" w:lineRule="atLeast"/>
        <w:rPr>
          <w:rFonts w:ascii="Segoe UI" w:hAnsi="Segoe UI" w:cs="Segoe UI"/>
        </w:rPr>
      </w:pPr>
      <w:r>
        <w:rPr>
          <w:rFonts w:ascii="Segoe UI" w:hAnsi="Segoe UI" w:cs="Segoe UI"/>
        </w:rPr>
        <w:t>Abhi sirf ye ek command run karo</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aws iam attach-role-policy &lt;/span&gt;</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  --role-name GitHubActionsTerraformRole &lt;/span&gt;</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  --policy-arn arn:aws:iam::aws:policy/ReadOnlyAccess</w:t>
      </w:r>
    </w:p>
    <w:p w:rsidR="00103AA7" w:rsidRDefault="00103AA7" w:rsidP="00103AA7">
      <w:pPr>
        <w:pStyle w:val="NormalWeb"/>
        <w:spacing w:line="300" w:lineRule="atLeast"/>
        <w:rPr>
          <w:rFonts w:ascii="Segoe UI" w:hAnsi="Segoe UI" w:cs="Segoe UI"/>
          <w:sz w:val="21"/>
          <w:szCs w:val="21"/>
        </w:rPr>
      </w:pPr>
      <w:r>
        <w:rPr>
          <w:rFonts w:ascii="Segoe UI" w:hAnsi="Segoe UI" w:cs="Segoe UI"/>
          <w:sz w:val="21"/>
          <w:szCs w:val="21"/>
        </w:rPr>
        <w:t>Verify:</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aws iam list-attached-role-policies &lt;/span&gt;</w:t>
      </w:r>
    </w:p>
    <w:p w:rsidR="00103AA7" w:rsidRDefault="00103AA7" w:rsidP="00103AA7">
      <w:pPr>
        <w:spacing w:line="300" w:lineRule="atLeast"/>
        <w:rPr>
          <w:rFonts w:ascii="Segoe UI" w:hAnsi="Segoe UI" w:cs="Segoe UI"/>
          <w:sz w:val="21"/>
          <w:szCs w:val="21"/>
        </w:rPr>
      </w:pPr>
      <w:r>
        <w:rPr>
          <w:rFonts w:ascii="Segoe UI" w:hAnsi="Segoe UI" w:cs="Segoe UI"/>
          <w:sz w:val="21"/>
          <w:szCs w:val="21"/>
        </w:rPr>
        <w:t>  --role-name GitHubActionsTerraformRole</w:t>
      </w:r>
    </w:p>
    <w:p w:rsidR="00103AA7" w:rsidRDefault="00103AA7" w:rsidP="00103AA7">
      <w:pPr>
        <w:pStyle w:val="NormalWeb"/>
        <w:spacing w:line="300" w:lineRule="atLeast"/>
        <w:rPr>
          <w:rFonts w:ascii="Segoe UI" w:hAnsi="Segoe UI" w:cs="Segoe UI"/>
          <w:sz w:val="21"/>
          <w:szCs w:val="21"/>
        </w:rPr>
      </w:pPr>
      <w:r>
        <w:rPr>
          <w:rFonts w:ascii="Segoe UI" w:hAnsi="Segoe UI" w:cs="Segoe UI"/>
          <w:sz w:val="21"/>
          <w:szCs w:val="21"/>
        </w:rPr>
        <w:t>Output bhejo bhai. Then next step me backend S3 permissions policy add karenge.</w:t>
      </w:r>
    </w:p>
    <w:p w:rsidR="00103AA7" w:rsidRDefault="00103AA7" w:rsidP="00D528A1">
      <w:pPr>
        <w:pStyle w:val="NoSpacing"/>
        <w:rPr>
          <w:rFonts w:cstheme="minorHAnsi"/>
          <w:lang w:eastAsia="en-IN"/>
        </w:rPr>
      </w:pPr>
    </w:p>
    <w:p w:rsidR="00103AA7" w:rsidRDefault="00103AA7" w:rsidP="00D528A1">
      <w:pPr>
        <w:pStyle w:val="NoSpacing"/>
        <w:rPr>
          <w:rFonts w:cstheme="minorHAnsi"/>
          <w:lang w:eastAsia="en-IN"/>
        </w:rPr>
      </w:pPr>
      <w:r>
        <w:rPr>
          <w:rFonts w:cstheme="minorHAnsi"/>
          <w:noProof/>
          <w:lang w:eastAsia="en-IN"/>
        </w:rPr>
        <w:lastRenderedPageBreak/>
        <w:drawing>
          <wp:inline distT="0" distB="0" distL="0" distR="0">
            <wp:extent cx="6465570" cy="3636883"/>
            <wp:effectExtent l="0" t="0" r="0" b="1905"/>
            <wp:docPr id="45" name="Picture 45" descr="C:\Users\prashant.saxena\AppData\Local\Microsoft\Windows\INetCache\Content.MSO\366D9AB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0" descr="C:\Users\prashant.saxena\AppData\Local\Microsoft\Windows\INetCache\Content.MSO\366D9ABE.tmp"/>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6465570" cy="3636883"/>
                    </a:xfrm>
                    <a:prstGeom prst="rect">
                      <a:avLst/>
                    </a:prstGeom>
                    <a:noFill/>
                    <a:ln>
                      <a:noFill/>
                    </a:ln>
                  </pic:spPr>
                </pic:pic>
              </a:graphicData>
            </a:graphic>
          </wp:inline>
        </w:drawing>
      </w:r>
    </w:p>
    <w:p w:rsidR="00103AA7" w:rsidRDefault="00103AA7" w:rsidP="00D528A1">
      <w:pPr>
        <w:pStyle w:val="NoSpacing"/>
        <w:rPr>
          <w:rFonts w:cstheme="minorHAnsi"/>
          <w:lang w:eastAsia="en-IN"/>
        </w:rPr>
      </w:pPr>
    </w:p>
    <w:p w:rsidR="00103AA7" w:rsidRDefault="00103AA7" w:rsidP="00D528A1">
      <w:pPr>
        <w:pStyle w:val="NoSpacing"/>
        <w:rPr>
          <w:rFonts w:cstheme="minorHAnsi"/>
          <w:lang w:eastAsia="en-IN"/>
        </w:rPr>
      </w:pPr>
      <w:r>
        <w:rPr>
          <w:rFonts w:ascii="Segoe UI" w:hAnsi="Segoe UI" w:cs="Segoe UI"/>
          <w:color w:val="424242"/>
          <w:shd w:val="clear" w:color="auto" w:fill="F5F5F5"/>
        </w:rPr>
        <w:t>humne yeh bhi toh plan kia tha na:</w:t>
      </w:r>
      <w:r>
        <w:rPr>
          <w:rFonts w:ascii="Segoe UI" w:hAnsi="Segoe UI" w:cs="Segoe UI"/>
          <w:color w:val="424242"/>
        </w:rPr>
        <w:br/>
      </w:r>
      <w:r>
        <w:rPr>
          <w:rFonts w:ascii="Segoe UI" w:hAnsi="Segoe UI" w:cs="Segoe UI"/>
          <w:color w:val="424242"/>
          <w:shd w:val="clear" w:color="auto" w:fill="F5F5F5"/>
        </w:rPr>
        <w:t>• React UI • OpenSearch Serverless / Aurora pgvector • Guardrails • CloudWatch • CloudTrail audit</w:t>
      </w:r>
      <w:r>
        <w:rPr>
          <w:rFonts w:ascii="Segoe UI" w:hAnsi="Segoe UI" w:cs="Segoe UI"/>
          <w:color w:val="424242"/>
        </w:rPr>
        <w:br/>
      </w:r>
      <w:r>
        <w:rPr>
          <w:rFonts w:ascii="Segoe UI" w:hAnsi="Segoe UI" w:cs="Segoe UI"/>
          <w:color w:val="424242"/>
          <w:shd w:val="clear" w:color="auto" w:fill="F5F5F5"/>
        </w:rPr>
        <w:t>• Bedrock Multi Agent</w:t>
      </w:r>
      <w:r>
        <w:rPr>
          <w:rFonts w:ascii="Segoe UI" w:hAnsi="Segoe UI" w:cs="Segoe UI"/>
          <w:color w:val="424242"/>
        </w:rPr>
        <w:br/>
      </w:r>
      <w:r>
        <w:rPr>
          <w:rFonts w:ascii="Segoe UI" w:hAnsi="Segoe UI" w:cs="Segoe UI"/>
          <w:color w:val="424242"/>
          <w:shd w:val="clear" w:color="auto" w:fill="F5F5F5"/>
        </w:rPr>
        <w:t>• Admin dashboard</w:t>
      </w:r>
      <w:r>
        <w:rPr>
          <w:rFonts w:ascii="Segoe UI" w:hAnsi="Segoe UI" w:cs="Segoe UI"/>
          <w:color w:val="424242"/>
        </w:rPr>
        <w:br/>
      </w:r>
      <w:r>
        <w:rPr>
          <w:rFonts w:ascii="Segoe UI" w:hAnsi="Segoe UI" w:cs="Segoe UI"/>
          <w:color w:val="424242"/>
          <w:shd w:val="clear" w:color="auto" w:fill="F5F5F5"/>
        </w:rPr>
        <w:t>• Supervisor agent</w:t>
      </w:r>
      <w:r>
        <w:rPr>
          <w:rFonts w:ascii="Segoe UI" w:hAnsi="Segoe UI" w:cs="Segoe UI"/>
          <w:color w:val="424242"/>
        </w:rPr>
        <w:br/>
      </w:r>
      <w:r>
        <w:rPr>
          <w:rFonts w:ascii="Segoe UI" w:hAnsi="Segoe UI" w:cs="Segoe UI"/>
          <w:color w:val="424242"/>
          <w:shd w:val="clear" w:color="auto" w:fill="F5F5F5"/>
        </w:rPr>
        <w:t>Phase 9 — Frontend Integration</w:t>
      </w:r>
      <w:r>
        <w:rPr>
          <w:rFonts w:ascii="Segoe UI" w:hAnsi="Segoe UI" w:cs="Segoe UI"/>
          <w:color w:val="424242"/>
        </w:rPr>
        <w:br/>
      </w:r>
      <w:r>
        <w:rPr>
          <w:rFonts w:ascii="Segoe UI" w:hAnsi="Segoe UI" w:cs="Segoe UI"/>
          <w:color w:val="424242"/>
          <w:shd w:val="clear" w:color="auto" w:fill="F5F5F5"/>
        </w:rPr>
        <w:t>Phase 10 — Tool Calling / Agentic Workflow</w:t>
      </w:r>
      <w:r>
        <w:rPr>
          <w:rFonts w:ascii="Segoe UI" w:hAnsi="Segoe UI" w:cs="Segoe UI"/>
          <w:color w:val="424242"/>
        </w:rPr>
        <w:br/>
      </w:r>
      <w:r>
        <w:rPr>
          <w:rFonts w:ascii="Segoe UI" w:hAnsi="Segoe UI" w:cs="Segoe UI"/>
          <w:color w:val="424242"/>
          <w:shd w:val="clear" w:color="auto" w:fill="F5F5F5"/>
        </w:rPr>
        <w:t>Phase 11 — Observability / Monitoring / Cost</w:t>
      </w:r>
      <w:r>
        <w:rPr>
          <w:rFonts w:ascii="Segoe UI" w:hAnsi="Segoe UI" w:cs="Segoe UI"/>
          <w:color w:val="424242"/>
        </w:rPr>
        <w:br/>
      </w:r>
      <w:r>
        <w:rPr>
          <w:rFonts w:ascii="Segoe UI" w:hAnsi="Segoe UI" w:cs="Segoe UI"/>
          <w:color w:val="424242"/>
          <w:shd w:val="clear" w:color="auto" w:fill="F5F5F5"/>
        </w:rPr>
        <w:t>Multi-region me kaise use hota hai?</w:t>
      </w:r>
      <w:r>
        <w:rPr>
          <w:rFonts w:ascii="Segoe UI" w:hAnsi="Segoe UI" w:cs="Segoe UI"/>
          <w:color w:val="424242"/>
        </w:rPr>
        <w:br/>
      </w:r>
      <w:r>
        <w:rPr>
          <w:rFonts w:ascii="Segoe UI" w:hAnsi="Segoe UI" w:cs="Segoe UI"/>
          <w:color w:val="424242"/>
          <w:shd w:val="clear" w:color="auto" w:fill="F5F5F5"/>
        </w:rPr>
        <w:t>9. Area 5 — Tool-calling audit and control</w:t>
      </w:r>
      <w:r>
        <w:rPr>
          <w:rFonts w:ascii="Segoe UI" w:hAnsi="Segoe UI" w:cs="Segoe UI"/>
          <w:color w:val="424242"/>
        </w:rPr>
        <w:br/>
      </w:r>
      <w:r>
        <w:rPr>
          <w:rFonts w:ascii="Segoe UI" w:hAnsi="Segoe UI" w:cs="Segoe UI"/>
          <w:color w:val="424242"/>
          <w:shd w:val="clear" w:color="auto" w:fill="F5F5F5"/>
        </w:rPr>
        <w:t>10. Area 6 — Feedback and continuous improvement</w:t>
      </w:r>
      <w:r>
        <w:rPr>
          <w:rFonts w:ascii="Segoe UI" w:hAnsi="Segoe UI" w:cs="Segoe UI"/>
          <w:color w:val="424242"/>
        </w:rPr>
        <w:br/>
      </w:r>
      <w:r>
        <w:rPr>
          <w:rFonts w:ascii="Segoe UI" w:hAnsi="Segoe UI" w:cs="Segoe UI"/>
          <w:color w:val="424242"/>
          <w:shd w:val="clear" w:color="auto" w:fill="F5F5F5"/>
        </w:rPr>
        <w:t>HuggingFace, LangChain</w:t>
      </w:r>
      <w:r>
        <w:rPr>
          <w:rFonts w:ascii="Segoe UI" w:hAnsi="Segoe UI" w:cs="Segoe UI"/>
          <w:color w:val="424242"/>
        </w:rPr>
        <w:br/>
      </w:r>
      <w:r>
        <w:rPr>
          <w:rFonts w:ascii="Segoe UI" w:hAnsi="Segoe UI" w:cs="Segoe UI"/>
          <w:color w:val="424242"/>
          <w:shd w:val="clear" w:color="auto" w:fill="F5F5F5"/>
        </w:rPr>
        <w:t>aur shayad MCP? right? itna hi mujhe yaad hai</w:t>
      </w:r>
      <w:r>
        <w:rPr>
          <w:rFonts w:ascii="Segoe UI" w:hAnsi="Segoe UI" w:cs="Segoe UI"/>
          <w:color w:val="424242"/>
        </w:rPr>
        <w:br/>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 xml:space="preserve">Haan bhai </w:t>
      </w:r>
      <w:r>
        <w:rPr>
          <w:rFonts w:ascii="Segoe UI Symbol" w:hAnsi="Segoe UI Symbol" w:cs="Segoe UI Symbol"/>
          <w:sz w:val="21"/>
          <w:szCs w:val="21"/>
        </w:rPr>
        <w:t>✅</w:t>
      </w:r>
      <w:r>
        <w:rPr>
          <w:rFonts w:ascii="Segoe UI" w:hAnsi="Segoe UI" w:cs="Segoe UI"/>
          <w:sz w:val="21"/>
          <w:szCs w:val="21"/>
        </w:rPr>
        <w:t xml:space="preserve"> </w:t>
      </w:r>
      <w:r>
        <w:rPr>
          <w:rStyle w:val="Strong"/>
          <w:rFonts w:ascii="Segoe UI" w:hAnsi="Segoe UI" w:cs="Segoe UI"/>
          <w:sz w:val="21"/>
          <w:szCs w:val="21"/>
        </w:rPr>
        <w:t>tum bilkul sahi yaad kar rahe ho</w:t>
      </w:r>
      <w:r>
        <w:rPr>
          <w:rFonts w:ascii="Segoe UI" w:hAnsi="Segoe UI" w:cs="Segoe UI"/>
          <w:sz w:val="21"/>
          <w:szCs w:val="21"/>
        </w:rPr>
        <w:t xml:space="preserve"> — ye sab topics humne roadmap me discuss kiye the, aur inme se kaafi abhi pending hain. Screenshot me abhi CloudShell par </w:t>
      </w:r>
      <w:r>
        <w:rPr>
          <w:rStyle w:val="HTMLCode"/>
        </w:rPr>
        <w:t>GitHubActionsTerraformRole</w:t>
      </w:r>
      <w:r>
        <w:rPr>
          <w:rFonts w:ascii="Segoe UI" w:hAnsi="Segoe UI" w:cs="Segoe UI"/>
          <w:sz w:val="21"/>
          <w:szCs w:val="21"/>
        </w:rPr>
        <w:t xml:space="preserve"> create hua dikh raha hai, jisme GitHub OIDC trust policy configured hai. imageimage.png (Image: GitHubActionsTerraformRole created with OIDC trust policy)</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 xml:space="preserve">Abhi hum </w:t>
      </w:r>
      <w:r>
        <w:rPr>
          <w:rStyle w:val="Strong"/>
          <w:rFonts w:ascii="Segoe UI" w:hAnsi="Segoe UI" w:cs="Segoe UI"/>
          <w:sz w:val="21"/>
          <w:szCs w:val="21"/>
        </w:rPr>
        <w:t>CI/CD OIDC setup ke beech me hain</w:t>
      </w:r>
      <w:r>
        <w:rPr>
          <w:rFonts w:ascii="Segoe UI" w:hAnsi="Segoe UI" w:cs="Segoe UI"/>
          <w:sz w:val="21"/>
          <w:szCs w:val="21"/>
        </w:rPr>
        <w:t xml:space="preserve">, but tumhara reminder important hai because project ka final target sirf Lambda + Terraform nahi hai — final target ek </w:t>
      </w:r>
      <w:r>
        <w:rPr>
          <w:rStyle w:val="Strong"/>
          <w:rFonts w:ascii="Segoe UI" w:hAnsi="Segoe UI" w:cs="Segoe UI"/>
          <w:sz w:val="21"/>
          <w:szCs w:val="21"/>
        </w:rPr>
        <w:t>enterprise-grade GenAI / Agentic AI architecture</w:t>
      </w:r>
      <w:r>
        <w:rPr>
          <w:rFonts w:ascii="Segoe UI" w:hAnsi="Segoe UI" w:cs="Segoe UI"/>
          <w:sz w:val="21"/>
          <w:szCs w:val="21"/>
        </w:rPr>
        <w:t xml:space="preserve"> banana hai.</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245" style="width:0;height:1.5pt" o:hralign="center" o:hrstd="t" o:hr="t" fillcolor="#a0a0a0" stroked="f"/>
        </w:pict>
      </w:r>
    </w:p>
    <w:p w:rsidR="00D43A0B" w:rsidRDefault="00D43A0B" w:rsidP="00D43A0B">
      <w:pPr>
        <w:pStyle w:val="Heading1"/>
        <w:spacing w:line="300" w:lineRule="atLeast"/>
        <w:rPr>
          <w:rFonts w:ascii="Segoe UI" w:hAnsi="Segoe UI" w:cs="Segoe UI"/>
          <w:sz w:val="48"/>
          <w:szCs w:val="48"/>
        </w:rPr>
      </w:pPr>
      <w:r>
        <w:rPr>
          <w:rFonts w:ascii="Segoe UI" w:hAnsi="Segoe UI" w:cs="Segoe UI"/>
        </w:rPr>
        <w:t xml:space="preserve">Haan, ye sab roadmap me include karenge </w:t>
      </w:r>
      <w:r>
        <w:rPr>
          <w:rFonts w:ascii="Segoe UI Symbol" w:hAnsi="Segoe UI Symbol" w:cs="Segoe UI Symbol"/>
        </w:rPr>
        <w:t>✅</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Tumne jo list yaad ki hai, usko main clean roadmap me organize kar raha hoon.</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246" style="width:0;height:1.5pt" o:hralign="center" o:hrstd="t" o:hr="t" fillcolor="#a0a0a0" stroked="f"/>
        </w:pict>
      </w:r>
    </w:p>
    <w:p w:rsidR="00D43A0B" w:rsidRDefault="00D43A0B" w:rsidP="00D43A0B">
      <w:pPr>
        <w:pStyle w:val="Heading2"/>
        <w:spacing w:line="300" w:lineRule="atLeast"/>
        <w:rPr>
          <w:rFonts w:ascii="Segoe UI" w:hAnsi="Segoe UI" w:cs="Segoe UI"/>
        </w:rPr>
      </w:pPr>
      <w:r>
        <w:rPr>
          <w:rFonts w:ascii="Segoe UI" w:hAnsi="Segoe UI" w:cs="Segoe UI"/>
        </w:rPr>
        <w:lastRenderedPageBreak/>
        <w:t xml:space="preserve">Already Completed / Mostly Completed </w:t>
      </w:r>
      <w:r>
        <w:rPr>
          <w:rFonts w:ascii="Segoe UI Symbol" w:hAnsi="Segoe UI Symbol" w:cs="Segoe UI Symbol"/>
        </w:rPr>
        <w:t>✅</w:t>
      </w:r>
    </w:p>
    <w:p w:rsidR="00D43A0B" w:rsidRDefault="00D43A0B" w:rsidP="00D43A0B">
      <w:pPr>
        <w:pStyle w:val="Heading3"/>
        <w:spacing w:line="300" w:lineRule="atLeast"/>
        <w:rPr>
          <w:rFonts w:ascii="Segoe UI" w:hAnsi="Segoe UI" w:cs="Segoe UI"/>
        </w:rPr>
      </w:pPr>
      <w:r>
        <w:rPr>
          <w:rFonts w:ascii="Segoe UI" w:hAnsi="Segoe UI" w:cs="Segoe UI"/>
        </w:rPr>
        <w:t>1. Backend GenAI foundation</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API Gateway</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Cognito Authorizer</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Lambda</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DynamoDB</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Bedrock Claude</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Completed:</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/chat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/chat/rag</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/chat/action</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/chat/history</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247" style="width:0;height:1.5pt" o:hralign="center" o:hrstd="t" o:hr="t" fillcolor="#a0a0a0" stroked="f"/>
        </w:pict>
      </w:r>
    </w:p>
    <w:p w:rsidR="00D43A0B" w:rsidRDefault="00D43A0B" w:rsidP="00D43A0B">
      <w:pPr>
        <w:pStyle w:val="Heading3"/>
        <w:spacing w:line="300" w:lineRule="atLeast"/>
        <w:rPr>
          <w:rFonts w:ascii="Segoe UI" w:hAnsi="Segoe UI" w:cs="Segoe UI"/>
        </w:rPr>
      </w:pPr>
      <w:r>
        <w:rPr>
          <w:rFonts w:ascii="Segoe UI" w:hAnsi="Segoe UI" w:cs="Segoe UI"/>
        </w:rPr>
        <w:t>2. RAG with Knowledge Base</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S3 documents</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Bedrock Knowledge Base</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S3 Vectors</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Retrieve + Converse</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citations</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token usage</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 xml:space="preserve">Completed baseline </w:t>
      </w:r>
      <w:r>
        <w:rPr>
          <w:rFonts w:ascii="Segoe UI Symbol" w:hAnsi="Segoe UI Symbol" w:cs="Segoe UI Symbol"/>
          <w:sz w:val="21"/>
          <w:szCs w:val="21"/>
        </w:rPr>
        <w:t>✅</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248" style="width:0;height:1.5pt" o:hralign="center" o:hrstd="t" o:hr="t" fillcolor="#a0a0a0" stroked="f"/>
        </w:pict>
      </w:r>
    </w:p>
    <w:p w:rsidR="00D43A0B" w:rsidRDefault="00D43A0B" w:rsidP="00D43A0B">
      <w:pPr>
        <w:pStyle w:val="Heading3"/>
        <w:spacing w:line="300" w:lineRule="atLeast"/>
        <w:rPr>
          <w:rFonts w:ascii="Segoe UI" w:hAnsi="Segoe UI" w:cs="Segoe UI"/>
        </w:rPr>
      </w:pPr>
      <w:r>
        <w:rPr>
          <w:rFonts w:ascii="Segoe UI" w:hAnsi="Segoe UI" w:cs="Segoe UI"/>
        </w:rPr>
        <w:t>3. Tool Calling / Agentic Workflow baseline</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/chat/action</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Claude JSON decision</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Lambda validation</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DynamoDB ticket create</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action-noop safety guard</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 xml:space="preserve">Completed baseline </w:t>
      </w:r>
      <w:r>
        <w:rPr>
          <w:rFonts w:ascii="Segoe UI Symbol" w:hAnsi="Segoe UI Symbol" w:cs="Segoe UI Symbol"/>
          <w:sz w:val="21"/>
          <w:szCs w:val="21"/>
        </w:rPr>
        <w:t>✅</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But advanced tool-calling workflows still pending:</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lastRenderedPageBreak/>
        <w:t>EventBridge</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SNS</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SQS</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Step Functions</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ServiceNow/Jira</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Admin workflow</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249" style="width:0;height:1.5pt" o:hralign="center" o:hrstd="t" o:hr="t" fillcolor="#a0a0a0" stroked="f"/>
        </w:pict>
      </w:r>
    </w:p>
    <w:p w:rsidR="00D43A0B" w:rsidRDefault="00D43A0B" w:rsidP="00D43A0B">
      <w:pPr>
        <w:pStyle w:val="Heading3"/>
        <w:spacing w:line="300" w:lineRule="atLeast"/>
        <w:rPr>
          <w:rFonts w:ascii="Segoe UI" w:hAnsi="Segoe UI" w:cs="Segoe UI"/>
        </w:rPr>
      </w:pPr>
      <w:r>
        <w:rPr>
          <w:rFonts w:ascii="Segoe UI" w:hAnsi="Segoe UI" w:cs="Segoe UI"/>
        </w:rPr>
        <w:t>4. Observability / Monitoring / Cost baseline</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Completed:</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CloudWatch Lambda metrics</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API Gateway metrics</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CloudWatch log retention</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DynamoDB token usage</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citations</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mode tracking</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ticketId tracking</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Pending advanced:</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CloudTrail audit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dashboards</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alarms</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cost dashboards</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feedback analytics</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250" style="width:0;height:1.5pt" o:hralign="center" o:hrstd="t" o:hr="t" fillcolor="#a0a0a0" stroked="f"/>
        </w:pict>
      </w:r>
    </w:p>
    <w:p w:rsidR="00D43A0B" w:rsidRDefault="00D43A0B" w:rsidP="00D43A0B">
      <w:pPr>
        <w:pStyle w:val="Heading3"/>
        <w:spacing w:line="300" w:lineRule="atLeast"/>
        <w:rPr>
          <w:rFonts w:ascii="Segoe UI" w:hAnsi="Segoe UI" w:cs="Segoe UI"/>
        </w:rPr>
      </w:pPr>
      <w:r>
        <w:rPr>
          <w:rFonts w:ascii="Segoe UI" w:hAnsi="Segoe UI" w:cs="Segoe UI"/>
        </w:rPr>
        <w:t>5. Terraform + GitHub baseline</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Completed:</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Terraform init/import/plan/apply</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Lambda auto-zip using archive_file</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S3 remote backend</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S3 lockfile using use_lockfile</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GitHub repo push</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GitHub Actions workflow file</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OIDC IAM role trust created</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lastRenderedPageBreak/>
        <w:t>Current phase:</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GitHub Actions OIDC permissions + repo variables + workflow run</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251" style="width:0;height:1.5pt" o:hralign="center" o:hrstd="t" o:hr="t" fillcolor="#a0a0a0" stroked="f"/>
        </w:pict>
      </w:r>
    </w:p>
    <w:p w:rsidR="00D43A0B" w:rsidRDefault="00D43A0B" w:rsidP="00D43A0B">
      <w:pPr>
        <w:pStyle w:val="Heading1"/>
        <w:spacing w:line="300" w:lineRule="atLeast"/>
        <w:rPr>
          <w:rFonts w:ascii="Segoe UI" w:hAnsi="Segoe UI" w:cs="Segoe UI"/>
          <w:sz w:val="48"/>
          <w:szCs w:val="48"/>
        </w:rPr>
      </w:pPr>
      <w:r>
        <w:rPr>
          <w:rFonts w:ascii="Segoe UI" w:hAnsi="Segoe UI" w:cs="Segoe UI"/>
        </w:rPr>
        <w:t>Pending Roadmap — Full Clean Version</w:t>
      </w:r>
    </w:p>
    <w:p w:rsidR="00D43A0B" w:rsidRDefault="00D43A0B" w:rsidP="00D43A0B">
      <w:pPr>
        <w:pStyle w:val="Heading2"/>
        <w:spacing w:line="300" w:lineRule="atLeast"/>
        <w:rPr>
          <w:rFonts w:ascii="Segoe UI" w:hAnsi="Segoe UI" w:cs="Segoe UI"/>
        </w:rPr>
      </w:pPr>
      <w:r>
        <w:rPr>
          <w:rFonts w:ascii="Segoe UI" w:hAnsi="Segoe UI" w:cs="Segoe UI"/>
        </w:rPr>
        <w:t>Phase A — Finish CI/CD OIDC Setup</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Current pending:</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1. Attach IAM permissions to GitHubActionsTerraformRole</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2. Add GitHub repo variables:</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AWS_ROLE_TO_ASSUME</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TF_MODEL_ID</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TF_KNOWLEDGE_BASE_ID</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3. Run GitHub Actions Terraform Plan</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4. Verify OIDC via CloudTrail AssumeRoleWithWebIdentity</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5. Later controlled Terraform Apply with approval</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252" style="width:0;height:1.5pt" o:hralign="center" o:hrstd="t" o:hr="t" fillcolor="#a0a0a0" stroked="f"/>
        </w:pict>
      </w:r>
    </w:p>
    <w:p w:rsidR="00D43A0B" w:rsidRDefault="00D43A0B" w:rsidP="00D43A0B">
      <w:pPr>
        <w:pStyle w:val="Heading2"/>
        <w:spacing w:line="300" w:lineRule="atLeast"/>
        <w:rPr>
          <w:rFonts w:ascii="Segoe UI" w:hAnsi="Segoe UI" w:cs="Segoe UI"/>
        </w:rPr>
      </w:pPr>
      <w:r>
        <w:rPr>
          <w:rFonts w:ascii="Segoe UI" w:hAnsi="Segoe UI" w:cs="Segoe UI"/>
        </w:rPr>
        <w:t>Phase B — Secrets Manager / SSM Parameter Store</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We will learn and implement: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SSM Parameter Store for config</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Secrets Manager for ServiceNow/Jira/API credentials</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Lambda reading secrets securely</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IAM permissions for GetSecretValue / GetParameter</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Use cases:</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Jira API token</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ServiceNow client secret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third-party API key</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environment config</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253" style="width:0;height:1.5pt" o:hralign="center" o:hrstd="t" o:hr="t" fillcolor="#a0a0a0" stroked="f"/>
        </w:pict>
      </w:r>
    </w:p>
    <w:p w:rsidR="00D43A0B" w:rsidRDefault="00D43A0B" w:rsidP="00D43A0B">
      <w:pPr>
        <w:pStyle w:val="Heading2"/>
        <w:spacing w:line="300" w:lineRule="atLeast"/>
        <w:rPr>
          <w:rFonts w:ascii="Segoe UI" w:hAnsi="Segoe UI" w:cs="Segoe UI"/>
        </w:rPr>
      </w:pPr>
      <w:r>
        <w:rPr>
          <w:rFonts w:ascii="Segoe UI" w:hAnsi="Segoe UI" w:cs="Segoe UI"/>
        </w:rPr>
        <w:t>Phase C — Admin Dashboard / Admin Ticket APIs</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Pending:</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lastRenderedPageBreak/>
        <w:t>GET /admin/tickets</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GET /admin/tickets/{ticketId}</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PATCH /admin/tickets/{ticketId}/status</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filter by status/priority/team</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admin-only Cognito group authorization</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Then UI later:</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React Admin Dashboard</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254" style="width:0;height:1.5pt" o:hralign="center" o:hrstd="t" o:hr="t" fillcolor="#a0a0a0" stroked="f"/>
        </w:pict>
      </w:r>
    </w:p>
    <w:p w:rsidR="00D43A0B" w:rsidRDefault="00D43A0B" w:rsidP="00D43A0B">
      <w:pPr>
        <w:pStyle w:val="Heading2"/>
        <w:spacing w:line="300" w:lineRule="atLeast"/>
        <w:rPr>
          <w:rFonts w:ascii="Segoe UI" w:hAnsi="Segoe UI" w:cs="Segoe UI"/>
        </w:rPr>
      </w:pPr>
      <w:r>
        <w:rPr>
          <w:rFonts w:ascii="Segoe UI" w:hAnsi="Segoe UI" w:cs="Segoe UI"/>
        </w:rPr>
        <w:t>Phase D — React UI / Frontend Integration</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Pending:</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React app</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Cognito login</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JWT token handling</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call /chat/rag</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call /chat/action</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show citations</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show history</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show created tickets</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admin dashboard</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Production flow:</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React UI</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Cognito hosted UI / Amplify Auth</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API Gateway</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Lambda backend</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255" style="width:0;height:1.5pt" o:hralign="center" o:hrstd="t" o:hr="t" fillcolor="#a0a0a0" stroked="f"/>
        </w:pict>
      </w:r>
    </w:p>
    <w:p w:rsidR="00D43A0B" w:rsidRDefault="00D43A0B" w:rsidP="00D43A0B">
      <w:pPr>
        <w:pStyle w:val="Heading2"/>
        <w:spacing w:line="300" w:lineRule="atLeast"/>
        <w:rPr>
          <w:rFonts w:ascii="Segoe UI" w:hAnsi="Segoe UI" w:cs="Segoe UI"/>
        </w:rPr>
      </w:pPr>
      <w:r>
        <w:rPr>
          <w:rFonts w:ascii="Segoe UI" w:hAnsi="Segoe UI" w:cs="Segoe UI"/>
        </w:rPr>
        <w:t>Phase E — Event-driven Agentic Workflow</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Pending services:</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EventBridge</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lastRenderedPageBreak/>
        <w:t>SNS</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SQS</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Step Functions</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Target flow:</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TicketCreated in DynamoDB</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EventBridge event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Step Functions workflow</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SNS notify Payments/Risk team</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SQS queue for ServiceNow/Jira sync</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Worker Lambda creates external ticket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DynamoDB updated with externalTicketId</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256" style="width:0;height:1.5pt" o:hralign="center" o:hrstd="t" o:hr="t" fillcolor="#a0a0a0" stroked="f"/>
        </w:pict>
      </w:r>
    </w:p>
    <w:p w:rsidR="00D43A0B" w:rsidRDefault="00D43A0B" w:rsidP="00D43A0B">
      <w:pPr>
        <w:pStyle w:val="Heading2"/>
        <w:spacing w:line="300" w:lineRule="atLeast"/>
        <w:rPr>
          <w:rFonts w:ascii="Segoe UI" w:hAnsi="Segoe UI" w:cs="Segoe UI"/>
        </w:rPr>
      </w:pPr>
      <w:r>
        <w:rPr>
          <w:rFonts w:ascii="Segoe UI" w:hAnsi="Segoe UI" w:cs="Segoe UI"/>
        </w:rPr>
        <w:t>Phase F — ServiceNow / Jira Integration</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Pending:</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ServiceNow REST API integration</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Jira REST API integration</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Secrets Manager credentials</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external ticket creation</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syncStatus update</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retry handling</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dead-letter queue</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Example future fields:</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externalSystem = "Jira"</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externalTicketId = "GENAI-123"</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syncStatus = "SUCCESS"</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257" style="width:0;height:1.5pt" o:hralign="center" o:hrstd="t" o:hr="t" fillcolor="#a0a0a0" stroked="f"/>
        </w:pict>
      </w:r>
    </w:p>
    <w:p w:rsidR="00D43A0B" w:rsidRDefault="00D43A0B" w:rsidP="00D43A0B">
      <w:pPr>
        <w:pStyle w:val="Heading2"/>
        <w:spacing w:line="300" w:lineRule="atLeast"/>
        <w:rPr>
          <w:rFonts w:ascii="Segoe UI" w:hAnsi="Segoe UI" w:cs="Segoe UI"/>
        </w:rPr>
      </w:pPr>
      <w:r>
        <w:rPr>
          <w:rFonts w:ascii="Segoe UI" w:hAnsi="Segoe UI" w:cs="Segoe UI"/>
        </w:rPr>
        <w:lastRenderedPageBreak/>
        <w:t>Phase G — Guardrails</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We have prompt-level and Lambda-level guardrails already, but formal guardrails pending:</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Amazon Bedrock Guardrails</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PII filtering</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blocked topics</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prompt injection controls</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response safety policies</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deny/allow rules</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Current baseline:</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Prompt instructions</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RAG grounding</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action intent guard</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backend validation</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Future:</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Managed Bedrock Guardrails</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automated safety evaluation suite</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258" style="width:0;height:1.5pt" o:hralign="center" o:hrstd="t" o:hr="t" fillcolor="#a0a0a0" stroked="f"/>
        </w:pict>
      </w:r>
    </w:p>
    <w:p w:rsidR="00D43A0B" w:rsidRDefault="00D43A0B" w:rsidP="00D43A0B">
      <w:pPr>
        <w:pStyle w:val="Heading2"/>
        <w:spacing w:line="300" w:lineRule="atLeast"/>
        <w:rPr>
          <w:rFonts w:ascii="Segoe UI" w:hAnsi="Segoe UI" w:cs="Segoe UI"/>
        </w:rPr>
      </w:pPr>
      <w:r>
        <w:rPr>
          <w:rFonts w:ascii="Segoe UI" w:hAnsi="Segoe UI" w:cs="Segoe UI"/>
        </w:rPr>
        <w:t>Phase H — OpenSearch Serverless / Aurora pgvector</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Currently we use:</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Bedrock Knowledge Base + S3 Vectors</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Future comparison/implementation options:</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OpenSearch Serverless vector engine</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Aurora PostgreSQL pgvector</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Bedrock Knowledge Base managed vector store</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Why learn?</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Many JDs mention vector DBs</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enterprise search may use OpenSearch</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transactional + vector hybrid use cases may use Aurora pgvector</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We will cover:</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when to use OpenSearch Serverless</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lastRenderedPageBreak/>
        <w:t>when to use Aurora pgvector</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when Bedrock KB is enough</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cost/security/scaling comparison</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259" style="width:0;height:1.5pt" o:hralign="center" o:hrstd="t" o:hr="t" fillcolor="#a0a0a0" stroked="f"/>
        </w:pict>
      </w:r>
    </w:p>
    <w:p w:rsidR="00D43A0B" w:rsidRDefault="00D43A0B" w:rsidP="00D43A0B">
      <w:pPr>
        <w:pStyle w:val="Heading2"/>
        <w:spacing w:line="300" w:lineRule="atLeast"/>
        <w:rPr>
          <w:rFonts w:ascii="Segoe UI" w:hAnsi="Segoe UI" w:cs="Segoe UI"/>
        </w:rPr>
      </w:pPr>
      <w:r>
        <w:rPr>
          <w:rFonts w:ascii="Segoe UI" w:hAnsi="Segoe UI" w:cs="Segoe UI"/>
        </w:rPr>
        <w:t>Phase I — LLMOps / GenAIOps Advanced</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Already baseline done, pending advanced:</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prompt versioning</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model version tracking</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dataset-based evaluation</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hallucination tests</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RAG quality score</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feedback table</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thumbs up/down</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human review queue</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cost per user/request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CloudWatch dashboard</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CloudTrail audit</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Your remembered topics:</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Area 5 — Tool-calling audit and control</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Area 6 — Feedback and continuous improvement</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Yes, these are pending advanced LLMOps items.</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260" style="width:0;height:1.5pt" o:hralign="center" o:hrstd="t" o:hr="t" fillcolor="#a0a0a0" stroked="f"/>
        </w:pict>
      </w:r>
    </w:p>
    <w:p w:rsidR="00D43A0B" w:rsidRDefault="00D43A0B" w:rsidP="00D43A0B">
      <w:pPr>
        <w:pStyle w:val="Heading2"/>
        <w:spacing w:line="300" w:lineRule="atLeast"/>
        <w:rPr>
          <w:rFonts w:ascii="Segoe UI" w:hAnsi="Segoe UI" w:cs="Segoe UI"/>
        </w:rPr>
      </w:pPr>
      <w:r>
        <w:rPr>
          <w:rFonts w:ascii="Segoe UI" w:hAnsi="Segoe UI" w:cs="Segoe UI"/>
        </w:rPr>
        <w:t>Phase J — Multi-region Architecture</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Pending:</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active-passive</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active-active</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DynamoDB Global Tables</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S3 Cross-Region Replication</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Bedrock model regional availability</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API Gateway regional/custom domain failover</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Route 53 health checks</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lastRenderedPageBreak/>
        <w:t>CloudFront frontend failover</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Terraform multi-region providers</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Need to discuss carefully because GenAI multi-region is not just infra:</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KB sync</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document replication</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model availability</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data residency</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cost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latency</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DR RTO/RPO</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261" style="width:0;height:1.5pt" o:hralign="center" o:hrstd="t" o:hr="t" fillcolor="#a0a0a0" stroked="f"/>
        </w:pict>
      </w:r>
    </w:p>
    <w:p w:rsidR="00D43A0B" w:rsidRDefault="00D43A0B" w:rsidP="00D43A0B">
      <w:pPr>
        <w:pStyle w:val="Heading2"/>
        <w:spacing w:line="300" w:lineRule="atLeast"/>
        <w:rPr>
          <w:rFonts w:ascii="Segoe UI" w:hAnsi="Segoe UI" w:cs="Segoe UI"/>
        </w:rPr>
      </w:pPr>
      <w:r>
        <w:rPr>
          <w:rFonts w:ascii="Segoe UI" w:hAnsi="Segoe UI" w:cs="Segoe UI"/>
        </w:rPr>
        <w:t>Phase K — Bedrock Multi-Agent / Supervisor Agent</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Pending advanced agentic architecture:</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Supervisor agent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Specialized agents</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Payments agent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Compliance agent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Ticketing agent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Knowledge agent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Admin agent</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Possible flow:</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User request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Supervisor agent classifies intent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Routes to RAG agent / ticket agent / compliance agent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Tool execution controlled by backend</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We can do this either:</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AWS Bedrock Agents / Multi-agent collaboration</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or custom:</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lastRenderedPageBreak/>
        <w:t>Lambda orchestration / LangGraph style design</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262" style="width:0;height:1.5pt" o:hralign="center" o:hrstd="t" o:hr="t" fillcolor="#a0a0a0" stroked="f"/>
        </w:pict>
      </w:r>
    </w:p>
    <w:p w:rsidR="00D43A0B" w:rsidRDefault="00D43A0B" w:rsidP="00D43A0B">
      <w:pPr>
        <w:pStyle w:val="Heading2"/>
        <w:spacing w:line="300" w:lineRule="atLeast"/>
        <w:rPr>
          <w:rFonts w:ascii="Segoe UI" w:hAnsi="Segoe UI" w:cs="Segoe UI"/>
        </w:rPr>
      </w:pPr>
      <w:r>
        <w:rPr>
          <w:rFonts w:ascii="Segoe UI" w:hAnsi="Segoe UI" w:cs="Segoe UI"/>
        </w:rPr>
        <w:t>Phase L — LangChain / HuggingFace / MCP</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Yes bhai, ye bhi include karenge.</w:t>
      </w:r>
    </w:p>
    <w:p w:rsidR="00D43A0B" w:rsidRDefault="00D43A0B" w:rsidP="00D43A0B">
      <w:pPr>
        <w:pStyle w:val="Heading3"/>
        <w:spacing w:line="300" w:lineRule="atLeast"/>
        <w:rPr>
          <w:rFonts w:ascii="Segoe UI" w:hAnsi="Segoe UI" w:cs="Segoe UI"/>
        </w:rPr>
      </w:pPr>
      <w:r>
        <w:rPr>
          <w:rFonts w:ascii="Segoe UI" w:hAnsi="Segoe UI" w:cs="Segoe UI"/>
        </w:rPr>
        <w:t>LangChain</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We will map our current AWS-native design to LangChain concepts:</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LLM = Bedrock Claude</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Retriever = Bedrock KB / OpenSearch / pgvector</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Memory = DynamoDB</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Tools = ticket creation / Jira / ServiceNow</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Agent = action router</w:t>
      </w:r>
    </w:p>
    <w:p w:rsidR="00D43A0B" w:rsidRDefault="00D43A0B" w:rsidP="00D43A0B">
      <w:pPr>
        <w:pStyle w:val="Heading3"/>
        <w:spacing w:line="300" w:lineRule="atLeast"/>
        <w:rPr>
          <w:rFonts w:ascii="Segoe UI" w:hAnsi="Segoe UI" w:cs="Segoe UI"/>
        </w:rPr>
      </w:pPr>
      <w:r>
        <w:rPr>
          <w:rFonts w:ascii="Segoe UI" w:hAnsi="Segoe UI" w:cs="Segoe UI"/>
        </w:rPr>
        <w:t>HuggingFace</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We will cover:</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open-source models</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embeddings</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model hosting options</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SageMaker endpoint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Bedrock vs HuggingFace</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when enterprise uses HF</w:t>
      </w:r>
    </w:p>
    <w:p w:rsidR="00D43A0B" w:rsidRDefault="00D43A0B" w:rsidP="00D43A0B">
      <w:pPr>
        <w:pStyle w:val="Heading3"/>
        <w:spacing w:line="300" w:lineRule="atLeast"/>
        <w:rPr>
          <w:rFonts w:ascii="Segoe UI" w:hAnsi="Segoe UI" w:cs="Segoe UI"/>
        </w:rPr>
      </w:pPr>
      <w:r>
        <w:rPr>
          <w:rFonts w:ascii="Segoe UI" w:hAnsi="Segoe UI" w:cs="Segoe UI"/>
        </w:rPr>
        <w:t>MCP</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MCP means Model Context Protocol.</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We will cover conceptually:</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model/tool/context standardization</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how agents connect to external tools</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how MCP differs from classic REST tool calling</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where MCP fits with enterprise tools like Jira/ServiceNow/GitHub</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263" style="width:0;height:1.5pt" o:hralign="center" o:hrstd="t" o:hr="t" fillcolor="#a0a0a0" stroked="f"/>
        </w:pict>
      </w:r>
    </w:p>
    <w:p w:rsidR="00D43A0B" w:rsidRDefault="00D43A0B" w:rsidP="00D43A0B">
      <w:pPr>
        <w:pStyle w:val="Heading1"/>
        <w:spacing w:line="300" w:lineRule="atLeast"/>
        <w:rPr>
          <w:rFonts w:ascii="Segoe UI" w:hAnsi="Segoe UI" w:cs="Segoe UI"/>
          <w:sz w:val="48"/>
          <w:szCs w:val="48"/>
        </w:rPr>
      </w:pPr>
      <w:r>
        <w:rPr>
          <w:rFonts w:ascii="Segoe UI" w:hAnsi="Segoe UI" w:cs="Segoe UI"/>
        </w:rPr>
        <w:t>Revised Master Roadmap</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Clean sequence should be:</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lastRenderedPageBreak/>
        <w:t>1. Finish GitHub Actions OIDC Terraform Plan</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2. Secrets Manager / SSM Parameter Store</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3. Admin ticket APIs</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4. React UI + Admin Dashboard</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5. ServiceNow/Jira integration</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6. EventBridge/SNS/SQS/Step Functions workflow</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7. Guardrails formal implementation</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8. Advanced LLMOps / feedback / audit / dashboards</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9. OpenSearch Serverless / Aurora pgvector comparison/practical</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10. VPC Lambda + private connectivity</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11. Multi-region architecture</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12. Bedrock Multi-Agent / Supervisor Agent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13. LangChain / HuggingFace / MCP concepts and mapping</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14. Final production documentation + interview story</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264" style="width:0;height:1.5pt" o:hralign="center" o:hrstd="t" o:hr="t" fillcolor="#a0a0a0" stroked="f"/>
        </w:pict>
      </w:r>
    </w:p>
    <w:p w:rsidR="00D43A0B" w:rsidRDefault="00D43A0B" w:rsidP="00D43A0B">
      <w:pPr>
        <w:pStyle w:val="Heading1"/>
        <w:spacing w:line="300" w:lineRule="atLeast"/>
        <w:rPr>
          <w:rFonts w:ascii="Segoe UI" w:hAnsi="Segoe UI" w:cs="Segoe UI"/>
          <w:sz w:val="48"/>
          <w:szCs w:val="48"/>
        </w:rPr>
      </w:pPr>
      <w:r>
        <w:rPr>
          <w:rFonts w:ascii="Segoe UI" w:hAnsi="Segoe UI" w:cs="Segoe UI"/>
        </w:rPr>
        <w:t>Ab current immediate next step</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Hum abhi wahi continue karenge jahan the:</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GitHubActionsTerraformRole create ho gaya</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Next: permissions attach karni hain</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 xml:space="preserve">But tumne roadmap verify karna tha — confirmed </w:t>
      </w:r>
      <w:r>
        <w:rPr>
          <w:rFonts w:ascii="Segoe UI Symbol" w:hAnsi="Segoe UI Symbol" w:cs="Segoe UI Symbol"/>
          <w:sz w:val="21"/>
          <w:szCs w:val="21"/>
        </w:rPr>
        <w:t>✅</w:t>
      </w:r>
      <w:r>
        <w:rPr>
          <w:rFonts w:ascii="Segoe UI" w:hAnsi="Segoe UI" w:cs="Segoe UI"/>
          <w:sz w:val="21"/>
          <w:szCs w:val="21"/>
        </w:rPr>
        <w:br/>
        <w:t>Is full roadmap ko end me documentation me bhi update karenge.</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Ab next jab tum bolo:</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OIDC permissions continue karo</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toh main sirf next 1–2 commands dunga:</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Attach ReadOnlyAccess</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Verify attached policies</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Then GitHub repo variables set karenge.</w:t>
      </w:r>
    </w:p>
    <w:p w:rsidR="00D43A0B" w:rsidRPr="00D43A0B" w:rsidRDefault="00D43A0B" w:rsidP="00D43A0B">
      <w:pPr>
        <w:shd w:val="clear" w:color="auto" w:fill="F5F5F5"/>
        <w:spacing w:after="0" w:line="240" w:lineRule="auto"/>
        <w:rPr>
          <w:rFonts w:ascii="Segoe UI" w:eastAsia="Times New Roman" w:hAnsi="Segoe UI" w:cs="Segoe UI"/>
          <w:color w:val="424242"/>
          <w:sz w:val="24"/>
          <w:szCs w:val="24"/>
          <w:lang w:eastAsia="en-IN"/>
        </w:rPr>
      </w:pPr>
      <w:r w:rsidRPr="00D43A0B">
        <w:rPr>
          <w:rFonts w:ascii="Segoe UI" w:eastAsia="Times New Roman" w:hAnsi="Segoe UI" w:cs="Segoe UI"/>
          <w:color w:val="424242"/>
          <w:sz w:val="24"/>
          <w:szCs w:val="24"/>
          <w:lang w:eastAsia="en-IN"/>
        </w:rPr>
        <w:t>OIDC permissions continue karo</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 xml:space="preserve">Bilkul bhai </w:t>
      </w:r>
      <w:r>
        <w:rPr>
          <w:rFonts w:ascii="Segoe UI Symbol" w:hAnsi="Segoe UI Symbol" w:cs="Segoe UI Symbol"/>
          <w:sz w:val="21"/>
          <w:szCs w:val="21"/>
        </w:rPr>
        <w:t>✅</w:t>
      </w:r>
      <w:r>
        <w:rPr>
          <w:rFonts w:ascii="Segoe UI" w:hAnsi="Segoe UI" w:cs="Segoe UI"/>
          <w:sz w:val="21"/>
          <w:szCs w:val="21"/>
        </w:rPr>
        <w:t xml:space="preserve"> </w:t>
      </w:r>
      <w:r>
        <w:rPr>
          <w:rStyle w:val="Strong"/>
          <w:rFonts w:ascii="Segoe UI" w:hAnsi="Segoe UI" w:cs="Segoe UI"/>
          <w:sz w:val="21"/>
          <w:szCs w:val="21"/>
        </w:rPr>
        <w:t>OIDC permissions continue karte hain</w:t>
      </w:r>
      <w:r>
        <w:rPr>
          <w:rFonts w:ascii="Segoe UI" w:hAnsi="Segoe UI" w:cs="Segoe UI"/>
          <w:sz w:val="21"/>
          <w:szCs w:val="21"/>
        </w:rPr>
        <w:t xml:space="preserve"> — abhi sirf </w:t>
      </w:r>
      <w:r>
        <w:rPr>
          <w:rStyle w:val="Strong"/>
          <w:rFonts w:ascii="Segoe UI" w:hAnsi="Segoe UI" w:cs="Segoe UI"/>
          <w:sz w:val="21"/>
          <w:szCs w:val="21"/>
        </w:rPr>
        <w:t>Role ko read permissions attach</w:t>
      </w:r>
      <w:r>
        <w:rPr>
          <w:rFonts w:ascii="Segoe UI" w:hAnsi="Segoe UI" w:cs="Segoe UI"/>
          <w:sz w:val="21"/>
          <w:szCs w:val="21"/>
        </w:rPr>
        <w:t xml:space="preserve"> karenge.</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Abhi status:</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xml:space="preserve">OIDC Provider </w:t>
      </w:r>
      <w:r>
        <w:rPr>
          <w:rFonts w:ascii="Segoe UI Symbol" w:hAnsi="Segoe UI Symbol" w:cs="Segoe UI Symbol"/>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lastRenderedPageBreak/>
        <w:t xml:space="preserve">GitHubActionsTerraformRole </w:t>
      </w:r>
      <w:r>
        <w:rPr>
          <w:rFonts w:ascii="Segoe UI Symbol" w:hAnsi="Segoe UI Symbol" w:cs="Segoe UI Symbol"/>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xml:space="preserve">Trust policy </w:t>
      </w:r>
      <w:r>
        <w:rPr>
          <w:rFonts w:ascii="Segoe UI Symbol" w:hAnsi="Segoe UI Symbol" w:cs="Segoe UI Symbol"/>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Permissions pending ⏳</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265" style="width:0;height:1.5pt" o:hralign="center" o:hrstd="t" o:hr="t" fillcolor="#a0a0a0" stroked="f"/>
        </w:pict>
      </w:r>
    </w:p>
    <w:p w:rsidR="00D43A0B" w:rsidRDefault="00D43A0B" w:rsidP="00D43A0B">
      <w:pPr>
        <w:pStyle w:val="Heading1"/>
        <w:spacing w:line="300" w:lineRule="atLeast"/>
        <w:rPr>
          <w:rFonts w:ascii="Segoe UI" w:hAnsi="Segoe UI" w:cs="Segoe UI"/>
          <w:sz w:val="48"/>
          <w:szCs w:val="48"/>
        </w:rPr>
      </w:pPr>
      <w:r>
        <w:rPr>
          <w:rFonts w:ascii="Segoe UI" w:hAnsi="Segoe UI" w:cs="Segoe UI"/>
        </w:rPr>
        <w:t>Step 1: ReadOnlyAccess attach karo</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 xml:space="preserve">Ye role GitHub Actions workflow ko AWS resources read karne dega, jisse </w:t>
      </w:r>
      <w:r>
        <w:rPr>
          <w:rStyle w:val="HTMLCode"/>
          <w:rFonts w:eastAsiaTheme="majorEastAsia"/>
        </w:rPr>
        <w:t>terraform plan</w:t>
      </w:r>
      <w:r>
        <w:rPr>
          <w:rFonts w:ascii="Segoe UI" w:hAnsi="Segoe UI" w:cs="Segoe UI"/>
          <w:sz w:val="21"/>
          <w:szCs w:val="21"/>
        </w:rPr>
        <w:t xml:space="preserve"> resources ka current state compare kar sake.</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Run karo:</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aws iam attach-role-policy &lt;/span&gt;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--role-name GitHubActionsTerraformRole &lt;/span&gt;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--policy-arn arn:aws:iam::aws:policy/ReadOnlyAccess</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266" style="width:0;height:1.5pt" o:hralign="center" o:hrstd="t" o:hr="t" fillcolor="#a0a0a0" stroked="f"/>
        </w:pict>
      </w:r>
    </w:p>
    <w:p w:rsidR="00D43A0B" w:rsidRDefault="00D43A0B" w:rsidP="00D43A0B">
      <w:pPr>
        <w:pStyle w:val="Heading1"/>
        <w:spacing w:line="300" w:lineRule="atLeast"/>
        <w:rPr>
          <w:rFonts w:ascii="Segoe UI" w:hAnsi="Segoe UI" w:cs="Segoe UI"/>
          <w:sz w:val="48"/>
          <w:szCs w:val="48"/>
        </w:rPr>
      </w:pPr>
      <w:r>
        <w:rPr>
          <w:rFonts w:ascii="Segoe UI" w:hAnsi="Segoe UI" w:cs="Segoe UI"/>
        </w:rPr>
        <w:t>Step 2: Verify karo policy attach hui ya nahi</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aws iam list-attached-role-policies &lt;/span&gt;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--role-name GitHubActionsTerraformRole</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Expected output me ye dikhna chahiye:</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"PolicyName": "ReadOnlyAccess"</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267" style="width:0;height:1.5pt" o:hralign="center" o:hrstd="t" o:hr="t" fillcolor="#a0a0a0" stroked="f"/>
        </w:pict>
      </w:r>
    </w:p>
    <w:p w:rsidR="00D43A0B" w:rsidRDefault="00D43A0B" w:rsidP="00D43A0B">
      <w:pPr>
        <w:pStyle w:val="Heading2"/>
        <w:spacing w:line="300" w:lineRule="atLeast"/>
        <w:rPr>
          <w:rFonts w:ascii="Segoe UI" w:hAnsi="Segoe UI" w:cs="Segoe UI"/>
        </w:rPr>
      </w:pPr>
      <w:r>
        <w:rPr>
          <w:rFonts w:ascii="Segoe UI" w:hAnsi="Segoe UI" w:cs="Segoe UI"/>
        </w:rPr>
        <w:t>Iska meaning</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 xml:space="preserve">GitHub Actions role ab AWS resources ko </w:t>
      </w:r>
      <w:r>
        <w:rPr>
          <w:rStyle w:val="Strong"/>
          <w:rFonts w:ascii="Segoe UI" w:hAnsi="Segoe UI" w:cs="Segoe UI"/>
          <w:sz w:val="21"/>
          <w:szCs w:val="21"/>
        </w:rPr>
        <w:t>read</w:t>
      </w:r>
      <w:r>
        <w:rPr>
          <w:rFonts w:ascii="Segoe UI" w:hAnsi="Segoe UI" w:cs="Segoe UI"/>
          <w:sz w:val="21"/>
          <w:szCs w:val="21"/>
        </w:rPr>
        <w:t xml:space="preserve"> kar sakta hai:</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Lambda read</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IAM role read</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S3 read</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DynamoDB read</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API Gateway read</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CloudWatch read</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 xml:space="preserve">Ye </w:t>
      </w:r>
      <w:r>
        <w:rPr>
          <w:rStyle w:val="HTMLCode"/>
          <w:rFonts w:eastAsiaTheme="majorEastAsia"/>
        </w:rPr>
        <w:t>terraform plan</w:t>
      </w:r>
      <w:r>
        <w:rPr>
          <w:rFonts w:ascii="Segoe UI" w:hAnsi="Segoe UI" w:cs="Segoe UI"/>
          <w:sz w:val="21"/>
          <w:szCs w:val="21"/>
        </w:rPr>
        <w:t xml:space="preserve"> ke liye required hai.</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268" style="width:0;height:1.5pt" o:hralign="center" o:hrstd="t" o:hr="t" fillcolor="#a0a0a0" stroked="f"/>
        </w:pict>
      </w:r>
    </w:p>
    <w:p w:rsidR="00D43A0B" w:rsidRDefault="00D43A0B" w:rsidP="00D43A0B">
      <w:pPr>
        <w:pStyle w:val="Heading2"/>
        <w:spacing w:line="300" w:lineRule="atLeast"/>
        <w:rPr>
          <w:rFonts w:ascii="Segoe UI" w:hAnsi="Segoe UI" w:cs="Segoe UI"/>
        </w:rPr>
      </w:pPr>
      <w:r>
        <w:rPr>
          <w:rFonts w:ascii="Segoe UI" w:hAnsi="Segoe UI" w:cs="Segoe UI"/>
        </w:rPr>
        <w:t>Important</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lastRenderedPageBreak/>
        <w:t xml:space="preserve">Abhi ye role sirf read-only hai. Lekin Terraform remote backend me S3 lockfile use ho raha hai, toh next step me hum ek </w:t>
      </w:r>
      <w:r>
        <w:rPr>
          <w:rStyle w:val="Strong"/>
          <w:rFonts w:ascii="Segoe UI" w:hAnsi="Segoe UI" w:cs="Segoe UI"/>
          <w:sz w:val="21"/>
          <w:szCs w:val="21"/>
        </w:rPr>
        <w:t>small custom S3 backend policy</w:t>
      </w:r>
      <w:r>
        <w:rPr>
          <w:rFonts w:ascii="Segoe UI" w:hAnsi="Segoe UI" w:cs="Segoe UI"/>
          <w:sz w:val="21"/>
          <w:szCs w:val="21"/>
        </w:rPr>
        <w:t xml:space="preserve"> add karenge, jisse workflow:</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terraform.tfstate read kar sake</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.tflock create/delete kar sake</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Abhi pehle ye 2 commands run karo aur output bhejo.</w:t>
      </w:r>
    </w:p>
    <w:p w:rsidR="00D43A0B" w:rsidRDefault="00D43A0B" w:rsidP="00D43A0B">
      <w:pPr>
        <w:pStyle w:val="NormalWeb"/>
        <w:spacing w:line="300" w:lineRule="atLeast"/>
        <w:rPr>
          <w:rFonts w:ascii="Segoe UI" w:hAnsi="Segoe UI" w:cs="Segoe UI"/>
          <w:sz w:val="21"/>
          <w:szCs w:val="21"/>
        </w:rPr>
      </w:pPr>
      <w:r>
        <w:rPr>
          <w:rFonts w:ascii="Segoe UI" w:hAnsi="Segoe UI" w:cs="Segoe UI"/>
          <w:noProof/>
          <w:sz w:val="21"/>
          <w:szCs w:val="21"/>
        </w:rPr>
        <w:drawing>
          <wp:inline distT="0" distB="0" distL="0" distR="0">
            <wp:extent cx="6465570" cy="3636883"/>
            <wp:effectExtent l="0" t="0" r="0" b="1905"/>
            <wp:docPr id="46" name="Picture 46" descr="C:\Users\prashant.saxena\AppData\Local\Microsoft\Windows\INetCache\Content.MSO\3DA0D57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0" descr="C:\Users\prashant.saxena\AppData\Local\Microsoft\Windows\INetCache\Content.MSO\3DA0D57C.tmp"/>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6465570" cy="3636883"/>
                    </a:xfrm>
                    <a:prstGeom prst="rect">
                      <a:avLst/>
                    </a:prstGeom>
                    <a:noFill/>
                    <a:ln>
                      <a:noFill/>
                    </a:ln>
                  </pic:spPr>
                </pic:pic>
              </a:graphicData>
            </a:graphic>
          </wp:inline>
        </w:drawing>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 xml:space="preserve">Perfect bhai </w:t>
      </w:r>
      <w:r>
        <w:rPr>
          <w:rFonts w:ascii="Segoe UI Symbol" w:hAnsi="Segoe UI Symbol" w:cs="Segoe UI Symbol"/>
          <w:sz w:val="21"/>
          <w:szCs w:val="21"/>
        </w:rPr>
        <w:t>✅</w:t>
      </w:r>
      <w:r>
        <w:rPr>
          <w:rFonts w:ascii="Segoe UI" w:hAnsi="Segoe UI" w:cs="Segoe UI"/>
          <w:sz w:val="21"/>
          <w:szCs w:val="21"/>
        </w:rPr>
        <w:t xml:space="preserve"> OIDC role permissions ka first step successful ho gaya.</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imageimage.png (Image: ReadOnlyAccess policy attached to GitHubActionsTerraformRole)</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Screenshot me clearly dikh raha hai:</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"AttachedPolicies": [</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"PolicyName": "ReadOnlyAccess",</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"PolicyArn": "arn:aws:iam::aws:policy/ReadOnlyAccess"</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Iska matlab:</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 xml:space="preserve">GitHubActionsTerraformRole ko AWS resources read karne ki permission mil gayi </w:t>
      </w:r>
      <w:r>
        <w:rPr>
          <w:rFonts w:ascii="Segoe UI Symbol" w:hAnsi="Segoe UI Symbol" w:cs="Segoe UI Symbol"/>
          <w:sz w:val="21"/>
          <w:szCs w:val="21"/>
        </w:rPr>
        <w:t>✅</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269" style="width:0;height:1.5pt" o:hralign="center" o:hrstd="t" o:hr="t" fillcolor="#a0a0a0" stroked="f"/>
        </w:pict>
      </w:r>
    </w:p>
    <w:p w:rsidR="00D43A0B" w:rsidRDefault="00D43A0B" w:rsidP="00D43A0B">
      <w:pPr>
        <w:pStyle w:val="Heading1"/>
        <w:spacing w:line="300" w:lineRule="atLeast"/>
        <w:rPr>
          <w:rFonts w:ascii="Segoe UI" w:hAnsi="Segoe UI" w:cs="Segoe UI"/>
          <w:sz w:val="48"/>
          <w:szCs w:val="48"/>
        </w:rPr>
      </w:pPr>
      <w:r>
        <w:rPr>
          <w:rFonts w:ascii="Segoe UI" w:hAnsi="Segoe UI" w:cs="Segoe UI"/>
        </w:rPr>
        <w:lastRenderedPageBreak/>
        <w:t>Ab next kya pending hai?</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 xml:space="preserve">GitHub Actions workflow me </w:t>
      </w:r>
      <w:r>
        <w:rPr>
          <w:rStyle w:val="HTMLCode"/>
        </w:rPr>
        <w:t>terraform plan</w:t>
      </w:r>
      <w:r>
        <w:rPr>
          <w:rFonts w:ascii="Segoe UI" w:hAnsi="Segoe UI" w:cs="Segoe UI"/>
          <w:sz w:val="21"/>
          <w:szCs w:val="21"/>
        </w:rPr>
        <w:t xml:space="preserve"> run hoga. Terraform remote backend S3 me hai, aur backend locking ab S3 lockfile se ho rahi hai:</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use_lockfile = true</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Iske liye GitHub Actions role ko S3 backend bucket par read/write permissions chahiye:</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terraform.tfstate read/write</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terraform.tfstate.tflock create/delete</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bucket list</w:t>
      </w:r>
    </w:p>
    <w:p w:rsidR="00D43A0B" w:rsidRDefault="00D43A0B" w:rsidP="00D43A0B">
      <w:pPr>
        <w:pStyle w:val="NormalWeb"/>
        <w:spacing w:line="300" w:lineRule="atLeast"/>
        <w:rPr>
          <w:rFonts w:ascii="Segoe UI" w:hAnsi="Segoe UI" w:cs="Segoe UI"/>
          <w:sz w:val="21"/>
          <w:szCs w:val="21"/>
        </w:rPr>
      </w:pPr>
      <w:r>
        <w:rPr>
          <w:rStyle w:val="HTMLCode"/>
        </w:rPr>
        <w:t>ReadOnlyAccess</w:t>
      </w:r>
      <w:r>
        <w:rPr>
          <w:rFonts w:ascii="Segoe UI" w:hAnsi="Segoe UI" w:cs="Segoe UI"/>
          <w:sz w:val="21"/>
          <w:szCs w:val="21"/>
        </w:rPr>
        <w:t xml:space="preserve"> sirf read deta hai. Terraform plan ko bhi sometimes lock file create/delete karna pad sakta hai, isliye S3 backend custom policy dena zaroori hai.</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270" style="width:0;height:1.5pt" o:hralign="center" o:hrstd="t" o:hr="t" fillcolor="#a0a0a0" stroked="f"/>
        </w:pict>
      </w:r>
    </w:p>
    <w:p w:rsidR="00D43A0B" w:rsidRDefault="00D43A0B" w:rsidP="00D43A0B">
      <w:pPr>
        <w:pStyle w:val="Heading1"/>
        <w:spacing w:line="300" w:lineRule="atLeast"/>
        <w:rPr>
          <w:rFonts w:ascii="Segoe UI" w:hAnsi="Segoe UI" w:cs="Segoe UI"/>
          <w:sz w:val="48"/>
          <w:szCs w:val="48"/>
        </w:rPr>
      </w:pPr>
      <w:r>
        <w:rPr>
          <w:rFonts w:ascii="Segoe UI" w:hAnsi="Segoe UI" w:cs="Segoe UI"/>
        </w:rPr>
        <w:t>Step 2: S3 backend policy create karo</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Ab sirf ye command run karo:</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cat &gt; github-actions-tf-backend-policy.json &lt;&lt;'EOF'</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"Version": "2012-10-17",</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"Statement": [</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"Sid": "ListTerraformStateBucket",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"Effect": "Allow",</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"Action": [</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"s3:ListBucket"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"Resource": "arn:aws:s3:::enterprise-genai-tfstate-628479575897-ap-south-1"</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"Sid": "ReadWriteTerraformStateAndLock",</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"Effect": "Allow",</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"Action": [</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"s3:GetObject",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"s3:PutObject",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"s3:DeleteObject"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lastRenderedPageBreak/>
        <w:t>      ],</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"Resource": [</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"arn:aws:s3:::enterprise-genai-tfstate-628479575897-ap-south-1/enterprise-genai-assistant/dev/terraform.tfstate",</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"arn:aws:s3:::enterprise-genai-tfstate-628479575897-ap-south-1/enterprise-genai-assistant/dev/terraform.tfstate.tflock"</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EOF</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271" style="width:0;height:1.5pt" o:hralign="center" o:hrstd="t" o:hr="t" fillcolor="#a0a0a0" stroked="f"/>
        </w:pict>
      </w:r>
    </w:p>
    <w:p w:rsidR="00D43A0B" w:rsidRDefault="00D43A0B" w:rsidP="00D43A0B">
      <w:pPr>
        <w:pStyle w:val="Heading1"/>
        <w:spacing w:line="300" w:lineRule="atLeast"/>
        <w:rPr>
          <w:rFonts w:ascii="Segoe UI" w:hAnsi="Segoe UI" w:cs="Segoe UI"/>
          <w:sz w:val="48"/>
          <w:szCs w:val="48"/>
        </w:rPr>
      </w:pPr>
      <w:r>
        <w:rPr>
          <w:rFonts w:ascii="Segoe UI" w:hAnsi="Segoe UI" w:cs="Segoe UI"/>
        </w:rPr>
        <w:t>Step 3: Attach inline policy to role</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aws iam put-role-policy &lt;/span&gt;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--role-name GitHubActionsTerraformRole &lt;/span&gt;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--policy-name GitHubActionsTerraformBackendAccess &lt;/span&gt;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--policy-document file://github-actions-tf-backend-policy.json</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272" style="width:0;height:1.5pt" o:hralign="center" o:hrstd="t" o:hr="t" fillcolor="#a0a0a0" stroked="f"/>
        </w:pict>
      </w:r>
    </w:p>
    <w:p w:rsidR="00D43A0B" w:rsidRDefault="00D43A0B" w:rsidP="00D43A0B">
      <w:pPr>
        <w:pStyle w:val="Heading1"/>
        <w:spacing w:line="300" w:lineRule="atLeast"/>
        <w:rPr>
          <w:rFonts w:ascii="Segoe UI" w:hAnsi="Segoe UI" w:cs="Segoe UI"/>
          <w:sz w:val="48"/>
          <w:szCs w:val="48"/>
        </w:rPr>
      </w:pPr>
      <w:r>
        <w:rPr>
          <w:rFonts w:ascii="Segoe UI" w:hAnsi="Segoe UI" w:cs="Segoe UI"/>
        </w:rPr>
        <w:t>Step 4: Verify inline policy attached</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aws iam list-role-policies &lt;/span&gt;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--role-name GitHubActionsTerraformRole</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Expected:</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"PolicyNames": [</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"GitHubActionsTerraformBackendAccess"</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273" style="width:0;height:1.5pt" o:hralign="center" o:hrstd="t" o:hr="t" fillcolor="#a0a0a0" stroked="f"/>
        </w:pict>
      </w:r>
    </w:p>
    <w:p w:rsidR="00D43A0B" w:rsidRDefault="00D43A0B" w:rsidP="00D43A0B">
      <w:pPr>
        <w:pStyle w:val="Heading1"/>
        <w:spacing w:line="300" w:lineRule="atLeast"/>
        <w:rPr>
          <w:rFonts w:ascii="Segoe UI" w:hAnsi="Segoe UI" w:cs="Segoe UI"/>
          <w:sz w:val="48"/>
          <w:szCs w:val="48"/>
        </w:rPr>
      </w:pPr>
      <w:r>
        <w:rPr>
          <w:rFonts w:ascii="Segoe UI" w:hAnsi="Segoe UI" w:cs="Segoe UI"/>
        </w:rPr>
        <w:t>Abhi sirf ye 3 commands run karo</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cat &gt; github-actions-tf-backend-policy.json &lt;&lt;'EOF'</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"Version": "2012-10-17",</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"Statement": [</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lastRenderedPageBreak/>
        <w:t>      "Sid": "ListTerraformStateBucket",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"Effect": "Allow",</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"Action": [</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"s3:ListBucket"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"Resource": "arn:aws:s3:::enterprise-genai-tfstate-628479575897-ap-south-1"</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"Sid": "ReadWriteTerraformStateAndLock",</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"Effect": "Allow",</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"Action": [</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"s3:GetObject",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"s3:PutObject",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"s3:DeleteObject"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"Resource": [</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"arn:aws:s3:::enterprise-genai-tfstate-628479575897-ap-south-1/enterprise-genai-assistant/dev/terraform.tfstate",</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"arn:aws:s3:::enterprise-genai-tfstate-628479575897-ap-south-1/enterprise-genai-assistant/dev/terraform.tfstate.tflock"</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EOF</w:t>
      </w:r>
    </w:p>
    <w:p w:rsidR="00D43A0B" w:rsidRDefault="00D43A0B" w:rsidP="00D43A0B">
      <w:pPr>
        <w:spacing w:line="300" w:lineRule="atLeast"/>
        <w:rPr>
          <w:rFonts w:ascii="Segoe UI" w:hAnsi="Segoe UI" w:cs="Segoe UI"/>
          <w:sz w:val="21"/>
          <w:szCs w:val="21"/>
        </w:rPr>
      </w:pPr>
    </w:p>
    <w:p w:rsidR="00D43A0B" w:rsidRDefault="00D43A0B" w:rsidP="00D43A0B">
      <w:pPr>
        <w:spacing w:line="300" w:lineRule="atLeast"/>
        <w:rPr>
          <w:rFonts w:ascii="Segoe UI" w:hAnsi="Segoe UI" w:cs="Segoe UI"/>
          <w:sz w:val="21"/>
          <w:szCs w:val="21"/>
        </w:rPr>
      </w:pPr>
      <w:r>
        <w:rPr>
          <w:rFonts w:ascii="Segoe UI" w:hAnsi="Segoe UI" w:cs="Segoe UI"/>
          <w:sz w:val="21"/>
          <w:szCs w:val="21"/>
        </w:rPr>
        <w:t>aws iam put-role-policy &lt;/span&gt;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--role-name GitHubActionsTerraformRole &lt;/span&gt;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--policy-name GitHubActionsTerraformBackendAccess &lt;/span&gt;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--policy-document file://github-actions-tf-backend-policy.json</w:t>
      </w:r>
    </w:p>
    <w:p w:rsidR="00D43A0B" w:rsidRDefault="00D43A0B" w:rsidP="00D43A0B">
      <w:pPr>
        <w:spacing w:line="300" w:lineRule="atLeast"/>
        <w:rPr>
          <w:rFonts w:ascii="Segoe UI" w:hAnsi="Segoe UI" w:cs="Segoe UI"/>
          <w:sz w:val="21"/>
          <w:szCs w:val="21"/>
        </w:rPr>
      </w:pPr>
    </w:p>
    <w:p w:rsidR="00D43A0B" w:rsidRDefault="00D43A0B" w:rsidP="00D43A0B">
      <w:pPr>
        <w:spacing w:line="300" w:lineRule="atLeast"/>
        <w:rPr>
          <w:rFonts w:ascii="Segoe UI" w:hAnsi="Segoe UI" w:cs="Segoe UI"/>
          <w:sz w:val="21"/>
          <w:szCs w:val="21"/>
        </w:rPr>
      </w:pPr>
      <w:r>
        <w:rPr>
          <w:rFonts w:ascii="Segoe UI" w:hAnsi="Segoe UI" w:cs="Segoe UI"/>
          <w:sz w:val="21"/>
          <w:szCs w:val="21"/>
        </w:rPr>
        <w:t>aws iam list-role-policies &lt;/span&gt;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--role-name GitHubActionsTerraformRole</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Output bhejo bhai. Then next step me hum GitHub repo variables set karenge.</w:t>
      </w:r>
    </w:p>
    <w:p w:rsidR="00D43A0B" w:rsidRDefault="00D43A0B" w:rsidP="00D43A0B">
      <w:pPr>
        <w:pStyle w:val="NormalWeb"/>
        <w:spacing w:line="300" w:lineRule="atLeast"/>
        <w:rPr>
          <w:rFonts w:ascii="Segoe UI" w:hAnsi="Segoe UI" w:cs="Segoe UI"/>
          <w:sz w:val="21"/>
          <w:szCs w:val="21"/>
        </w:rPr>
      </w:pPr>
    </w:p>
    <w:p w:rsidR="00D43A0B" w:rsidRDefault="00D43A0B" w:rsidP="00D43A0B">
      <w:pPr>
        <w:pStyle w:val="NormalWeb"/>
        <w:spacing w:line="300" w:lineRule="atLeast"/>
        <w:rPr>
          <w:rFonts w:ascii="Segoe UI" w:hAnsi="Segoe UI" w:cs="Segoe UI"/>
          <w:sz w:val="21"/>
          <w:szCs w:val="21"/>
        </w:rPr>
      </w:pPr>
      <w:r>
        <w:rPr>
          <w:rFonts w:ascii="Segoe UI" w:hAnsi="Segoe UI" w:cs="Segoe UI"/>
          <w:noProof/>
          <w:sz w:val="21"/>
          <w:szCs w:val="21"/>
        </w:rPr>
        <w:drawing>
          <wp:inline distT="0" distB="0" distL="0" distR="0">
            <wp:extent cx="6465570" cy="3636883"/>
            <wp:effectExtent l="0" t="0" r="0" b="1905"/>
            <wp:docPr id="47" name="Picture 47" descr="C:\Users\prashant.saxena\AppData\Local\Microsoft\Windows\INetCache\Content.MSO\531EE4E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2" descr="C:\Users\prashant.saxena\AppData\Local\Microsoft\Windows\INetCache\Content.MSO\531EE4EA.tmp"/>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6465570" cy="3636883"/>
                    </a:xfrm>
                    <a:prstGeom prst="rect">
                      <a:avLst/>
                    </a:prstGeom>
                    <a:noFill/>
                    <a:ln>
                      <a:noFill/>
                    </a:ln>
                  </pic:spPr>
                </pic:pic>
              </a:graphicData>
            </a:graphic>
          </wp:inline>
        </w:drawing>
      </w:r>
    </w:p>
    <w:p w:rsidR="00D43A0B" w:rsidRDefault="00D43A0B" w:rsidP="00D43A0B">
      <w:pPr>
        <w:pStyle w:val="NormalWeb"/>
        <w:spacing w:line="300" w:lineRule="atLeast"/>
        <w:rPr>
          <w:rFonts w:ascii="Segoe UI" w:hAnsi="Segoe UI" w:cs="Segoe UI"/>
          <w:sz w:val="21"/>
          <w:szCs w:val="21"/>
        </w:rPr>
      </w:pP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 xml:space="preserve">Bhai issue clear hai </w:t>
      </w:r>
      <w:r>
        <w:rPr>
          <w:rFonts w:ascii="Segoe UI Symbol" w:hAnsi="Segoe UI Symbol" w:cs="Segoe UI Symbol"/>
          <w:sz w:val="21"/>
          <w:szCs w:val="21"/>
        </w:rPr>
        <w:t>✅</w:t>
      </w:r>
      <w:r>
        <w:rPr>
          <w:rFonts w:ascii="Segoe UI" w:hAnsi="Segoe UI" w:cs="Segoe UI"/>
          <w:sz w:val="21"/>
          <w:szCs w:val="21"/>
        </w:rPr>
        <w:t xml:space="preserve"> Command paste galat ho gaya hai.</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imageimage.png (Image: CloudShell shows AWS IAM put-role-policy command syntax error)</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Tumhare screenshot me command aise ban gayi:</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aws iam put-role-policy \aws iam put-name GitHubActionsTerraformBackendAccess &lt;/span&gt;</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Isme 2 problems hain:</w:t>
      </w:r>
    </w:p>
    <w:p w:rsidR="00D43A0B" w:rsidRDefault="00D43A0B" w:rsidP="00D43A0B">
      <w:pPr>
        <w:numPr>
          <w:ilvl w:val="0"/>
          <w:numId w:val="38"/>
        </w:numPr>
        <w:spacing w:before="100" w:beforeAutospacing="1" w:after="100" w:afterAutospacing="1" w:line="300" w:lineRule="atLeast"/>
        <w:rPr>
          <w:rFonts w:ascii="Segoe UI" w:hAnsi="Segoe UI" w:cs="Segoe UI"/>
          <w:sz w:val="21"/>
          <w:szCs w:val="21"/>
        </w:rPr>
      </w:pPr>
      <w:r>
        <w:rPr>
          <w:rStyle w:val="HTMLCode"/>
          <w:rFonts w:eastAsiaTheme="minorHAnsi"/>
        </w:rPr>
        <w:t>\aws iam put-name</w:t>
      </w:r>
      <w:r>
        <w:rPr>
          <w:rFonts w:ascii="Segoe UI" w:hAnsi="Segoe UI" w:cs="Segoe UI"/>
          <w:sz w:val="21"/>
          <w:szCs w:val="21"/>
        </w:rPr>
        <w:t xml:space="preserve"> galat paste ho gaya</w:t>
      </w:r>
    </w:p>
    <w:p w:rsidR="00D43A0B" w:rsidRDefault="00D43A0B" w:rsidP="00D43A0B">
      <w:pPr>
        <w:numPr>
          <w:ilvl w:val="0"/>
          <w:numId w:val="38"/>
        </w:numPr>
        <w:spacing w:before="100" w:beforeAutospacing="1" w:after="100" w:afterAutospacing="1" w:line="300" w:lineRule="atLeast"/>
        <w:rPr>
          <w:rFonts w:ascii="Segoe UI" w:hAnsi="Segoe UI" w:cs="Segoe UI"/>
          <w:sz w:val="21"/>
          <w:szCs w:val="21"/>
        </w:rPr>
      </w:pPr>
      <w:r>
        <w:rPr>
          <w:rStyle w:val="HTMLCode"/>
          <w:rFonts w:eastAsiaTheme="minorHAnsi"/>
        </w:rPr>
        <w:t>--role-name</w:t>
      </w:r>
      <w:r>
        <w:rPr>
          <w:rFonts w:ascii="Segoe UI" w:hAnsi="Segoe UI" w:cs="Segoe UI"/>
          <w:sz w:val="21"/>
          <w:szCs w:val="21"/>
        </w:rPr>
        <w:t xml:space="preserve"> aur </w:t>
      </w:r>
      <w:r>
        <w:rPr>
          <w:rStyle w:val="HTMLCode"/>
          <w:rFonts w:eastAsiaTheme="minorHAnsi"/>
        </w:rPr>
        <w:t>--policy-name</w:t>
      </w:r>
      <w:r>
        <w:rPr>
          <w:rFonts w:ascii="Segoe UI" w:hAnsi="Segoe UI" w:cs="Segoe UI"/>
          <w:sz w:val="21"/>
          <w:szCs w:val="21"/>
        </w:rPr>
        <w:t xml:space="preserve"> missing/line ke bahar chal gaye, isliye error aaya:</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the following arguments are required: --role-name, --policy-name</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Phir next line me:</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--role-name GitHubActionsTerraformRole &lt;/span&gt;</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separate command ki tarah execute hui, isliye:</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-bash: --role-name: command not found</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Tension nahi, policy file ban chuki hai. Ab sirf attach command clean run karni hai.</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274" style="width:0;height:1.5pt" o:hralign="center" o:hrstd="t" o:hr="t" fillcolor="#a0a0a0" stroked="f"/>
        </w:pict>
      </w:r>
    </w:p>
    <w:p w:rsidR="00D43A0B" w:rsidRDefault="00D43A0B" w:rsidP="00D43A0B">
      <w:pPr>
        <w:pStyle w:val="Heading2"/>
        <w:spacing w:line="300" w:lineRule="atLeast"/>
        <w:rPr>
          <w:rFonts w:ascii="Segoe UI" w:hAnsi="Segoe UI" w:cs="Segoe UI"/>
        </w:rPr>
      </w:pPr>
      <w:r>
        <w:rPr>
          <w:rFonts w:ascii="Segoe UI" w:hAnsi="Segoe UI" w:cs="Segoe UI"/>
        </w:rPr>
        <w:t>Step 1: Confirm policy file exists</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lastRenderedPageBreak/>
        <w:t>Run karo:</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ls -lh github-actions-tf-backend-policy.json</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Agar file dikhe, next command run karo.</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275" style="width:0;height:1.5pt" o:hralign="center" o:hrstd="t" o:hr="t" fillcolor="#a0a0a0" stroked="f"/>
        </w:pict>
      </w:r>
    </w:p>
    <w:p w:rsidR="00D43A0B" w:rsidRDefault="00D43A0B" w:rsidP="00D43A0B">
      <w:pPr>
        <w:pStyle w:val="Heading2"/>
        <w:spacing w:line="300" w:lineRule="atLeast"/>
        <w:rPr>
          <w:rFonts w:ascii="Segoe UI" w:hAnsi="Segoe UI" w:cs="Segoe UI"/>
        </w:rPr>
      </w:pPr>
      <w:r>
        <w:rPr>
          <w:rFonts w:ascii="Segoe UI" w:hAnsi="Segoe UI" w:cs="Segoe UI"/>
        </w:rPr>
        <w:t>Step 2: Correct attach command run karo</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 xml:space="preserve">Is command ko </w:t>
      </w:r>
      <w:r>
        <w:rPr>
          <w:rStyle w:val="Strong"/>
          <w:rFonts w:ascii="Segoe UI" w:eastAsiaTheme="majorEastAsia" w:hAnsi="Segoe UI" w:cs="Segoe UI"/>
          <w:sz w:val="21"/>
          <w:szCs w:val="21"/>
        </w:rPr>
        <w:t>ek saath copy-paste</w:t>
      </w:r>
      <w:r>
        <w:rPr>
          <w:rFonts w:ascii="Segoe UI" w:hAnsi="Segoe UI" w:cs="Segoe UI"/>
          <w:sz w:val="21"/>
          <w:szCs w:val="21"/>
        </w:rPr>
        <w:t xml:space="preserve"> karo:</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aws iam put-role-policy &lt;/span&gt;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--role-name GitHubActionsTerraformRole &lt;/span&gt;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--policy-name GitHubActionsTerraformBackendAccess &lt;/span&gt;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--policy-document file://github-actions-tf-backend-policy.json</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 xml:space="preserve">Agar command successful hoti hai, generally output blank aata hai. Blank output = OK </w:t>
      </w:r>
      <w:r>
        <w:rPr>
          <w:rFonts w:ascii="Segoe UI Symbol" w:hAnsi="Segoe UI Symbol" w:cs="Segoe UI Symbol"/>
          <w:sz w:val="21"/>
          <w:szCs w:val="21"/>
        </w:rPr>
        <w:t>✅</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276" style="width:0;height:1.5pt" o:hralign="center" o:hrstd="t" o:hr="t" fillcolor="#a0a0a0" stroked="f"/>
        </w:pict>
      </w:r>
    </w:p>
    <w:p w:rsidR="00D43A0B" w:rsidRDefault="00D43A0B" w:rsidP="00D43A0B">
      <w:pPr>
        <w:pStyle w:val="Heading2"/>
        <w:spacing w:line="300" w:lineRule="atLeast"/>
        <w:rPr>
          <w:rFonts w:ascii="Segoe UI" w:hAnsi="Segoe UI" w:cs="Segoe UI"/>
        </w:rPr>
      </w:pPr>
      <w:r>
        <w:rPr>
          <w:rFonts w:ascii="Segoe UI" w:hAnsi="Segoe UI" w:cs="Segoe UI"/>
        </w:rPr>
        <w:t>Step 3: Verify inline policy attached</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Run karo:</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aws iam list-role-policies &lt;/span&gt;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--role-name GitHubActionsTerraformRole</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Expected output: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"PolicyNames": [</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"GitHubActionsTerraformBackendAccess"</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277" style="width:0;height:1.5pt" o:hralign="center" o:hrstd="t" o:hr="t" fillcolor="#a0a0a0" stroked="f"/>
        </w:pict>
      </w:r>
    </w:p>
    <w:p w:rsidR="00D43A0B" w:rsidRDefault="00D43A0B" w:rsidP="00D43A0B">
      <w:pPr>
        <w:pStyle w:val="Heading2"/>
        <w:spacing w:line="300" w:lineRule="atLeast"/>
        <w:rPr>
          <w:rFonts w:ascii="Segoe UI" w:hAnsi="Segoe UI" w:cs="Segoe UI"/>
        </w:rPr>
      </w:pPr>
      <w:r>
        <w:rPr>
          <w:rFonts w:ascii="Segoe UI" w:hAnsi="Segoe UI" w:cs="Segoe UI"/>
        </w:rPr>
        <w:t>Abhi sirf ye 3 commands run karo</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ls -lh github-actions-tf-backend-policy.json</w:t>
      </w:r>
    </w:p>
    <w:p w:rsidR="00D43A0B" w:rsidRDefault="00D43A0B" w:rsidP="00D43A0B">
      <w:pPr>
        <w:spacing w:line="300" w:lineRule="atLeast"/>
        <w:rPr>
          <w:rFonts w:ascii="Segoe UI" w:hAnsi="Segoe UI" w:cs="Segoe UI"/>
          <w:sz w:val="21"/>
          <w:szCs w:val="21"/>
        </w:rPr>
      </w:pPr>
    </w:p>
    <w:p w:rsidR="00D43A0B" w:rsidRDefault="00D43A0B" w:rsidP="00D43A0B">
      <w:pPr>
        <w:spacing w:line="300" w:lineRule="atLeast"/>
        <w:rPr>
          <w:rFonts w:ascii="Segoe UI" w:hAnsi="Segoe UI" w:cs="Segoe UI"/>
          <w:sz w:val="21"/>
          <w:szCs w:val="21"/>
        </w:rPr>
      </w:pPr>
      <w:r>
        <w:rPr>
          <w:rFonts w:ascii="Segoe UI" w:hAnsi="Segoe UI" w:cs="Segoe UI"/>
          <w:sz w:val="21"/>
          <w:szCs w:val="21"/>
        </w:rPr>
        <w:t>aws iam put-role-policy &lt;/span&gt;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--role-name GitHubActionsTerraformRole &lt;/span&gt;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--policy-name GitHubActionsTerraformBackendAccess &lt;/span&gt;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lastRenderedPageBreak/>
        <w:t>  --policy-document file://github-actions-tf-backend-policy.json</w:t>
      </w:r>
    </w:p>
    <w:p w:rsidR="00D43A0B" w:rsidRDefault="00D43A0B" w:rsidP="00D43A0B">
      <w:pPr>
        <w:spacing w:line="300" w:lineRule="atLeast"/>
        <w:rPr>
          <w:rFonts w:ascii="Segoe UI" w:hAnsi="Segoe UI" w:cs="Segoe UI"/>
          <w:sz w:val="21"/>
          <w:szCs w:val="21"/>
        </w:rPr>
      </w:pPr>
    </w:p>
    <w:p w:rsidR="00D43A0B" w:rsidRDefault="00D43A0B" w:rsidP="00D43A0B">
      <w:pPr>
        <w:spacing w:line="300" w:lineRule="atLeast"/>
        <w:rPr>
          <w:rFonts w:ascii="Segoe UI" w:hAnsi="Segoe UI" w:cs="Segoe UI"/>
          <w:sz w:val="21"/>
          <w:szCs w:val="21"/>
        </w:rPr>
      </w:pPr>
      <w:r>
        <w:rPr>
          <w:rFonts w:ascii="Segoe UI" w:hAnsi="Segoe UI" w:cs="Segoe UI"/>
          <w:sz w:val="21"/>
          <w:szCs w:val="21"/>
        </w:rPr>
        <w:t>aws iam list-role-policies &lt;/span&gt;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--role-name GitHubActionsTerraformRole</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Output bhejo bhai. Then hum GitHub repo variables set karenge.</w:t>
      </w:r>
    </w:p>
    <w:p w:rsidR="00D43A0B" w:rsidRDefault="00D43A0B" w:rsidP="00D43A0B">
      <w:pPr>
        <w:pStyle w:val="NormalWeb"/>
        <w:spacing w:line="300" w:lineRule="atLeast"/>
        <w:rPr>
          <w:rFonts w:ascii="Segoe UI" w:hAnsi="Segoe UI" w:cs="Segoe UI"/>
          <w:sz w:val="21"/>
          <w:szCs w:val="21"/>
        </w:rPr>
      </w:pPr>
      <w:r>
        <w:rPr>
          <w:rFonts w:ascii="Segoe UI" w:hAnsi="Segoe UI" w:cs="Segoe UI"/>
          <w:noProof/>
          <w:sz w:val="21"/>
          <w:szCs w:val="21"/>
        </w:rPr>
        <w:drawing>
          <wp:inline distT="0" distB="0" distL="0" distR="0">
            <wp:extent cx="6465570" cy="3636883"/>
            <wp:effectExtent l="0" t="0" r="0" b="1905"/>
            <wp:docPr id="48" name="Picture 48" descr="C:\Users\prashant.saxena\AppData\Local\Microsoft\Windows\INetCache\Content.MSO\12F29C8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2" descr="C:\Users\prashant.saxena\AppData\Local\Microsoft\Windows\INetCache\Content.MSO\12F29C88.tmp"/>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6465570" cy="3636883"/>
                    </a:xfrm>
                    <a:prstGeom prst="rect">
                      <a:avLst/>
                    </a:prstGeom>
                    <a:noFill/>
                    <a:ln>
                      <a:noFill/>
                    </a:ln>
                  </pic:spPr>
                </pic:pic>
              </a:graphicData>
            </a:graphic>
          </wp:inline>
        </w:drawing>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 xml:space="preserve">Perfect bhai </w:t>
      </w:r>
      <w:r>
        <w:rPr>
          <w:rFonts w:ascii="Segoe UI Symbol" w:hAnsi="Segoe UI Symbol" w:cs="Segoe UI Symbol"/>
          <w:sz w:val="21"/>
          <w:szCs w:val="21"/>
        </w:rPr>
        <w:t>✅</w:t>
      </w:r>
      <w:r>
        <w:rPr>
          <w:rFonts w:ascii="Segoe UI" w:hAnsi="Segoe UI" w:cs="Segoe UI"/>
          <w:sz w:val="21"/>
          <w:szCs w:val="21"/>
        </w:rPr>
        <w:t xml:space="preserve"> </w:t>
      </w:r>
      <w:r>
        <w:rPr>
          <w:rStyle w:val="Strong"/>
          <w:rFonts w:ascii="Segoe UI" w:hAnsi="Segoe UI" w:cs="Segoe UI"/>
          <w:sz w:val="21"/>
          <w:szCs w:val="21"/>
        </w:rPr>
        <w:t>ab backend S3 policy bhi successfully attach ho gayi hai.</w:t>
      </w:r>
      <w:r>
        <w:rPr>
          <w:rFonts w:ascii="Segoe UI" w:hAnsi="Segoe UI" w:cs="Segoe UI"/>
          <w:sz w:val="21"/>
          <w:szCs w:val="21"/>
        </w:rPr>
        <w:br/>
        <w:t>imageimage.png†CloudShell shows inline policy attached to GitHubActionsTerraformRole (Image: IAM backend policy attached)</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Screenshot me output clearly dikh raha hai:</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"PolicyNames": [</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"GitHubActionsTerraformBackendAccess"</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Iska matlab:</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 xml:space="preserve">GitHubActionsTerraformRole ke paas ab Terraform S3 backend access bhi hai </w:t>
      </w:r>
      <w:r>
        <w:rPr>
          <w:rFonts w:ascii="Segoe UI Symbol" w:hAnsi="Segoe UI Symbol" w:cs="Segoe UI Symbol"/>
          <w:sz w:val="21"/>
          <w:szCs w:val="21"/>
        </w:rPr>
        <w:t>✅</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278" style="width:0;height:1.5pt" o:hralign="center" o:hrstd="t" o:hr="t" fillcolor="#a0a0a0" stroked="f"/>
        </w:pict>
      </w:r>
    </w:p>
    <w:p w:rsidR="00D43A0B" w:rsidRDefault="00D43A0B" w:rsidP="00D43A0B">
      <w:pPr>
        <w:pStyle w:val="Heading1"/>
        <w:spacing w:line="300" w:lineRule="atLeast"/>
        <w:rPr>
          <w:rFonts w:ascii="Segoe UI" w:hAnsi="Segoe UI" w:cs="Segoe UI"/>
          <w:sz w:val="48"/>
          <w:szCs w:val="48"/>
        </w:rPr>
      </w:pPr>
      <w:r>
        <w:rPr>
          <w:rFonts w:ascii="Segoe UI" w:hAnsi="Segoe UI" w:cs="Segoe UI"/>
        </w:rPr>
        <w:t>Ab OIDC role permissions status</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Ab role ke paas 2 permissions hain:</w:t>
      </w:r>
    </w:p>
    <w:p w:rsidR="00D43A0B" w:rsidRDefault="00D43A0B" w:rsidP="00D43A0B">
      <w:pPr>
        <w:pStyle w:val="Heading2"/>
        <w:spacing w:line="300" w:lineRule="atLeast"/>
        <w:rPr>
          <w:rFonts w:ascii="Segoe UI" w:hAnsi="Segoe UI" w:cs="Segoe UI"/>
        </w:rPr>
      </w:pPr>
      <w:r>
        <w:rPr>
          <w:rFonts w:ascii="Segoe UI" w:hAnsi="Segoe UI" w:cs="Segoe UI"/>
        </w:rPr>
        <w:lastRenderedPageBreak/>
        <w:t>1. Managed policy</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ReadOnlyAccess</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Use:</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Terraform plan ke liye AWS resources read karna</w:t>
      </w:r>
    </w:p>
    <w:p w:rsidR="00D43A0B" w:rsidRDefault="00D43A0B" w:rsidP="00D43A0B">
      <w:pPr>
        <w:pStyle w:val="Heading2"/>
        <w:spacing w:line="300" w:lineRule="atLeast"/>
        <w:rPr>
          <w:rFonts w:ascii="Segoe UI" w:hAnsi="Segoe UI" w:cs="Segoe UI"/>
        </w:rPr>
      </w:pPr>
      <w:r>
        <w:rPr>
          <w:rFonts w:ascii="Segoe UI" w:hAnsi="Segoe UI" w:cs="Segoe UI"/>
        </w:rPr>
        <w:t>2. Inline policy</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GitHubActionsTerraformBackendAccess</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Use:</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S3 terraform.tfstate read/write</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S3 terraform.tfstate.tflock create/delete</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 xml:space="preserve">So ab GitHub Actions role </w:t>
      </w:r>
      <w:r>
        <w:rPr>
          <w:rStyle w:val="Strong"/>
          <w:rFonts w:ascii="Segoe UI" w:hAnsi="Segoe UI" w:cs="Segoe UI"/>
          <w:sz w:val="21"/>
          <w:szCs w:val="21"/>
        </w:rPr>
        <w:t>terraform plan</w:t>
      </w:r>
      <w:r>
        <w:rPr>
          <w:rFonts w:ascii="Segoe UI" w:hAnsi="Segoe UI" w:cs="Segoe UI"/>
          <w:sz w:val="21"/>
          <w:szCs w:val="21"/>
        </w:rPr>
        <w:t xml:space="preserve"> ke liye ready hai </w:t>
      </w:r>
      <w:r>
        <w:rPr>
          <w:rFonts w:ascii="Segoe UI Symbol" w:hAnsi="Segoe UI Symbol" w:cs="Segoe UI Symbol"/>
          <w:sz w:val="21"/>
          <w:szCs w:val="21"/>
        </w:rPr>
        <w:t>✅</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279" style="width:0;height:1.5pt" o:hralign="center" o:hrstd="t" o:hr="t" fillcolor="#a0a0a0" stroked="f"/>
        </w:pict>
      </w:r>
    </w:p>
    <w:p w:rsidR="00D43A0B" w:rsidRDefault="00D43A0B" w:rsidP="00D43A0B">
      <w:pPr>
        <w:pStyle w:val="Heading1"/>
        <w:spacing w:line="300" w:lineRule="atLeast"/>
        <w:rPr>
          <w:rFonts w:ascii="Segoe UI" w:hAnsi="Segoe UI" w:cs="Segoe UI"/>
          <w:sz w:val="48"/>
          <w:szCs w:val="48"/>
        </w:rPr>
      </w:pPr>
      <w:r>
        <w:rPr>
          <w:rFonts w:ascii="Segoe UI" w:hAnsi="Segoe UI" w:cs="Segoe UI"/>
        </w:rPr>
        <w:t>Next Step: GitHub repo variables set karne hain</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GitHub Actions workflow me ye variables use ho rahe hain:</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vars.AWS_ROLE_TO_ASSUME }}</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vars.TF_MODEL_ID }}</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vars.TF_KNOWLEDGE_BASE_ID }}</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Ab GitHub repo me ye 3 variables add karne hain.</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280" style="width:0;height:1.5pt" o:hralign="center" o:hrstd="t" o:hr="t" fillcolor="#a0a0a0" stroked="f"/>
        </w:pict>
      </w:r>
    </w:p>
    <w:p w:rsidR="00D43A0B" w:rsidRDefault="00D43A0B" w:rsidP="00D43A0B">
      <w:pPr>
        <w:pStyle w:val="Heading2"/>
        <w:spacing w:line="300" w:lineRule="atLeast"/>
        <w:rPr>
          <w:rFonts w:ascii="Segoe UI" w:hAnsi="Segoe UI" w:cs="Segoe UI"/>
        </w:rPr>
      </w:pPr>
      <w:r>
        <w:rPr>
          <w:rFonts w:ascii="Segoe UI" w:hAnsi="Segoe UI" w:cs="Segoe UI"/>
        </w:rPr>
        <w:t>GitHub UI path</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GitHub repo open karo:</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prashant2781 / enterprise-genai-assistant-aws</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Then jao:</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Settings</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Secrets and variables</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Actions</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Variables</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New repository variable</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281" style="width:0;height:1.5pt" o:hralign="center" o:hrstd="t" o:hr="t" fillcolor="#a0a0a0" stroked="f"/>
        </w:pict>
      </w:r>
    </w:p>
    <w:p w:rsidR="00D43A0B" w:rsidRDefault="00D43A0B" w:rsidP="00D43A0B">
      <w:pPr>
        <w:pStyle w:val="Heading1"/>
        <w:spacing w:line="300" w:lineRule="atLeast"/>
        <w:rPr>
          <w:rFonts w:ascii="Segoe UI" w:hAnsi="Segoe UI" w:cs="Segoe UI"/>
          <w:sz w:val="48"/>
          <w:szCs w:val="48"/>
        </w:rPr>
      </w:pPr>
      <w:r>
        <w:rPr>
          <w:rFonts w:ascii="Segoe UI" w:hAnsi="Segoe UI" w:cs="Segoe UI"/>
        </w:rPr>
        <w:lastRenderedPageBreak/>
        <w:t>Variable 1: AWS_ROLE_TO_ASSUME</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Name:</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AWS_ROLE_TO_ASSUME</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Value:</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arn:aws:iam::628479575897:role/GitHubActionsTerraformRole</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282" style="width:0;height:1.5pt" o:hralign="center" o:hrstd="t" o:hr="t" fillcolor="#a0a0a0" stroked="f"/>
        </w:pict>
      </w:r>
    </w:p>
    <w:p w:rsidR="00D43A0B" w:rsidRDefault="00D43A0B" w:rsidP="00D43A0B">
      <w:pPr>
        <w:pStyle w:val="Heading1"/>
        <w:spacing w:line="300" w:lineRule="atLeast"/>
        <w:rPr>
          <w:rFonts w:ascii="Segoe UI" w:hAnsi="Segoe UI" w:cs="Segoe UI"/>
          <w:sz w:val="48"/>
          <w:szCs w:val="48"/>
        </w:rPr>
      </w:pPr>
      <w:r>
        <w:rPr>
          <w:rFonts w:ascii="Segoe UI" w:hAnsi="Segoe UI" w:cs="Segoe UI"/>
        </w:rPr>
        <w:t>Variable 2: TF_MODEL_ID</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Name:</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TF_MODEL_ID</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Value tumhare current Terraform tfvars/model ID ke same honi chahiye. Check karne ke liye CloudShell me run kar sakte ho:</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cd ~/enterprise-genai-iac/infra</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grep model_id terraform.tfvars</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Jo value aaye, wahi GitHub variable me paste karna.</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283" style="width:0;height:1.5pt" o:hralign="center" o:hrstd="t" o:hr="t" fillcolor="#a0a0a0" stroked="f"/>
        </w:pict>
      </w:r>
    </w:p>
    <w:p w:rsidR="00D43A0B" w:rsidRDefault="00D43A0B" w:rsidP="00D43A0B">
      <w:pPr>
        <w:pStyle w:val="Heading1"/>
        <w:spacing w:line="300" w:lineRule="atLeast"/>
        <w:rPr>
          <w:rFonts w:ascii="Segoe UI" w:hAnsi="Segoe UI" w:cs="Segoe UI"/>
          <w:sz w:val="48"/>
          <w:szCs w:val="48"/>
        </w:rPr>
      </w:pPr>
      <w:r>
        <w:rPr>
          <w:rFonts w:ascii="Segoe UI" w:hAnsi="Segoe UI" w:cs="Segoe UI"/>
        </w:rPr>
        <w:t>Variable 3: TF_KNOWLEDGE_BASE_ID</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Name:</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TF_KNOWLEDGE_BASE_ID</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Value:</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LWMZXYWTBX</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284" style="width:0;height:1.5pt" o:hralign="center" o:hrstd="t" o:hr="t" fillcolor="#a0a0a0" stroked="f"/>
        </w:pict>
      </w:r>
    </w:p>
    <w:p w:rsidR="00D43A0B" w:rsidRDefault="00D43A0B" w:rsidP="00D43A0B">
      <w:pPr>
        <w:pStyle w:val="Heading1"/>
        <w:spacing w:line="300" w:lineRule="atLeast"/>
        <w:rPr>
          <w:rFonts w:ascii="Segoe UI" w:hAnsi="Segoe UI" w:cs="Segoe UI"/>
          <w:sz w:val="48"/>
          <w:szCs w:val="48"/>
        </w:rPr>
      </w:pPr>
      <w:r>
        <w:rPr>
          <w:rFonts w:ascii="Segoe UI" w:hAnsi="Segoe UI" w:cs="Segoe UI"/>
        </w:rPr>
        <w:t>Abhi sirf ye karo</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Pehle GitHub me ye 3 repository variables add karo:</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AWS_ROLE_TO_ASSUME</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TF_MODEL_ID</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TF_KNOWLEDGE_BASE_ID</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 xml:space="preserve">Uske baad screenshot bhejo ya bolo </w:t>
      </w:r>
      <w:r>
        <w:rPr>
          <w:rStyle w:val="Strong"/>
          <w:rFonts w:ascii="Segoe UI" w:hAnsi="Segoe UI" w:cs="Segoe UI"/>
          <w:sz w:val="21"/>
          <w:szCs w:val="21"/>
        </w:rPr>
        <w:t>“variables add ho gaye”</w:t>
      </w:r>
      <w:r>
        <w:rPr>
          <w:rFonts w:ascii="Segoe UI" w:hAnsi="Segoe UI" w:cs="Segoe UI"/>
          <w:sz w:val="21"/>
          <w:szCs w:val="21"/>
        </w:rPr>
        <w:t>.</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Phir next step me hum GitHub Actions workflow manually run karenge:</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lastRenderedPageBreak/>
        <w:t>Actions → Terraform Plan → Run workflow</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Expected result: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xml:space="preserve">Configure AWS credentials using OIDC </w:t>
      </w:r>
      <w:r>
        <w:rPr>
          <w:rFonts w:ascii="Segoe UI Symbol" w:hAnsi="Segoe UI Symbol" w:cs="Segoe UI Symbol"/>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xml:space="preserve">Terraform init </w:t>
      </w:r>
      <w:r>
        <w:rPr>
          <w:rFonts w:ascii="Segoe UI Symbol" w:hAnsi="Segoe UI Symbol" w:cs="Segoe UI Symbol"/>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xml:space="preserve">Terraform validate </w:t>
      </w:r>
      <w:r>
        <w:rPr>
          <w:rFonts w:ascii="Segoe UI Symbol" w:hAnsi="Segoe UI Symbol" w:cs="Segoe UI Symbol"/>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xml:space="preserve">Terraform plan </w:t>
      </w:r>
      <w:r>
        <w:rPr>
          <w:rFonts w:ascii="Segoe UI Symbol" w:hAnsi="Segoe UI Symbol" w:cs="Segoe UI Symbol"/>
          <w:sz w:val="21"/>
          <w:szCs w:val="21"/>
        </w:rPr>
        <w:t>✅</w:t>
      </w:r>
    </w:p>
    <w:p w:rsidR="00D43A0B" w:rsidRDefault="00D43A0B" w:rsidP="00D43A0B">
      <w:pPr>
        <w:pStyle w:val="NormalWeb"/>
        <w:spacing w:line="300" w:lineRule="atLeast"/>
        <w:rPr>
          <w:rFonts w:ascii="Segoe UI" w:hAnsi="Segoe UI" w:cs="Segoe UI"/>
          <w:sz w:val="21"/>
          <w:szCs w:val="21"/>
        </w:rPr>
      </w:pPr>
      <w:r>
        <w:rPr>
          <w:rFonts w:ascii="Segoe UI" w:hAnsi="Segoe UI" w:cs="Segoe UI"/>
          <w:noProof/>
          <w:sz w:val="21"/>
          <w:szCs w:val="21"/>
        </w:rPr>
        <w:drawing>
          <wp:inline distT="0" distB="0" distL="0" distR="0">
            <wp:extent cx="6465570" cy="3636883"/>
            <wp:effectExtent l="0" t="0" r="0" b="1905"/>
            <wp:docPr id="50" name="Picture 50" descr="C:\Users\prashant.saxena\AppData\Local\Microsoft\Windows\INetCache\Content.MSO\318C2E5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3" descr="C:\Users\prashant.saxena\AppData\Local\Microsoft\Windows\INetCache\Content.MSO\318C2E54.tmp"/>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6465570" cy="3636883"/>
                    </a:xfrm>
                    <a:prstGeom prst="rect">
                      <a:avLst/>
                    </a:prstGeom>
                    <a:noFill/>
                    <a:ln>
                      <a:noFill/>
                    </a:ln>
                  </pic:spPr>
                </pic:pic>
              </a:graphicData>
            </a:graphic>
          </wp:inline>
        </w:drawing>
      </w:r>
    </w:p>
    <w:p w:rsidR="00D43A0B" w:rsidRDefault="00D43A0B" w:rsidP="00D43A0B">
      <w:pPr>
        <w:pStyle w:val="NormalWeb"/>
        <w:spacing w:line="300" w:lineRule="atLeast"/>
        <w:rPr>
          <w:rFonts w:ascii="Segoe UI" w:hAnsi="Segoe UI" w:cs="Segoe UI"/>
          <w:color w:val="424242"/>
          <w:shd w:val="clear" w:color="auto" w:fill="F5F5F5"/>
        </w:rPr>
      </w:pPr>
      <w:r>
        <w:rPr>
          <w:rFonts w:ascii="Segoe UI" w:hAnsi="Segoe UI" w:cs="Segoe UI"/>
          <w:color w:val="424242"/>
          <w:shd w:val="clear" w:color="auto" w:fill="F5F5F5"/>
        </w:rPr>
        <w:t>variables add ho gaye.</w:t>
      </w:r>
      <w:r>
        <w:rPr>
          <w:rFonts w:ascii="Segoe UI" w:hAnsi="Segoe UI" w:cs="Segoe UI"/>
          <w:color w:val="424242"/>
        </w:rPr>
        <w:br/>
      </w:r>
      <w:r>
        <w:rPr>
          <w:rFonts w:ascii="Segoe UI" w:hAnsi="Segoe UI" w:cs="Segoe UI"/>
          <w:color w:val="424242"/>
          <w:shd w:val="clear" w:color="auto" w:fill="F5F5F5"/>
        </w:rPr>
        <w:t>par mujhe samaj nhi aa rha hum kya kar rahe hain, aur yeh sab variables github mai save karna sahi hota hai? kya real project mai github par variable set karna secure hai aur yeh hum sab kyon set kar rhe hain?</w:t>
      </w:r>
    </w:p>
    <w:p w:rsidR="00D43A0B" w:rsidRDefault="00D43A0B" w:rsidP="00D43A0B">
      <w:pPr>
        <w:pStyle w:val="NormalWeb"/>
        <w:spacing w:line="300" w:lineRule="atLeast"/>
        <w:rPr>
          <w:rFonts w:ascii="Segoe UI" w:hAnsi="Segoe UI" w:cs="Segoe UI"/>
          <w:color w:val="424242"/>
          <w:shd w:val="clear" w:color="auto" w:fill="F5F5F5"/>
        </w:rPr>
      </w:pP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 xml:space="preserve">Bhai good question </w:t>
      </w:r>
      <w:r>
        <w:rPr>
          <w:rFonts w:ascii="Segoe UI Symbol" w:hAnsi="Segoe UI Symbol" w:cs="Segoe UI Symbol"/>
          <w:sz w:val="21"/>
          <w:szCs w:val="21"/>
        </w:rPr>
        <w:t>✅</w:t>
      </w:r>
      <w:r>
        <w:rPr>
          <w:rFonts w:ascii="Segoe UI" w:hAnsi="Segoe UI" w:cs="Segoe UI"/>
          <w:sz w:val="21"/>
          <w:szCs w:val="21"/>
        </w:rPr>
        <w:t xml:space="preserve"> Aur screenshot se confirm hai ki tumne GitHub repo me </w:t>
      </w:r>
      <w:r>
        <w:rPr>
          <w:rStyle w:val="Strong"/>
          <w:rFonts w:ascii="Segoe UI" w:hAnsi="Segoe UI" w:cs="Segoe UI"/>
          <w:sz w:val="21"/>
          <w:szCs w:val="21"/>
        </w:rPr>
        <w:t>Repository variables</w:t>
      </w:r>
      <w:r>
        <w:rPr>
          <w:rFonts w:ascii="Segoe UI" w:hAnsi="Segoe UI" w:cs="Segoe UI"/>
          <w:sz w:val="21"/>
          <w:szCs w:val="21"/>
        </w:rPr>
        <w:t xml:space="preserve"> add kar diye hain:</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imageimage.png†GitHub Actions repository variables added (Image: GitHub Actions variables list)</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Visible variables:</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AWS_ROLE_TO_ASSUME</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TF_KNOWLEDGE_BASE_ID</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TF_MODEL_ID</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Ab clear karta hoon hum kya kar rahe hain aur ye secure hai ya nahi.</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285" style="width:0;height:1.5pt" o:hralign="center" o:hrstd="t" o:hr="t" fillcolor="#a0a0a0" stroked="f"/>
        </w:pict>
      </w:r>
    </w:p>
    <w:p w:rsidR="00D43A0B" w:rsidRDefault="00D43A0B" w:rsidP="00D43A0B">
      <w:pPr>
        <w:pStyle w:val="Heading1"/>
        <w:spacing w:line="300" w:lineRule="atLeast"/>
        <w:rPr>
          <w:rFonts w:ascii="Segoe UI" w:hAnsi="Segoe UI" w:cs="Segoe UI"/>
          <w:sz w:val="48"/>
          <w:szCs w:val="48"/>
        </w:rPr>
      </w:pPr>
      <w:r>
        <w:rPr>
          <w:rFonts w:ascii="Segoe UI" w:hAnsi="Segoe UI" w:cs="Segoe UI"/>
        </w:rPr>
        <w:lastRenderedPageBreak/>
        <w:t>1. Hum kya kar rahe hain?</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Hum GitHub Actions pipeline ko AWS me Terraform plan run karne ke liye prepare kar rahe hain.</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Flow ye hai:</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GitHub Actions workflow start hota hai</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AWS_ROLE_TO_ASSUME variable se IAM Role ARN milta hai</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GitHub OIDC token generate karta hai</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AWS us token ko verify karta hai</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GitHubActionsTerraformRole assume hota hai</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Terraform init / validate / plan run hota hai</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GitHub OIDC ka benefit ye hai ki workflow ko AWS access dene ke liye long-lived AWS access key/secret store nahi karni padti. GitHub docs bhi OIDC ko AWS access ke liye recommend karte hain without storing long-lived AWS credentials, and AWS Security Blog bhi IAM role + short-term credentials approach explain karta hai.</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286" style="width:0;height:1.5pt" o:hralign="center" o:hrstd="t" o:hr="t" fillcolor="#a0a0a0" stroked="f"/>
        </w:pict>
      </w:r>
    </w:p>
    <w:p w:rsidR="00D43A0B" w:rsidRDefault="00D43A0B" w:rsidP="00D43A0B">
      <w:pPr>
        <w:pStyle w:val="Heading1"/>
        <w:spacing w:line="300" w:lineRule="atLeast"/>
        <w:rPr>
          <w:rFonts w:ascii="Segoe UI" w:hAnsi="Segoe UI" w:cs="Segoe UI"/>
          <w:sz w:val="48"/>
          <w:szCs w:val="48"/>
        </w:rPr>
      </w:pPr>
      <w:r>
        <w:rPr>
          <w:rFonts w:ascii="Segoe UI" w:hAnsi="Segoe UI" w:cs="Segoe UI"/>
        </w:rPr>
        <w:t>2. Ye variables GitHub me kyu set kiye?</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 xml:space="preserve">Humne real </w:t>
      </w:r>
      <w:r>
        <w:rPr>
          <w:rStyle w:val="HTMLCode"/>
          <w:rFonts w:eastAsiaTheme="majorEastAsia"/>
        </w:rPr>
        <w:t>terraform.tfvars</w:t>
      </w:r>
      <w:r>
        <w:rPr>
          <w:rFonts w:ascii="Segoe UI" w:hAnsi="Segoe UI" w:cs="Segoe UI"/>
          <w:sz w:val="21"/>
          <w:szCs w:val="21"/>
        </w:rPr>
        <w:t xml:space="preserve"> GitHub me commit nahi kiya, kyunki </w:t>
      </w:r>
      <w:r>
        <w:rPr>
          <w:rStyle w:val="HTMLCode"/>
          <w:rFonts w:eastAsiaTheme="majorEastAsia"/>
        </w:rPr>
        <w:t>terraform.tfvars</w:t>
      </w:r>
      <w:r>
        <w:rPr>
          <w:rFonts w:ascii="Segoe UI" w:hAnsi="Segoe UI" w:cs="Segoe UI"/>
          <w:sz w:val="21"/>
          <w:szCs w:val="21"/>
        </w:rPr>
        <w:t xml:space="preserve"> environment-specific hota hai.</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Repo me sirf example file hai:</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infra/terraform.tfvars.example</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Pipeline ko run time par actual values chahiye:</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model_id</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knowledge_base_id</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role arn</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Isliye workflow file me ye block hai:</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model_id          = "${{ vars.TF_MODEL_ID }}"</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knowledge_base_id = "${{ vars.TF_KNOWLEDGE_BASE_ID }}"</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Aur AWS login ke liye:</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lastRenderedPageBreak/>
        <w:t>role-to-assume: ${{ vars.AWS_ROLE_TO_ASSUME }}</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Matlab:</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GitHub variables → runtime terraform.tfvars → terraform plan</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287" style="width:0;height:1.5pt" o:hralign="center" o:hrstd="t" o:hr="t" fillcolor="#a0a0a0" stroked="f"/>
        </w:pict>
      </w:r>
    </w:p>
    <w:p w:rsidR="00D43A0B" w:rsidRDefault="00D43A0B" w:rsidP="00D43A0B">
      <w:pPr>
        <w:pStyle w:val="Heading1"/>
        <w:spacing w:line="300" w:lineRule="atLeast"/>
        <w:rPr>
          <w:rFonts w:ascii="Segoe UI" w:hAnsi="Segoe UI" w:cs="Segoe UI"/>
          <w:sz w:val="48"/>
          <w:szCs w:val="48"/>
        </w:rPr>
      </w:pPr>
      <w:r>
        <w:rPr>
          <w:rFonts w:ascii="Segoe UI" w:hAnsi="Segoe UI" w:cs="Segoe UI"/>
        </w:rPr>
        <w:t>3. Kya GitHub variables secure hote hain?</w:t>
      </w:r>
    </w:p>
    <w:p w:rsidR="00D43A0B" w:rsidRDefault="00D43A0B" w:rsidP="00D43A0B">
      <w:pPr>
        <w:pStyle w:val="Heading2"/>
        <w:spacing w:line="300" w:lineRule="atLeast"/>
        <w:rPr>
          <w:rFonts w:ascii="Segoe UI" w:hAnsi="Segoe UI" w:cs="Segoe UI"/>
        </w:rPr>
      </w:pPr>
      <w:r>
        <w:rPr>
          <w:rFonts w:ascii="Segoe UI" w:hAnsi="Segoe UI" w:cs="Segoe UI"/>
        </w:rPr>
        <w:t>Important difference samjho:</w:t>
      </w:r>
    </w:p>
    <w:p w:rsidR="00D43A0B" w:rsidRDefault="00D43A0B" w:rsidP="00D43A0B">
      <w:pPr>
        <w:pStyle w:val="Heading3"/>
        <w:spacing w:line="300" w:lineRule="atLeast"/>
        <w:rPr>
          <w:rFonts w:ascii="Segoe UI" w:hAnsi="Segoe UI" w:cs="Segoe UI"/>
        </w:rPr>
      </w:pPr>
      <w:r>
        <w:rPr>
          <w:rFonts w:ascii="Segoe UI" w:hAnsi="Segoe UI" w:cs="Segoe UI"/>
        </w:rPr>
        <w:t>GitHub Repository Variables</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 xml:space="preserve">Ye </w:t>
      </w:r>
      <w:r>
        <w:rPr>
          <w:rStyle w:val="Strong"/>
          <w:rFonts w:ascii="Segoe UI" w:hAnsi="Segoe UI" w:cs="Segoe UI"/>
          <w:sz w:val="21"/>
          <w:szCs w:val="21"/>
        </w:rPr>
        <w:t>non-secret configuration</w:t>
      </w:r>
      <w:r>
        <w:rPr>
          <w:rFonts w:ascii="Segoe UI" w:hAnsi="Segoe UI" w:cs="Segoe UI"/>
          <w:sz w:val="21"/>
          <w:szCs w:val="21"/>
        </w:rPr>
        <w:t xml:space="preserve"> ke liye hote hain.</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Examples:</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AWS_REGION</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TF_MODEL_ID</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TF_KNOWLEDGE_BASE_ID</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AWS_ROLE_TO_ASSUME</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ENVIRONMENT</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Ye values usually secret nahi hoti. Admins repo settings me dekh sakte hain.</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288" style="width:0;height:1.5pt" o:hralign="center" o:hrstd="t" o:hr="t" fillcolor="#a0a0a0" stroked="f"/>
        </w:pict>
      </w:r>
    </w:p>
    <w:p w:rsidR="00D43A0B" w:rsidRDefault="00D43A0B" w:rsidP="00D43A0B">
      <w:pPr>
        <w:pStyle w:val="Heading3"/>
        <w:spacing w:line="300" w:lineRule="atLeast"/>
        <w:rPr>
          <w:rFonts w:ascii="Segoe UI" w:hAnsi="Segoe UI" w:cs="Segoe UI"/>
        </w:rPr>
      </w:pPr>
      <w:r>
        <w:rPr>
          <w:rFonts w:ascii="Segoe UI" w:hAnsi="Segoe UI" w:cs="Segoe UI"/>
        </w:rPr>
        <w:t>GitHub Repository Secrets</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 xml:space="preserve">Ye </w:t>
      </w:r>
      <w:r>
        <w:rPr>
          <w:rStyle w:val="Strong"/>
          <w:rFonts w:ascii="Segoe UI" w:hAnsi="Segoe UI" w:cs="Segoe UI"/>
          <w:sz w:val="21"/>
          <w:szCs w:val="21"/>
        </w:rPr>
        <w:t>sensitive values</w:t>
      </w:r>
      <w:r>
        <w:rPr>
          <w:rFonts w:ascii="Segoe UI" w:hAnsi="Segoe UI" w:cs="Segoe UI"/>
          <w:sz w:val="21"/>
          <w:szCs w:val="21"/>
        </w:rPr>
        <w:t xml:space="preserve"> ke liye hote hain.</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Examples:</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API_TOKEN</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DB_PASSWORD</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JIRA_API_TOKEN</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SERVICENOW_CLIENT_SECRET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PRIVATE_KEY</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Secrets masked hote hain aur logs me reveal nahi hone chahiye.</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289" style="width:0;height:1.5pt" o:hralign="center" o:hrstd="t" o:hr="t" fillcolor="#a0a0a0" stroked="f"/>
        </w:pict>
      </w:r>
    </w:p>
    <w:p w:rsidR="00D43A0B" w:rsidRDefault="00D43A0B" w:rsidP="00D43A0B">
      <w:pPr>
        <w:pStyle w:val="Heading1"/>
        <w:spacing w:line="300" w:lineRule="atLeast"/>
        <w:rPr>
          <w:rFonts w:ascii="Segoe UI" w:hAnsi="Segoe UI" w:cs="Segoe UI"/>
          <w:sz w:val="48"/>
          <w:szCs w:val="48"/>
        </w:rPr>
      </w:pPr>
      <w:r>
        <w:rPr>
          <w:rFonts w:ascii="Segoe UI" w:hAnsi="Segoe UI" w:cs="Segoe UI"/>
        </w:rPr>
        <w:t>4. Tumhare variables secret hain ya nahi?</w:t>
      </w:r>
    </w:p>
    <w:p w:rsidR="00D43A0B" w:rsidRDefault="00D43A0B" w:rsidP="00D43A0B">
      <w:pPr>
        <w:pStyle w:val="Heading2"/>
        <w:spacing w:line="300" w:lineRule="atLeast"/>
        <w:rPr>
          <w:rFonts w:ascii="Segoe UI" w:hAnsi="Segoe UI" w:cs="Segoe UI"/>
        </w:rPr>
      </w:pPr>
      <w:r>
        <w:rPr>
          <w:rStyle w:val="HTMLCode"/>
          <w:rFonts w:eastAsiaTheme="majorEastAsia"/>
        </w:rPr>
        <w:t>AWS_ROLE_TO_ASSUME</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lastRenderedPageBreak/>
        <w:t>arn:aws:iam::628479575897:role/GitHubActionsTerraformRole</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Ye secret nahi hota. Ye sirf role ka ARN hai. Role assume tabhi ho sakta hai jab trust policy allow kare:</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repo:prashant2781/enterprise-genai-assistant-aws:ref:refs/heads/main</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So koi external user sirf ARN dekhkar role assume nahi kar sakta.</w:t>
      </w:r>
    </w:p>
    <w:p w:rsidR="00D43A0B" w:rsidRDefault="00D43A0B" w:rsidP="00D43A0B">
      <w:pPr>
        <w:pStyle w:val="NormalWeb"/>
        <w:spacing w:line="300" w:lineRule="atLeast"/>
        <w:rPr>
          <w:rFonts w:ascii="Segoe UI" w:hAnsi="Segoe UI" w:cs="Segoe UI"/>
          <w:sz w:val="21"/>
          <w:szCs w:val="21"/>
        </w:rPr>
      </w:pPr>
      <w:r>
        <w:rPr>
          <w:rFonts w:ascii="Segoe UI Symbol" w:hAnsi="Segoe UI Symbol" w:cs="Segoe UI Symbol"/>
          <w:sz w:val="21"/>
          <w:szCs w:val="21"/>
        </w:rPr>
        <w:t>✅</w:t>
      </w:r>
      <w:r>
        <w:rPr>
          <w:rFonts w:ascii="Segoe UI" w:hAnsi="Segoe UI" w:cs="Segoe UI"/>
          <w:sz w:val="21"/>
          <w:szCs w:val="21"/>
        </w:rPr>
        <w:t xml:space="preserve"> Variable me rakhna okay hai.</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290" style="width:0;height:1.5pt" o:hralign="center" o:hrstd="t" o:hr="t" fillcolor="#a0a0a0" stroked="f"/>
        </w:pict>
      </w:r>
    </w:p>
    <w:p w:rsidR="00D43A0B" w:rsidRDefault="00D43A0B" w:rsidP="00D43A0B">
      <w:pPr>
        <w:pStyle w:val="Heading2"/>
        <w:spacing w:line="300" w:lineRule="atLeast"/>
        <w:rPr>
          <w:rFonts w:ascii="Segoe UI" w:hAnsi="Segoe UI" w:cs="Segoe UI"/>
        </w:rPr>
      </w:pPr>
      <w:r>
        <w:rPr>
          <w:rStyle w:val="HTMLCode"/>
          <w:rFonts w:eastAsiaTheme="majorEastAsia"/>
        </w:rPr>
        <w:t>TF_MODEL_ID</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Model ARN/config value hai.</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arn:aws:bedrock:...</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Ye sensitive secret nahi hai, but account/model architecture reveal karta hai.</w:t>
      </w:r>
    </w:p>
    <w:p w:rsidR="00D43A0B" w:rsidRDefault="00D43A0B" w:rsidP="00D43A0B">
      <w:pPr>
        <w:pStyle w:val="NormalWeb"/>
        <w:spacing w:line="300" w:lineRule="atLeast"/>
        <w:rPr>
          <w:rFonts w:ascii="Segoe UI" w:hAnsi="Segoe UI" w:cs="Segoe UI"/>
          <w:sz w:val="21"/>
          <w:szCs w:val="21"/>
        </w:rPr>
      </w:pPr>
      <w:r>
        <w:rPr>
          <w:rFonts w:ascii="Segoe UI Symbol" w:hAnsi="Segoe UI Symbol" w:cs="Segoe UI Symbol"/>
          <w:sz w:val="21"/>
          <w:szCs w:val="21"/>
        </w:rPr>
        <w:t>✅</w:t>
      </w:r>
      <w:r>
        <w:rPr>
          <w:rFonts w:ascii="Segoe UI" w:hAnsi="Segoe UI" w:cs="Segoe UI"/>
          <w:sz w:val="21"/>
          <w:szCs w:val="21"/>
        </w:rPr>
        <w:t xml:space="preserve"> Private repo variable me okay.</w:t>
      </w:r>
      <w:r>
        <w:rPr>
          <w:rFonts w:ascii="Segoe UI" w:hAnsi="Segoe UI" w:cs="Segoe UI"/>
          <w:sz w:val="21"/>
          <w:szCs w:val="21"/>
        </w:rPr>
        <w:br/>
      </w:r>
      <w:r>
        <w:rPr>
          <w:rFonts w:ascii="Segoe UI Symbol" w:hAnsi="Segoe UI Symbol" w:cs="Segoe UI Symbol"/>
          <w:sz w:val="21"/>
          <w:szCs w:val="21"/>
        </w:rPr>
        <w:t>⚠️</w:t>
      </w:r>
      <w:r>
        <w:rPr>
          <w:rFonts w:ascii="Segoe UI" w:hAnsi="Segoe UI" w:cs="Segoe UI"/>
          <w:sz w:val="21"/>
          <w:szCs w:val="21"/>
        </w:rPr>
        <w:t xml:space="preserve"> Public repo me avoid ya placeholder use karna better.</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291" style="width:0;height:1.5pt" o:hralign="center" o:hrstd="t" o:hr="t" fillcolor="#a0a0a0" stroked="f"/>
        </w:pict>
      </w:r>
    </w:p>
    <w:p w:rsidR="00D43A0B" w:rsidRDefault="00D43A0B" w:rsidP="00D43A0B">
      <w:pPr>
        <w:pStyle w:val="Heading2"/>
        <w:spacing w:line="300" w:lineRule="atLeast"/>
        <w:rPr>
          <w:rFonts w:ascii="Segoe UI" w:hAnsi="Segoe UI" w:cs="Segoe UI"/>
        </w:rPr>
      </w:pPr>
      <w:r>
        <w:rPr>
          <w:rStyle w:val="HTMLCode"/>
          <w:rFonts w:eastAsiaTheme="majorEastAsia"/>
        </w:rPr>
        <w:t>TF_KNOWLEDGE_BASE_ID</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Knowledge Base ID secret nahi hai, but internal infra identifier hai.</w:t>
      </w:r>
    </w:p>
    <w:p w:rsidR="00D43A0B" w:rsidRDefault="00D43A0B" w:rsidP="00D43A0B">
      <w:pPr>
        <w:pStyle w:val="NormalWeb"/>
        <w:spacing w:line="300" w:lineRule="atLeast"/>
        <w:rPr>
          <w:rFonts w:ascii="Segoe UI" w:hAnsi="Segoe UI" w:cs="Segoe UI"/>
          <w:sz w:val="21"/>
          <w:szCs w:val="21"/>
        </w:rPr>
      </w:pPr>
      <w:r>
        <w:rPr>
          <w:rFonts w:ascii="Segoe UI Symbol" w:hAnsi="Segoe UI Symbol" w:cs="Segoe UI Symbol"/>
          <w:sz w:val="21"/>
          <w:szCs w:val="21"/>
        </w:rPr>
        <w:t>✅</w:t>
      </w:r>
      <w:r>
        <w:rPr>
          <w:rFonts w:ascii="Segoe UI" w:hAnsi="Segoe UI" w:cs="Segoe UI"/>
          <w:sz w:val="21"/>
          <w:szCs w:val="21"/>
        </w:rPr>
        <w:t xml:space="preserve"> Private repo variable me okay.</w:t>
      </w:r>
      <w:r>
        <w:rPr>
          <w:rFonts w:ascii="Segoe UI" w:hAnsi="Segoe UI" w:cs="Segoe UI"/>
          <w:sz w:val="21"/>
          <w:szCs w:val="21"/>
        </w:rPr>
        <w:br/>
      </w:r>
      <w:r>
        <w:rPr>
          <w:rFonts w:ascii="Segoe UI Symbol" w:hAnsi="Segoe UI Symbol" w:cs="Segoe UI Symbol"/>
          <w:sz w:val="21"/>
          <w:szCs w:val="21"/>
        </w:rPr>
        <w:t>⚠️</w:t>
      </w:r>
      <w:r>
        <w:rPr>
          <w:rFonts w:ascii="Segoe UI" w:hAnsi="Segoe UI" w:cs="Segoe UI"/>
          <w:sz w:val="21"/>
          <w:szCs w:val="21"/>
        </w:rPr>
        <w:t xml:space="preserve"> Public repo me avoid karna better.</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292" style="width:0;height:1.5pt" o:hralign="center" o:hrstd="t" o:hr="t" fillcolor="#a0a0a0" stroked="f"/>
        </w:pict>
      </w:r>
    </w:p>
    <w:p w:rsidR="00D43A0B" w:rsidRDefault="00D43A0B" w:rsidP="00D43A0B">
      <w:pPr>
        <w:pStyle w:val="Heading1"/>
        <w:spacing w:line="300" w:lineRule="atLeast"/>
        <w:rPr>
          <w:rFonts w:ascii="Segoe UI" w:hAnsi="Segoe UI" w:cs="Segoe UI"/>
          <w:sz w:val="48"/>
          <w:szCs w:val="48"/>
        </w:rPr>
      </w:pPr>
      <w:r>
        <w:rPr>
          <w:rFonts w:ascii="Segoe UI" w:hAnsi="Segoe UI" w:cs="Segoe UI"/>
        </w:rPr>
        <w:t>5. Real project me ye kaise hota hai?</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Production me common pattern:</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Non-secret config → GitHub Variables</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Sensitive secrets → GitHub Secrets or AWS Secrets Manager</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Application runtime secrets → AWS Secrets Manager / SSM Parameter Store</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Cloud access → OIDC + IAM Role</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2"/>
        <w:gridCol w:w="3622"/>
      </w:tblGrid>
      <w:tr w:rsidR="00D43A0B" w:rsidTr="00D43A0B">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D43A0B" w:rsidRDefault="00D43A0B">
            <w:pPr>
              <w:jc w:val="center"/>
              <w:rPr>
                <w:rFonts w:ascii="Times New Roman" w:hAnsi="Times New Roman" w:cs="Times New Roman"/>
                <w:b/>
                <w:bCs/>
                <w:sz w:val="24"/>
                <w:szCs w:val="24"/>
              </w:rPr>
            </w:pPr>
            <w:r>
              <w:rPr>
                <w:b/>
                <w:bCs/>
              </w:rPr>
              <w:t>Value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D43A0B" w:rsidRDefault="00D43A0B">
            <w:pPr>
              <w:jc w:val="center"/>
              <w:rPr>
                <w:b/>
                <w:bCs/>
              </w:rPr>
            </w:pPr>
            <w:r>
              <w:rPr>
                <w:b/>
                <w:bCs/>
              </w:rPr>
              <w:t>Best place</w:t>
            </w:r>
          </w:p>
        </w:tc>
      </w:tr>
      <w:tr w:rsidR="00D43A0B" w:rsidTr="00D43A0B">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D43A0B" w:rsidRDefault="00D43A0B">
            <w:r>
              <w:t>AWS_ROLE_TO_ASSUME</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D43A0B" w:rsidRDefault="00D43A0B">
            <w:r>
              <w:t>GitHub Variable</w:t>
            </w:r>
          </w:p>
        </w:tc>
      </w:tr>
      <w:tr w:rsidR="00D43A0B" w:rsidTr="00D43A0B">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D43A0B" w:rsidRDefault="00D43A0B">
            <w:r>
              <w:t>AWS_REGION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D43A0B" w:rsidRDefault="00D43A0B">
            <w:r>
              <w:t>GitHub Variable</w:t>
            </w:r>
          </w:p>
        </w:tc>
      </w:tr>
      <w:tr w:rsidR="00D43A0B" w:rsidTr="00D43A0B">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D43A0B" w:rsidRDefault="00D43A0B">
            <w:r>
              <w:t>MODEL_ID</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D43A0B" w:rsidRDefault="00D43A0B">
            <w:r>
              <w:t>GitHub Variable / SSM Parameter Store</w:t>
            </w:r>
          </w:p>
        </w:tc>
      </w:tr>
      <w:tr w:rsidR="00D43A0B" w:rsidTr="00D43A0B">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D43A0B" w:rsidRDefault="00D43A0B">
            <w:r>
              <w:lastRenderedPageBreak/>
              <w:t>KNOWLEDGE_BASE_ID</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D43A0B" w:rsidRDefault="00D43A0B">
            <w:r>
              <w:t>GitHub Variable / SSM Parameter Store</w:t>
            </w:r>
          </w:p>
        </w:tc>
      </w:tr>
      <w:tr w:rsidR="00D43A0B" w:rsidTr="00D43A0B">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D43A0B" w:rsidRDefault="00D43A0B">
            <w:r>
              <w:t>Jira API Token</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D43A0B" w:rsidRDefault="00D43A0B">
            <w:r>
              <w:t>GitHub Secret or AWS Secrets Manager</w:t>
            </w:r>
          </w:p>
        </w:tc>
      </w:tr>
      <w:tr w:rsidR="00D43A0B" w:rsidTr="00D43A0B">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D43A0B" w:rsidRDefault="00D43A0B">
            <w:r>
              <w:t>ServiceNow Client Secret</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D43A0B" w:rsidRDefault="00D43A0B">
            <w:r>
              <w:t>AWS Secrets Manager</w:t>
            </w:r>
          </w:p>
        </w:tc>
      </w:tr>
      <w:tr w:rsidR="00D43A0B" w:rsidTr="00D43A0B">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D43A0B" w:rsidRDefault="00D43A0B">
            <w:r>
              <w:t>DB Password</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D43A0B" w:rsidRDefault="00D43A0B">
            <w:r>
              <w:t>AWS Secrets Manager</w:t>
            </w:r>
          </w:p>
        </w:tc>
      </w:tr>
      <w:tr w:rsidR="00D43A0B" w:rsidTr="00D43A0B">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D43A0B" w:rsidRDefault="00D43A0B">
            <w:r>
              <w:t>terraform.tfstate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D43A0B" w:rsidRDefault="00D43A0B">
            <w:r>
              <w:t>S3 backend</w:t>
            </w:r>
          </w:p>
        </w:tc>
      </w:tr>
      <w:tr w:rsidR="00D43A0B" w:rsidTr="00D43A0B">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D43A0B" w:rsidRDefault="00D43A0B">
            <w:r>
              <w:t>terraform.tfvars real file</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D43A0B" w:rsidRDefault="00D43A0B">
            <w:r>
              <w:t>Not committed</w:t>
            </w:r>
          </w:p>
        </w:tc>
      </w:tr>
    </w:tbl>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293" style="width:0;height:1.5pt" o:hralign="center" o:hrstd="t" o:hr="t" fillcolor="#a0a0a0" stroked="f"/>
        </w:pict>
      </w:r>
    </w:p>
    <w:p w:rsidR="00D43A0B" w:rsidRDefault="00D43A0B" w:rsidP="00D43A0B">
      <w:pPr>
        <w:pStyle w:val="Heading1"/>
        <w:spacing w:line="300" w:lineRule="atLeast"/>
        <w:rPr>
          <w:rFonts w:ascii="Segoe UI" w:hAnsi="Segoe UI" w:cs="Segoe UI"/>
          <w:sz w:val="48"/>
          <w:szCs w:val="48"/>
        </w:rPr>
      </w:pPr>
      <w:r>
        <w:rPr>
          <w:rFonts w:ascii="Segoe UI" w:hAnsi="Segoe UI" w:cs="Segoe UI"/>
        </w:rPr>
        <w:t>6. Kya humne sahi kiya?</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 xml:space="preserve">Haan bhai </w:t>
      </w:r>
      <w:r>
        <w:rPr>
          <w:rFonts w:ascii="Segoe UI Symbol" w:hAnsi="Segoe UI Symbol" w:cs="Segoe UI Symbol"/>
          <w:sz w:val="21"/>
          <w:szCs w:val="21"/>
        </w:rPr>
        <w:t>✅</w:t>
      </w:r>
      <w:r>
        <w:rPr>
          <w:rFonts w:ascii="Segoe UI" w:hAnsi="Segoe UI" w:cs="Segoe UI"/>
          <w:sz w:val="21"/>
          <w:szCs w:val="21"/>
        </w:rPr>
        <w:t xml:space="preserve"> For current stage, ye correct hai:</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GitHub variables me sirf non-secret config rakha</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AWS access ke liye OIDC role use kiya</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AWS access keys GitHub me store nahi ki</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terraform.tfvars Git me commit nahi ki</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Ye production-aligned approach hai.</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294" style="width:0;height:1.5pt" o:hralign="center" o:hrstd="t" o:hr="t" fillcolor="#a0a0a0" stroked="f"/>
        </w:pict>
      </w:r>
    </w:p>
    <w:p w:rsidR="00D43A0B" w:rsidRDefault="00D43A0B" w:rsidP="00D43A0B">
      <w:pPr>
        <w:pStyle w:val="Heading1"/>
        <w:spacing w:line="300" w:lineRule="atLeast"/>
        <w:rPr>
          <w:rFonts w:ascii="Segoe UI" w:hAnsi="Segoe UI" w:cs="Segoe UI"/>
          <w:sz w:val="48"/>
          <w:szCs w:val="48"/>
        </w:rPr>
      </w:pPr>
      <w:r>
        <w:rPr>
          <w:rFonts w:ascii="Segoe UI" w:hAnsi="Segoe UI" w:cs="Segoe UI"/>
        </w:rPr>
        <w:t>7. Iska security layer kya hai?</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GitHub Actions AWS me directly access nahi le sakta. Access ke liye conditions hain:</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OIDC Provider must match</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Audience must be sts.amazonaws.com</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Repo must be prashant2781/enterprise-genai-assistant-aws</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Branch must be main</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Then only GitHubActionsTerraformRole assume hoga</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Role trust policy me ye restriction hai:</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xml:space="preserve">"token.actions.githubusercontent.com:sub": </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"repo:prashant2781/enterprise-genai-assistant-aws:ref:refs/heads/main"</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lastRenderedPageBreak/>
        <w:t>Ye important security control hai.</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295" style="width:0;height:1.5pt" o:hralign="center" o:hrstd="t" o:hr="t" fillcolor="#a0a0a0" stroked="f"/>
        </w:pict>
      </w:r>
    </w:p>
    <w:p w:rsidR="00D43A0B" w:rsidRDefault="00D43A0B" w:rsidP="00D43A0B">
      <w:pPr>
        <w:pStyle w:val="Heading1"/>
        <w:spacing w:line="300" w:lineRule="atLeast"/>
        <w:rPr>
          <w:rFonts w:ascii="Segoe UI" w:hAnsi="Segoe UI" w:cs="Segoe UI"/>
          <w:sz w:val="48"/>
          <w:szCs w:val="48"/>
        </w:rPr>
      </w:pPr>
      <w:r>
        <w:rPr>
          <w:rFonts w:ascii="Segoe UI" w:hAnsi="Segoe UI" w:cs="Segoe UI"/>
        </w:rPr>
        <w:t>8. Interview-ready answer</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Tum bol sakte ho:</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“For CI/CD, I use GitHub Actions with AWS OIDC instead of storing AWS access keys. Non-sensitive configuration such as role ARN, model ID, and Knowledge Base ID is stored as GitHub repository variables. Sensitive values like API tokens, database passwords, or third-party credentials are stored in GitHub Secrets or AWS Secrets Manager. The AWS role trust policy restricts access to a specific GitHub repository and branch, so only approved workflows can assume the deployment role.”</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296" style="width:0;height:1.5pt" o:hralign="center" o:hrstd="t" o:hr="t" fillcolor="#a0a0a0" stroked="f"/>
        </w:pict>
      </w:r>
    </w:p>
    <w:p w:rsidR="00D43A0B" w:rsidRDefault="00D43A0B" w:rsidP="00D43A0B">
      <w:pPr>
        <w:pStyle w:val="Heading1"/>
        <w:spacing w:line="300" w:lineRule="atLeast"/>
        <w:rPr>
          <w:rFonts w:ascii="Segoe UI" w:hAnsi="Segoe UI" w:cs="Segoe UI"/>
          <w:sz w:val="48"/>
          <w:szCs w:val="48"/>
        </w:rPr>
      </w:pPr>
      <w:r>
        <w:rPr>
          <w:rFonts w:ascii="Segoe UI" w:hAnsi="Segoe UI" w:cs="Segoe UI"/>
        </w:rPr>
        <w:t>Next step</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 xml:space="preserve">Ab variables add ho gaye </w:t>
      </w:r>
      <w:r>
        <w:rPr>
          <w:rFonts w:ascii="Segoe UI Symbol" w:hAnsi="Segoe UI Symbol" w:cs="Segoe UI Symbol"/>
          <w:sz w:val="21"/>
          <w:szCs w:val="21"/>
        </w:rPr>
        <w:t>✅</w:t>
      </w:r>
      <w:r>
        <w:rPr>
          <w:rFonts w:ascii="Segoe UI" w:hAnsi="Segoe UI" w:cs="Segoe UI"/>
          <w:sz w:val="21"/>
          <w:szCs w:val="21"/>
        </w:rPr>
        <w:br/>
        <w:t xml:space="preserve">Next hum </w:t>
      </w:r>
      <w:r>
        <w:rPr>
          <w:rStyle w:val="Strong"/>
          <w:rFonts w:ascii="Segoe UI" w:hAnsi="Segoe UI" w:cs="Segoe UI"/>
          <w:sz w:val="21"/>
          <w:szCs w:val="21"/>
        </w:rPr>
        <w:t>GitHub Actions workflow manually run</w:t>
      </w:r>
      <w:r>
        <w:rPr>
          <w:rFonts w:ascii="Segoe UI" w:hAnsi="Segoe UI" w:cs="Segoe UI"/>
          <w:sz w:val="21"/>
          <w:szCs w:val="21"/>
        </w:rPr>
        <w:t xml:space="preserve"> karenge.</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Path:</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GitHub repo</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Actions</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Terraform Plan</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Run workflow</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Branch: main</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Run workflow</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Run karne ke baad logs me check karenge:</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xml:space="preserve">Configure AWS credentials using OIDC </w:t>
      </w:r>
      <w:r>
        <w:rPr>
          <w:rFonts w:ascii="Segoe UI Symbol" w:hAnsi="Segoe UI Symbol" w:cs="Segoe UI Symbol"/>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xml:space="preserve">Terraform init </w:t>
      </w:r>
      <w:r>
        <w:rPr>
          <w:rFonts w:ascii="Segoe UI Symbol" w:hAnsi="Segoe UI Symbol" w:cs="Segoe UI Symbol"/>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xml:space="preserve">Terraform validate </w:t>
      </w:r>
      <w:r>
        <w:rPr>
          <w:rFonts w:ascii="Segoe UI Symbol" w:hAnsi="Segoe UI Symbol" w:cs="Segoe UI Symbol"/>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xml:space="preserve">Terraform plan </w:t>
      </w:r>
      <w:r>
        <w:rPr>
          <w:rFonts w:ascii="Segoe UI Symbol" w:hAnsi="Segoe UI Symbol" w:cs="Segoe UI Symbol"/>
          <w:sz w:val="21"/>
          <w:szCs w:val="21"/>
        </w:rPr>
        <w:t>✅</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 xml:space="preserve">Bolo bhai: </w:t>
      </w:r>
      <w:r>
        <w:rPr>
          <w:rStyle w:val="Strong"/>
          <w:rFonts w:ascii="Segoe UI" w:hAnsi="Segoe UI" w:cs="Segoe UI"/>
          <w:sz w:val="21"/>
          <w:szCs w:val="21"/>
        </w:rPr>
        <w:t>“workflow run karte hain”</w:t>
      </w:r>
      <w:r>
        <w:rPr>
          <w:rFonts w:ascii="Segoe UI" w:hAnsi="Segoe UI" w:cs="Segoe UI"/>
          <w:sz w:val="21"/>
          <w:szCs w:val="21"/>
        </w:rPr>
        <w:t>.</w:t>
      </w:r>
    </w:p>
    <w:p w:rsidR="00D43A0B" w:rsidRDefault="00D43A0B" w:rsidP="00D43A0B">
      <w:pPr>
        <w:pStyle w:val="NormalWeb"/>
        <w:spacing w:line="300" w:lineRule="atLeast"/>
        <w:rPr>
          <w:rFonts w:ascii="Segoe UI" w:hAnsi="Segoe UI" w:cs="Segoe UI"/>
          <w:color w:val="424242"/>
          <w:shd w:val="clear" w:color="auto" w:fill="F5F5F5"/>
        </w:rPr>
      </w:pPr>
      <w:r>
        <w:rPr>
          <w:rFonts w:ascii="Segoe UI" w:hAnsi="Segoe UI" w:cs="Segoe UI"/>
          <w:color w:val="424242"/>
          <w:shd w:val="clear" w:color="auto" w:fill="F5F5F5"/>
        </w:rPr>
        <w:t>workflow run karte hain</w:t>
      </w:r>
    </w:p>
    <w:p w:rsidR="00D43A0B" w:rsidRDefault="00D43A0B" w:rsidP="00D43A0B">
      <w:pPr>
        <w:pStyle w:val="NormalWeb"/>
        <w:spacing w:line="300" w:lineRule="atLeast"/>
        <w:rPr>
          <w:rFonts w:ascii="Segoe UI" w:hAnsi="Segoe UI" w:cs="Segoe UI"/>
          <w:color w:val="424242"/>
          <w:shd w:val="clear" w:color="auto" w:fill="F5F5F5"/>
        </w:rPr>
      </w:pP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 xml:space="preserve">Bilkul bhai </w:t>
      </w:r>
      <w:r>
        <w:rPr>
          <w:rFonts w:ascii="Segoe UI Symbol" w:hAnsi="Segoe UI Symbol" w:cs="Segoe UI Symbol"/>
          <w:sz w:val="21"/>
          <w:szCs w:val="21"/>
        </w:rPr>
        <w:t>✅</w:t>
      </w:r>
      <w:r>
        <w:rPr>
          <w:rFonts w:ascii="Segoe UI" w:hAnsi="Segoe UI" w:cs="Segoe UI"/>
          <w:sz w:val="21"/>
          <w:szCs w:val="21"/>
        </w:rPr>
        <w:t xml:space="preserve"> </w:t>
      </w:r>
      <w:r>
        <w:rPr>
          <w:rStyle w:val="Strong"/>
          <w:rFonts w:ascii="Segoe UI" w:hAnsi="Segoe UI" w:cs="Segoe UI"/>
          <w:sz w:val="21"/>
          <w:szCs w:val="21"/>
        </w:rPr>
        <w:t>workflow run karte hain</w:t>
      </w:r>
      <w:r>
        <w:rPr>
          <w:rFonts w:ascii="Segoe UI" w:hAnsi="Segoe UI" w:cs="Segoe UI"/>
          <w:sz w:val="21"/>
          <w:szCs w:val="21"/>
        </w:rPr>
        <w:t xml:space="preserve">. Abhi hum sirf </w:t>
      </w:r>
      <w:r>
        <w:rPr>
          <w:rStyle w:val="Strong"/>
          <w:rFonts w:ascii="Segoe UI" w:hAnsi="Segoe UI" w:cs="Segoe UI"/>
          <w:sz w:val="21"/>
          <w:szCs w:val="21"/>
        </w:rPr>
        <w:t>GitHub Actions se Terraform Plan</w:t>
      </w:r>
      <w:r>
        <w:rPr>
          <w:rFonts w:ascii="Segoe UI" w:hAnsi="Segoe UI" w:cs="Segoe UI"/>
          <w:sz w:val="21"/>
          <w:szCs w:val="21"/>
        </w:rPr>
        <w:t xml:space="preserve"> run karenge — </w:t>
      </w:r>
      <w:r>
        <w:rPr>
          <w:rStyle w:val="HTMLCode"/>
        </w:rPr>
        <w:t>apply</w:t>
      </w:r>
      <w:r>
        <w:rPr>
          <w:rFonts w:ascii="Segoe UI" w:hAnsi="Segoe UI" w:cs="Segoe UI"/>
          <w:sz w:val="21"/>
          <w:szCs w:val="21"/>
        </w:rPr>
        <w:t xml:space="preserve"> nahi hoga, so safe hai.</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297" style="width:0;height:1.5pt" o:hralign="center" o:hrstd="t" o:hr="t" fillcolor="#a0a0a0" stroked="f"/>
        </w:pict>
      </w:r>
    </w:p>
    <w:p w:rsidR="00D43A0B" w:rsidRDefault="00D43A0B" w:rsidP="00D43A0B">
      <w:pPr>
        <w:pStyle w:val="Heading1"/>
        <w:spacing w:line="300" w:lineRule="atLeast"/>
        <w:rPr>
          <w:rFonts w:ascii="Segoe UI" w:hAnsi="Segoe UI" w:cs="Segoe UI"/>
          <w:sz w:val="48"/>
          <w:szCs w:val="48"/>
        </w:rPr>
      </w:pPr>
      <w:r>
        <w:rPr>
          <w:rFonts w:ascii="Segoe UI" w:hAnsi="Segoe UI" w:cs="Segoe UI"/>
        </w:rPr>
        <w:lastRenderedPageBreak/>
        <w:t>Step 1: GitHub Actions page open karo</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GitHub repo me jao:</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prashant2781 / enterprise-genai-assistant-aws</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Phir top menu me click karo:</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Actions</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Left side me workflow dikhega:</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Terraform Plan</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Us par click karo.</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298" style="width:0;height:1.5pt" o:hralign="center" o:hrstd="t" o:hr="t" fillcolor="#a0a0a0" stroked="f"/>
        </w:pict>
      </w:r>
    </w:p>
    <w:p w:rsidR="00D43A0B" w:rsidRDefault="00D43A0B" w:rsidP="00D43A0B">
      <w:pPr>
        <w:pStyle w:val="Heading1"/>
        <w:spacing w:line="300" w:lineRule="atLeast"/>
        <w:rPr>
          <w:rFonts w:ascii="Segoe UI" w:hAnsi="Segoe UI" w:cs="Segoe UI"/>
          <w:sz w:val="48"/>
          <w:szCs w:val="48"/>
        </w:rPr>
      </w:pPr>
      <w:r>
        <w:rPr>
          <w:rFonts w:ascii="Segoe UI" w:hAnsi="Segoe UI" w:cs="Segoe UI"/>
        </w:rPr>
        <w:t>Step 2: Workflow manually run karo</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Right side/top par button milega:</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Run workflow</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Click karo.</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Then:</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Branch: main</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select rehne do.</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Phir click karo:</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Run workflow</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299" style="width:0;height:1.5pt" o:hralign="center" o:hrstd="t" o:hr="t" fillcolor="#a0a0a0" stroked="f"/>
        </w:pict>
      </w:r>
    </w:p>
    <w:p w:rsidR="00D43A0B" w:rsidRDefault="00D43A0B" w:rsidP="00D43A0B">
      <w:pPr>
        <w:pStyle w:val="Heading1"/>
        <w:spacing w:line="300" w:lineRule="atLeast"/>
        <w:rPr>
          <w:rFonts w:ascii="Segoe UI" w:hAnsi="Segoe UI" w:cs="Segoe UI"/>
          <w:sz w:val="48"/>
          <w:szCs w:val="48"/>
        </w:rPr>
      </w:pPr>
      <w:r>
        <w:rPr>
          <w:rFonts w:ascii="Segoe UI" w:hAnsi="Segoe UI" w:cs="Segoe UI"/>
        </w:rPr>
        <w:t>Step 3: Workflow run open karo</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Run start hone ke baad ek run dikhega, kuch aisa:</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Terraform Plan #1</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Us par click karo.</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Then job open karo:</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Terraform Plan</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300" style="width:0;height:1.5pt" o:hralign="center" o:hrstd="t" o:hr="t" fillcolor="#a0a0a0" stroked="f"/>
        </w:pict>
      </w:r>
    </w:p>
    <w:p w:rsidR="00D43A0B" w:rsidRDefault="00D43A0B" w:rsidP="00D43A0B">
      <w:pPr>
        <w:pStyle w:val="Heading1"/>
        <w:spacing w:line="300" w:lineRule="atLeast"/>
        <w:rPr>
          <w:rFonts w:ascii="Segoe UI" w:hAnsi="Segoe UI" w:cs="Segoe UI"/>
          <w:sz w:val="48"/>
          <w:szCs w:val="48"/>
        </w:rPr>
      </w:pPr>
      <w:r>
        <w:rPr>
          <w:rFonts w:ascii="Segoe UI" w:hAnsi="Segoe UI" w:cs="Segoe UI"/>
        </w:rPr>
        <w:lastRenderedPageBreak/>
        <w:t>Step 4: Logs me kya check karna hai?</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Expected steps:</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xml:space="preserve">Checkout repository </w:t>
      </w:r>
      <w:r>
        <w:rPr>
          <w:rFonts w:ascii="Segoe UI Symbol" w:hAnsi="Segoe UI Symbol" w:cs="Segoe UI Symbol"/>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xml:space="preserve">Configure AWS credentials using OIDC </w:t>
      </w:r>
      <w:r>
        <w:rPr>
          <w:rFonts w:ascii="Segoe UI Symbol" w:hAnsi="Segoe UI Symbol" w:cs="Segoe UI Symbol"/>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xml:space="preserve">Setup Terraform </w:t>
      </w:r>
      <w:r>
        <w:rPr>
          <w:rFonts w:ascii="Segoe UI Symbol" w:hAnsi="Segoe UI Symbol" w:cs="Segoe UI Symbol"/>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xml:space="preserve">Create terraform.tfvars from GitHub variables </w:t>
      </w:r>
      <w:r>
        <w:rPr>
          <w:rFonts w:ascii="Segoe UI Symbol" w:hAnsi="Segoe UI Symbol" w:cs="Segoe UI Symbol"/>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xml:space="preserve">Terraform fmt check </w:t>
      </w:r>
      <w:r>
        <w:rPr>
          <w:rFonts w:ascii="Segoe UI Symbol" w:hAnsi="Segoe UI Symbol" w:cs="Segoe UI Symbol"/>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xml:space="preserve">Terraform init </w:t>
      </w:r>
      <w:r>
        <w:rPr>
          <w:rFonts w:ascii="Segoe UI Symbol" w:hAnsi="Segoe UI Symbol" w:cs="Segoe UI Symbol"/>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xml:space="preserve">Terraform validate </w:t>
      </w:r>
      <w:r>
        <w:rPr>
          <w:rFonts w:ascii="Segoe UI Symbol" w:hAnsi="Segoe UI Symbol" w:cs="Segoe UI Symbol"/>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xml:space="preserve">Terraform plan </w:t>
      </w:r>
      <w:r>
        <w:rPr>
          <w:rFonts w:ascii="Segoe UI Symbol" w:hAnsi="Segoe UI Symbol" w:cs="Segoe UI Symbol"/>
          <w:sz w:val="21"/>
          <w:szCs w:val="21"/>
        </w:rPr>
        <w:t>✅</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Sabse important step:</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Configure AWS credentials using OIDC</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Agar ye pass ho gaya, iska matlab:</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 xml:space="preserve">GitHub Actions → OIDC token → AWS IAM Role assume successful </w:t>
      </w:r>
      <w:r>
        <w:rPr>
          <w:rFonts w:ascii="Segoe UI Symbol" w:hAnsi="Segoe UI Symbol" w:cs="Segoe UI Symbol"/>
          <w:sz w:val="21"/>
          <w:szCs w:val="21"/>
        </w:rPr>
        <w:t>✅</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301" style="width:0;height:1.5pt" o:hralign="center" o:hrstd="t" o:hr="t" fillcolor="#a0a0a0" stroked="f"/>
        </w:pict>
      </w:r>
    </w:p>
    <w:p w:rsidR="00D43A0B" w:rsidRDefault="00D43A0B" w:rsidP="00D43A0B">
      <w:pPr>
        <w:pStyle w:val="Heading1"/>
        <w:spacing w:line="300" w:lineRule="atLeast"/>
        <w:rPr>
          <w:rFonts w:ascii="Segoe UI" w:hAnsi="Segoe UI" w:cs="Segoe UI"/>
          <w:sz w:val="48"/>
          <w:szCs w:val="48"/>
        </w:rPr>
      </w:pPr>
      <w:r>
        <w:rPr>
          <w:rFonts w:ascii="Segoe UI" w:hAnsi="Segoe UI" w:cs="Segoe UI"/>
        </w:rPr>
        <w:t>Agar workflow fail hota hai toh kya?</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Tension nahi. Common first-time errors:</w:t>
      </w:r>
    </w:p>
    <w:p w:rsidR="00D43A0B" w:rsidRDefault="00D43A0B" w:rsidP="00D43A0B">
      <w:pPr>
        <w:pStyle w:val="Heading2"/>
        <w:spacing w:line="300" w:lineRule="atLeast"/>
        <w:rPr>
          <w:rFonts w:ascii="Segoe UI" w:hAnsi="Segoe UI" w:cs="Segoe UI"/>
        </w:rPr>
      </w:pPr>
      <w:r>
        <w:rPr>
          <w:rFonts w:ascii="Segoe UI" w:hAnsi="Segoe UI" w:cs="Segoe UI"/>
        </w:rPr>
        <w:t>1. OIDC role assume error</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Meaning:</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Trust policy / repo name / branch mismatch</w:t>
      </w:r>
    </w:p>
    <w:p w:rsidR="00D43A0B" w:rsidRDefault="00D43A0B" w:rsidP="00D43A0B">
      <w:pPr>
        <w:pStyle w:val="Heading2"/>
        <w:spacing w:line="300" w:lineRule="atLeast"/>
        <w:rPr>
          <w:rFonts w:ascii="Segoe UI" w:hAnsi="Segoe UI" w:cs="Segoe UI"/>
        </w:rPr>
      </w:pPr>
      <w:r>
        <w:rPr>
          <w:rFonts w:ascii="Segoe UI" w:hAnsi="Segoe UI" w:cs="Segoe UI"/>
        </w:rPr>
        <w:t>2. Terraform backend permission error</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Meaning:</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S3 state bucket ya .tflock permission issue</w:t>
      </w:r>
    </w:p>
    <w:p w:rsidR="00D43A0B" w:rsidRDefault="00D43A0B" w:rsidP="00D43A0B">
      <w:pPr>
        <w:pStyle w:val="Heading2"/>
        <w:spacing w:line="300" w:lineRule="atLeast"/>
        <w:rPr>
          <w:rFonts w:ascii="Segoe UI" w:hAnsi="Segoe UI" w:cs="Segoe UI"/>
        </w:rPr>
      </w:pPr>
      <w:r>
        <w:rPr>
          <w:rFonts w:ascii="Segoe UI" w:hAnsi="Segoe UI" w:cs="Segoe UI"/>
        </w:rPr>
        <w:t>3. Terraform variable missing</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Meaning:</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GitHub variable name galat ya missing</w:t>
      </w:r>
    </w:p>
    <w:p w:rsidR="00D43A0B" w:rsidRDefault="00D43A0B" w:rsidP="00D43A0B">
      <w:pPr>
        <w:pStyle w:val="Heading2"/>
        <w:spacing w:line="300" w:lineRule="atLeast"/>
        <w:rPr>
          <w:rFonts w:ascii="Segoe UI" w:hAnsi="Segoe UI" w:cs="Segoe UI"/>
        </w:rPr>
      </w:pPr>
      <w:r>
        <w:rPr>
          <w:rFonts w:ascii="Segoe UI" w:hAnsi="Segoe UI" w:cs="Segoe UI"/>
        </w:rPr>
        <w:t>4. Terraform fmt failed</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lastRenderedPageBreak/>
        <w:t>Meaning:</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Terraform formatting issue</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302" style="width:0;height:1.5pt" o:hralign="center" o:hrstd="t" o:hr="t" fillcolor="#a0a0a0" stroked="f"/>
        </w:pict>
      </w:r>
    </w:p>
    <w:p w:rsidR="00D43A0B" w:rsidRDefault="00D43A0B" w:rsidP="00D43A0B">
      <w:pPr>
        <w:pStyle w:val="Heading1"/>
        <w:spacing w:line="300" w:lineRule="atLeast"/>
        <w:rPr>
          <w:rFonts w:ascii="Segoe UI" w:hAnsi="Segoe UI" w:cs="Segoe UI"/>
          <w:sz w:val="48"/>
          <w:szCs w:val="48"/>
        </w:rPr>
      </w:pPr>
      <w:r>
        <w:rPr>
          <w:rFonts w:ascii="Segoe UI" w:hAnsi="Segoe UI" w:cs="Segoe UI"/>
        </w:rPr>
        <w:t>Abhi tum kya karo</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GitHub me:</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Actions → Terraform Plan → Run workflow → main → Run workflow</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 xml:space="preserve">Run start hone ke baad </w:t>
      </w:r>
      <w:r>
        <w:rPr>
          <w:rStyle w:val="Strong"/>
          <w:rFonts w:ascii="Segoe UI" w:hAnsi="Segoe UI" w:cs="Segoe UI"/>
          <w:sz w:val="21"/>
          <w:szCs w:val="21"/>
        </w:rPr>
        <w:t>logs ka screenshot bhejo</w:t>
      </w:r>
      <w:r>
        <w:rPr>
          <w:rFonts w:ascii="Segoe UI" w:hAnsi="Segoe UI" w:cs="Segoe UI"/>
          <w:sz w:val="21"/>
          <w:szCs w:val="21"/>
        </w:rPr>
        <w:t>, especially agar koi red/error aaye.</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Agar green ho gaya toh next step me hum verify karenge:</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OIDC actually kaam kar raha hai</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Terraform plan GitHub Actions se successful hai</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 xml:space="preserve">Haan bhai </w:t>
      </w:r>
      <w:r>
        <w:rPr>
          <w:rFonts w:ascii="Segoe UI Symbol" w:hAnsi="Segoe UI Symbol" w:cs="Segoe UI Symbol"/>
          <w:sz w:val="21"/>
          <w:szCs w:val="21"/>
        </w:rPr>
        <w:t>✅</w:t>
      </w:r>
      <w:r>
        <w:rPr>
          <w:rFonts w:ascii="Segoe UI" w:hAnsi="Segoe UI" w:cs="Segoe UI"/>
          <w:sz w:val="21"/>
          <w:szCs w:val="21"/>
        </w:rPr>
        <w:t xml:space="preserve"> </w:t>
      </w:r>
      <w:r>
        <w:rPr>
          <w:rStyle w:val="Strong"/>
          <w:rFonts w:ascii="Segoe UI" w:hAnsi="Segoe UI" w:cs="Segoe UI"/>
          <w:sz w:val="21"/>
          <w:szCs w:val="21"/>
        </w:rPr>
        <w:t>Terraform YAML/workflow file aise hi run hoti hai</w:t>
      </w:r>
      <w:r>
        <w:rPr>
          <w:rFonts w:ascii="Segoe UI" w:hAnsi="Segoe UI" w:cs="Segoe UI"/>
          <w:sz w:val="21"/>
          <w:szCs w:val="21"/>
        </w:rPr>
        <w:t xml:space="preserve"> GitHub Actions me:</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GitHub repo → Actions → Terraform Plan → Run workflow</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 xml:space="preserve">Tumne bilkul sahi run kiya. Screenshot me workflow start bhi hua, OIDC step pass bhi hua, lekin failure </w:t>
      </w:r>
      <w:r>
        <w:rPr>
          <w:rStyle w:val="Strong"/>
          <w:rFonts w:ascii="Segoe UI" w:hAnsi="Segoe UI" w:cs="Segoe UI"/>
          <w:sz w:val="21"/>
          <w:szCs w:val="21"/>
        </w:rPr>
        <w:t>Terraform fmt check</w:t>
      </w:r>
      <w:r>
        <w:rPr>
          <w:rFonts w:ascii="Segoe UI" w:hAnsi="Segoe UI" w:cs="Segoe UI"/>
          <w:sz w:val="21"/>
          <w:szCs w:val="21"/>
        </w:rPr>
        <w:t xml:space="preserve"> par aaya.</w:t>
      </w:r>
      <w:r>
        <w:rPr>
          <w:rFonts w:ascii="Segoe UI" w:hAnsi="Segoe UI" w:cs="Segoe UI"/>
          <w:sz w:val="21"/>
          <w:szCs w:val="21"/>
        </w:rPr>
        <w:br/>
        <w:t>imageimage.png†image.png (Image: GitHub Actions Terraform fmt check failed)</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303" style="width:0;height:1.5pt" o:hralign="center" o:hrstd="t" o:hr="t" fillcolor="#a0a0a0" stroked="f"/>
        </w:pict>
      </w:r>
    </w:p>
    <w:p w:rsidR="00D43A0B" w:rsidRDefault="00D43A0B" w:rsidP="00D43A0B">
      <w:pPr>
        <w:pStyle w:val="Heading1"/>
        <w:spacing w:line="300" w:lineRule="atLeast"/>
        <w:rPr>
          <w:rFonts w:ascii="Segoe UI" w:hAnsi="Segoe UI" w:cs="Segoe UI"/>
          <w:sz w:val="48"/>
          <w:szCs w:val="48"/>
        </w:rPr>
      </w:pPr>
      <w:r>
        <w:rPr>
          <w:rFonts w:ascii="Segoe UI" w:hAnsi="Segoe UI" w:cs="Segoe UI"/>
        </w:rPr>
        <w:t>Screenshot se kya clear hai?</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Green steps:</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xml:space="preserve">Set up job </w:t>
      </w:r>
      <w:r>
        <w:rPr>
          <w:rFonts w:ascii="Segoe UI Symbol" w:hAnsi="Segoe UI Symbol" w:cs="Segoe UI Symbol"/>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xml:space="preserve">Checkout repository </w:t>
      </w:r>
      <w:r>
        <w:rPr>
          <w:rFonts w:ascii="Segoe UI Symbol" w:hAnsi="Segoe UI Symbol" w:cs="Segoe UI Symbol"/>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xml:space="preserve">Configure AWS credentials using OIDC </w:t>
      </w:r>
      <w:r>
        <w:rPr>
          <w:rFonts w:ascii="Segoe UI Symbol" w:hAnsi="Segoe UI Symbol" w:cs="Segoe UI Symbol"/>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xml:space="preserve">Setup Terraform </w:t>
      </w:r>
      <w:r>
        <w:rPr>
          <w:rFonts w:ascii="Segoe UI Symbol" w:hAnsi="Segoe UI Symbol" w:cs="Segoe UI Symbol"/>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xml:space="preserve">Create terraform.tfvars from GitHub variables </w:t>
      </w:r>
      <w:r>
        <w:rPr>
          <w:rFonts w:ascii="Segoe UI Symbol" w:hAnsi="Segoe UI Symbol" w:cs="Segoe UI Symbol"/>
          <w:sz w:val="21"/>
          <w:szCs w:val="21"/>
        </w:rPr>
        <w:t>✅</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Red step:</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 xml:space="preserve">Terraform fmt check </w:t>
      </w:r>
      <w:r>
        <w:rPr>
          <w:rFonts w:ascii="Segoe UI Symbol" w:hAnsi="Segoe UI Symbol" w:cs="Segoe UI Symbol"/>
          <w:sz w:val="21"/>
          <w:szCs w:val="21"/>
        </w:rPr>
        <w:t>❌</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Error:</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main.tf</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terraform.tfvars</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Error: Terraform exited with code 3.</w:t>
      </w:r>
    </w:p>
    <w:p w:rsidR="00D43A0B" w:rsidRDefault="00D43A0B" w:rsidP="00D43A0B">
      <w:pPr>
        <w:pStyle w:val="Heading2"/>
        <w:spacing w:line="300" w:lineRule="atLeast"/>
        <w:rPr>
          <w:rFonts w:ascii="Segoe UI" w:hAnsi="Segoe UI" w:cs="Segoe UI"/>
        </w:rPr>
      </w:pPr>
      <w:r>
        <w:rPr>
          <w:rFonts w:ascii="Segoe UI" w:hAnsi="Segoe UI" w:cs="Segoe UI"/>
        </w:rPr>
        <w:lastRenderedPageBreak/>
        <w:t>Iska matlab</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Yeh logic/security error nahi hai. Sirf formatting issue hai.</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terraform fmt -check</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ye check karta hai ki Terraform files standard formatting me hain ya nahi.</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Agar formatting match nahi karti, toh woh fail kar deta hai.</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304" style="width:0;height:1.5pt" o:hralign="center" o:hrstd="t" o:hr="t" fillcolor="#a0a0a0" stroked="f"/>
        </w:pict>
      </w:r>
    </w:p>
    <w:p w:rsidR="00D43A0B" w:rsidRDefault="00D43A0B" w:rsidP="00D43A0B">
      <w:pPr>
        <w:pStyle w:val="Heading1"/>
        <w:spacing w:line="300" w:lineRule="atLeast"/>
        <w:rPr>
          <w:rFonts w:ascii="Segoe UI" w:hAnsi="Segoe UI" w:cs="Segoe UI"/>
          <w:sz w:val="48"/>
          <w:szCs w:val="48"/>
        </w:rPr>
      </w:pPr>
      <w:r>
        <w:rPr>
          <w:rFonts w:ascii="Segoe UI" w:hAnsi="Segoe UI" w:cs="Segoe UI"/>
        </w:rPr>
        <w:t>Important good news</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 xml:space="preserve">OIDC working hai </w:t>
      </w:r>
      <w:r>
        <w:rPr>
          <w:rFonts w:ascii="Segoe UI Symbol" w:hAnsi="Segoe UI Symbol" w:cs="Segoe UI Symbol"/>
          <w:sz w:val="21"/>
          <w:szCs w:val="21"/>
        </w:rPr>
        <w:t>✅</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Kyuki ye step green hai:</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 xml:space="preserve">Configure AWS credentials using OIDC </w:t>
      </w:r>
      <w:r>
        <w:rPr>
          <w:rFonts w:ascii="Segoe UI Symbol" w:hAnsi="Segoe UI Symbol" w:cs="Segoe UI Symbol"/>
          <w:sz w:val="21"/>
          <w:szCs w:val="21"/>
        </w:rPr>
        <w:t>✅</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Matlab GitHub Actions ne AWS IAM role successfully assume kar liya.</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305" style="width:0;height:1.5pt" o:hralign="center" o:hrstd="t" o:hr="t" fillcolor="#a0a0a0" stroked="f"/>
        </w:pict>
      </w:r>
    </w:p>
    <w:p w:rsidR="00D43A0B" w:rsidRDefault="00D43A0B" w:rsidP="00D43A0B">
      <w:pPr>
        <w:pStyle w:val="Heading1"/>
        <w:spacing w:line="300" w:lineRule="atLeast"/>
        <w:rPr>
          <w:rFonts w:ascii="Segoe UI" w:hAnsi="Segoe UI" w:cs="Segoe UI"/>
          <w:sz w:val="48"/>
          <w:szCs w:val="48"/>
        </w:rPr>
      </w:pPr>
      <w:r>
        <w:rPr>
          <w:rFonts w:ascii="Segoe UI" w:hAnsi="Segoe UI" w:cs="Segoe UI"/>
        </w:rPr>
        <w:t>Problem kyu aayi?</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Do reasons:</w:t>
      </w:r>
    </w:p>
    <w:p w:rsidR="00D43A0B" w:rsidRDefault="00D43A0B" w:rsidP="00D43A0B">
      <w:pPr>
        <w:pStyle w:val="Heading2"/>
        <w:spacing w:line="300" w:lineRule="atLeast"/>
        <w:rPr>
          <w:rFonts w:ascii="Segoe UI" w:hAnsi="Segoe UI" w:cs="Segoe UI"/>
        </w:rPr>
      </w:pPr>
      <w:r>
        <w:rPr>
          <w:rFonts w:ascii="Segoe UI" w:hAnsi="Segoe UI" w:cs="Segoe UI"/>
        </w:rPr>
        <w:t xml:space="preserve">1. </w:t>
      </w:r>
      <w:r>
        <w:rPr>
          <w:rStyle w:val="HTMLCode"/>
          <w:rFonts w:eastAsiaTheme="majorEastAsia"/>
        </w:rPr>
        <w:t>main.tf</w:t>
      </w:r>
      <w:r>
        <w:rPr>
          <w:rFonts w:ascii="Segoe UI" w:hAnsi="Segoe UI" w:cs="Segoe UI"/>
        </w:rPr>
        <w:t xml:space="preserve"> formatting Terraform standard ke according nahi hai</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 xml:space="preserve">Isko local me </w:t>
      </w:r>
      <w:r>
        <w:rPr>
          <w:rStyle w:val="HTMLCode"/>
          <w:rFonts w:eastAsiaTheme="majorEastAsia"/>
        </w:rPr>
        <w:t>terraform fmt</w:t>
      </w:r>
      <w:r>
        <w:rPr>
          <w:rFonts w:ascii="Segoe UI" w:hAnsi="Segoe UI" w:cs="Segoe UI"/>
          <w:sz w:val="21"/>
          <w:szCs w:val="21"/>
        </w:rPr>
        <w:t xml:space="preserve"> se fix kar sakte hain.</w:t>
      </w:r>
    </w:p>
    <w:p w:rsidR="00D43A0B" w:rsidRDefault="00D43A0B" w:rsidP="00D43A0B">
      <w:pPr>
        <w:pStyle w:val="Heading2"/>
        <w:spacing w:line="300" w:lineRule="atLeast"/>
        <w:rPr>
          <w:rFonts w:ascii="Segoe UI" w:hAnsi="Segoe UI" w:cs="Segoe UI"/>
        </w:rPr>
      </w:pPr>
      <w:r>
        <w:rPr>
          <w:rFonts w:ascii="Segoe UI" w:hAnsi="Segoe UI" w:cs="Segoe UI"/>
        </w:rPr>
        <w:t xml:space="preserve">2. Workflow pehle </w:t>
      </w:r>
      <w:r>
        <w:rPr>
          <w:rStyle w:val="HTMLCode"/>
          <w:rFonts w:eastAsiaTheme="majorEastAsia"/>
        </w:rPr>
        <w:t>terraform.tfvars</w:t>
      </w:r>
      <w:r>
        <w:rPr>
          <w:rFonts w:ascii="Segoe UI" w:hAnsi="Segoe UI" w:cs="Segoe UI"/>
        </w:rPr>
        <w:t xml:space="preserve"> generate kar raha hai, phir </w:t>
      </w:r>
      <w:r>
        <w:rPr>
          <w:rStyle w:val="HTMLCode"/>
          <w:rFonts w:eastAsiaTheme="majorEastAsia"/>
        </w:rPr>
        <w:t>terraform fmt -check</w:t>
      </w:r>
      <w:r>
        <w:rPr>
          <w:rFonts w:ascii="Segoe UI" w:hAnsi="Segoe UI" w:cs="Segoe UI"/>
        </w:rPr>
        <w:t xml:space="preserve"> chala raha hai</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 xml:space="preserve">Generated </w:t>
      </w:r>
      <w:r>
        <w:rPr>
          <w:rStyle w:val="HTMLCode"/>
          <w:rFonts w:eastAsiaTheme="majorEastAsia"/>
        </w:rPr>
        <w:t>terraform.tfvars</w:t>
      </w:r>
      <w:r>
        <w:rPr>
          <w:rFonts w:ascii="Segoe UI" w:hAnsi="Segoe UI" w:cs="Segoe UI"/>
          <w:sz w:val="21"/>
          <w:szCs w:val="21"/>
        </w:rPr>
        <w:t xml:space="preserve"> bhi fmt check me aa gaya, isliye fail ho gaya.</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Better workflow order:</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terraform fmt -check</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terraform init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terraform validate</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create terraform.tfvars</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lastRenderedPageBreak/>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terraform plan</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306" style="width:0;height:1.5pt" o:hralign="center" o:hrstd="t" o:hr="t" fillcolor="#a0a0a0" stroked="f"/>
        </w:pict>
      </w:r>
    </w:p>
    <w:p w:rsidR="00D43A0B" w:rsidRDefault="00D43A0B" w:rsidP="00D43A0B">
      <w:pPr>
        <w:pStyle w:val="Heading1"/>
        <w:spacing w:line="300" w:lineRule="atLeast"/>
        <w:rPr>
          <w:rFonts w:ascii="Segoe UI" w:hAnsi="Segoe UI" w:cs="Segoe UI"/>
          <w:sz w:val="48"/>
          <w:szCs w:val="48"/>
        </w:rPr>
      </w:pPr>
      <w:r>
        <w:rPr>
          <w:rFonts w:ascii="Segoe UI" w:hAnsi="Segoe UI" w:cs="Segoe UI"/>
        </w:rPr>
        <w:t>Ab fix karte hain — Step by step</w:t>
      </w:r>
    </w:p>
    <w:p w:rsidR="00D43A0B" w:rsidRDefault="00D43A0B" w:rsidP="00D43A0B">
      <w:pPr>
        <w:pStyle w:val="Heading2"/>
        <w:spacing w:line="300" w:lineRule="atLeast"/>
        <w:rPr>
          <w:rFonts w:ascii="Segoe UI" w:hAnsi="Segoe UI" w:cs="Segoe UI"/>
        </w:rPr>
      </w:pPr>
      <w:r>
        <w:rPr>
          <w:rFonts w:ascii="Segoe UI" w:hAnsi="Segoe UI" w:cs="Segoe UI"/>
        </w:rPr>
        <w:t>Step 1: Local Terraform files format karo</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CloudShell me run karo:</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cd ~/enterprise-genai-iac/infra</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terraform fmt</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Phir check karo:</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git status</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 xml:space="preserve">Agar </w:t>
      </w:r>
      <w:r>
        <w:rPr>
          <w:rStyle w:val="HTMLCode"/>
          <w:rFonts w:eastAsiaTheme="majorEastAsia"/>
        </w:rPr>
        <w:t>main.tf</w:t>
      </w:r>
      <w:r>
        <w:rPr>
          <w:rFonts w:ascii="Segoe UI" w:hAnsi="Segoe UI" w:cs="Segoe UI"/>
          <w:sz w:val="21"/>
          <w:szCs w:val="21"/>
        </w:rPr>
        <w:t xml:space="preserve"> ya koi </w:t>
      </w:r>
      <w:r>
        <w:rPr>
          <w:rStyle w:val="HTMLCode"/>
          <w:rFonts w:eastAsiaTheme="majorEastAsia"/>
        </w:rPr>
        <w:t>.tf</w:t>
      </w:r>
      <w:r>
        <w:rPr>
          <w:rFonts w:ascii="Segoe UI" w:hAnsi="Segoe UI" w:cs="Segoe UI"/>
          <w:sz w:val="21"/>
          <w:szCs w:val="21"/>
        </w:rPr>
        <w:t xml:space="preserve"> file modified dikhe, good hai.</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307" style="width:0;height:1.5pt" o:hralign="center" o:hrstd="t" o:hr="t" fillcolor="#a0a0a0" stroked="f"/>
        </w:pict>
      </w:r>
    </w:p>
    <w:p w:rsidR="00D43A0B" w:rsidRDefault="00D43A0B" w:rsidP="00D43A0B">
      <w:pPr>
        <w:pStyle w:val="Heading2"/>
        <w:spacing w:line="300" w:lineRule="atLeast"/>
        <w:rPr>
          <w:rFonts w:ascii="Segoe UI" w:hAnsi="Segoe UI" w:cs="Segoe UI"/>
        </w:rPr>
      </w:pPr>
      <w:r>
        <w:rPr>
          <w:rFonts w:ascii="Segoe UI" w:hAnsi="Segoe UI" w:cs="Segoe UI"/>
        </w:rPr>
        <w:t>Step 2: Workflow file ko correct order me overwrite karo</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Run this:</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cd ~/enterprise-genai-iac</w:t>
      </w:r>
    </w:p>
    <w:p w:rsidR="00D43A0B" w:rsidRDefault="00D43A0B" w:rsidP="00D43A0B">
      <w:pPr>
        <w:spacing w:line="300" w:lineRule="atLeast"/>
        <w:rPr>
          <w:rFonts w:ascii="Segoe UI" w:hAnsi="Segoe UI" w:cs="Segoe UI"/>
          <w:sz w:val="21"/>
          <w:szCs w:val="21"/>
        </w:rPr>
      </w:pPr>
    </w:p>
    <w:p w:rsidR="00D43A0B" w:rsidRDefault="00D43A0B" w:rsidP="00D43A0B">
      <w:pPr>
        <w:spacing w:line="300" w:lineRule="atLeast"/>
        <w:rPr>
          <w:rFonts w:ascii="Segoe UI" w:hAnsi="Segoe UI" w:cs="Segoe UI"/>
          <w:sz w:val="21"/>
          <w:szCs w:val="21"/>
        </w:rPr>
      </w:pPr>
      <w:r>
        <w:rPr>
          <w:rFonts w:ascii="Segoe UI" w:hAnsi="Segoe UI" w:cs="Segoe UI"/>
          <w:sz w:val="21"/>
          <w:szCs w:val="21"/>
        </w:rPr>
        <w:t>cat &gt; .github/workflows/terraform-plan.yml &lt;&lt;'EOF'</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name: Terraform Plan</w:t>
      </w:r>
    </w:p>
    <w:p w:rsidR="00D43A0B" w:rsidRDefault="00D43A0B" w:rsidP="00D43A0B">
      <w:pPr>
        <w:spacing w:line="300" w:lineRule="atLeast"/>
        <w:rPr>
          <w:rFonts w:ascii="Segoe UI" w:hAnsi="Segoe UI" w:cs="Segoe UI"/>
          <w:sz w:val="21"/>
          <w:szCs w:val="21"/>
        </w:rPr>
      </w:pPr>
    </w:p>
    <w:p w:rsidR="00D43A0B" w:rsidRDefault="00D43A0B" w:rsidP="00D43A0B">
      <w:pPr>
        <w:spacing w:line="300" w:lineRule="atLeast"/>
        <w:rPr>
          <w:rFonts w:ascii="Segoe UI" w:hAnsi="Segoe UI" w:cs="Segoe UI"/>
          <w:sz w:val="21"/>
          <w:szCs w:val="21"/>
        </w:rPr>
      </w:pPr>
      <w:r>
        <w:rPr>
          <w:rFonts w:ascii="Segoe UI" w:hAnsi="Segoe UI" w:cs="Segoe UI"/>
          <w:sz w:val="21"/>
          <w:szCs w:val="21"/>
        </w:rPr>
        <w:t>on:</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pull_request: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branches:</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 main</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workflow_dispatch:</w:t>
      </w:r>
    </w:p>
    <w:p w:rsidR="00D43A0B" w:rsidRDefault="00D43A0B" w:rsidP="00D43A0B">
      <w:pPr>
        <w:spacing w:line="300" w:lineRule="atLeast"/>
        <w:rPr>
          <w:rFonts w:ascii="Segoe UI" w:hAnsi="Segoe UI" w:cs="Segoe UI"/>
          <w:sz w:val="21"/>
          <w:szCs w:val="21"/>
        </w:rPr>
      </w:pPr>
    </w:p>
    <w:p w:rsidR="00D43A0B" w:rsidRDefault="00D43A0B" w:rsidP="00D43A0B">
      <w:pPr>
        <w:spacing w:line="300" w:lineRule="atLeast"/>
        <w:rPr>
          <w:rFonts w:ascii="Segoe UI" w:hAnsi="Segoe UI" w:cs="Segoe UI"/>
          <w:sz w:val="21"/>
          <w:szCs w:val="21"/>
        </w:rPr>
      </w:pPr>
      <w:r>
        <w:rPr>
          <w:rFonts w:ascii="Segoe UI" w:hAnsi="Segoe UI" w:cs="Segoe UI"/>
          <w:sz w:val="21"/>
          <w:szCs w:val="21"/>
        </w:rPr>
        <w:t>permissions:</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id-token: write</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contents: read</w:t>
      </w:r>
    </w:p>
    <w:p w:rsidR="00D43A0B" w:rsidRDefault="00D43A0B" w:rsidP="00D43A0B">
      <w:pPr>
        <w:spacing w:line="300" w:lineRule="atLeast"/>
        <w:rPr>
          <w:rFonts w:ascii="Segoe UI" w:hAnsi="Segoe UI" w:cs="Segoe UI"/>
          <w:sz w:val="21"/>
          <w:szCs w:val="21"/>
        </w:rPr>
      </w:pPr>
    </w:p>
    <w:p w:rsidR="00D43A0B" w:rsidRDefault="00D43A0B" w:rsidP="00D43A0B">
      <w:pPr>
        <w:spacing w:line="300" w:lineRule="atLeast"/>
        <w:rPr>
          <w:rFonts w:ascii="Segoe UI" w:hAnsi="Segoe UI" w:cs="Segoe UI"/>
          <w:sz w:val="21"/>
          <w:szCs w:val="21"/>
        </w:rPr>
      </w:pPr>
      <w:r>
        <w:rPr>
          <w:rFonts w:ascii="Segoe UI" w:hAnsi="Segoe UI" w:cs="Segoe UI"/>
          <w:sz w:val="21"/>
          <w:szCs w:val="21"/>
        </w:rPr>
        <w:t>jobs:</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lastRenderedPageBreak/>
        <w:t>  terraform-plan:</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name: Terraform Plan</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runs-on: ubuntu-latest</w:t>
      </w:r>
    </w:p>
    <w:p w:rsidR="00D43A0B" w:rsidRDefault="00D43A0B" w:rsidP="00D43A0B">
      <w:pPr>
        <w:spacing w:line="300" w:lineRule="atLeast"/>
        <w:rPr>
          <w:rFonts w:ascii="Segoe UI" w:hAnsi="Segoe UI" w:cs="Segoe UI"/>
          <w:sz w:val="21"/>
          <w:szCs w:val="21"/>
        </w:rPr>
      </w:pPr>
    </w:p>
    <w:p w:rsidR="00D43A0B" w:rsidRDefault="00D43A0B" w:rsidP="00D43A0B">
      <w:pPr>
        <w:spacing w:line="300" w:lineRule="atLeast"/>
        <w:rPr>
          <w:rFonts w:ascii="Segoe UI" w:hAnsi="Segoe UI" w:cs="Segoe UI"/>
          <w:sz w:val="21"/>
          <w:szCs w:val="21"/>
        </w:rPr>
      </w:pPr>
      <w:r>
        <w:rPr>
          <w:rFonts w:ascii="Segoe UI" w:hAnsi="Segoe UI" w:cs="Segoe UI"/>
          <w:sz w:val="21"/>
          <w:szCs w:val="21"/>
        </w:rPr>
        <w:t>    defaults:</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run:</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working-directory: infra</w:t>
      </w:r>
    </w:p>
    <w:p w:rsidR="00D43A0B" w:rsidRDefault="00D43A0B" w:rsidP="00D43A0B">
      <w:pPr>
        <w:spacing w:line="300" w:lineRule="atLeast"/>
        <w:rPr>
          <w:rFonts w:ascii="Segoe UI" w:hAnsi="Segoe UI" w:cs="Segoe UI"/>
          <w:sz w:val="21"/>
          <w:szCs w:val="21"/>
        </w:rPr>
      </w:pPr>
    </w:p>
    <w:p w:rsidR="00D43A0B" w:rsidRDefault="00D43A0B" w:rsidP="00D43A0B">
      <w:pPr>
        <w:spacing w:line="300" w:lineRule="atLeast"/>
        <w:rPr>
          <w:rFonts w:ascii="Segoe UI" w:hAnsi="Segoe UI" w:cs="Segoe UI"/>
          <w:sz w:val="21"/>
          <w:szCs w:val="21"/>
        </w:rPr>
      </w:pPr>
      <w:r>
        <w:rPr>
          <w:rFonts w:ascii="Segoe UI" w:hAnsi="Segoe UI" w:cs="Segoe UI"/>
          <w:sz w:val="21"/>
          <w:szCs w:val="21"/>
        </w:rPr>
        <w:t>    steps:</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 name: Checkout repository</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uses: actions/checkout@v4</w:t>
      </w:r>
    </w:p>
    <w:p w:rsidR="00D43A0B" w:rsidRDefault="00D43A0B" w:rsidP="00D43A0B">
      <w:pPr>
        <w:spacing w:line="300" w:lineRule="atLeast"/>
        <w:rPr>
          <w:rFonts w:ascii="Segoe UI" w:hAnsi="Segoe UI" w:cs="Segoe UI"/>
          <w:sz w:val="21"/>
          <w:szCs w:val="21"/>
        </w:rPr>
      </w:pPr>
    </w:p>
    <w:p w:rsidR="00D43A0B" w:rsidRDefault="00D43A0B" w:rsidP="00D43A0B">
      <w:pPr>
        <w:spacing w:line="300" w:lineRule="atLeast"/>
        <w:rPr>
          <w:rFonts w:ascii="Segoe UI" w:hAnsi="Segoe UI" w:cs="Segoe UI"/>
          <w:sz w:val="21"/>
          <w:szCs w:val="21"/>
        </w:rPr>
      </w:pPr>
      <w:r>
        <w:rPr>
          <w:rFonts w:ascii="Segoe UI" w:hAnsi="Segoe UI" w:cs="Segoe UI"/>
          <w:sz w:val="21"/>
          <w:szCs w:val="21"/>
        </w:rPr>
        <w:t>      - name: Configure AWS credentials using OIDC</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uses: aws-actions/configure-aws-credentials@v4</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with:</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role-to-assume: ${{ vars.AWS_ROLE_TO_ASSUME }}</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aws-region: ap-south-1</w:t>
      </w:r>
    </w:p>
    <w:p w:rsidR="00D43A0B" w:rsidRDefault="00D43A0B" w:rsidP="00D43A0B">
      <w:pPr>
        <w:spacing w:line="300" w:lineRule="atLeast"/>
        <w:rPr>
          <w:rFonts w:ascii="Segoe UI" w:hAnsi="Segoe UI" w:cs="Segoe UI"/>
          <w:sz w:val="21"/>
          <w:szCs w:val="21"/>
        </w:rPr>
      </w:pPr>
    </w:p>
    <w:p w:rsidR="00D43A0B" w:rsidRDefault="00D43A0B" w:rsidP="00D43A0B">
      <w:pPr>
        <w:spacing w:line="300" w:lineRule="atLeast"/>
        <w:rPr>
          <w:rFonts w:ascii="Segoe UI" w:hAnsi="Segoe UI" w:cs="Segoe UI"/>
          <w:sz w:val="21"/>
          <w:szCs w:val="21"/>
        </w:rPr>
      </w:pPr>
      <w:r>
        <w:rPr>
          <w:rFonts w:ascii="Segoe UI" w:hAnsi="Segoe UI" w:cs="Segoe UI"/>
          <w:sz w:val="21"/>
          <w:szCs w:val="21"/>
        </w:rPr>
        <w:t>      - name: Setup Terraform</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uses: hashicorp/setup-terraform@v3</w:t>
      </w:r>
    </w:p>
    <w:p w:rsidR="00D43A0B" w:rsidRDefault="00D43A0B" w:rsidP="00D43A0B">
      <w:pPr>
        <w:spacing w:line="300" w:lineRule="atLeast"/>
        <w:rPr>
          <w:rFonts w:ascii="Segoe UI" w:hAnsi="Segoe UI" w:cs="Segoe UI"/>
          <w:sz w:val="21"/>
          <w:szCs w:val="21"/>
        </w:rPr>
      </w:pPr>
    </w:p>
    <w:p w:rsidR="00D43A0B" w:rsidRDefault="00D43A0B" w:rsidP="00D43A0B">
      <w:pPr>
        <w:spacing w:line="300" w:lineRule="atLeast"/>
        <w:rPr>
          <w:rFonts w:ascii="Segoe UI" w:hAnsi="Segoe UI" w:cs="Segoe UI"/>
          <w:sz w:val="21"/>
          <w:szCs w:val="21"/>
        </w:rPr>
      </w:pPr>
      <w:r>
        <w:rPr>
          <w:rFonts w:ascii="Segoe UI" w:hAnsi="Segoe UI" w:cs="Segoe UI"/>
          <w:sz w:val="21"/>
          <w:szCs w:val="21"/>
        </w:rPr>
        <w:t>      - name: Terraform fmt check</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run: terraform fmt -check</w:t>
      </w:r>
    </w:p>
    <w:p w:rsidR="00D43A0B" w:rsidRDefault="00D43A0B" w:rsidP="00D43A0B">
      <w:pPr>
        <w:spacing w:line="300" w:lineRule="atLeast"/>
        <w:rPr>
          <w:rFonts w:ascii="Segoe UI" w:hAnsi="Segoe UI" w:cs="Segoe UI"/>
          <w:sz w:val="21"/>
          <w:szCs w:val="21"/>
        </w:rPr>
      </w:pPr>
    </w:p>
    <w:p w:rsidR="00D43A0B" w:rsidRDefault="00D43A0B" w:rsidP="00D43A0B">
      <w:pPr>
        <w:spacing w:line="300" w:lineRule="atLeast"/>
        <w:rPr>
          <w:rFonts w:ascii="Segoe UI" w:hAnsi="Segoe UI" w:cs="Segoe UI"/>
          <w:sz w:val="21"/>
          <w:szCs w:val="21"/>
        </w:rPr>
      </w:pPr>
      <w:r>
        <w:rPr>
          <w:rFonts w:ascii="Segoe UI" w:hAnsi="Segoe UI" w:cs="Segoe UI"/>
          <w:sz w:val="21"/>
          <w:szCs w:val="21"/>
        </w:rPr>
        <w:t>      - name: Terraform init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run: terraform init</w:t>
      </w:r>
    </w:p>
    <w:p w:rsidR="00D43A0B" w:rsidRDefault="00D43A0B" w:rsidP="00D43A0B">
      <w:pPr>
        <w:spacing w:line="300" w:lineRule="atLeast"/>
        <w:rPr>
          <w:rFonts w:ascii="Segoe UI" w:hAnsi="Segoe UI" w:cs="Segoe UI"/>
          <w:sz w:val="21"/>
          <w:szCs w:val="21"/>
        </w:rPr>
      </w:pPr>
    </w:p>
    <w:p w:rsidR="00D43A0B" w:rsidRDefault="00D43A0B" w:rsidP="00D43A0B">
      <w:pPr>
        <w:spacing w:line="300" w:lineRule="atLeast"/>
        <w:rPr>
          <w:rFonts w:ascii="Segoe UI" w:hAnsi="Segoe UI" w:cs="Segoe UI"/>
          <w:sz w:val="21"/>
          <w:szCs w:val="21"/>
        </w:rPr>
      </w:pPr>
      <w:r>
        <w:rPr>
          <w:rFonts w:ascii="Segoe UI" w:hAnsi="Segoe UI" w:cs="Segoe UI"/>
          <w:sz w:val="21"/>
          <w:szCs w:val="21"/>
        </w:rPr>
        <w:t>      - name: Terraform validate</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run: terraform validate</w:t>
      </w:r>
    </w:p>
    <w:p w:rsidR="00D43A0B" w:rsidRDefault="00D43A0B" w:rsidP="00D43A0B">
      <w:pPr>
        <w:spacing w:line="300" w:lineRule="atLeast"/>
        <w:rPr>
          <w:rFonts w:ascii="Segoe UI" w:hAnsi="Segoe UI" w:cs="Segoe UI"/>
          <w:sz w:val="21"/>
          <w:szCs w:val="21"/>
        </w:rPr>
      </w:pPr>
    </w:p>
    <w:p w:rsidR="00D43A0B" w:rsidRDefault="00D43A0B" w:rsidP="00D43A0B">
      <w:pPr>
        <w:spacing w:line="300" w:lineRule="atLeast"/>
        <w:rPr>
          <w:rFonts w:ascii="Segoe UI" w:hAnsi="Segoe UI" w:cs="Segoe UI"/>
          <w:sz w:val="21"/>
          <w:szCs w:val="21"/>
        </w:rPr>
      </w:pPr>
      <w:r>
        <w:rPr>
          <w:rFonts w:ascii="Segoe UI" w:hAnsi="Segoe UI" w:cs="Segoe UI"/>
          <w:sz w:val="21"/>
          <w:szCs w:val="21"/>
        </w:rPr>
        <w:t>      - name: Create terraform.tfvars from GitHub variables</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run: |</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cat &gt; terraform.tfvars &lt;&lt;TFVARS</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project_name = "enterprise-genai-assistant"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lastRenderedPageBreak/>
        <w:t>          environment = "dev"</w:t>
      </w:r>
    </w:p>
    <w:p w:rsidR="00D43A0B" w:rsidRDefault="00D43A0B" w:rsidP="00D43A0B">
      <w:pPr>
        <w:spacing w:line="300" w:lineRule="atLeast"/>
        <w:rPr>
          <w:rFonts w:ascii="Segoe UI" w:hAnsi="Segoe UI" w:cs="Segoe UI"/>
          <w:sz w:val="21"/>
          <w:szCs w:val="21"/>
        </w:rPr>
      </w:pPr>
    </w:p>
    <w:p w:rsidR="00D43A0B" w:rsidRDefault="00D43A0B" w:rsidP="00D43A0B">
      <w:pPr>
        <w:spacing w:line="300" w:lineRule="atLeast"/>
        <w:rPr>
          <w:rFonts w:ascii="Segoe UI" w:hAnsi="Segoe UI" w:cs="Segoe UI"/>
          <w:sz w:val="21"/>
          <w:szCs w:val="21"/>
        </w:rPr>
      </w:pPr>
      <w:r>
        <w:rPr>
          <w:rFonts w:ascii="Segoe UI" w:hAnsi="Segoe UI" w:cs="Segoe UI"/>
          <w:sz w:val="21"/>
          <w:szCs w:val="21"/>
        </w:rPr>
        <w:t>          lambda_function_name = "bedrock-claude-it-support-api"</w:t>
      </w:r>
    </w:p>
    <w:p w:rsidR="00D43A0B" w:rsidRDefault="00D43A0B" w:rsidP="00D43A0B">
      <w:pPr>
        <w:spacing w:line="300" w:lineRule="atLeast"/>
        <w:rPr>
          <w:rFonts w:ascii="Segoe UI" w:hAnsi="Segoe UI" w:cs="Segoe UI"/>
          <w:sz w:val="21"/>
          <w:szCs w:val="21"/>
        </w:rPr>
      </w:pPr>
    </w:p>
    <w:p w:rsidR="00D43A0B" w:rsidRDefault="00D43A0B" w:rsidP="00D43A0B">
      <w:pPr>
        <w:spacing w:line="300" w:lineRule="atLeast"/>
        <w:rPr>
          <w:rFonts w:ascii="Segoe UI" w:hAnsi="Segoe UI" w:cs="Segoe UI"/>
          <w:sz w:val="21"/>
          <w:szCs w:val="21"/>
        </w:rPr>
      </w:pPr>
      <w:r>
        <w:rPr>
          <w:rFonts w:ascii="Segoe UI" w:hAnsi="Segoe UI" w:cs="Segoe UI"/>
          <w:sz w:val="21"/>
          <w:szCs w:val="21"/>
        </w:rPr>
        <w:t>          model_id = "${{ vars.TF_MODEL_ID }}"</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knowledge_base_id = "${{ vars.TF_KNOWLEDGE_BASE_ID }}"</w:t>
      </w:r>
    </w:p>
    <w:p w:rsidR="00D43A0B" w:rsidRDefault="00D43A0B" w:rsidP="00D43A0B">
      <w:pPr>
        <w:spacing w:line="300" w:lineRule="atLeast"/>
        <w:rPr>
          <w:rFonts w:ascii="Segoe UI" w:hAnsi="Segoe UI" w:cs="Segoe UI"/>
          <w:sz w:val="21"/>
          <w:szCs w:val="21"/>
        </w:rPr>
      </w:pPr>
    </w:p>
    <w:p w:rsidR="00D43A0B" w:rsidRDefault="00D43A0B" w:rsidP="00D43A0B">
      <w:pPr>
        <w:spacing w:line="300" w:lineRule="atLeast"/>
        <w:rPr>
          <w:rFonts w:ascii="Segoe UI" w:hAnsi="Segoe UI" w:cs="Segoe UI"/>
          <w:sz w:val="21"/>
          <w:szCs w:val="21"/>
        </w:rPr>
      </w:pPr>
      <w:r>
        <w:rPr>
          <w:rFonts w:ascii="Segoe UI" w:hAnsi="Segoe UI" w:cs="Segoe UI"/>
          <w:sz w:val="21"/>
          <w:szCs w:val="21"/>
        </w:rPr>
        <w:t>          chat_history_table = "EnterpriseGenAIChatHistory"</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tickets_table = "EnterpriseGenAITickets"</w:t>
      </w:r>
    </w:p>
    <w:p w:rsidR="00D43A0B" w:rsidRDefault="00D43A0B" w:rsidP="00D43A0B">
      <w:pPr>
        <w:spacing w:line="300" w:lineRule="atLeast"/>
        <w:rPr>
          <w:rFonts w:ascii="Segoe UI" w:hAnsi="Segoe UI" w:cs="Segoe UI"/>
          <w:sz w:val="21"/>
          <w:szCs w:val="21"/>
        </w:rPr>
      </w:pPr>
    </w:p>
    <w:p w:rsidR="00D43A0B" w:rsidRDefault="00D43A0B" w:rsidP="00D43A0B">
      <w:pPr>
        <w:spacing w:line="300" w:lineRule="atLeast"/>
        <w:rPr>
          <w:rFonts w:ascii="Segoe UI" w:hAnsi="Segoe UI" w:cs="Segoe UI"/>
          <w:sz w:val="21"/>
          <w:szCs w:val="21"/>
        </w:rPr>
      </w:pPr>
      <w:r>
        <w:rPr>
          <w:rFonts w:ascii="Segoe UI" w:hAnsi="Segoe UI" w:cs="Segoe UI"/>
          <w:sz w:val="21"/>
          <w:szCs w:val="21"/>
        </w:rPr>
        <w:t>          max_tokens = 800</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temperature = 0.3</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max_message_length = 2000</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TFVARS</w:t>
      </w:r>
    </w:p>
    <w:p w:rsidR="00D43A0B" w:rsidRDefault="00D43A0B" w:rsidP="00D43A0B">
      <w:pPr>
        <w:spacing w:line="300" w:lineRule="atLeast"/>
        <w:rPr>
          <w:rFonts w:ascii="Segoe UI" w:hAnsi="Segoe UI" w:cs="Segoe UI"/>
          <w:sz w:val="21"/>
          <w:szCs w:val="21"/>
        </w:rPr>
      </w:pPr>
    </w:p>
    <w:p w:rsidR="00D43A0B" w:rsidRDefault="00D43A0B" w:rsidP="00D43A0B">
      <w:pPr>
        <w:spacing w:line="300" w:lineRule="atLeast"/>
        <w:rPr>
          <w:rFonts w:ascii="Segoe UI" w:hAnsi="Segoe UI" w:cs="Segoe UI"/>
          <w:sz w:val="21"/>
          <w:szCs w:val="21"/>
        </w:rPr>
      </w:pPr>
      <w:r>
        <w:rPr>
          <w:rFonts w:ascii="Segoe UI" w:hAnsi="Segoe UI" w:cs="Segoe UI"/>
          <w:sz w:val="21"/>
          <w:szCs w:val="21"/>
        </w:rPr>
        <w:t>      - name: Terraform plan</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run: terraform plan</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EOF</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308" style="width:0;height:1.5pt" o:hralign="center" o:hrstd="t" o:hr="t" fillcolor="#a0a0a0" stroked="f"/>
        </w:pict>
      </w:r>
    </w:p>
    <w:p w:rsidR="00D43A0B" w:rsidRDefault="00D43A0B" w:rsidP="00D43A0B">
      <w:pPr>
        <w:pStyle w:val="Heading2"/>
        <w:spacing w:line="300" w:lineRule="atLeast"/>
        <w:rPr>
          <w:rFonts w:ascii="Segoe UI" w:hAnsi="Segoe UI" w:cs="Segoe UI"/>
        </w:rPr>
      </w:pPr>
      <w:r>
        <w:rPr>
          <w:rFonts w:ascii="Segoe UI" w:hAnsi="Segoe UI" w:cs="Segoe UI"/>
        </w:rPr>
        <w:t>Step 3: Commit and push</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git status</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git add infra/*.tf .github/workflows/terraform-plan.yml</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git commit -m "Fix Terraform workflow formatting check"</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git push</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309" style="width:0;height:1.5pt" o:hralign="center" o:hrstd="t" o:hr="t" fillcolor="#a0a0a0" stroked="f"/>
        </w:pict>
      </w:r>
    </w:p>
    <w:p w:rsidR="00D43A0B" w:rsidRDefault="00D43A0B" w:rsidP="00D43A0B">
      <w:pPr>
        <w:pStyle w:val="Heading1"/>
        <w:spacing w:line="300" w:lineRule="atLeast"/>
        <w:rPr>
          <w:rFonts w:ascii="Segoe UI" w:hAnsi="Segoe UI" w:cs="Segoe UI"/>
          <w:sz w:val="48"/>
          <w:szCs w:val="48"/>
        </w:rPr>
      </w:pPr>
      <w:r>
        <w:rPr>
          <w:rFonts w:ascii="Segoe UI" w:hAnsi="Segoe UI" w:cs="Segoe UI"/>
        </w:rPr>
        <w:t>Phir GitHub Actions me kya karna hai?</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GitHub repo me jao:</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Actions → Terraform Plan → Run workflow → main → Run workflow</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Expected next run:</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xml:space="preserve">Configure AWS credentials using OIDC </w:t>
      </w:r>
      <w:r>
        <w:rPr>
          <w:rFonts w:ascii="Segoe UI Symbol" w:hAnsi="Segoe UI Symbol" w:cs="Segoe UI Symbol"/>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xml:space="preserve">Terraform fmt check </w:t>
      </w:r>
      <w:r>
        <w:rPr>
          <w:rFonts w:ascii="Segoe UI Symbol" w:hAnsi="Segoe UI Symbol" w:cs="Segoe UI Symbol"/>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xml:space="preserve">Terraform init </w:t>
      </w:r>
      <w:r>
        <w:rPr>
          <w:rFonts w:ascii="Segoe UI Symbol" w:hAnsi="Segoe UI Symbol" w:cs="Segoe UI Symbol"/>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lastRenderedPageBreak/>
        <w:t xml:space="preserve">Terraform validate </w:t>
      </w:r>
      <w:r>
        <w:rPr>
          <w:rFonts w:ascii="Segoe UI Symbol" w:hAnsi="Segoe UI Symbol" w:cs="Segoe UI Symbol"/>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xml:space="preserve">Create terraform.tfvars </w:t>
      </w:r>
      <w:r>
        <w:rPr>
          <w:rFonts w:ascii="Segoe UI Symbol" w:hAnsi="Segoe UI Symbol" w:cs="Segoe UI Symbol"/>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xml:space="preserve">Terraform plan </w:t>
      </w:r>
      <w:r>
        <w:rPr>
          <w:rFonts w:ascii="Segoe UI Symbol" w:hAnsi="Segoe UI Symbol" w:cs="Segoe UI Symbol"/>
          <w:sz w:val="21"/>
          <w:szCs w:val="21"/>
        </w:rPr>
        <w:t>✅</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310" style="width:0;height:1.5pt" o:hralign="center" o:hrstd="t" o:hr="t" fillcolor="#a0a0a0" stroked="f"/>
        </w:pict>
      </w:r>
    </w:p>
    <w:p w:rsidR="00D43A0B" w:rsidRDefault="00D43A0B" w:rsidP="00D43A0B">
      <w:pPr>
        <w:pStyle w:val="Heading1"/>
        <w:spacing w:line="300" w:lineRule="atLeast"/>
        <w:rPr>
          <w:rFonts w:ascii="Segoe UI" w:hAnsi="Segoe UI" w:cs="Segoe UI"/>
          <w:sz w:val="48"/>
          <w:szCs w:val="48"/>
        </w:rPr>
      </w:pPr>
      <w:r>
        <w:rPr>
          <w:rFonts w:ascii="Segoe UI" w:hAnsi="Segoe UI" w:cs="Segoe UI"/>
        </w:rPr>
        <w:t>Short answer</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Haan, YAML workflow GitHub Actions tab se aise hi run hoti hai.</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Current failure OIDC ya AWS ka nahi hai.</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Failure sirf terraform fmt check formatting issue ki wajah se hai.</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 xml:space="preserve">Ab pehle </w:t>
      </w:r>
      <w:r>
        <w:rPr>
          <w:rStyle w:val="HTMLCode"/>
          <w:rFonts w:eastAsiaTheme="majorEastAsia"/>
        </w:rPr>
        <w:t>terraform fmt</w:t>
      </w:r>
      <w:r>
        <w:rPr>
          <w:rFonts w:ascii="Segoe UI" w:hAnsi="Segoe UI" w:cs="Segoe UI"/>
          <w:sz w:val="21"/>
          <w:szCs w:val="21"/>
        </w:rPr>
        <w:t xml:space="preserve"> + workflow overwrite + commit/push karo. Output bhejo, phir rerun karenge.</w:t>
      </w:r>
    </w:p>
    <w:p w:rsidR="00D43A0B" w:rsidRDefault="00D43A0B" w:rsidP="00D43A0B">
      <w:pPr>
        <w:pStyle w:val="NormalWeb"/>
        <w:spacing w:line="300" w:lineRule="atLeast"/>
        <w:rPr>
          <w:rFonts w:ascii="Segoe UI" w:hAnsi="Segoe UI" w:cs="Segoe UI"/>
          <w:sz w:val="21"/>
          <w:szCs w:val="21"/>
        </w:rPr>
      </w:pPr>
      <w:r>
        <w:rPr>
          <w:rFonts w:ascii="Segoe UI" w:hAnsi="Segoe UI" w:cs="Segoe UI"/>
          <w:noProof/>
          <w:sz w:val="21"/>
          <w:szCs w:val="21"/>
        </w:rPr>
        <w:drawing>
          <wp:inline distT="0" distB="0" distL="0" distR="0">
            <wp:extent cx="6465570" cy="3636883"/>
            <wp:effectExtent l="0" t="0" r="0" b="1905"/>
            <wp:docPr id="51" name="Picture 51" descr="C:\Users\prashant.saxena\AppData\Local\Microsoft\Windows\INetCache\Content.MSO\C4AA2B8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3" descr="C:\Users\prashant.saxena\AppData\Local\Microsoft\Windows\INetCache\Content.MSO\C4AA2B82.tmp"/>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6465570" cy="3636883"/>
                    </a:xfrm>
                    <a:prstGeom prst="rect">
                      <a:avLst/>
                    </a:prstGeom>
                    <a:noFill/>
                    <a:ln>
                      <a:noFill/>
                    </a:ln>
                  </pic:spPr>
                </pic:pic>
              </a:graphicData>
            </a:graphic>
          </wp:inline>
        </w:drawing>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imageimage.png†GitHub Actions run shows failed Terraform Plan job post steps (Image: GitHub Actions failed job cleanup logs)</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 xml:space="preserve">Bhai screenshot me tum </w:t>
      </w:r>
      <w:r>
        <w:rPr>
          <w:rStyle w:val="Strong"/>
          <w:rFonts w:ascii="Segoe UI" w:hAnsi="Segoe UI" w:cs="Segoe UI"/>
          <w:sz w:val="21"/>
          <w:szCs w:val="21"/>
        </w:rPr>
        <w:t>job ke bottom/cleanup section</w:t>
      </w:r>
      <w:r>
        <w:rPr>
          <w:rFonts w:ascii="Segoe UI" w:hAnsi="Segoe UI" w:cs="Segoe UI"/>
          <w:sz w:val="21"/>
          <w:szCs w:val="21"/>
        </w:rPr>
        <w:t xml:space="preserve"> par ho. Yahan jo visible hai:</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xml:space="preserve">Post Configure AWS credentials using OIDC </w:t>
      </w:r>
      <w:r>
        <w:rPr>
          <w:rFonts w:ascii="Segoe UI Symbol" w:hAnsi="Segoe UI Symbol" w:cs="Segoe UI Symbol"/>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xml:space="preserve">Post Checkout repository </w:t>
      </w:r>
      <w:r>
        <w:rPr>
          <w:rFonts w:ascii="Segoe UI Symbol" w:hAnsi="Segoe UI Symbol" w:cs="Segoe UI Symbol"/>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xml:space="preserve">Post job cleanup </w:t>
      </w:r>
      <w:r>
        <w:rPr>
          <w:rFonts w:ascii="Segoe UI Symbol" w:hAnsi="Segoe UI Symbol" w:cs="Segoe UI Symbol"/>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xml:space="preserve">Complete job </w:t>
      </w:r>
      <w:r>
        <w:rPr>
          <w:rFonts w:ascii="Segoe UI Symbol" w:hAnsi="Segoe UI Symbol" w:cs="Segoe UI Symbol"/>
          <w:sz w:val="21"/>
          <w:szCs w:val="21"/>
        </w:rPr>
        <w:t>✅</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 xml:space="preserve">Ye </w:t>
      </w:r>
      <w:r>
        <w:rPr>
          <w:rStyle w:val="Strong"/>
          <w:rFonts w:ascii="Segoe UI" w:hAnsi="Segoe UI" w:cs="Segoe UI"/>
          <w:sz w:val="21"/>
          <w:szCs w:val="21"/>
        </w:rPr>
        <w:t>actual error nahi dikhata</w:t>
      </w:r>
      <w:r>
        <w:rPr>
          <w:rFonts w:ascii="Segoe UI" w:hAnsi="Segoe UI" w:cs="Segoe UI"/>
          <w:sz w:val="21"/>
          <w:szCs w:val="21"/>
        </w:rPr>
        <w:t>. Ye sirf GitHub Actions ka cleanup part hai jo failure ke baad bhi run hota hai.</w:t>
      </w:r>
    </w:p>
    <w:p w:rsidR="00D43A0B" w:rsidRDefault="00D43A0B" w:rsidP="00D43A0B">
      <w:pPr>
        <w:pStyle w:val="Heading2"/>
        <w:spacing w:line="300" w:lineRule="atLeast"/>
        <w:rPr>
          <w:rFonts w:ascii="Segoe UI" w:hAnsi="Segoe UI" w:cs="Segoe UI"/>
        </w:rPr>
      </w:pPr>
      <w:r>
        <w:rPr>
          <w:rFonts w:ascii="Segoe UI" w:hAnsi="Segoe UI" w:cs="Segoe UI"/>
        </w:rPr>
        <w:t>Is screenshot se kya confirm hota hai?</w:t>
      </w:r>
    </w:p>
    <w:p w:rsidR="00D43A0B" w:rsidRDefault="00D43A0B" w:rsidP="00D43A0B">
      <w:pPr>
        <w:pStyle w:val="Heading3"/>
        <w:spacing w:line="300" w:lineRule="atLeast"/>
        <w:rPr>
          <w:rFonts w:ascii="Segoe UI" w:hAnsi="Segoe UI" w:cs="Segoe UI"/>
        </w:rPr>
      </w:pPr>
      <w:r>
        <w:rPr>
          <w:rFonts w:ascii="Segoe UI Symbol" w:hAnsi="Segoe UI Symbol" w:cs="Segoe UI Symbol"/>
        </w:rPr>
        <w:t>✅</w:t>
      </w:r>
      <w:r>
        <w:rPr>
          <w:rFonts w:ascii="Segoe UI" w:hAnsi="Segoe UI" w:cs="Segoe UI"/>
        </w:rPr>
        <w:t xml:space="preserve"> OIDC step pass hua tha</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lastRenderedPageBreak/>
        <w:t>Visible step:</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Post Configure AWS credentials using OIDC</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Aur pehle screenshot me bhi OIDC green tha. Matlab:</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 xml:space="preserve">GitHub Actions → AWS OIDC Role assume successful </w:t>
      </w:r>
      <w:r>
        <w:rPr>
          <w:rFonts w:ascii="Segoe UI Symbol" w:hAnsi="Segoe UI Symbol" w:cs="Segoe UI Symbol"/>
          <w:sz w:val="21"/>
          <w:szCs w:val="21"/>
        </w:rPr>
        <w:t>✅</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So AWS authentication/OIDC issue nahi hai.</w:t>
      </w:r>
    </w:p>
    <w:p w:rsidR="00D43A0B" w:rsidRDefault="00D43A0B" w:rsidP="00D43A0B">
      <w:pPr>
        <w:pStyle w:val="Heading3"/>
        <w:spacing w:line="300" w:lineRule="atLeast"/>
        <w:rPr>
          <w:rFonts w:ascii="Segoe UI" w:hAnsi="Segoe UI" w:cs="Segoe UI"/>
        </w:rPr>
      </w:pPr>
      <w:r>
        <w:rPr>
          <w:rFonts w:ascii="Segoe UI Symbol" w:hAnsi="Segoe UI Symbol" w:cs="Segoe UI Symbol"/>
        </w:rPr>
        <w:t>❌</w:t>
      </w:r>
      <w:r>
        <w:rPr>
          <w:rFonts w:ascii="Segoe UI" w:hAnsi="Segoe UI" w:cs="Segoe UI"/>
        </w:rPr>
        <w:t xml:space="preserve"> Job fail hua hai, but actual error upar hai</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Left side me red dikh raha hai:</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Terraform Plan failed</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But jo screenshot me open hai woh bottom cleanup logs hain. Actual failing step upar hoga, likely:</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Terraform fmt check</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Terraform init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Terraform validate</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Terraform plan</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311" style="width:0;height:1.5pt" o:hralign="center" o:hrstd="t" o:hr="t" fillcolor="#a0a0a0" stroked="f"/>
        </w:pict>
      </w:r>
    </w:p>
    <w:p w:rsidR="00D43A0B" w:rsidRDefault="00D43A0B" w:rsidP="00D43A0B">
      <w:pPr>
        <w:pStyle w:val="Heading1"/>
        <w:spacing w:line="300" w:lineRule="atLeast"/>
        <w:rPr>
          <w:rFonts w:ascii="Segoe UI" w:hAnsi="Segoe UI" w:cs="Segoe UI"/>
          <w:sz w:val="48"/>
          <w:szCs w:val="48"/>
        </w:rPr>
      </w:pPr>
      <w:r>
        <w:rPr>
          <w:rFonts w:ascii="Segoe UI" w:hAnsi="Segoe UI" w:cs="Segoe UI"/>
        </w:rPr>
        <w:t>Ab tum kya karo</w:t>
      </w:r>
    </w:p>
    <w:p w:rsidR="00D43A0B" w:rsidRDefault="00D43A0B" w:rsidP="00D43A0B">
      <w:pPr>
        <w:pStyle w:val="Heading2"/>
        <w:spacing w:line="300" w:lineRule="atLeast"/>
        <w:rPr>
          <w:rFonts w:ascii="Segoe UI" w:hAnsi="Segoe UI" w:cs="Segoe UI"/>
        </w:rPr>
      </w:pPr>
      <w:r>
        <w:rPr>
          <w:rFonts w:ascii="Segoe UI" w:hAnsi="Segoe UI" w:cs="Segoe UI"/>
        </w:rPr>
        <w:t>Step 1: Logs me upar scroll karo</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Isi GitHub Actions log page me thoda upar jao aur red step open karo.</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Usually red icon wale step par click karo:</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Terraform fmt check</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ya</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Terraform init</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ya</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Terraform plan</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 xml:space="preserve">Jis step ke left me </w:t>
      </w:r>
      <w:r>
        <w:rPr>
          <w:rFonts w:ascii="Segoe UI Symbol" w:hAnsi="Segoe UI Symbol" w:cs="Segoe UI Symbol"/>
          <w:sz w:val="21"/>
          <w:szCs w:val="21"/>
        </w:rPr>
        <w:t>❌</w:t>
      </w:r>
      <w:r>
        <w:rPr>
          <w:rFonts w:ascii="Segoe UI" w:hAnsi="Segoe UI" w:cs="Segoe UI"/>
          <w:sz w:val="21"/>
          <w:szCs w:val="21"/>
        </w:rPr>
        <w:t xml:space="preserve"> red icon ho, usko expand karo.</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312" style="width:0;height:1.5pt" o:hralign="center" o:hrstd="t" o:hr="t" fillcolor="#a0a0a0" stroked="f"/>
        </w:pict>
      </w:r>
    </w:p>
    <w:p w:rsidR="00D43A0B" w:rsidRDefault="00D43A0B" w:rsidP="00D43A0B">
      <w:pPr>
        <w:pStyle w:val="Heading1"/>
        <w:spacing w:line="300" w:lineRule="atLeast"/>
        <w:rPr>
          <w:rFonts w:ascii="Segoe UI" w:hAnsi="Segoe UI" w:cs="Segoe UI"/>
          <w:sz w:val="48"/>
          <w:szCs w:val="48"/>
        </w:rPr>
      </w:pPr>
      <w:r>
        <w:rPr>
          <w:rFonts w:ascii="Segoe UI" w:hAnsi="Segoe UI" w:cs="Segoe UI"/>
        </w:rPr>
        <w:t>Most likely issue kya hai?</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Pichle screenshot me failure tha:</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lastRenderedPageBreak/>
        <w:t>Terraform fmt check</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main.tf</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terraform.tfvars</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Error: Terraform exited with code 3</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Agar humne workflow file update/push nahi kiya ya Terraform files format commit nahi kiya, toh same issue repeat ho sakta hai.</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313" style="width:0;height:1.5pt" o:hralign="center" o:hrstd="t" o:hr="t" fillcolor="#a0a0a0" stroked="f"/>
        </w:pict>
      </w:r>
    </w:p>
    <w:p w:rsidR="00D43A0B" w:rsidRDefault="00D43A0B" w:rsidP="00D43A0B">
      <w:pPr>
        <w:pStyle w:val="Heading1"/>
        <w:spacing w:line="300" w:lineRule="atLeast"/>
        <w:rPr>
          <w:rFonts w:ascii="Segoe UI" w:hAnsi="Segoe UI" w:cs="Segoe UI"/>
          <w:sz w:val="48"/>
          <w:szCs w:val="48"/>
        </w:rPr>
      </w:pPr>
      <w:r>
        <w:rPr>
          <w:rFonts w:ascii="Segoe UI" w:hAnsi="Segoe UI" w:cs="Segoe UI"/>
        </w:rPr>
        <w:t>Quick fix local side par</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CloudShell me ye run karo:</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cd ~/enterprise-genai-iac/infra</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terraform fmt</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Phir:</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cd ~/enterprise-genai-iac</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git status</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 xml:space="preserve">Agar </w:t>
      </w:r>
      <w:r>
        <w:rPr>
          <w:rStyle w:val="HTMLCode"/>
        </w:rPr>
        <w:t>main.tf</w:t>
      </w:r>
      <w:r>
        <w:rPr>
          <w:rFonts w:ascii="Segoe UI" w:hAnsi="Segoe UI" w:cs="Segoe UI"/>
          <w:sz w:val="21"/>
          <w:szCs w:val="21"/>
        </w:rPr>
        <w:t xml:space="preserve">, </w:t>
      </w:r>
      <w:r>
        <w:rPr>
          <w:rStyle w:val="HTMLCode"/>
        </w:rPr>
        <w:t>backend.tf</w:t>
      </w:r>
      <w:r>
        <w:rPr>
          <w:rFonts w:ascii="Segoe UI" w:hAnsi="Segoe UI" w:cs="Segoe UI"/>
          <w:sz w:val="21"/>
          <w:szCs w:val="21"/>
        </w:rPr>
        <w:t xml:space="preserve">, </w:t>
      </w:r>
      <w:r>
        <w:rPr>
          <w:rStyle w:val="HTMLCode"/>
        </w:rPr>
        <w:t>locals.tf</w:t>
      </w:r>
      <w:r>
        <w:rPr>
          <w:rFonts w:ascii="Segoe UI" w:hAnsi="Segoe UI" w:cs="Segoe UI"/>
          <w:sz w:val="21"/>
          <w:szCs w:val="21"/>
        </w:rPr>
        <w:t>, ya workflow file modified dikhe, then commit/push karna hoga.</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314" style="width:0;height:1.5pt" o:hralign="center" o:hrstd="t" o:hr="t" fillcolor="#a0a0a0" stroked="f"/>
        </w:pict>
      </w:r>
    </w:p>
    <w:p w:rsidR="00D43A0B" w:rsidRDefault="00D43A0B" w:rsidP="00D43A0B">
      <w:pPr>
        <w:pStyle w:val="Heading1"/>
        <w:spacing w:line="300" w:lineRule="atLeast"/>
        <w:rPr>
          <w:rFonts w:ascii="Segoe UI" w:hAnsi="Segoe UI" w:cs="Segoe UI"/>
          <w:sz w:val="48"/>
          <w:szCs w:val="48"/>
        </w:rPr>
      </w:pPr>
      <w:r>
        <w:rPr>
          <w:rFonts w:ascii="Segoe UI" w:hAnsi="Segoe UI" w:cs="Segoe UI"/>
        </w:rPr>
        <w:t>Lekin pehle exact error dekhna best hai</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Abhi mujhe red failing step ka screenshot bhejo. Specifically woh part jahan error lines dikh rahi hon.</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Tum GitHub Actions me:</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Terraform Plan job</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red failed step expand karo</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error lines ka screenshot bhejo</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Main exact fix dunga — guess nahi karenge.</w:t>
      </w:r>
    </w:p>
    <w:p w:rsidR="00D43A0B" w:rsidRDefault="00D43A0B" w:rsidP="00D43A0B">
      <w:pPr>
        <w:pStyle w:val="NormalWeb"/>
        <w:spacing w:line="300" w:lineRule="atLeast"/>
        <w:rPr>
          <w:rFonts w:ascii="Segoe UI" w:hAnsi="Segoe UI" w:cs="Segoe UI"/>
          <w:sz w:val="21"/>
          <w:szCs w:val="21"/>
        </w:rPr>
      </w:pP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imageimage.png†GitHub Actions fmt check failure (Image: GitHub Actions Terraform fmt check failed)</w:t>
      </w:r>
      <w:r>
        <w:rPr>
          <w:rFonts w:ascii="Segoe UI" w:hAnsi="Segoe UI" w:cs="Segoe UI"/>
          <w:sz w:val="21"/>
          <w:szCs w:val="21"/>
        </w:rPr>
        <w:br/>
        <w:t>imageimage.png†CloudShell git push and status (Image: CloudShell shows workflow fix pushed and two untracked JSON files)</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 xml:space="preserve">Bhai, maine dono screenshots check kar liye </w:t>
      </w:r>
      <w:r>
        <w:rPr>
          <w:rFonts w:ascii="Segoe UI Symbol" w:hAnsi="Segoe UI Symbol" w:cs="Segoe UI Symbol"/>
          <w:sz w:val="21"/>
          <w:szCs w:val="21"/>
        </w:rPr>
        <w:t>✅</w:t>
      </w:r>
    </w:p>
    <w:p w:rsidR="00D43A0B" w:rsidRDefault="00D43A0B" w:rsidP="00D43A0B">
      <w:pPr>
        <w:pStyle w:val="Heading2"/>
        <w:spacing w:line="300" w:lineRule="atLeast"/>
        <w:rPr>
          <w:rFonts w:ascii="Segoe UI" w:hAnsi="Segoe UI" w:cs="Segoe UI"/>
        </w:rPr>
      </w:pPr>
      <w:r>
        <w:rPr>
          <w:rFonts w:ascii="Segoe UI" w:hAnsi="Segoe UI" w:cs="Segoe UI"/>
        </w:rPr>
        <w:lastRenderedPageBreak/>
        <w:t>Current situation clear hai</w:t>
      </w:r>
    </w:p>
    <w:p w:rsidR="00D43A0B" w:rsidRDefault="00D43A0B" w:rsidP="00D43A0B">
      <w:pPr>
        <w:pStyle w:val="Heading3"/>
        <w:spacing w:line="300" w:lineRule="atLeast"/>
        <w:rPr>
          <w:rFonts w:ascii="Segoe UI" w:hAnsi="Segoe UI" w:cs="Segoe UI"/>
        </w:rPr>
      </w:pPr>
      <w:r>
        <w:rPr>
          <w:rFonts w:ascii="Segoe UI" w:hAnsi="Segoe UI" w:cs="Segoe UI"/>
        </w:rPr>
        <w:t>Screenshot 1</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GitHub Actions me workflow fail hua hai:</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xml:space="preserve">Terraform fmt check </w:t>
      </w:r>
      <w:r>
        <w:rPr>
          <w:rFonts w:ascii="Segoe UI Symbol" w:hAnsi="Segoe UI Symbol" w:cs="Segoe UI Symbol"/>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main.tf</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terraform.tfvars</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Error: Terraform exited with code 3</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 xml:space="preserve">Ye </w:t>
      </w:r>
      <w:r>
        <w:rPr>
          <w:rStyle w:val="Strong"/>
          <w:rFonts w:ascii="Segoe UI" w:eastAsiaTheme="majorEastAsia" w:hAnsi="Segoe UI" w:cs="Segoe UI"/>
          <w:sz w:val="21"/>
          <w:szCs w:val="21"/>
        </w:rPr>
        <w:t>old failed run</w:t>
      </w:r>
      <w:r>
        <w:rPr>
          <w:rFonts w:ascii="Segoe UI" w:hAnsi="Segoe UI" w:cs="Segoe UI"/>
          <w:sz w:val="21"/>
          <w:szCs w:val="21"/>
        </w:rPr>
        <w:t xml:space="preserve"> hai jahan formatting check fail hua tha.</w:t>
      </w:r>
    </w:p>
    <w:p w:rsidR="00D43A0B" w:rsidRDefault="00D43A0B" w:rsidP="00D43A0B">
      <w:pPr>
        <w:pStyle w:val="Heading3"/>
        <w:spacing w:line="300" w:lineRule="atLeast"/>
        <w:rPr>
          <w:rFonts w:ascii="Segoe UI" w:hAnsi="Segoe UI" w:cs="Segoe UI"/>
        </w:rPr>
      </w:pPr>
      <w:r>
        <w:rPr>
          <w:rFonts w:ascii="Segoe UI" w:hAnsi="Segoe UI" w:cs="Segoe UI"/>
        </w:rPr>
        <w:t>Screenshot 2</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CloudShell me tumne fix commit/push kar diya:</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[main a1aa5dc] Fix Terraform workflow formatting check</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5184fbc..a1aa5dc main -&gt; main</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 xml:space="preserve">Matlab fix GitHub par push ho chuka hai </w:t>
      </w:r>
      <w:r>
        <w:rPr>
          <w:rFonts w:ascii="Segoe UI Symbol" w:hAnsi="Segoe UI Symbol" w:cs="Segoe UI Symbol"/>
          <w:sz w:val="21"/>
          <w:szCs w:val="21"/>
        </w:rPr>
        <w:t>✅</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315" style="width:0;height:1.5pt" o:hralign="center" o:hrstd="t" o:hr="t" fillcolor="#a0a0a0" stroked="f"/>
        </w:pict>
      </w:r>
    </w:p>
    <w:p w:rsidR="00D43A0B" w:rsidRDefault="00D43A0B" w:rsidP="00D43A0B">
      <w:pPr>
        <w:pStyle w:val="Heading1"/>
        <w:spacing w:line="300" w:lineRule="atLeast"/>
        <w:rPr>
          <w:rFonts w:ascii="Segoe UI" w:hAnsi="Segoe UI" w:cs="Segoe UI"/>
          <w:sz w:val="48"/>
          <w:szCs w:val="48"/>
        </w:rPr>
      </w:pPr>
      <w:r>
        <w:rPr>
          <w:rFonts w:ascii="Segoe UI" w:hAnsi="Segoe UI" w:cs="Segoe UI"/>
        </w:rPr>
        <w:t>Abhi ek small cleanup karna hai</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 xml:space="preserve">CloudShell me </w:t>
      </w:r>
      <w:r>
        <w:rPr>
          <w:rStyle w:val="HTMLCode"/>
        </w:rPr>
        <w:t>git status</w:t>
      </w:r>
      <w:r>
        <w:rPr>
          <w:rFonts w:ascii="Segoe UI" w:hAnsi="Segoe UI" w:cs="Segoe UI"/>
          <w:sz w:val="21"/>
          <w:szCs w:val="21"/>
        </w:rPr>
        <w:t xml:space="preserve"> me do untracked files dikh rahi hain:</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github-actions-tf-backend-policy.json</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github-oidc-trust-policy.json</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Ye temporary IAM policy/trust policy files hain. Inko repo me commit karne ki zaroorat nahi hai.</w:t>
      </w:r>
    </w:p>
    <w:p w:rsidR="00D43A0B" w:rsidRDefault="00D43A0B" w:rsidP="00D43A0B">
      <w:pPr>
        <w:pStyle w:val="Heading2"/>
        <w:spacing w:line="300" w:lineRule="atLeast"/>
        <w:rPr>
          <w:rFonts w:ascii="Segoe UI" w:hAnsi="Segoe UI" w:cs="Segoe UI"/>
        </w:rPr>
      </w:pPr>
      <w:r>
        <w:rPr>
          <w:rFonts w:ascii="Segoe UI" w:hAnsi="Segoe UI" w:cs="Segoe UI"/>
        </w:rPr>
        <w:t>Run karo:</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cd ~/enterprise-genai-iac</w:t>
      </w:r>
    </w:p>
    <w:p w:rsidR="00D43A0B" w:rsidRDefault="00D43A0B" w:rsidP="00D43A0B">
      <w:pPr>
        <w:spacing w:line="300" w:lineRule="atLeast"/>
        <w:rPr>
          <w:rFonts w:ascii="Segoe UI" w:hAnsi="Segoe UI" w:cs="Segoe UI"/>
          <w:sz w:val="21"/>
          <w:szCs w:val="21"/>
        </w:rPr>
      </w:pPr>
    </w:p>
    <w:p w:rsidR="00D43A0B" w:rsidRDefault="00D43A0B" w:rsidP="00D43A0B">
      <w:pPr>
        <w:spacing w:line="300" w:lineRule="atLeast"/>
        <w:rPr>
          <w:rFonts w:ascii="Segoe UI" w:hAnsi="Segoe UI" w:cs="Segoe UI"/>
          <w:sz w:val="21"/>
          <w:szCs w:val="21"/>
        </w:rPr>
      </w:pPr>
      <w:r>
        <w:rPr>
          <w:rFonts w:ascii="Segoe UI" w:hAnsi="Segoe UI" w:cs="Segoe UI"/>
          <w:sz w:val="21"/>
          <w:szCs w:val="21"/>
        </w:rPr>
        <w:t>rm -f github-actions-tf-backend-policy.json github-oidc-trust-policy.json</w:t>
      </w:r>
    </w:p>
    <w:p w:rsidR="00D43A0B" w:rsidRDefault="00D43A0B" w:rsidP="00D43A0B">
      <w:pPr>
        <w:spacing w:line="300" w:lineRule="atLeast"/>
        <w:rPr>
          <w:rFonts w:ascii="Segoe UI" w:hAnsi="Segoe UI" w:cs="Segoe UI"/>
          <w:sz w:val="21"/>
          <w:szCs w:val="21"/>
        </w:rPr>
      </w:pPr>
    </w:p>
    <w:p w:rsidR="00D43A0B" w:rsidRDefault="00D43A0B" w:rsidP="00D43A0B">
      <w:pPr>
        <w:spacing w:line="300" w:lineRule="atLeast"/>
        <w:rPr>
          <w:rFonts w:ascii="Segoe UI" w:hAnsi="Segoe UI" w:cs="Segoe UI"/>
          <w:sz w:val="21"/>
          <w:szCs w:val="21"/>
        </w:rPr>
      </w:pPr>
      <w:r>
        <w:rPr>
          <w:rFonts w:ascii="Segoe UI" w:hAnsi="Segoe UI" w:cs="Segoe UI"/>
          <w:sz w:val="21"/>
          <w:szCs w:val="21"/>
        </w:rPr>
        <w:t>git status</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Expected:</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nothing to commit, working tree clean</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lastRenderedPageBreak/>
        <w:pict>
          <v:rect id="_x0000_i1316" style="width:0;height:1.5pt" o:hralign="center" o:hrstd="t" o:hr="t" fillcolor="#a0a0a0" stroked="f"/>
        </w:pict>
      </w:r>
    </w:p>
    <w:p w:rsidR="00D43A0B" w:rsidRDefault="00D43A0B" w:rsidP="00D43A0B">
      <w:pPr>
        <w:pStyle w:val="Heading1"/>
        <w:spacing w:line="300" w:lineRule="atLeast"/>
        <w:rPr>
          <w:rFonts w:ascii="Segoe UI" w:hAnsi="Segoe UI" w:cs="Segoe UI"/>
          <w:sz w:val="48"/>
          <w:szCs w:val="48"/>
        </w:rPr>
      </w:pPr>
      <w:r>
        <w:rPr>
          <w:rFonts w:ascii="Segoe UI" w:hAnsi="Segoe UI" w:cs="Segoe UI"/>
        </w:rPr>
        <w:t>Phir workflow dobara run karo</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 xml:space="preserve">Important: </w:t>
      </w:r>
      <w:r>
        <w:rPr>
          <w:rStyle w:val="Strong"/>
          <w:rFonts w:ascii="Segoe UI" w:eastAsiaTheme="majorEastAsia" w:hAnsi="Segoe UI" w:cs="Segoe UI"/>
          <w:sz w:val="21"/>
          <w:szCs w:val="21"/>
        </w:rPr>
        <w:t>failed page se “Re-run jobs” mat karo</w:t>
      </w:r>
      <w:r>
        <w:rPr>
          <w:rFonts w:ascii="Segoe UI" w:hAnsi="Segoe UI" w:cs="Segoe UI"/>
          <w:sz w:val="21"/>
          <w:szCs w:val="21"/>
        </w:rPr>
        <w:t xml:space="preserve"> agar woh old commit par run ho raha ho. Better fresh run karo:</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GitHub repo</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Actions</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Terraform Plan</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Run workflow</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Branch: main</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Run workflow</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 xml:space="preserve">Isse latest commit </w:t>
      </w:r>
      <w:r>
        <w:rPr>
          <w:rStyle w:val="HTMLCode"/>
        </w:rPr>
        <w:t>a1aa5dc</w:t>
      </w:r>
      <w:r>
        <w:rPr>
          <w:rFonts w:ascii="Segoe UI" w:hAnsi="Segoe UI" w:cs="Segoe UI"/>
          <w:sz w:val="21"/>
          <w:szCs w:val="21"/>
        </w:rPr>
        <w:t xml:space="preserve"> wala workflow run hoga.</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317" style="width:0;height:1.5pt" o:hralign="center" o:hrstd="t" o:hr="t" fillcolor="#a0a0a0" stroked="f"/>
        </w:pict>
      </w:r>
    </w:p>
    <w:p w:rsidR="00D43A0B" w:rsidRDefault="00D43A0B" w:rsidP="00D43A0B">
      <w:pPr>
        <w:pStyle w:val="Heading1"/>
        <w:spacing w:line="300" w:lineRule="atLeast"/>
        <w:rPr>
          <w:rFonts w:ascii="Segoe UI" w:hAnsi="Segoe UI" w:cs="Segoe UI"/>
          <w:sz w:val="48"/>
          <w:szCs w:val="48"/>
        </w:rPr>
      </w:pPr>
      <w:r>
        <w:rPr>
          <w:rFonts w:ascii="Segoe UI" w:hAnsi="Segoe UI" w:cs="Segoe UI"/>
        </w:rPr>
        <w:t>Expected result ab</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Is baar expected:</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xml:space="preserve">Checkout repository </w:t>
      </w:r>
      <w:r>
        <w:rPr>
          <w:rFonts w:ascii="Segoe UI Symbol" w:hAnsi="Segoe UI Symbol" w:cs="Segoe UI Symbol"/>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xml:space="preserve">Configure AWS credentials using OIDC </w:t>
      </w:r>
      <w:r>
        <w:rPr>
          <w:rFonts w:ascii="Segoe UI Symbol" w:hAnsi="Segoe UI Symbol" w:cs="Segoe UI Symbol"/>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xml:space="preserve">Setup Terraform </w:t>
      </w:r>
      <w:r>
        <w:rPr>
          <w:rFonts w:ascii="Segoe UI Symbol" w:hAnsi="Segoe UI Symbol" w:cs="Segoe UI Symbol"/>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xml:space="preserve">Terraform fmt check </w:t>
      </w:r>
      <w:r>
        <w:rPr>
          <w:rFonts w:ascii="Segoe UI Symbol" w:hAnsi="Segoe UI Symbol" w:cs="Segoe UI Symbol"/>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xml:space="preserve">Terraform init </w:t>
      </w:r>
      <w:r>
        <w:rPr>
          <w:rFonts w:ascii="Segoe UI Symbol" w:hAnsi="Segoe UI Symbol" w:cs="Segoe UI Symbol"/>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xml:space="preserve">Terraform validate </w:t>
      </w:r>
      <w:r>
        <w:rPr>
          <w:rFonts w:ascii="Segoe UI Symbol" w:hAnsi="Segoe UI Symbol" w:cs="Segoe UI Symbol"/>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xml:space="preserve">Create terraform.tfvars </w:t>
      </w:r>
      <w:r>
        <w:rPr>
          <w:rFonts w:ascii="Segoe UI Symbol" w:hAnsi="Segoe UI Symbol" w:cs="Segoe UI Symbol"/>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xml:space="preserve">Terraform plan </w:t>
      </w:r>
      <w:r>
        <w:rPr>
          <w:rFonts w:ascii="Segoe UI Symbol" w:hAnsi="Segoe UI Symbol" w:cs="Segoe UI Symbol"/>
          <w:sz w:val="21"/>
          <w:szCs w:val="21"/>
        </w:rPr>
        <w:t>✅</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Agar phir bhi fail ho, toh red failed step ka screenshot bhejna — especially exact error lines.</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318" style="width:0;height:1.5pt" o:hralign="center" o:hrstd="t" o:hr="t" fillcolor="#a0a0a0" stroked="f"/>
        </w:pict>
      </w:r>
    </w:p>
    <w:p w:rsidR="00D43A0B" w:rsidRDefault="00D43A0B" w:rsidP="00D43A0B">
      <w:pPr>
        <w:pStyle w:val="Heading2"/>
        <w:spacing w:line="300" w:lineRule="atLeast"/>
        <w:rPr>
          <w:rFonts w:ascii="Segoe UI" w:hAnsi="Segoe UI" w:cs="Segoe UI"/>
        </w:rPr>
      </w:pPr>
      <w:r>
        <w:rPr>
          <w:rFonts w:ascii="Segoe UI" w:hAnsi="Segoe UI" w:cs="Segoe UI"/>
        </w:rPr>
        <w:t>Short answer</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 xml:space="preserve">Tumne fix push kar diya hai </w:t>
      </w:r>
      <w:r>
        <w:rPr>
          <w:rFonts w:ascii="Segoe UI Symbol" w:hAnsi="Segoe UI Symbol" w:cs="Segoe UI Symbol"/>
          <w:sz w:val="21"/>
          <w:szCs w:val="21"/>
        </w:rPr>
        <w:t>✅</w:t>
      </w:r>
      <w:r>
        <w:rPr>
          <w:rFonts w:ascii="Segoe UI" w:hAnsi="Segoe UI" w:cs="Segoe UI"/>
          <w:sz w:val="21"/>
          <w:szCs w:val="21"/>
        </w:rPr>
        <w:br/>
        <w:t>Ab bas:</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rm -f github-actions-tf-backend-policy.json github-oidc-trust-policy.json</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git status</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 xml:space="preserve">Then GitHub Actions me </w:t>
      </w:r>
      <w:r>
        <w:rPr>
          <w:rStyle w:val="Strong"/>
          <w:rFonts w:ascii="Segoe UI" w:eastAsiaTheme="majorEastAsia" w:hAnsi="Segoe UI" w:cs="Segoe UI"/>
          <w:sz w:val="21"/>
          <w:szCs w:val="21"/>
        </w:rPr>
        <w:t>fresh Run workflow</w:t>
      </w:r>
      <w:r>
        <w:rPr>
          <w:rFonts w:ascii="Segoe UI" w:hAnsi="Segoe UI" w:cs="Segoe UI"/>
          <w:sz w:val="21"/>
          <w:szCs w:val="21"/>
        </w:rPr>
        <w:t xml:space="preserve"> karo.</w:t>
      </w:r>
    </w:p>
    <w:p w:rsidR="00D43A0B" w:rsidRDefault="00D43A0B" w:rsidP="00D43A0B">
      <w:pPr>
        <w:pStyle w:val="NormalWeb"/>
        <w:spacing w:line="300" w:lineRule="atLeast"/>
        <w:rPr>
          <w:rFonts w:ascii="Segoe UI" w:hAnsi="Segoe UI" w:cs="Segoe UI"/>
          <w:sz w:val="21"/>
          <w:szCs w:val="21"/>
        </w:rPr>
      </w:pPr>
      <w:r>
        <w:rPr>
          <w:rFonts w:ascii="Segoe UI" w:hAnsi="Segoe UI" w:cs="Segoe UI"/>
          <w:noProof/>
          <w:sz w:val="21"/>
          <w:szCs w:val="21"/>
        </w:rPr>
        <w:lastRenderedPageBreak/>
        <w:drawing>
          <wp:inline distT="0" distB="0" distL="0" distR="0">
            <wp:extent cx="6465570" cy="3636883"/>
            <wp:effectExtent l="0" t="0" r="0" b="1905"/>
            <wp:docPr id="52" name="Picture 52" descr="C:\Users\prashant.saxena\AppData\Local\Microsoft\Windows\INetCache\Content.MSO\2E82D6E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5" descr="C:\Users\prashant.saxena\AppData\Local\Microsoft\Windows\INetCache\Content.MSO\2E82D6E0.tmp"/>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6465570" cy="3636883"/>
                    </a:xfrm>
                    <a:prstGeom prst="rect">
                      <a:avLst/>
                    </a:prstGeom>
                    <a:noFill/>
                    <a:ln>
                      <a:noFill/>
                    </a:ln>
                  </pic:spPr>
                </pic:pic>
              </a:graphicData>
            </a:graphic>
          </wp:inline>
        </w:drawing>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 xml:space="preserve">Excellent bhai </w:t>
      </w:r>
      <w:r>
        <w:rPr>
          <w:rFonts w:ascii="Segoe UI Symbol" w:hAnsi="Segoe UI Symbol" w:cs="Segoe UI Symbol"/>
          <w:sz w:val="21"/>
          <w:szCs w:val="21"/>
        </w:rPr>
        <w:t>✅🎉</w:t>
      </w:r>
      <w:r>
        <w:rPr>
          <w:rFonts w:ascii="Segoe UI" w:hAnsi="Segoe UI" w:cs="Segoe UI"/>
          <w:sz w:val="21"/>
          <w:szCs w:val="21"/>
        </w:rPr>
        <w:t xml:space="preserve"> </w:t>
      </w:r>
      <w:r>
        <w:rPr>
          <w:rStyle w:val="Strong"/>
          <w:rFonts w:ascii="Segoe UI" w:hAnsi="Segoe UI" w:cs="Segoe UI"/>
          <w:sz w:val="21"/>
          <w:szCs w:val="21"/>
        </w:rPr>
        <w:t>GitHub Actions workflow finally SUCCESS ho gaya!</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imageimage.png†image.png (Image: GitHub Actions Terraform Plan workflow succeeded)</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Screenshot me clearly dikh raha hai:</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Terraform Plan #2</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Status: Success</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Total duration: 51s</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Aur job bhi green hai:</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 xml:space="preserve">Terraform Plan </w:t>
      </w:r>
      <w:r>
        <w:rPr>
          <w:rFonts w:ascii="Segoe UI Symbol" w:hAnsi="Segoe UI Symbol" w:cs="Segoe UI Symbol"/>
          <w:sz w:val="21"/>
          <w:szCs w:val="21"/>
        </w:rPr>
        <w:t>✅</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319" style="width:0;height:1.5pt" o:hralign="center" o:hrstd="t" o:hr="t" fillcolor="#a0a0a0" stroked="f"/>
        </w:pict>
      </w:r>
    </w:p>
    <w:p w:rsidR="00D43A0B" w:rsidRDefault="00D43A0B" w:rsidP="00D43A0B">
      <w:pPr>
        <w:pStyle w:val="Heading1"/>
        <w:spacing w:line="300" w:lineRule="atLeast"/>
        <w:rPr>
          <w:rFonts w:ascii="Segoe UI" w:hAnsi="Segoe UI" w:cs="Segoe UI"/>
          <w:sz w:val="48"/>
          <w:szCs w:val="48"/>
        </w:rPr>
      </w:pPr>
      <w:r>
        <w:rPr>
          <w:rFonts w:ascii="Segoe UI" w:hAnsi="Segoe UI" w:cs="Segoe UI"/>
        </w:rPr>
        <w:t>Is success ka matlab kya hai?</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Ye bahut important milestone hai. Iska matlab:</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xml:space="preserve">GitHub Actions workflow run hua </w:t>
      </w:r>
      <w:r>
        <w:rPr>
          <w:rFonts w:ascii="Segoe UI Symbol" w:hAnsi="Segoe UI Symbol" w:cs="Segoe UI Symbol"/>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xml:space="preserve">GitHub ne repo checkout kiya </w:t>
      </w:r>
      <w:r>
        <w:rPr>
          <w:rFonts w:ascii="Segoe UI Symbol" w:hAnsi="Segoe UI Symbol" w:cs="Segoe UI Symbol"/>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xml:space="preserve">OIDC ke through AWS role assume hua </w:t>
      </w:r>
      <w:r>
        <w:rPr>
          <w:rFonts w:ascii="Segoe UI Symbol" w:hAnsi="Segoe UI Symbol" w:cs="Segoe UI Symbol"/>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xml:space="preserve">Terraform setup hua </w:t>
      </w:r>
      <w:r>
        <w:rPr>
          <w:rFonts w:ascii="Segoe UI Symbol" w:hAnsi="Segoe UI Symbol" w:cs="Segoe UI Symbol"/>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xml:space="preserve">terraform.tfvars runtime par create hua </w:t>
      </w:r>
      <w:r>
        <w:rPr>
          <w:rFonts w:ascii="Segoe UI Symbol" w:hAnsi="Segoe UI Symbol" w:cs="Segoe UI Symbol"/>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xml:space="preserve">terraform fmt/init/validate/plan pass hua </w:t>
      </w:r>
      <w:r>
        <w:rPr>
          <w:rFonts w:ascii="Segoe UI Symbol" w:hAnsi="Segoe UI Symbol" w:cs="Segoe UI Symbol"/>
          <w:sz w:val="21"/>
          <w:szCs w:val="21"/>
        </w:rPr>
        <w:t>✅</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Sabse important:</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lastRenderedPageBreak/>
        <w:t>GitHub Actions → AWS OIDC → IAM Role → Terraform Plan</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 xml:space="preserve">ye complete secure CI/CD chain successfully work kar rahi hai </w:t>
      </w:r>
      <w:r>
        <w:rPr>
          <w:rFonts w:ascii="Segoe UI Symbol" w:hAnsi="Segoe UI Symbol" w:cs="Segoe UI Symbol"/>
          <w:sz w:val="21"/>
          <w:szCs w:val="21"/>
        </w:rPr>
        <w:t>✅</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320" style="width:0;height:1.5pt" o:hralign="center" o:hrstd="t" o:hr="t" fillcolor="#a0a0a0" stroked="f"/>
        </w:pict>
      </w:r>
    </w:p>
    <w:p w:rsidR="00D43A0B" w:rsidRDefault="00D43A0B" w:rsidP="00D43A0B">
      <w:pPr>
        <w:pStyle w:val="Heading1"/>
        <w:spacing w:line="300" w:lineRule="atLeast"/>
        <w:rPr>
          <w:rFonts w:ascii="Segoe UI" w:hAnsi="Segoe UI" w:cs="Segoe UI"/>
          <w:sz w:val="48"/>
          <w:szCs w:val="48"/>
        </w:rPr>
      </w:pPr>
      <w:r>
        <w:rPr>
          <w:rFonts w:ascii="Segoe UI" w:hAnsi="Segoe UI" w:cs="Segoe UI"/>
        </w:rPr>
        <w:t>Ab humne kya achieve kar liya?</w:t>
      </w:r>
    </w:p>
    <w:p w:rsidR="00D43A0B" w:rsidRDefault="00D43A0B" w:rsidP="00D43A0B">
      <w:pPr>
        <w:pStyle w:val="Heading2"/>
        <w:spacing w:line="300" w:lineRule="atLeast"/>
        <w:rPr>
          <w:rFonts w:ascii="Segoe UI" w:hAnsi="Segoe UI" w:cs="Segoe UI"/>
        </w:rPr>
      </w:pPr>
      <w:r>
        <w:rPr>
          <w:rFonts w:ascii="Segoe UI" w:hAnsi="Segoe UI" w:cs="Segoe UI"/>
        </w:rPr>
        <w:t xml:space="preserve">CI/CD Plan Pipeline complete </w:t>
      </w:r>
      <w:r>
        <w:rPr>
          <w:rFonts w:ascii="Segoe UI Symbol" w:hAnsi="Segoe UI Symbol" w:cs="Segoe UI Symbol"/>
        </w:rPr>
        <w:t>✅</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Current pipeline:</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Manual Run workflow</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GitHub Actions runner</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OIDC authentication to AWS</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Terraform init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Terraform validate</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Terraform plan</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Success</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 xml:space="preserve">Abhi pipeline sirf </w:t>
      </w:r>
      <w:r>
        <w:rPr>
          <w:rStyle w:val="Strong"/>
          <w:rFonts w:ascii="Segoe UI" w:hAnsi="Segoe UI" w:cs="Segoe UI"/>
          <w:sz w:val="21"/>
          <w:szCs w:val="21"/>
        </w:rPr>
        <w:t>plan</w:t>
      </w:r>
      <w:r>
        <w:rPr>
          <w:rFonts w:ascii="Segoe UI" w:hAnsi="Segoe UI" w:cs="Segoe UI"/>
          <w:sz w:val="21"/>
          <w:szCs w:val="21"/>
        </w:rPr>
        <w:t xml:space="preserve"> kar rahi hai, apply nahi. Ye production-safe approach hai.</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321" style="width:0;height:1.5pt" o:hralign="center" o:hrstd="t" o:hr="t" fillcolor="#a0a0a0" stroked="f"/>
        </w:pict>
      </w:r>
    </w:p>
    <w:p w:rsidR="00D43A0B" w:rsidRDefault="00D43A0B" w:rsidP="00D43A0B">
      <w:pPr>
        <w:pStyle w:val="Heading1"/>
        <w:spacing w:line="300" w:lineRule="atLeast"/>
        <w:rPr>
          <w:rFonts w:ascii="Segoe UI" w:hAnsi="Segoe UI" w:cs="Segoe UI"/>
          <w:sz w:val="48"/>
          <w:szCs w:val="48"/>
        </w:rPr>
      </w:pPr>
      <w:r>
        <w:rPr>
          <w:rFonts w:ascii="Segoe UI" w:hAnsi="Segoe UI" w:cs="Segoe UI"/>
        </w:rPr>
        <w:t>Security-wise kya prove hua?</w:t>
      </w:r>
    </w:p>
    <w:p w:rsidR="00D43A0B" w:rsidRDefault="00D43A0B" w:rsidP="00D43A0B">
      <w:pPr>
        <w:pStyle w:val="Heading2"/>
        <w:spacing w:line="300" w:lineRule="atLeast"/>
        <w:rPr>
          <w:rFonts w:ascii="Segoe UI" w:hAnsi="Segoe UI" w:cs="Segoe UI"/>
        </w:rPr>
      </w:pPr>
      <w:r>
        <w:rPr>
          <w:rFonts w:ascii="Segoe UI" w:hAnsi="Segoe UI" w:cs="Segoe UI"/>
        </w:rPr>
        <w:t xml:space="preserve">1. AWS keys GitHub me store nahi ki </w:t>
      </w:r>
      <w:r>
        <w:rPr>
          <w:rFonts w:ascii="Segoe UI Symbol" w:hAnsi="Segoe UI Symbol" w:cs="Segoe UI Symbol"/>
        </w:rPr>
        <w:t>✅</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Humne ye nahi use kiya:</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AWS_ACCESS_KEY_ID</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AWS_SECRET_ACCESS_KEY</w:t>
      </w:r>
    </w:p>
    <w:p w:rsidR="00D43A0B" w:rsidRDefault="00D43A0B" w:rsidP="00D43A0B">
      <w:pPr>
        <w:pStyle w:val="Heading2"/>
        <w:spacing w:line="300" w:lineRule="atLeast"/>
        <w:rPr>
          <w:rFonts w:ascii="Segoe UI" w:hAnsi="Segoe UI" w:cs="Segoe UI"/>
        </w:rPr>
      </w:pPr>
      <w:r>
        <w:rPr>
          <w:rFonts w:ascii="Segoe UI" w:hAnsi="Segoe UI" w:cs="Segoe UI"/>
        </w:rPr>
        <w:t xml:space="preserve">2. OIDC role use hua </w:t>
      </w:r>
      <w:r>
        <w:rPr>
          <w:rFonts w:ascii="Segoe UI Symbol" w:hAnsi="Segoe UI Symbol" w:cs="Segoe UI Symbol"/>
        </w:rPr>
        <w:t>✅</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Workflow ne AWS access liya through:</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AWS_ROLE_TO_ASSUME</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lastRenderedPageBreak/>
        <w:t>Aur role trust policy restricted hai:</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repo:prashant2781/enterprise-genai-assistant-aws:ref:refs/heads/main</w:t>
      </w:r>
    </w:p>
    <w:p w:rsidR="00D43A0B" w:rsidRDefault="00D43A0B" w:rsidP="00D43A0B">
      <w:pPr>
        <w:pStyle w:val="Heading2"/>
        <w:spacing w:line="300" w:lineRule="atLeast"/>
        <w:rPr>
          <w:rFonts w:ascii="Segoe UI" w:hAnsi="Segoe UI" w:cs="Segoe UI"/>
        </w:rPr>
      </w:pPr>
      <w:r>
        <w:rPr>
          <w:rFonts w:ascii="Segoe UI" w:hAnsi="Segoe UI" w:cs="Segoe UI"/>
        </w:rPr>
        <w:t xml:space="preserve">3. Terraform state secure remote backend me hai </w:t>
      </w:r>
      <w:r>
        <w:rPr>
          <w:rFonts w:ascii="Segoe UI Symbol" w:hAnsi="Segoe UI Symbol" w:cs="Segoe UI Symbol"/>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S3 state bucket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S3 lockfile</w:t>
      </w:r>
    </w:p>
    <w:p w:rsidR="00D43A0B" w:rsidRDefault="00D43A0B" w:rsidP="00D43A0B">
      <w:pPr>
        <w:pStyle w:val="Heading2"/>
        <w:spacing w:line="300" w:lineRule="atLeast"/>
        <w:rPr>
          <w:rFonts w:ascii="Segoe UI" w:hAnsi="Segoe UI" w:cs="Segoe UI"/>
        </w:rPr>
      </w:pPr>
      <w:r>
        <w:rPr>
          <w:rFonts w:ascii="Segoe UI" w:hAnsi="Segoe UI" w:cs="Segoe UI"/>
        </w:rPr>
        <w:t xml:space="preserve">4. Sensitive files Git me nahi gayi </w:t>
      </w:r>
      <w:r>
        <w:rPr>
          <w:rFonts w:ascii="Segoe UI Symbol" w:hAnsi="Segoe UI Symbol" w:cs="Segoe UI Symbol"/>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xml:space="preserve">terraform.tfstate </w:t>
      </w:r>
      <w:r>
        <w:rPr>
          <w:rFonts w:ascii="Segoe UI Symbol" w:hAnsi="Segoe UI Symbol" w:cs="Segoe UI Symbol"/>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xml:space="preserve">terraform.tfvars </w:t>
      </w:r>
      <w:r>
        <w:rPr>
          <w:rFonts w:ascii="Segoe UI Symbol" w:hAnsi="Segoe UI Symbol" w:cs="Segoe UI Symbol"/>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xml:space="preserve">lambda.zip </w:t>
      </w:r>
      <w:r>
        <w:rPr>
          <w:rFonts w:ascii="Segoe UI Symbol" w:hAnsi="Segoe UI Symbol" w:cs="Segoe UI Symbol"/>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xml:space="preserve">.terraform/ </w:t>
      </w:r>
      <w:r>
        <w:rPr>
          <w:rFonts w:ascii="Segoe UI Symbol" w:hAnsi="Segoe UI Symbol" w:cs="Segoe UI Symbol"/>
          <w:sz w:val="21"/>
          <w:szCs w:val="21"/>
        </w:rPr>
        <w:t>❌</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322" style="width:0;height:1.5pt" o:hralign="center" o:hrstd="t" o:hr="t" fillcolor="#a0a0a0" stroked="f"/>
        </w:pict>
      </w:r>
    </w:p>
    <w:p w:rsidR="00D43A0B" w:rsidRDefault="00D43A0B" w:rsidP="00D43A0B">
      <w:pPr>
        <w:pStyle w:val="Heading1"/>
        <w:spacing w:line="300" w:lineRule="atLeast"/>
        <w:rPr>
          <w:rFonts w:ascii="Segoe UI" w:hAnsi="Segoe UI" w:cs="Segoe UI"/>
          <w:sz w:val="48"/>
          <w:szCs w:val="48"/>
        </w:rPr>
      </w:pPr>
      <w:r>
        <w:rPr>
          <w:rFonts w:ascii="Segoe UI" w:hAnsi="Segoe UI" w:cs="Segoe UI"/>
        </w:rPr>
        <w:t>Interview-ready production line</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Tum confidently bol sakte ho:</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“I implemented a GitHub Actions based Terraform plan pipeline using AWS OIDC. The pipeline does not store long-lived AWS access keys. GitHub Actions assumes an IAM role through OIDC, initializes Terraform with an S3 remote backend and S3 lockfile, validates the configuration, and runs Terraform plan. Terraform state and secrets are excluded from Git and managed securely through remote backend and runtime variables.”</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323" style="width:0;height:1.5pt" o:hralign="center" o:hrstd="t" o:hr="t" fillcolor="#a0a0a0" stroked="f"/>
        </w:pict>
      </w:r>
    </w:p>
    <w:p w:rsidR="00D43A0B" w:rsidRDefault="00D43A0B" w:rsidP="00D43A0B">
      <w:pPr>
        <w:pStyle w:val="Heading1"/>
        <w:spacing w:line="300" w:lineRule="atLeast"/>
        <w:rPr>
          <w:rFonts w:ascii="Segoe UI" w:hAnsi="Segoe UI" w:cs="Segoe UI"/>
          <w:sz w:val="48"/>
          <w:szCs w:val="48"/>
        </w:rPr>
      </w:pPr>
      <w:r>
        <w:rPr>
          <w:rFonts w:ascii="Segoe UI" w:hAnsi="Segoe UI" w:cs="Segoe UI"/>
        </w:rPr>
        <w:t>Current phase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4"/>
        <w:gridCol w:w="1060"/>
      </w:tblGrid>
      <w:tr w:rsidR="00D43A0B" w:rsidTr="00D43A0B">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D43A0B" w:rsidRDefault="00D43A0B">
            <w:pPr>
              <w:jc w:val="center"/>
              <w:rPr>
                <w:rFonts w:ascii="Times New Roman" w:hAnsi="Times New Roman" w:cs="Times New Roman"/>
                <w:b/>
                <w:bCs/>
              </w:rPr>
            </w:pPr>
            <w:r>
              <w:rPr>
                <w:b/>
                <w:bCs/>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D43A0B" w:rsidRDefault="00D43A0B">
            <w:pPr>
              <w:jc w:val="center"/>
              <w:rPr>
                <w:b/>
                <w:bCs/>
              </w:rPr>
            </w:pPr>
            <w:r>
              <w:rPr>
                <w:b/>
                <w:bCs/>
              </w:rPr>
              <w:t>Status</w:t>
            </w:r>
          </w:p>
        </w:tc>
      </w:tr>
      <w:tr w:rsidR="00D43A0B" w:rsidTr="00D43A0B">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D43A0B" w:rsidRDefault="00D43A0B">
            <w:r>
              <w:t>GitHub repo created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D43A0B" w:rsidRDefault="00D43A0B">
            <w:r>
              <w:rPr>
                <w:rFonts w:ascii="Segoe UI Symbol" w:hAnsi="Segoe UI Symbol" w:cs="Segoe UI Symbol"/>
              </w:rPr>
              <w:t>✅</w:t>
            </w:r>
          </w:p>
        </w:tc>
      </w:tr>
      <w:tr w:rsidR="00D43A0B" w:rsidTr="00D43A0B">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D43A0B" w:rsidRDefault="00D43A0B">
            <w:r>
              <w:t>Code pushed</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D43A0B" w:rsidRDefault="00D43A0B">
            <w:r>
              <w:rPr>
                <w:rFonts w:ascii="Segoe UI Symbol" w:hAnsi="Segoe UI Symbol" w:cs="Segoe UI Symbol"/>
              </w:rPr>
              <w:t>✅</w:t>
            </w:r>
          </w:p>
        </w:tc>
      </w:tr>
      <w:tr w:rsidR="00D43A0B" w:rsidTr="00D43A0B">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D43A0B" w:rsidRDefault="00D43A0B">
            <w:r>
              <w:t>Workflow file added</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D43A0B" w:rsidRDefault="00D43A0B">
            <w:r>
              <w:rPr>
                <w:rFonts w:ascii="Segoe UI Symbol" w:hAnsi="Segoe UI Symbol" w:cs="Segoe UI Symbol"/>
              </w:rPr>
              <w:t>✅</w:t>
            </w:r>
          </w:p>
        </w:tc>
      </w:tr>
      <w:tr w:rsidR="00D43A0B" w:rsidTr="00D43A0B">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D43A0B" w:rsidRDefault="00D43A0B">
            <w:r>
              <w:t>OIDC provider exists</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D43A0B" w:rsidRDefault="00D43A0B">
            <w:r>
              <w:rPr>
                <w:rFonts w:ascii="Segoe UI Symbol" w:hAnsi="Segoe UI Symbol" w:cs="Segoe UI Symbol"/>
              </w:rPr>
              <w:t>✅</w:t>
            </w:r>
          </w:p>
        </w:tc>
      </w:tr>
      <w:tr w:rsidR="00D43A0B" w:rsidTr="00D43A0B">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D43A0B" w:rsidRDefault="00D43A0B">
            <w:r>
              <w:t>IAM role created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D43A0B" w:rsidRDefault="00D43A0B">
            <w:r>
              <w:rPr>
                <w:rFonts w:ascii="Segoe UI Symbol" w:hAnsi="Segoe UI Symbol" w:cs="Segoe UI Symbol"/>
              </w:rPr>
              <w:t>✅</w:t>
            </w:r>
          </w:p>
        </w:tc>
      </w:tr>
      <w:tr w:rsidR="00D43A0B" w:rsidTr="00D43A0B">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D43A0B" w:rsidRDefault="00D43A0B">
            <w:r>
              <w:t>Role trust policy restricted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D43A0B" w:rsidRDefault="00D43A0B">
            <w:r>
              <w:rPr>
                <w:rFonts w:ascii="Segoe UI Symbol" w:hAnsi="Segoe UI Symbol" w:cs="Segoe UI Symbol"/>
              </w:rPr>
              <w:t>✅</w:t>
            </w:r>
          </w:p>
        </w:tc>
      </w:tr>
      <w:tr w:rsidR="00D43A0B" w:rsidTr="00D43A0B">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D43A0B" w:rsidRDefault="00D43A0B">
            <w:r>
              <w:t>Role permissions attached</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D43A0B" w:rsidRDefault="00D43A0B">
            <w:r>
              <w:rPr>
                <w:rFonts w:ascii="Segoe UI Symbol" w:hAnsi="Segoe UI Symbol" w:cs="Segoe UI Symbol"/>
              </w:rPr>
              <w:t>✅</w:t>
            </w:r>
          </w:p>
        </w:tc>
      </w:tr>
      <w:tr w:rsidR="00D43A0B" w:rsidTr="00D43A0B">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D43A0B" w:rsidRDefault="00D43A0B">
            <w:r>
              <w:t>GitHub repo variables added</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D43A0B" w:rsidRDefault="00D43A0B">
            <w:r>
              <w:rPr>
                <w:rFonts w:ascii="Segoe UI Symbol" w:hAnsi="Segoe UI Symbol" w:cs="Segoe UI Symbol"/>
              </w:rPr>
              <w:t>✅</w:t>
            </w:r>
          </w:p>
        </w:tc>
      </w:tr>
      <w:tr w:rsidR="00D43A0B" w:rsidTr="00D43A0B">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D43A0B" w:rsidRDefault="00D43A0B">
            <w:r>
              <w:t>Terraform Plan workflow</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D43A0B" w:rsidRDefault="00D43A0B">
            <w:r>
              <w:rPr>
                <w:rFonts w:ascii="Segoe UI Symbol" w:hAnsi="Segoe UI Symbol" w:cs="Segoe UI Symbol"/>
              </w:rPr>
              <w:t>✅</w:t>
            </w:r>
            <w:r>
              <w:t xml:space="preserve"> Success</w:t>
            </w:r>
          </w:p>
        </w:tc>
      </w:tr>
    </w:tbl>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324" style="width:0;height:1.5pt" o:hralign="center" o:hrstd="t" o:hr="t" fillcolor="#a0a0a0" stroked="f"/>
        </w:pict>
      </w:r>
    </w:p>
    <w:p w:rsidR="00D43A0B" w:rsidRDefault="00D43A0B" w:rsidP="00D43A0B">
      <w:pPr>
        <w:pStyle w:val="Heading1"/>
        <w:spacing w:line="300" w:lineRule="atLeast"/>
        <w:rPr>
          <w:rFonts w:ascii="Segoe UI" w:hAnsi="Segoe UI" w:cs="Segoe UI"/>
          <w:sz w:val="48"/>
          <w:szCs w:val="48"/>
        </w:rPr>
      </w:pPr>
      <w:r>
        <w:rPr>
          <w:rFonts w:ascii="Segoe UI" w:hAnsi="Segoe UI" w:cs="Segoe UI"/>
        </w:rPr>
        <w:lastRenderedPageBreak/>
        <w:t>Next recommended step</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Ab humare paas 2 options hain:</w:t>
      </w:r>
    </w:p>
    <w:p w:rsidR="00D43A0B" w:rsidRDefault="00D43A0B" w:rsidP="00D43A0B">
      <w:pPr>
        <w:pStyle w:val="Heading2"/>
        <w:spacing w:line="300" w:lineRule="atLeast"/>
        <w:rPr>
          <w:rFonts w:ascii="Segoe UI" w:hAnsi="Segoe UI" w:cs="Segoe UI"/>
        </w:rPr>
      </w:pPr>
      <w:r>
        <w:rPr>
          <w:rFonts w:ascii="Segoe UI" w:hAnsi="Segoe UI" w:cs="Segoe UI"/>
        </w:rPr>
        <w:t>Option A — Add controlled Terraform Apply workflow</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Production-style:</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workflow_dispatch only</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GitHub Environment approval</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Terraform apply</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Ye next natural CI/CD step hai.</w:t>
      </w:r>
    </w:p>
    <w:p w:rsidR="00D43A0B" w:rsidRDefault="00D43A0B" w:rsidP="00D43A0B">
      <w:pPr>
        <w:pStyle w:val="Heading2"/>
        <w:spacing w:line="300" w:lineRule="atLeast"/>
        <w:rPr>
          <w:rFonts w:ascii="Segoe UI" w:hAnsi="Segoe UI" w:cs="Segoe UI"/>
        </w:rPr>
      </w:pPr>
      <w:r>
        <w:rPr>
          <w:rFonts w:ascii="Segoe UI" w:hAnsi="Segoe UI" w:cs="Segoe UI"/>
        </w:rPr>
        <w:t>Option B — Pause CI/CD apply and move to Secrets Manager / SSM</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Kyuki plan pipeline already successful hai. Apply pipeline hum later production approval ke saath add kar sakte hain.</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325" style="width:0;height:1.5pt" o:hralign="center" o:hrstd="t" o:hr="t" fillcolor="#a0a0a0" stroked="f"/>
        </w:pict>
      </w:r>
    </w:p>
    <w:p w:rsidR="00D43A0B" w:rsidRDefault="00D43A0B" w:rsidP="00D43A0B">
      <w:pPr>
        <w:pStyle w:val="Heading1"/>
        <w:spacing w:line="300" w:lineRule="atLeast"/>
        <w:rPr>
          <w:rFonts w:ascii="Segoe UI" w:hAnsi="Segoe UI" w:cs="Segoe UI"/>
          <w:sz w:val="48"/>
          <w:szCs w:val="48"/>
        </w:rPr>
      </w:pPr>
      <w:r>
        <w:rPr>
          <w:rFonts w:ascii="Segoe UI" w:hAnsi="Segoe UI" w:cs="Segoe UI"/>
        </w:rPr>
        <w:t>My recommendation</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 xml:space="preserve">Abhi </w:t>
      </w:r>
      <w:r>
        <w:rPr>
          <w:rStyle w:val="Strong"/>
          <w:rFonts w:ascii="Segoe UI" w:hAnsi="Segoe UI" w:cs="Segoe UI"/>
          <w:sz w:val="21"/>
          <w:szCs w:val="21"/>
        </w:rPr>
        <w:t>Apply automatic mat karo</w:t>
      </w:r>
      <w:r>
        <w:rPr>
          <w:rFonts w:ascii="Segoe UI" w:hAnsi="Segoe UI" w:cs="Segoe UI"/>
          <w:sz w:val="21"/>
          <w:szCs w:val="21"/>
        </w:rPr>
        <w:t>. Pehle next phase me jao:</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Secrets Manager / SSM Parameter Store</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Reason:</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CI/CD plan pipeline complete hai</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Apply ko production approval model ke saath baad me add karenge</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Ab secure config/secrets handling samajhna important hai</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 xml:space="preserve">But agar tum chaho toh next hum </w:t>
      </w:r>
      <w:r>
        <w:rPr>
          <w:rStyle w:val="Strong"/>
          <w:rFonts w:ascii="Segoe UI" w:hAnsi="Segoe UI" w:cs="Segoe UI"/>
          <w:sz w:val="21"/>
          <w:szCs w:val="21"/>
        </w:rPr>
        <w:t>manual approval based apply workflow</w:t>
      </w:r>
      <w:r>
        <w:rPr>
          <w:rFonts w:ascii="Segoe UI" w:hAnsi="Segoe UI" w:cs="Segoe UI"/>
          <w:sz w:val="21"/>
          <w:szCs w:val="21"/>
        </w:rPr>
        <w:t xml:space="preserve"> bhi bana sakte hain.</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Bolo bhai, next kya karein?</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1. Secrets Manager / SSM start karo</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2. Terraform apply workflow with approval start karo</w:t>
      </w:r>
    </w:p>
    <w:p w:rsidR="00D43A0B" w:rsidRDefault="00D43A0B" w:rsidP="00D43A0B">
      <w:pPr>
        <w:pStyle w:val="NormalWeb"/>
        <w:spacing w:line="300" w:lineRule="atLeast"/>
        <w:rPr>
          <w:rFonts w:ascii="Segoe UI" w:hAnsi="Segoe UI" w:cs="Segoe UI"/>
          <w:color w:val="424242"/>
          <w:shd w:val="clear" w:color="auto" w:fill="F5F5F5"/>
        </w:rPr>
      </w:pPr>
      <w:r>
        <w:br/>
      </w:r>
      <w:r>
        <w:rPr>
          <w:rFonts w:ascii="Segoe UI" w:hAnsi="Segoe UI" w:cs="Segoe UI"/>
          <w:color w:val="424242"/>
          <w:shd w:val="clear" w:color="auto" w:fill="F5F5F5"/>
        </w:rPr>
        <w:t>1. Secrets Manager / SSM start karo</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 xml:space="preserve">Bilkul bhai </w:t>
      </w:r>
      <w:r>
        <w:rPr>
          <w:rFonts w:ascii="Segoe UI Symbol" w:hAnsi="Segoe UI Symbol" w:cs="Segoe UI Symbol"/>
          <w:sz w:val="21"/>
          <w:szCs w:val="21"/>
        </w:rPr>
        <w:t>✅</w:t>
      </w:r>
      <w:r>
        <w:rPr>
          <w:rFonts w:ascii="Segoe UI" w:hAnsi="Segoe UI" w:cs="Segoe UI"/>
          <w:sz w:val="21"/>
          <w:szCs w:val="21"/>
        </w:rPr>
        <w:t xml:space="preserve"> </w:t>
      </w:r>
      <w:r>
        <w:rPr>
          <w:rStyle w:val="Strong"/>
          <w:rFonts w:ascii="Segoe UI" w:hAnsi="Segoe UI" w:cs="Segoe UI"/>
          <w:sz w:val="21"/>
          <w:szCs w:val="21"/>
        </w:rPr>
        <w:t>Secrets Manager / SSM Parameter Store phase start karte hain</w:t>
      </w:r>
      <w:r>
        <w:rPr>
          <w:rFonts w:ascii="Segoe UI" w:hAnsi="Segoe UI" w:cs="Segoe UI"/>
          <w:sz w:val="21"/>
          <w:szCs w:val="21"/>
        </w:rPr>
        <w:t xml:space="preserve"> — but safe way me.</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Pehle ek important decision:</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lastRenderedPageBreak/>
        <w:t>Non-secret config → SSM Parameter Store</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Real secrets/API tokens/passwords → AWS Secrets Manager</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 xml:space="preserve">AWS SSM Parameter Store </w:t>
      </w:r>
      <w:r>
        <w:rPr>
          <w:rStyle w:val="HTMLCode"/>
        </w:rPr>
        <w:t>String</w:t>
      </w:r>
      <w:r>
        <w:rPr>
          <w:rFonts w:ascii="Segoe UI" w:hAnsi="Segoe UI" w:cs="Segoe UI"/>
          <w:sz w:val="21"/>
          <w:szCs w:val="21"/>
        </w:rPr>
        <w:t xml:space="preserve">, </w:t>
      </w:r>
      <w:r>
        <w:rPr>
          <w:rStyle w:val="HTMLCode"/>
        </w:rPr>
        <w:t>StringList</w:t>
      </w:r>
      <w:r>
        <w:rPr>
          <w:rFonts w:ascii="Segoe UI" w:hAnsi="Segoe UI" w:cs="Segoe UI"/>
          <w:sz w:val="21"/>
          <w:szCs w:val="21"/>
        </w:rPr>
        <w:t xml:space="preserve">, aur </w:t>
      </w:r>
      <w:r>
        <w:rPr>
          <w:rStyle w:val="HTMLCode"/>
        </w:rPr>
        <w:t>SecureString</w:t>
      </w:r>
      <w:r>
        <w:rPr>
          <w:rFonts w:ascii="Segoe UI" w:hAnsi="Segoe UI" w:cs="Segoe UI"/>
          <w:sz w:val="21"/>
          <w:szCs w:val="21"/>
        </w:rPr>
        <w:t xml:space="preserve"> support karta hai; </w:t>
      </w:r>
      <w:r>
        <w:rPr>
          <w:rStyle w:val="HTMLCode"/>
        </w:rPr>
        <w:t>SecureString</w:t>
      </w:r>
      <w:r>
        <w:rPr>
          <w:rFonts w:ascii="Segoe UI" w:hAnsi="Segoe UI" w:cs="Segoe UI"/>
          <w:sz w:val="21"/>
          <w:szCs w:val="21"/>
        </w:rPr>
        <w:t xml:space="preserve"> KMS se encrypt ho sakta hai. AWS docs also recommend Secrets Manager for credentials that need automatic rotation or advanced secret lifecycle capabilities.</w:t>
      </w:r>
      <w:r>
        <w:rPr>
          <w:rFonts w:ascii="Segoe UI" w:hAnsi="Segoe UI" w:cs="Segoe UI"/>
          <w:sz w:val="21"/>
          <w:szCs w:val="21"/>
        </w:rPr>
        <w:br/>
        <w:t>Secrets Manager secrets ko KMS encryption ke saath store karta hai and rotation support karta hai, including managed or Lambda-based rotation.</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326" style="width:0;height:1.5pt" o:hralign="center" o:hrstd="t" o:hr="t" fillcolor="#a0a0a0" stroked="f"/>
        </w:pict>
      </w:r>
    </w:p>
    <w:p w:rsidR="00D43A0B" w:rsidRDefault="00D43A0B" w:rsidP="00D43A0B">
      <w:pPr>
        <w:pStyle w:val="Heading1"/>
        <w:spacing w:line="300" w:lineRule="atLeast"/>
        <w:rPr>
          <w:rFonts w:ascii="Segoe UI" w:hAnsi="Segoe UI" w:cs="Segoe UI"/>
          <w:sz w:val="48"/>
          <w:szCs w:val="48"/>
        </w:rPr>
      </w:pPr>
      <w:r>
        <w:rPr>
          <w:rFonts w:ascii="Segoe UI" w:hAnsi="Segoe UI" w:cs="Segoe UI"/>
        </w:rPr>
        <w:t>Is phase me hum kya karenge?</w:t>
      </w:r>
    </w:p>
    <w:p w:rsidR="00D43A0B" w:rsidRDefault="00D43A0B" w:rsidP="00D43A0B">
      <w:pPr>
        <w:pStyle w:val="Heading2"/>
        <w:spacing w:line="300" w:lineRule="atLeast"/>
        <w:rPr>
          <w:rFonts w:ascii="Segoe UI" w:hAnsi="Segoe UI" w:cs="Segoe UI"/>
        </w:rPr>
      </w:pPr>
      <w:r>
        <w:rPr>
          <w:rFonts w:ascii="Segoe UI" w:hAnsi="Segoe UI" w:cs="Segoe UI"/>
        </w:rPr>
        <w:t>Step-by-step plan</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1. SSM Parameter Store me non-secret config store karenge</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 MODEL_ID</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 KNOWLEDGE_BASE_ID</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 table names</w:t>
      </w:r>
    </w:p>
    <w:p w:rsidR="00D43A0B" w:rsidRDefault="00D43A0B" w:rsidP="00D43A0B">
      <w:pPr>
        <w:spacing w:line="300" w:lineRule="atLeast"/>
        <w:rPr>
          <w:rFonts w:ascii="Segoe UI" w:hAnsi="Segoe UI" w:cs="Segoe UI"/>
          <w:sz w:val="21"/>
          <w:szCs w:val="21"/>
        </w:rPr>
      </w:pPr>
    </w:p>
    <w:p w:rsidR="00D43A0B" w:rsidRDefault="00D43A0B" w:rsidP="00D43A0B">
      <w:pPr>
        <w:spacing w:line="300" w:lineRule="atLeast"/>
        <w:rPr>
          <w:rFonts w:ascii="Segoe UI" w:hAnsi="Segoe UI" w:cs="Segoe UI"/>
          <w:sz w:val="21"/>
          <w:szCs w:val="21"/>
        </w:rPr>
      </w:pPr>
      <w:r>
        <w:rPr>
          <w:rFonts w:ascii="Segoe UI" w:hAnsi="Segoe UI" w:cs="Segoe UI"/>
          <w:sz w:val="21"/>
          <w:szCs w:val="21"/>
        </w:rPr>
        <w:t>2. Secrets Manager concept samjhenge</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 Jira / ServiceNow token ka future use</w:t>
      </w:r>
    </w:p>
    <w:p w:rsidR="00D43A0B" w:rsidRDefault="00D43A0B" w:rsidP="00D43A0B">
      <w:pPr>
        <w:spacing w:line="300" w:lineRule="atLeast"/>
        <w:rPr>
          <w:rFonts w:ascii="Segoe UI" w:hAnsi="Segoe UI" w:cs="Segoe UI"/>
          <w:sz w:val="21"/>
          <w:szCs w:val="21"/>
        </w:rPr>
      </w:pPr>
    </w:p>
    <w:p w:rsidR="00D43A0B" w:rsidRDefault="00D43A0B" w:rsidP="00D43A0B">
      <w:pPr>
        <w:spacing w:line="300" w:lineRule="atLeast"/>
        <w:rPr>
          <w:rFonts w:ascii="Segoe UI" w:hAnsi="Segoe UI" w:cs="Segoe UI"/>
          <w:sz w:val="21"/>
          <w:szCs w:val="21"/>
        </w:rPr>
      </w:pPr>
      <w:r>
        <w:rPr>
          <w:rFonts w:ascii="Segoe UI" w:hAnsi="Segoe UI" w:cs="Segoe UI"/>
          <w:sz w:val="21"/>
          <w:szCs w:val="21"/>
        </w:rPr>
        <w:t>3. Later Lambda code ko optionally update karenge</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 env vars ke instead SSM/Secrets se read karna</w:t>
      </w:r>
    </w:p>
    <w:p w:rsidR="00D43A0B" w:rsidRDefault="00D43A0B" w:rsidP="00D43A0B">
      <w:pPr>
        <w:spacing w:line="300" w:lineRule="atLeast"/>
        <w:rPr>
          <w:rFonts w:ascii="Segoe UI" w:hAnsi="Segoe UI" w:cs="Segoe UI"/>
          <w:sz w:val="21"/>
          <w:szCs w:val="21"/>
        </w:rPr>
      </w:pPr>
    </w:p>
    <w:p w:rsidR="00D43A0B" w:rsidRDefault="00D43A0B" w:rsidP="00D43A0B">
      <w:pPr>
        <w:spacing w:line="300" w:lineRule="atLeast"/>
        <w:rPr>
          <w:rFonts w:ascii="Segoe UI" w:hAnsi="Segoe UI" w:cs="Segoe UI"/>
          <w:sz w:val="21"/>
          <w:szCs w:val="21"/>
        </w:rPr>
      </w:pPr>
      <w:r>
        <w:rPr>
          <w:rFonts w:ascii="Segoe UI" w:hAnsi="Segoe UI" w:cs="Segoe UI"/>
          <w:sz w:val="21"/>
          <w:szCs w:val="21"/>
        </w:rPr>
        <w:t>4. Terraform me bhi later SSM/Secrets resources manage karenge</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 xml:space="preserve">Abhi </w:t>
      </w:r>
      <w:r>
        <w:rPr>
          <w:rStyle w:val="Strong"/>
          <w:rFonts w:ascii="Segoe UI" w:hAnsi="Segoe UI" w:cs="Segoe UI"/>
          <w:sz w:val="21"/>
          <w:szCs w:val="21"/>
        </w:rPr>
        <w:t>Lambda code change nahi karenge</w:t>
      </w:r>
      <w:r>
        <w:rPr>
          <w:rFonts w:ascii="Segoe UI" w:hAnsi="Segoe UI" w:cs="Segoe UI"/>
          <w:sz w:val="21"/>
          <w:szCs w:val="21"/>
        </w:rPr>
        <w:t>. Pehle SSM me config create karenge and console/CLI se verify karenge.</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327" style="width:0;height:1.5pt" o:hralign="center" o:hrstd="t" o:hr="t" fillcolor="#a0a0a0" stroked="f"/>
        </w:pict>
      </w:r>
    </w:p>
    <w:p w:rsidR="00D43A0B" w:rsidRDefault="00D43A0B" w:rsidP="00D43A0B">
      <w:pPr>
        <w:pStyle w:val="Heading1"/>
        <w:spacing w:line="300" w:lineRule="atLeast"/>
        <w:rPr>
          <w:rFonts w:ascii="Segoe UI" w:hAnsi="Segoe UI" w:cs="Segoe UI"/>
          <w:sz w:val="48"/>
          <w:szCs w:val="48"/>
        </w:rPr>
      </w:pPr>
      <w:r>
        <w:rPr>
          <w:rFonts w:ascii="Segoe UI" w:hAnsi="Segoe UI" w:cs="Segoe UI"/>
        </w:rPr>
        <w:t>SSM vs Secrets Manager — simple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98"/>
        <w:gridCol w:w="2018"/>
      </w:tblGrid>
      <w:tr w:rsidR="00D43A0B" w:rsidTr="00D43A0B">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D43A0B" w:rsidRDefault="00D43A0B">
            <w:pPr>
              <w:jc w:val="center"/>
              <w:rPr>
                <w:rFonts w:ascii="Times New Roman" w:hAnsi="Times New Roman" w:cs="Times New Roman"/>
                <w:b/>
                <w:bCs/>
              </w:rPr>
            </w:pPr>
            <w:r>
              <w:rPr>
                <w:b/>
                <w:bCs/>
              </w:rPr>
              <w:t>Use case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D43A0B" w:rsidRDefault="00D43A0B">
            <w:pPr>
              <w:jc w:val="center"/>
              <w:rPr>
                <w:b/>
                <w:bCs/>
              </w:rPr>
            </w:pPr>
            <w:r>
              <w:rPr>
                <w:b/>
                <w:bCs/>
              </w:rPr>
              <w:t>Service</w:t>
            </w:r>
          </w:p>
        </w:tc>
      </w:tr>
      <w:tr w:rsidR="00D43A0B" w:rsidTr="00D43A0B">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D43A0B" w:rsidRDefault="00D43A0B">
            <w:r>
              <w:t>Model ID, table name, KB ID, max tokens</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D43A0B" w:rsidRDefault="00D43A0B">
            <w:r>
              <w:t>SSM Parameter Store</w:t>
            </w:r>
          </w:p>
        </w:tc>
      </w:tr>
      <w:tr w:rsidR="00D43A0B" w:rsidTr="00D43A0B">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D43A0B" w:rsidRDefault="00D43A0B">
            <w:r>
              <w:t>Jira token, ServiceNow secret, DB password</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D43A0B" w:rsidRDefault="00D43A0B">
            <w:r>
              <w:t>Secrets Manager</w:t>
            </w:r>
          </w:p>
        </w:tc>
      </w:tr>
      <w:tr w:rsidR="00D43A0B" w:rsidTr="00D43A0B">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D43A0B" w:rsidRDefault="00D43A0B">
            <w:r>
              <w:t>Non-sensitive config</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D43A0B" w:rsidRDefault="00D43A0B">
            <w:r>
              <w:t>SSM String</w:t>
            </w:r>
          </w:p>
        </w:tc>
      </w:tr>
      <w:tr w:rsidR="00D43A0B" w:rsidTr="00D43A0B">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D43A0B" w:rsidRDefault="00D43A0B">
            <w:r>
              <w:t>Encrypted lightweight config</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D43A0B" w:rsidRDefault="00D43A0B">
            <w:r>
              <w:t>SSM SecureString</w:t>
            </w:r>
          </w:p>
        </w:tc>
      </w:tr>
      <w:tr w:rsidR="00D43A0B" w:rsidTr="00D43A0B">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D43A0B" w:rsidRDefault="00D43A0B">
            <w:r>
              <w:t>Auto rotation required</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D43A0B" w:rsidRDefault="00D43A0B">
            <w:r>
              <w:t>Secrets Manager</w:t>
            </w:r>
          </w:p>
        </w:tc>
      </w:tr>
    </w:tbl>
    <w:p w:rsidR="00D43A0B" w:rsidRDefault="00114F67" w:rsidP="00D43A0B">
      <w:pPr>
        <w:spacing w:line="300" w:lineRule="atLeast"/>
        <w:rPr>
          <w:rFonts w:ascii="Segoe UI" w:hAnsi="Segoe UI" w:cs="Segoe UI"/>
          <w:sz w:val="21"/>
          <w:szCs w:val="21"/>
        </w:rPr>
      </w:pPr>
      <w:r>
        <w:rPr>
          <w:rFonts w:ascii="Segoe UI" w:hAnsi="Segoe UI" w:cs="Segoe UI"/>
          <w:sz w:val="21"/>
          <w:szCs w:val="21"/>
        </w:rPr>
        <w:lastRenderedPageBreak/>
        <w:pict>
          <v:rect id="_x0000_i1328" style="width:0;height:1.5pt" o:hralign="center" o:hrstd="t" o:hr="t" fillcolor="#a0a0a0" stroked="f"/>
        </w:pict>
      </w:r>
    </w:p>
    <w:p w:rsidR="00D43A0B" w:rsidRDefault="00D43A0B" w:rsidP="00D43A0B">
      <w:pPr>
        <w:pStyle w:val="Heading1"/>
        <w:spacing w:line="300" w:lineRule="atLeast"/>
        <w:rPr>
          <w:rFonts w:ascii="Segoe UI" w:hAnsi="Segoe UI" w:cs="Segoe UI"/>
          <w:sz w:val="48"/>
          <w:szCs w:val="48"/>
        </w:rPr>
      </w:pPr>
      <w:r>
        <w:rPr>
          <w:rFonts w:ascii="Segoe UI" w:hAnsi="Segoe UI" w:cs="Segoe UI"/>
        </w:rPr>
        <w:t>Ab practical start: SSM Parameter Store</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Hum pehle SSM me 2 config values store karenge:</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/enterprise-genai/dev/model_id</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/enterprise-genai/dev/knowledge_base_id</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 xml:space="preserve">Ye secret nahi hain, so </w:t>
      </w:r>
      <w:r>
        <w:rPr>
          <w:rStyle w:val="HTMLCode"/>
        </w:rPr>
        <w:t>String</w:t>
      </w:r>
      <w:r>
        <w:rPr>
          <w:rFonts w:ascii="Segoe UI" w:hAnsi="Segoe UI" w:cs="Segoe UI"/>
          <w:sz w:val="21"/>
          <w:szCs w:val="21"/>
        </w:rPr>
        <w:t xml:space="preserve"> type use karenge.</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329" style="width:0;height:1.5pt" o:hralign="center" o:hrstd="t" o:hr="t" fillcolor="#a0a0a0" stroked="f"/>
        </w:pict>
      </w:r>
    </w:p>
    <w:p w:rsidR="00D43A0B" w:rsidRDefault="00D43A0B" w:rsidP="00D43A0B">
      <w:pPr>
        <w:pStyle w:val="Heading2"/>
        <w:spacing w:line="300" w:lineRule="atLeast"/>
        <w:rPr>
          <w:rFonts w:ascii="Segoe UI" w:hAnsi="Segoe UI" w:cs="Segoe UI"/>
        </w:rPr>
      </w:pPr>
      <w:r>
        <w:rPr>
          <w:rFonts w:ascii="Segoe UI" w:hAnsi="Segoe UI" w:cs="Segoe UI"/>
        </w:rPr>
        <w:t>Step 1: Current Terraform values read karo</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CloudShell me run karo:</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cd ~/enterprise-genai-iac/infra</w:t>
      </w:r>
    </w:p>
    <w:p w:rsidR="00D43A0B" w:rsidRDefault="00D43A0B" w:rsidP="00D43A0B">
      <w:pPr>
        <w:spacing w:line="300" w:lineRule="atLeast"/>
        <w:rPr>
          <w:rFonts w:ascii="Segoe UI" w:hAnsi="Segoe UI" w:cs="Segoe UI"/>
          <w:sz w:val="21"/>
          <w:szCs w:val="21"/>
        </w:rPr>
      </w:pPr>
    </w:p>
    <w:p w:rsidR="00D43A0B" w:rsidRDefault="00D43A0B" w:rsidP="00D43A0B">
      <w:pPr>
        <w:spacing w:line="300" w:lineRule="atLeast"/>
        <w:rPr>
          <w:rFonts w:ascii="Segoe UI" w:hAnsi="Segoe UI" w:cs="Segoe UI"/>
          <w:sz w:val="21"/>
          <w:szCs w:val="21"/>
        </w:rPr>
      </w:pPr>
      <w:r>
        <w:rPr>
          <w:rFonts w:ascii="Segoe UI" w:hAnsi="Segoe UI" w:cs="Segoe UI"/>
          <w:sz w:val="21"/>
          <w:szCs w:val="21"/>
        </w:rPr>
        <w:t>grep -E 'model_id|knowledge_base_id' terraform.tfvars</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Expected output kuch aisa:</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model_id = "arn:aws:bedrock:..."</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knowledge_base_id = "LWMZXYWTBX"</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330" style="width:0;height:1.5pt" o:hralign="center" o:hrstd="t" o:hr="t" fillcolor="#a0a0a0" stroked="f"/>
        </w:pict>
      </w:r>
    </w:p>
    <w:p w:rsidR="00D43A0B" w:rsidRDefault="00D43A0B" w:rsidP="00D43A0B">
      <w:pPr>
        <w:pStyle w:val="Heading2"/>
        <w:spacing w:line="300" w:lineRule="atLeast"/>
        <w:rPr>
          <w:rFonts w:ascii="Segoe UI" w:hAnsi="Segoe UI" w:cs="Segoe UI"/>
        </w:rPr>
      </w:pPr>
      <w:r>
        <w:rPr>
          <w:rFonts w:ascii="Segoe UI" w:hAnsi="Segoe UI" w:cs="Segoe UI"/>
        </w:rPr>
        <w:t>Step 2: Shell variables set karo</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Run karo:</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MODEL_ID=$(grep '^model_id' terraform.tfvars | cut -d '"' -f2)</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KB_ID=$(grep '^knowledge_base_id' terraform.tfvars | cut -d '"' -f2)</w:t>
      </w:r>
    </w:p>
    <w:p w:rsidR="00D43A0B" w:rsidRDefault="00D43A0B" w:rsidP="00D43A0B">
      <w:pPr>
        <w:spacing w:line="300" w:lineRule="atLeast"/>
        <w:rPr>
          <w:rFonts w:ascii="Segoe UI" w:hAnsi="Segoe UI" w:cs="Segoe UI"/>
          <w:sz w:val="21"/>
          <w:szCs w:val="21"/>
        </w:rPr>
      </w:pPr>
    </w:p>
    <w:p w:rsidR="00D43A0B" w:rsidRDefault="00D43A0B" w:rsidP="00D43A0B">
      <w:pPr>
        <w:spacing w:line="300" w:lineRule="atLeast"/>
        <w:rPr>
          <w:rFonts w:ascii="Segoe UI" w:hAnsi="Segoe UI" w:cs="Segoe UI"/>
          <w:sz w:val="21"/>
          <w:szCs w:val="21"/>
        </w:rPr>
      </w:pPr>
      <w:r>
        <w:rPr>
          <w:rFonts w:ascii="Segoe UI" w:hAnsi="Segoe UI" w:cs="Segoe UI"/>
          <w:sz w:val="21"/>
          <w:szCs w:val="21"/>
        </w:rPr>
        <w:t>echo "$MODEL_ID"</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echo "$KB_ID"</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Expected:</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arn:aws:bedrock:...</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LWMZXYWTBX</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331" style="width:0;height:1.5pt" o:hralign="center" o:hrstd="t" o:hr="t" fillcolor="#a0a0a0" stroked="f"/>
        </w:pict>
      </w:r>
    </w:p>
    <w:p w:rsidR="00D43A0B" w:rsidRDefault="00D43A0B" w:rsidP="00D43A0B">
      <w:pPr>
        <w:pStyle w:val="Heading2"/>
        <w:spacing w:line="300" w:lineRule="atLeast"/>
        <w:rPr>
          <w:rFonts w:ascii="Segoe UI" w:hAnsi="Segoe UI" w:cs="Segoe UI"/>
        </w:rPr>
      </w:pPr>
      <w:r>
        <w:rPr>
          <w:rFonts w:ascii="Segoe UI" w:hAnsi="Segoe UI" w:cs="Segoe UI"/>
        </w:rPr>
        <w:t>Step 3: SSM parameters create/update karo</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Run karo:</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lastRenderedPageBreak/>
        <w:t>aws ssm put-parameter &lt;/span&gt;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--name "/enterprise-genai/dev/model_id" &lt;/span&gt;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--type "String" &lt;/span&gt;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--value "$MODEL_ID" &lt;/span&gt;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--overwrite &lt;/span&gt;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--region ap-south-1</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Then:</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aws ssm put-parameter &lt;/span&gt;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--name "/enterprise-genai/dev/knowledge_base_id" &lt;/span&gt;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--type "String" &lt;/span&gt;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--value "$KB_ID" &lt;/span&gt;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--overwrite &lt;/span&gt;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--region ap-south-1</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332" style="width:0;height:1.5pt" o:hralign="center" o:hrstd="t" o:hr="t" fillcolor="#a0a0a0" stroked="f"/>
        </w:pict>
      </w:r>
    </w:p>
    <w:p w:rsidR="00D43A0B" w:rsidRDefault="00D43A0B" w:rsidP="00D43A0B">
      <w:pPr>
        <w:pStyle w:val="Heading2"/>
        <w:spacing w:line="300" w:lineRule="atLeast"/>
        <w:rPr>
          <w:rFonts w:ascii="Segoe UI" w:hAnsi="Segoe UI" w:cs="Segoe UI"/>
        </w:rPr>
      </w:pPr>
      <w:r>
        <w:rPr>
          <w:rFonts w:ascii="Segoe UI" w:hAnsi="Segoe UI" w:cs="Segoe UI"/>
        </w:rPr>
        <w:t>Step 4: Verify karo</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aws ssm get-parameter &lt;/span&gt;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--name "/enterprise-genai/dev/knowledge_base_id" &lt;/span&gt;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--region ap-south-1</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Expected:</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"Value": "LWMZXYWTBX"</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333" style="width:0;height:1.5pt" o:hralign="center" o:hrstd="t" o:hr="t" fillcolor="#a0a0a0" stroked="f"/>
        </w:pict>
      </w:r>
    </w:p>
    <w:p w:rsidR="00D43A0B" w:rsidRDefault="00D43A0B" w:rsidP="00D43A0B">
      <w:pPr>
        <w:pStyle w:val="Heading1"/>
        <w:spacing w:line="300" w:lineRule="atLeast"/>
        <w:rPr>
          <w:rFonts w:ascii="Segoe UI" w:hAnsi="Segoe UI" w:cs="Segoe UI"/>
          <w:sz w:val="48"/>
          <w:szCs w:val="48"/>
        </w:rPr>
      </w:pPr>
      <w:r>
        <w:rPr>
          <w:rFonts w:ascii="Segoe UI" w:hAnsi="Segoe UI" w:cs="Segoe UI"/>
        </w:rPr>
        <w:t>Isse application par kya impact padega?</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 xml:space="preserve">Abhi </w:t>
      </w:r>
      <w:r>
        <w:rPr>
          <w:rStyle w:val="Strong"/>
          <w:rFonts w:ascii="Segoe UI" w:hAnsi="Segoe UI" w:cs="Segoe UI"/>
          <w:sz w:val="21"/>
          <w:szCs w:val="21"/>
        </w:rPr>
        <w:t>koi impact nahi</w:t>
      </w:r>
      <w:r>
        <w:rPr>
          <w:rFonts w:ascii="Segoe UI" w:hAnsi="Segoe UI" w:cs="Segoe UI"/>
          <w:sz w:val="21"/>
          <w:szCs w:val="21"/>
        </w:rPr>
        <w:t>.</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Current Lambda still env vars se read kar rahi hai:</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MODEL_ID</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KNOWLEDGE_BASE_ID</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CHAT_HISTORY_TABLE</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TICKETS_TABLE</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SSM me values store karna sirf next maturity step hai. Later hum Lambda ko update kar sakte hain:</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Lambda start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lastRenderedPageBreak/>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SSM Parameter Store se config fetch</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Bedrock/RAG use</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334" style="width:0;height:1.5pt" o:hralign="center" o:hrstd="t" o:hr="t" fillcolor="#a0a0a0" stroked="f"/>
        </w:pict>
      </w:r>
    </w:p>
    <w:p w:rsidR="00D43A0B" w:rsidRDefault="00D43A0B" w:rsidP="00D43A0B">
      <w:pPr>
        <w:pStyle w:val="Heading1"/>
        <w:spacing w:line="300" w:lineRule="atLeast"/>
        <w:rPr>
          <w:rFonts w:ascii="Segoe UI" w:hAnsi="Segoe UI" w:cs="Segoe UI"/>
          <w:sz w:val="48"/>
          <w:szCs w:val="48"/>
        </w:rPr>
      </w:pPr>
      <w:r>
        <w:rPr>
          <w:rFonts w:ascii="Segoe UI" w:hAnsi="Segoe UI" w:cs="Segoe UI"/>
        </w:rPr>
        <w:t>Interview-ready line</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Tum bol sakte ho:</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“For non-sensitive runtime configuration such as model ID, Knowledge Base ID, table names, and tuning parameters, I use SSM Parameter Store. For sensitive values such as Jira tokens, ServiceNow credentials, database passwords, or third-party API keys, I use AWS Secrets Manager with IAM-based access and optional rotation.”</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335" style="width:0;height:1.5pt" o:hralign="center" o:hrstd="t" o:hr="t" fillcolor="#a0a0a0" stroked="f"/>
        </w:pic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 xml:space="preserve">Abhi pehle </w:t>
      </w:r>
      <w:r>
        <w:rPr>
          <w:rStyle w:val="Strong"/>
          <w:rFonts w:ascii="Segoe UI" w:hAnsi="Segoe UI" w:cs="Segoe UI"/>
          <w:sz w:val="21"/>
          <w:szCs w:val="21"/>
        </w:rPr>
        <w:t>Step 1 to Step 4</w:t>
      </w:r>
      <w:r>
        <w:rPr>
          <w:rFonts w:ascii="Segoe UI" w:hAnsi="Segoe UI" w:cs="Segoe UI"/>
          <w:sz w:val="21"/>
          <w:szCs w:val="21"/>
        </w:rPr>
        <w:t xml:space="preserve"> run karo and output bhejo. Phir hum next me </w:t>
      </w:r>
      <w:r>
        <w:rPr>
          <w:rStyle w:val="Strong"/>
          <w:rFonts w:ascii="Segoe UI" w:hAnsi="Segoe UI" w:cs="Segoe UI"/>
          <w:sz w:val="21"/>
          <w:szCs w:val="21"/>
        </w:rPr>
        <w:t>Secrets Manager ka practical future use case</w:t>
      </w:r>
      <w:r>
        <w:rPr>
          <w:rFonts w:ascii="Segoe UI" w:hAnsi="Segoe UI" w:cs="Segoe UI"/>
          <w:sz w:val="21"/>
          <w:szCs w:val="21"/>
        </w:rPr>
        <w:t xml:space="preserve"> start karenge.</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 xml:space="preserve">Bhai, screenshot me jo output hai usse confirm hota hai ki commands </w:t>
      </w:r>
      <w:r>
        <w:rPr>
          <w:rStyle w:val="Strong"/>
          <w:rFonts w:ascii="Segoe UI" w:hAnsi="Segoe UI" w:cs="Segoe UI"/>
          <w:sz w:val="21"/>
          <w:szCs w:val="21"/>
        </w:rPr>
        <w:t>successfully run ho gayi hain</w:t>
      </w:r>
      <w:r>
        <w:rPr>
          <w:rFonts w:ascii="Segoe UI" w:hAnsi="Segoe UI" w:cs="Segoe UI"/>
          <w:sz w:val="21"/>
          <w:szCs w:val="21"/>
        </w:rPr>
        <w:t xml:space="preserve"> </w:t>
      </w:r>
      <w:r>
        <w:rPr>
          <w:rFonts w:ascii="Segoe UI Symbol" w:hAnsi="Segoe UI Symbol" w:cs="Segoe UI Symbol"/>
          <w:sz w:val="21"/>
          <w:szCs w:val="21"/>
        </w:rPr>
        <w:t>✅</w:t>
      </w:r>
      <w:r>
        <w:rPr>
          <w:rFonts w:ascii="Segoe UI" w:hAnsi="Segoe UI" w:cs="Segoe UI"/>
          <w:sz w:val="21"/>
          <w:szCs w:val="21"/>
        </w:rPr>
        <w:br/>
        <w:t>SSM Parameter Store me dono values create ho chuki hain:</w:t>
      </w:r>
    </w:p>
    <w:p w:rsidR="00D43A0B" w:rsidRDefault="00D43A0B" w:rsidP="00D43A0B">
      <w:pPr>
        <w:numPr>
          <w:ilvl w:val="0"/>
          <w:numId w:val="39"/>
        </w:numPr>
        <w:spacing w:before="100" w:beforeAutospacing="1" w:after="100" w:afterAutospacing="1" w:line="300" w:lineRule="atLeast"/>
        <w:rPr>
          <w:rFonts w:ascii="Segoe UI" w:hAnsi="Segoe UI" w:cs="Segoe UI"/>
          <w:sz w:val="21"/>
          <w:szCs w:val="21"/>
        </w:rPr>
      </w:pPr>
      <w:r>
        <w:rPr>
          <w:rStyle w:val="HTMLCode"/>
          <w:rFonts w:eastAsiaTheme="minorHAnsi"/>
        </w:rPr>
        <w:t>/enterprise-genai/dev/model_id</w:t>
      </w:r>
    </w:p>
    <w:p w:rsidR="00D43A0B" w:rsidRDefault="00D43A0B" w:rsidP="00D43A0B">
      <w:pPr>
        <w:numPr>
          <w:ilvl w:val="0"/>
          <w:numId w:val="39"/>
        </w:numPr>
        <w:spacing w:before="100" w:beforeAutospacing="1" w:after="100" w:afterAutospacing="1" w:line="300" w:lineRule="atLeast"/>
        <w:rPr>
          <w:rFonts w:ascii="Segoe UI" w:hAnsi="Segoe UI" w:cs="Segoe UI"/>
          <w:sz w:val="21"/>
          <w:szCs w:val="21"/>
        </w:rPr>
      </w:pPr>
      <w:r>
        <w:rPr>
          <w:rStyle w:val="HTMLCode"/>
          <w:rFonts w:eastAsiaTheme="minorHAnsi"/>
        </w:rPr>
        <w:t>/enterprise-genai/dev/knowledge_base_id</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 xml:space="preserve">Aur </w:t>
      </w:r>
      <w:r>
        <w:rPr>
          <w:rStyle w:val="HTMLCode"/>
        </w:rPr>
        <w:t>get-parameter</w:t>
      </w:r>
      <w:r>
        <w:rPr>
          <w:rFonts w:ascii="Segoe UI" w:hAnsi="Segoe UI" w:cs="Segoe UI"/>
          <w:sz w:val="21"/>
          <w:szCs w:val="21"/>
        </w:rPr>
        <w:t xml:space="preserve"> se </w:t>
      </w:r>
      <w:r>
        <w:rPr>
          <w:rStyle w:val="HTMLCode"/>
        </w:rPr>
        <w:t>knowledge_base_id</w:t>
      </w:r>
      <w:r>
        <w:rPr>
          <w:rFonts w:ascii="Segoe UI" w:hAnsi="Segoe UI" w:cs="Segoe UI"/>
          <w:sz w:val="21"/>
          <w:szCs w:val="21"/>
        </w:rPr>
        <w:t xml:space="preserve"> ki value bhi verify ho gayi:</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Value = LWMZXYWTBX</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imageimage.png†CloudShell shows SSM parameters created (Image: SSM model and knowledge base parameters created)</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Ab tumhare commands ka meaning simple way me samjho.</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336" style="width:0;height:1.5pt" o:hralign="center" o:hrstd="t" o:hr="t" fillcolor="#a0a0a0" stroked="f"/>
        </w:pict>
      </w:r>
    </w:p>
    <w:p w:rsidR="00D43A0B" w:rsidRDefault="00D43A0B" w:rsidP="00D43A0B">
      <w:pPr>
        <w:pStyle w:val="Heading1"/>
        <w:spacing w:line="300" w:lineRule="atLeast"/>
        <w:rPr>
          <w:rFonts w:ascii="Segoe UI" w:hAnsi="Segoe UI" w:cs="Segoe UI"/>
          <w:sz w:val="48"/>
          <w:szCs w:val="48"/>
        </w:rPr>
      </w:pPr>
      <w:r>
        <w:rPr>
          <w:rFonts w:ascii="Segoe UI" w:hAnsi="Segoe UI" w:cs="Segoe UI"/>
        </w:rPr>
        <w:t>1. Ye command kya kar rahi hai?</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MODEL_ID=$(grep '^model_id' terraform.tfvars | cut -d '"' -f2)</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Iska simple meaning:</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terraform.tfvars file se model_id ki value nikaalo</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aur usko shell variable MODEL_ID me save karo</w:t>
      </w:r>
    </w:p>
    <w:p w:rsidR="00D43A0B" w:rsidRDefault="00D43A0B" w:rsidP="00D43A0B">
      <w:pPr>
        <w:pStyle w:val="Heading2"/>
        <w:spacing w:line="300" w:lineRule="atLeast"/>
        <w:rPr>
          <w:rFonts w:ascii="Segoe UI" w:hAnsi="Segoe UI" w:cs="Segoe UI"/>
        </w:rPr>
      </w:pPr>
      <w:r>
        <w:rPr>
          <w:rFonts w:ascii="Segoe UI" w:hAnsi="Segoe UI" w:cs="Segoe UI"/>
        </w:rPr>
        <w:t>Breakdown</w:t>
      </w:r>
    </w:p>
    <w:p w:rsidR="00D43A0B" w:rsidRDefault="00D43A0B" w:rsidP="00D43A0B">
      <w:pPr>
        <w:pStyle w:val="Heading3"/>
        <w:spacing w:line="300" w:lineRule="atLeast"/>
        <w:rPr>
          <w:rFonts w:ascii="Segoe UI" w:hAnsi="Segoe UI" w:cs="Segoe UI"/>
        </w:rPr>
      </w:pPr>
      <w:r>
        <w:rPr>
          <w:rStyle w:val="HTMLCode"/>
        </w:rPr>
        <w:t>grep '^model_id' terraform.tfvars</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lastRenderedPageBreak/>
        <w:t xml:space="preserve">Ye </w:t>
      </w:r>
      <w:r>
        <w:rPr>
          <w:rStyle w:val="HTMLCode"/>
        </w:rPr>
        <w:t>terraform.tfvars</w:t>
      </w:r>
      <w:r>
        <w:rPr>
          <w:rFonts w:ascii="Segoe UI" w:hAnsi="Segoe UI" w:cs="Segoe UI"/>
          <w:sz w:val="21"/>
          <w:szCs w:val="21"/>
        </w:rPr>
        <w:t xml:space="preserve"> file me woh line dhoondta hai jo </w:t>
      </w:r>
      <w:r>
        <w:rPr>
          <w:rStyle w:val="HTMLCode"/>
        </w:rPr>
        <w:t>model_id</w:t>
      </w:r>
      <w:r>
        <w:rPr>
          <w:rFonts w:ascii="Segoe UI" w:hAnsi="Segoe UI" w:cs="Segoe UI"/>
          <w:sz w:val="21"/>
          <w:szCs w:val="21"/>
        </w:rPr>
        <w:t xml:space="preserve"> se start hoti hai.</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Example line:</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model_id = "arn:aws:bedrock:ap-south-1:628479575897:inference-profile/..."</w:t>
      </w:r>
    </w:p>
    <w:p w:rsidR="00D43A0B" w:rsidRDefault="00D43A0B" w:rsidP="00D43A0B">
      <w:pPr>
        <w:pStyle w:val="Heading3"/>
        <w:spacing w:line="300" w:lineRule="atLeast"/>
        <w:rPr>
          <w:rFonts w:ascii="Segoe UI" w:hAnsi="Segoe UI" w:cs="Segoe UI"/>
        </w:rPr>
      </w:pPr>
      <w:r>
        <w:rPr>
          <w:rStyle w:val="HTMLCode"/>
        </w:rPr>
        <w:t>cut -d '"' -f2</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Ye double quotes ke andar wali value nikaalta hai.</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Example:</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"arn:aws:bedrock:..."</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se sirf:</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arn:aws:bedrock:...</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niklega.</w:t>
      </w:r>
    </w:p>
    <w:p w:rsidR="00D43A0B" w:rsidRDefault="00D43A0B" w:rsidP="00D43A0B">
      <w:pPr>
        <w:pStyle w:val="Heading3"/>
        <w:spacing w:line="300" w:lineRule="atLeast"/>
        <w:rPr>
          <w:rFonts w:ascii="Segoe UI" w:hAnsi="Segoe UI" w:cs="Segoe UI"/>
        </w:rPr>
      </w:pPr>
      <w:r>
        <w:rPr>
          <w:rFonts w:ascii="Segoe UI" w:hAnsi="Segoe UI" w:cs="Segoe UI"/>
        </w:rPr>
        <w:t>Final result</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MODEL_ID="arn:aws:bedrock:..."</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Memory me save ho gaya.</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337" style="width:0;height:1.5pt" o:hralign="center" o:hrstd="t" o:hr="t" fillcolor="#a0a0a0" stroked="f"/>
        </w:pict>
      </w:r>
    </w:p>
    <w:p w:rsidR="00D43A0B" w:rsidRDefault="00D43A0B" w:rsidP="00D43A0B">
      <w:pPr>
        <w:pStyle w:val="Heading1"/>
        <w:spacing w:line="300" w:lineRule="atLeast"/>
        <w:rPr>
          <w:rFonts w:ascii="Segoe UI" w:hAnsi="Segoe UI" w:cs="Segoe UI"/>
          <w:sz w:val="48"/>
          <w:szCs w:val="48"/>
        </w:rPr>
      </w:pPr>
      <w:r>
        <w:rPr>
          <w:rFonts w:ascii="Segoe UI" w:hAnsi="Segoe UI" w:cs="Segoe UI"/>
        </w:rPr>
        <w:t>2. Ye command kya kar rahi hai?</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KB_ID=$(grep '^knowledge_base_id' terraform.tfvars | cut -d '"' -f2)</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Iska simple meaning:</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terraform.tfvars file se knowledge_base_id ki value nikaalo</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aur usko shell variable KB_ID me save karo</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Example:</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knowledge_base_id = "LWMZXYWTBX"</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se shell variable ban gaya:</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KB_ID="LWMZXYWTBX"</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338" style="width:0;height:1.5pt" o:hralign="center" o:hrstd="t" o:hr="t" fillcolor="#a0a0a0" stroked="f"/>
        </w:pict>
      </w:r>
    </w:p>
    <w:p w:rsidR="00D43A0B" w:rsidRDefault="00D43A0B" w:rsidP="00D43A0B">
      <w:pPr>
        <w:pStyle w:val="Heading1"/>
        <w:spacing w:line="300" w:lineRule="atLeast"/>
        <w:rPr>
          <w:rFonts w:ascii="Segoe UI" w:hAnsi="Segoe UI" w:cs="Segoe UI"/>
          <w:sz w:val="48"/>
          <w:szCs w:val="48"/>
        </w:rPr>
      </w:pPr>
      <w:r>
        <w:rPr>
          <w:rFonts w:ascii="Segoe UI" w:hAnsi="Segoe UI" w:cs="Segoe UI"/>
        </w:rPr>
        <w:t>3. Ye SSM put-parameter command kya karti hai?</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aws ssm put-parameter &lt;/span&gt;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--name "/enterprise-genai/dev/knowledge_base_id" &lt;/span&gt;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--type "String" &lt;/span&gt;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lastRenderedPageBreak/>
        <w:t>  --value "$KB_ID" &lt;/span&gt;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--overwrite &lt;/span&gt;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--region ap-south-1</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Iska simple meaning:</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AWS SSM Parameter Store me ek parameter create/update karo</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jiska naam /enterprise-genai/dev/knowledge_base_id hai</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aur value KB_ID variable se lo</w:t>
      </w:r>
    </w:p>
    <w:p w:rsidR="00D43A0B" w:rsidRDefault="00D43A0B" w:rsidP="00D43A0B">
      <w:pPr>
        <w:pStyle w:val="Heading2"/>
        <w:spacing w:line="300" w:lineRule="atLeast"/>
        <w:rPr>
          <w:rFonts w:ascii="Segoe UI" w:hAnsi="Segoe UI" w:cs="Segoe UI"/>
        </w:rPr>
      </w:pPr>
      <w:r>
        <w:rPr>
          <w:rFonts w:ascii="Segoe UI" w:hAnsi="Segoe UI" w:cs="Segoe UI"/>
        </w:rPr>
        <w:t>Breakdown</w:t>
      </w:r>
    </w:p>
    <w:p w:rsidR="00D43A0B" w:rsidRDefault="00D43A0B" w:rsidP="00D43A0B">
      <w:pPr>
        <w:pStyle w:val="Heading3"/>
        <w:spacing w:line="300" w:lineRule="atLeast"/>
        <w:rPr>
          <w:rFonts w:ascii="Segoe UI" w:hAnsi="Segoe UI" w:cs="Segoe UI"/>
        </w:rPr>
      </w:pPr>
      <w:r>
        <w:rPr>
          <w:rStyle w:val="HTMLCode"/>
        </w:rPr>
        <w:t>aws ssm put-parameter</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AWS SSM Parameter Store me parameter create/update karta hai.</w:t>
      </w:r>
    </w:p>
    <w:p w:rsidR="00D43A0B" w:rsidRDefault="00D43A0B" w:rsidP="00D43A0B">
      <w:pPr>
        <w:pStyle w:val="Heading3"/>
        <w:spacing w:line="300" w:lineRule="atLeast"/>
        <w:rPr>
          <w:rFonts w:ascii="Segoe UI" w:hAnsi="Segoe UI" w:cs="Segoe UI"/>
        </w:rPr>
      </w:pPr>
      <w:r>
        <w:rPr>
          <w:rStyle w:val="HTMLCode"/>
        </w:rPr>
        <w:t>--name "/enterprise-genai/dev/knowledge_base_id"</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Parameter ka naam/path:</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/enterprise-genai/dev/knowledge_base_id</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Ye hierarchical naming hai. Production me commonly aise use hota hai:</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/project/environment/config-name</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Example:</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/enterprise-genai/dev/model_id</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/enterprise-genai/stage/model_id</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/enterprise-genai/prod/model_id</w:t>
      </w:r>
    </w:p>
    <w:p w:rsidR="00D43A0B" w:rsidRDefault="00D43A0B" w:rsidP="00D43A0B">
      <w:pPr>
        <w:pStyle w:val="Heading3"/>
        <w:spacing w:line="300" w:lineRule="atLeast"/>
        <w:rPr>
          <w:rFonts w:ascii="Segoe UI" w:hAnsi="Segoe UI" w:cs="Segoe UI"/>
        </w:rPr>
      </w:pPr>
      <w:r>
        <w:rPr>
          <w:rStyle w:val="HTMLCode"/>
        </w:rPr>
        <w:t>--type "String"</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Ye normal non-secret text value hai.</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 xml:space="preserve">Model ID aur KB ID secret nahi hain, isliye </w:t>
      </w:r>
      <w:r>
        <w:rPr>
          <w:rStyle w:val="HTMLCode"/>
        </w:rPr>
        <w:t>String</w:t>
      </w:r>
      <w:r>
        <w:rPr>
          <w:rFonts w:ascii="Segoe UI" w:hAnsi="Segoe UI" w:cs="Segoe UI"/>
          <w:sz w:val="21"/>
          <w:szCs w:val="21"/>
        </w:rPr>
        <w:t xml:space="preserve"> okay hai.</w:t>
      </w:r>
    </w:p>
    <w:p w:rsidR="00D43A0B" w:rsidRDefault="00D43A0B" w:rsidP="00D43A0B">
      <w:pPr>
        <w:pStyle w:val="Heading3"/>
        <w:spacing w:line="300" w:lineRule="atLeast"/>
        <w:rPr>
          <w:rFonts w:ascii="Segoe UI" w:hAnsi="Segoe UI" w:cs="Segoe UI"/>
        </w:rPr>
      </w:pPr>
      <w:r>
        <w:rPr>
          <w:rStyle w:val="HTMLCode"/>
        </w:rPr>
        <w:t>--value "$KB_ID"</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 xml:space="preserve">Shell variable </w:t>
      </w:r>
      <w:r>
        <w:rPr>
          <w:rStyle w:val="HTMLCode"/>
        </w:rPr>
        <w:t>KB_ID</w:t>
      </w:r>
      <w:r>
        <w:rPr>
          <w:rFonts w:ascii="Segoe UI" w:hAnsi="Segoe UI" w:cs="Segoe UI"/>
          <w:sz w:val="21"/>
          <w:szCs w:val="21"/>
        </w:rPr>
        <w:t xml:space="preserve"> ki value parameter me store kar raha hai.</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Tumhare case me:</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LWMZXYWTBX</w:t>
      </w:r>
    </w:p>
    <w:p w:rsidR="00D43A0B" w:rsidRDefault="00D43A0B" w:rsidP="00D43A0B">
      <w:pPr>
        <w:pStyle w:val="Heading3"/>
        <w:spacing w:line="300" w:lineRule="atLeast"/>
        <w:rPr>
          <w:rFonts w:ascii="Segoe UI" w:hAnsi="Segoe UI" w:cs="Segoe UI"/>
        </w:rPr>
      </w:pPr>
      <w:r>
        <w:rPr>
          <w:rStyle w:val="HTMLCode"/>
        </w:rPr>
        <w:t>--overwrite</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Agar parameter already exist karta hai, toh uski value update kar do.</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lastRenderedPageBreak/>
        <w:t xml:space="preserve">Without </w:t>
      </w:r>
      <w:r>
        <w:rPr>
          <w:rStyle w:val="HTMLCode"/>
        </w:rPr>
        <w:t>--overwrite</w:t>
      </w:r>
      <w:r>
        <w:rPr>
          <w:rFonts w:ascii="Segoe UI" w:hAnsi="Segoe UI" w:cs="Segoe UI"/>
          <w:sz w:val="21"/>
          <w:szCs w:val="21"/>
        </w:rPr>
        <w:t>, agar parameter already exist karta toh error aata.</w:t>
      </w:r>
    </w:p>
    <w:p w:rsidR="00D43A0B" w:rsidRDefault="00D43A0B" w:rsidP="00D43A0B">
      <w:pPr>
        <w:pStyle w:val="Heading3"/>
        <w:spacing w:line="300" w:lineRule="atLeast"/>
        <w:rPr>
          <w:rFonts w:ascii="Segoe UI" w:hAnsi="Segoe UI" w:cs="Segoe UI"/>
        </w:rPr>
      </w:pPr>
      <w:r>
        <w:rPr>
          <w:rStyle w:val="HTMLCode"/>
        </w:rPr>
        <w:t>--region ap-south-1</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Mumbai region me parameter create/update kar raha hai.</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339" style="width:0;height:1.5pt" o:hralign="center" o:hrstd="t" o:hr="t" fillcolor="#a0a0a0" stroked="f"/>
        </w:pict>
      </w:r>
    </w:p>
    <w:p w:rsidR="00D43A0B" w:rsidRDefault="00D43A0B" w:rsidP="00D43A0B">
      <w:pPr>
        <w:pStyle w:val="Heading1"/>
        <w:spacing w:line="300" w:lineRule="atLeast"/>
        <w:rPr>
          <w:rFonts w:ascii="Segoe UI" w:hAnsi="Segoe UI" w:cs="Segoe UI"/>
          <w:sz w:val="48"/>
          <w:szCs w:val="48"/>
        </w:rPr>
      </w:pPr>
      <w:r>
        <w:rPr>
          <w:rFonts w:ascii="Segoe UI" w:hAnsi="Segoe UI" w:cs="Segoe UI"/>
        </w:rPr>
        <w:t>4. Ye model_id wala command kya karta hai?</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aws ssm put-parameter &lt;/span&gt;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--name "/enterprise-genai/dev/model_id" &lt;/span&gt;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--type "String" &lt;/span&gt;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--value "$MODEL_ID" &lt;/span&gt;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--overwrite &lt;/span&gt;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--region ap-south-1</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Iska meaning:</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Bedrock model id ko SSM Parameter Store me save karo</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Parameter name:</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/enterprise-genai/dev/model_id</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Value:</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$MODEL_ID</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 xml:space="preserve">Jo humne </w:t>
      </w:r>
      <w:r>
        <w:rPr>
          <w:rStyle w:val="HTMLCode"/>
        </w:rPr>
        <w:t>terraform.tfvars</w:t>
      </w:r>
      <w:r>
        <w:rPr>
          <w:rFonts w:ascii="Segoe UI" w:hAnsi="Segoe UI" w:cs="Segoe UI"/>
          <w:sz w:val="21"/>
          <w:szCs w:val="21"/>
        </w:rPr>
        <w:t xml:space="preserve"> se nikali thi.</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340" style="width:0;height:1.5pt" o:hralign="center" o:hrstd="t" o:hr="t" fillcolor="#a0a0a0" stroked="f"/>
        </w:pict>
      </w:r>
    </w:p>
    <w:p w:rsidR="00D43A0B" w:rsidRDefault="00D43A0B" w:rsidP="00D43A0B">
      <w:pPr>
        <w:pStyle w:val="Heading1"/>
        <w:spacing w:line="300" w:lineRule="atLeast"/>
        <w:rPr>
          <w:rFonts w:ascii="Segoe UI" w:hAnsi="Segoe UI" w:cs="Segoe UI"/>
          <w:sz w:val="48"/>
          <w:szCs w:val="48"/>
        </w:rPr>
      </w:pPr>
      <w:r>
        <w:rPr>
          <w:rFonts w:ascii="Segoe UI" w:hAnsi="Segoe UI" w:cs="Segoe UI"/>
        </w:rPr>
        <w:t>5. Ye hum kyu kar rahe hain?</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Abhi tak Lambda environment variables me values stored thi:</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MODEL_ID</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KNOWLEDGE_BASE_ID</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CHAT_HISTORY_TABLE</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TICKETS_TABLE</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 xml:space="preserve">Ye working hai </w:t>
      </w:r>
      <w:r>
        <w:rPr>
          <w:rFonts w:ascii="Segoe UI Symbol" w:hAnsi="Segoe UI Symbol" w:cs="Segoe UI Symbol"/>
          <w:sz w:val="21"/>
          <w:szCs w:val="21"/>
        </w:rPr>
        <w:t>✅</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But production me environment-specific config ko centralize karna better hota hai:</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SSM Parameter Store</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So future me code/infra aise ho sakta hai:</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lastRenderedPageBreak/>
        <w:t>Lambda start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SSM Parameter Store se config read</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Bedrock model/KB use</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Ya Terraform/CI/CD SSM se values read kare.</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341" style="width:0;height:1.5pt" o:hralign="center" o:hrstd="t" o:hr="t" fillcolor="#a0a0a0" stroked="f"/>
        </w:pict>
      </w:r>
    </w:p>
    <w:p w:rsidR="00D43A0B" w:rsidRDefault="00D43A0B" w:rsidP="00D43A0B">
      <w:pPr>
        <w:pStyle w:val="Heading1"/>
        <w:spacing w:line="300" w:lineRule="atLeast"/>
        <w:rPr>
          <w:rFonts w:ascii="Segoe UI" w:hAnsi="Segoe UI" w:cs="Segoe UI"/>
          <w:sz w:val="48"/>
          <w:szCs w:val="48"/>
        </w:rPr>
      </w:pPr>
      <w:r>
        <w:rPr>
          <w:rFonts w:ascii="Segoe UI" w:hAnsi="Segoe UI" w:cs="Segoe UI"/>
        </w:rPr>
        <w:t>6. SSM Parameter Store ka benefit kya hai?</w:t>
      </w:r>
    </w:p>
    <w:p w:rsidR="00D43A0B" w:rsidRDefault="00D43A0B" w:rsidP="00D43A0B">
      <w:pPr>
        <w:pStyle w:val="Heading2"/>
        <w:spacing w:line="300" w:lineRule="atLeast"/>
        <w:rPr>
          <w:rFonts w:ascii="Segoe UI" w:hAnsi="Segoe UI" w:cs="Segoe UI"/>
        </w:rPr>
      </w:pPr>
      <w:r>
        <w:rPr>
          <w:rFonts w:ascii="Segoe UI" w:hAnsi="Segoe UI" w:cs="Segoe UI"/>
        </w:rPr>
        <w:t>Centralized config</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Agar kal model change karna ho:</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Claude Haiku → Claude Sonnet</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Toh har jagah manually update karne ke bajay SSM parameter update kar sakte ho.</w:t>
      </w:r>
    </w:p>
    <w:p w:rsidR="00D43A0B" w:rsidRDefault="00D43A0B" w:rsidP="00D43A0B">
      <w:pPr>
        <w:pStyle w:val="Heading2"/>
        <w:spacing w:line="300" w:lineRule="atLeast"/>
        <w:rPr>
          <w:rFonts w:ascii="Segoe UI" w:hAnsi="Segoe UI" w:cs="Segoe UI"/>
        </w:rPr>
      </w:pPr>
      <w:r>
        <w:rPr>
          <w:rFonts w:ascii="Segoe UI" w:hAnsi="Segoe UI" w:cs="Segoe UI"/>
        </w:rPr>
        <w:t>Environment separation</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/enterprise-genai/dev/model_id</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/enterprise-genai/stage/model_id</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/enterprise-genai/prod/model_id</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Har environment ka config separate.</w:t>
      </w:r>
    </w:p>
    <w:p w:rsidR="00D43A0B" w:rsidRDefault="00D43A0B" w:rsidP="00D43A0B">
      <w:pPr>
        <w:pStyle w:val="Heading2"/>
        <w:spacing w:line="300" w:lineRule="atLeast"/>
        <w:rPr>
          <w:rFonts w:ascii="Segoe UI" w:hAnsi="Segoe UI" w:cs="Segoe UI"/>
        </w:rPr>
      </w:pPr>
      <w:r>
        <w:rPr>
          <w:rFonts w:ascii="Segoe UI" w:hAnsi="Segoe UI" w:cs="Segoe UI"/>
        </w:rPr>
        <w:t>Audit</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SSM parameter changes CloudTrail me audit ho sakte hain.</w:t>
      </w:r>
    </w:p>
    <w:p w:rsidR="00D43A0B" w:rsidRDefault="00D43A0B" w:rsidP="00D43A0B">
      <w:pPr>
        <w:pStyle w:val="Heading2"/>
        <w:spacing w:line="300" w:lineRule="atLeast"/>
        <w:rPr>
          <w:rFonts w:ascii="Segoe UI" w:hAnsi="Segoe UI" w:cs="Segoe UI"/>
        </w:rPr>
      </w:pPr>
      <w:r>
        <w:rPr>
          <w:rFonts w:ascii="Segoe UI" w:hAnsi="Segoe UI" w:cs="Segoe UI"/>
        </w:rPr>
        <w:t>IAM control</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Lambda ya pipeline role ko specific path access de sakte hain:</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/enterprise-genai/dev/*</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342" style="width:0;height:1.5pt" o:hralign="center" o:hrstd="t" o:hr="t" fillcolor="#a0a0a0" stroked="f"/>
        </w:pict>
      </w:r>
    </w:p>
    <w:p w:rsidR="00D43A0B" w:rsidRDefault="00D43A0B" w:rsidP="00D43A0B">
      <w:pPr>
        <w:pStyle w:val="Heading1"/>
        <w:spacing w:line="300" w:lineRule="atLeast"/>
        <w:rPr>
          <w:rFonts w:ascii="Segoe UI" w:hAnsi="Segoe UI" w:cs="Segoe UI"/>
          <w:sz w:val="48"/>
          <w:szCs w:val="48"/>
        </w:rPr>
      </w:pPr>
      <w:r>
        <w:rPr>
          <w:rFonts w:ascii="Segoe UI" w:hAnsi="Segoe UI" w:cs="Segoe UI"/>
        </w:rPr>
        <w:t>7. Isse abhi Lambda me kuch change hua?</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Nahi bhai.</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Abhi current Lambda still env vars se read kar rahi hai:</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MODEL_ID = os.environ["MODEL_ID"]</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lastRenderedPageBreak/>
        <w:t>KNOWLEDGE_BASE_ID = os.environ["KNOWLEDGE_BASE_ID"]</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SSM me value store karna next maturity step hai.</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Current impact: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Application behavior unchanged</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SSM config created</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Future-ready setup</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343" style="width:0;height:1.5pt" o:hralign="center" o:hrstd="t" o:hr="t" fillcolor="#a0a0a0" stroked="f"/>
        </w:pict>
      </w:r>
    </w:p>
    <w:p w:rsidR="00D43A0B" w:rsidRDefault="00D43A0B" w:rsidP="00D43A0B">
      <w:pPr>
        <w:pStyle w:val="Heading1"/>
        <w:spacing w:line="300" w:lineRule="atLeast"/>
        <w:rPr>
          <w:rFonts w:ascii="Segoe UI" w:hAnsi="Segoe UI" w:cs="Segoe UI"/>
          <w:sz w:val="48"/>
          <w:szCs w:val="48"/>
        </w:rPr>
      </w:pPr>
      <w:r>
        <w:rPr>
          <w:rFonts w:ascii="Segoe UI" w:hAnsi="Segoe UI" w:cs="Segoe UI"/>
        </w:rPr>
        <w:t>8. Console me kaise dekhoge?</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AWS Console me jao:</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Systems Manager</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Parameter Store</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Search karo:</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/enterprise-genai/dev</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Tumhe parameters dikhne chahiye:</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/enterprise-genai/dev/model_id</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/enterprise-genai/dev/knowledge_base_id</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344" style="width:0;height:1.5pt" o:hralign="center" o:hrstd="t" o:hr="t" fillcolor="#a0a0a0" stroked="f"/>
        </w:pict>
      </w:r>
    </w:p>
    <w:p w:rsidR="00D43A0B" w:rsidRDefault="00D43A0B" w:rsidP="00D43A0B">
      <w:pPr>
        <w:pStyle w:val="Heading1"/>
        <w:spacing w:line="300" w:lineRule="atLeast"/>
        <w:rPr>
          <w:rFonts w:ascii="Segoe UI" w:hAnsi="Segoe UI" w:cs="Segoe UI"/>
          <w:sz w:val="48"/>
          <w:szCs w:val="48"/>
        </w:rPr>
      </w:pPr>
      <w:r>
        <w:rPr>
          <w:rFonts w:ascii="Segoe UI" w:hAnsi="Segoe UI" w:cs="Segoe UI"/>
        </w:rPr>
        <w:t>9. Interview me kaise bolna?</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Tum bol sakte ho:</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 xml:space="preserve">“For non-secret runtime configuration like model ID, Knowledge Base ID, table names, and tuning parameters, I use AWS Systems Manager Parameter Store with hierarchical naming such as </w:t>
      </w:r>
      <w:r>
        <w:rPr>
          <w:rStyle w:val="HTMLCode"/>
        </w:rPr>
        <w:t>/enterprise-genai/dev/model_id</w:t>
      </w:r>
      <w:r>
        <w:rPr>
          <w:rFonts w:ascii="Segoe UI" w:hAnsi="Segoe UI" w:cs="Segoe UI"/>
          <w:sz w:val="21"/>
          <w:szCs w:val="21"/>
        </w:rPr>
        <w:t>. This keeps configuration separate from code and supports environment-specific values. For sensitive credentials like Jira tokens, ServiceNow credentials, or database passwords, I would use AWS Secrets Manager instead.”</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345" style="width:0;height:1.5pt" o:hralign="center" o:hrstd="t" o:hr="t" fillcolor="#a0a0a0" stroked="f"/>
        </w:pict>
      </w:r>
    </w:p>
    <w:p w:rsidR="00D43A0B" w:rsidRDefault="00D43A0B" w:rsidP="00D43A0B">
      <w:pPr>
        <w:pStyle w:val="Heading1"/>
        <w:spacing w:line="300" w:lineRule="atLeast"/>
        <w:rPr>
          <w:rFonts w:ascii="Segoe UI" w:hAnsi="Segoe UI" w:cs="Segoe UI"/>
          <w:sz w:val="48"/>
          <w:szCs w:val="48"/>
        </w:rPr>
      </w:pPr>
      <w:r>
        <w:rPr>
          <w:rFonts w:ascii="Segoe UI" w:hAnsi="Segoe UI" w:cs="Segoe UI"/>
        </w:rPr>
        <w:t>10. Ab next kya?</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 xml:space="preserve">Ab SSM parameters create ho gaye </w:t>
      </w:r>
      <w:r>
        <w:rPr>
          <w:rFonts w:ascii="Segoe UI Symbol" w:hAnsi="Segoe UI Symbol" w:cs="Segoe UI Symbol"/>
          <w:sz w:val="21"/>
          <w:szCs w:val="21"/>
        </w:rPr>
        <w:t>✅</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Next practical step hum kar sakte hain:</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Secrets Manager practical example</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 xml:space="preserve">But real secret abhi hamare paas nahi hai. Toh hum ek </w:t>
      </w:r>
      <w:r>
        <w:rPr>
          <w:rStyle w:val="Strong"/>
          <w:rFonts w:ascii="Segoe UI" w:hAnsi="Segoe UI" w:cs="Segoe UI"/>
          <w:sz w:val="21"/>
          <w:szCs w:val="21"/>
        </w:rPr>
        <w:t>dummy future Jira/ServiceNow secret</w:t>
      </w:r>
      <w:r>
        <w:rPr>
          <w:rFonts w:ascii="Segoe UI" w:hAnsi="Segoe UI" w:cs="Segoe UI"/>
          <w:sz w:val="21"/>
          <w:szCs w:val="21"/>
        </w:rPr>
        <w:t xml:space="preserve"> create karke samjhenge, phir delete ya keep karenge.</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lastRenderedPageBreak/>
        <w:t>Ya phir hum pehle SSM parameters ko Terraform me manage karna seekh sakte hain.</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Meri recommendation:</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Next: Secrets Manager concept + dummy secret create</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 xml:space="preserve">Bolo bhai: </w:t>
      </w:r>
      <w:r>
        <w:rPr>
          <w:rStyle w:val="Strong"/>
          <w:rFonts w:ascii="Segoe UI" w:hAnsi="Segoe UI" w:cs="Segoe UI"/>
          <w:sz w:val="21"/>
          <w:szCs w:val="21"/>
        </w:rPr>
        <w:t>“Secrets Manager practical start karo”</w:t>
      </w:r>
      <w:r>
        <w:rPr>
          <w:rFonts w:ascii="Segoe UI" w:hAnsi="Segoe UI" w:cs="Segoe UI"/>
          <w:sz w:val="21"/>
          <w:szCs w:val="21"/>
        </w:rPr>
        <w:t>.</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 xml:space="preserve">Bilkul bhai </w:t>
      </w:r>
      <w:r>
        <w:rPr>
          <w:rFonts w:ascii="Segoe UI Symbol" w:hAnsi="Segoe UI Symbol" w:cs="Segoe UI Symbol"/>
          <w:sz w:val="21"/>
          <w:szCs w:val="21"/>
        </w:rPr>
        <w:t>✅</w:t>
      </w:r>
      <w:r>
        <w:rPr>
          <w:rFonts w:ascii="Segoe UI" w:hAnsi="Segoe UI" w:cs="Segoe UI"/>
          <w:sz w:val="21"/>
          <w:szCs w:val="21"/>
        </w:rPr>
        <w:t xml:space="preserve"> </w:t>
      </w:r>
      <w:r>
        <w:rPr>
          <w:rStyle w:val="Strong"/>
          <w:rFonts w:ascii="Segoe UI" w:hAnsi="Segoe UI" w:cs="Segoe UI"/>
          <w:sz w:val="21"/>
          <w:szCs w:val="21"/>
        </w:rPr>
        <w:t>Secrets Manager practical start karte hain</w:t>
      </w:r>
      <w:r>
        <w:rPr>
          <w:rFonts w:ascii="Segoe UI" w:hAnsi="Segoe UI" w:cs="Segoe UI"/>
          <w:sz w:val="21"/>
          <w:szCs w:val="21"/>
        </w:rPr>
        <w:t>.</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 xml:space="preserve">Abhi hum </w:t>
      </w:r>
      <w:r>
        <w:rPr>
          <w:rStyle w:val="Strong"/>
          <w:rFonts w:ascii="Segoe UI" w:hAnsi="Segoe UI" w:cs="Segoe UI"/>
          <w:sz w:val="21"/>
          <w:szCs w:val="21"/>
        </w:rPr>
        <w:t>real token/password nahi daalenge</w:t>
      </w:r>
      <w:r>
        <w:rPr>
          <w:rFonts w:ascii="Segoe UI" w:hAnsi="Segoe UI" w:cs="Segoe UI"/>
          <w:sz w:val="21"/>
          <w:szCs w:val="21"/>
        </w:rPr>
        <w:t xml:space="preserve">. Sirf ek </w:t>
      </w:r>
      <w:r>
        <w:rPr>
          <w:rStyle w:val="Strong"/>
          <w:rFonts w:ascii="Segoe UI" w:hAnsi="Segoe UI" w:cs="Segoe UI"/>
          <w:sz w:val="21"/>
          <w:szCs w:val="21"/>
        </w:rPr>
        <w:t>dummy future Jira/ServiceNow style secret</w:t>
      </w:r>
      <w:r>
        <w:rPr>
          <w:rFonts w:ascii="Segoe UI" w:hAnsi="Segoe UI" w:cs="Segoe UI"/>
          <w:sz w:val="21"/>
          <w:szCs w:val="21"/>
        </w:rPr>
        <w:t xml:space="preserve"> create karenge, taaki tumhe practical flow samajh aaye.</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Secrets Manager sensitive values jaise API tokens, DB passwords, OAuth secrets ke liye use hota hai. Secrets Manager KMS encryption aur rotation support karta hai.</w:t>
      </w:r>
      <w:r>
        <w:rPr>
          <w:rFonts w:ascii="Segoe UI" w:hAnsi="Segoe UI" w:cs="Segoe UI"/>
          <w:sz w:val="21"/>
          <w:szCs w:val="21"/>
        </w:rPr>
        <w:br/>
        <w:t>SSM Parameter Store mostly config/non-secret values ke liye better hai, jaise model ID, KB ID, table names.</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346" style="width:0;height:1.5pt" o:hralign="center" o:hrstd="t" o:hr="t" fillcolor="#a0a0a0" stroked="f"/>
        </w:pict>
      </w:r>
    </w:p>
    <w:p w:rsidR="00D43A0B" w:rsidRDefault="00D43A0B" w:rsidP="00D43A0B">
      <w:pPr>
        <w:pStyle w:val="Heading1"/>
        <w:spacing w:line="300" w:lineRule="atLeast"/>
        <w:rPr>
          <w:rFonts w:ascii="Segoe UI" w:hAnsi="Segoe UI" w:cs="Segoe UI"/>
          <w:sz w:val="48"/>
          <w:szCs w:val="48"/>
        </w:rPr>
      </w:pPr>
      <w:r>
        <w:rPr>
          <w:rFonts w:ascii="Segoe UI" w:hAnsi="Segoe UI" w:cs="Segoe UI"/>
        </w:rPr>
        <w:t>Hum kya create karenge?</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Ek dummy secret:</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enterprise-genai/dev/jira</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Iske andar fake values rahengi:</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"base_url": "</w:t>
      </w:r>
      <w:hyperlink r:id="rId112" w:history="1">
        <w:r>
          <w:rPr>
            <w:rStyle w:val="Hyperlink"/>
            <w:rFonts w:ascii="Segoe UI" w:hAnsi="Segoe UI" w:cs="Segoe UI"/>
            <w:sz w:val="21"/>
            <w:szCs w:val="21"/>
          </w:rPr>
          <w:t>https://example.atlassian.net</w:t>
        </w:r>
      </w:hyperlink>
      <w:r>
        <w:rPr>
          <w:rFonts w:ascii="Segoe UI" w:hAnsi="Segoe UI" w:cs="Segoe UI"/>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"email": "</w:t>
      </w:r>
      <w:hyperlink r:id="rId113" w:history="1">
        <w:r>
          <w:rPr>
            <w:rStyle w:val="Hyperlink"/>
            <w:rFonts w:ascii="Segoe UI" w:hAnsi="Segoe UI" w:cs="Segoe UI"/>
            <w:sz w:val="21"/>
            <w:szCs w:val="21"/>
          </w:rPr>
          <w:t>dummy@example.com</w:t>
        </w:r>
      </w:hyperlink>
      <w:r>
        <w:rPr>
          <w:rFonts w:ascii="Segoe UI" w:hAnsi="Segoe UI" w:cs="Segoe UI"/>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"api_token": "dummy-token-not-real"</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Ye future me Jira/ServiceNow integration me kaam aayega conceptually.</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347" style="width:0;height:1.5pt" o:hralign="center" o:hrstd="t" o:hr="t" fillcolor="#a0a0a0" stroked="f"/>
        </w:pict>
      </w:r>
    </w:p>
    <w:p w:rsidR="00D43A0B" w:rsidRDefault="00D43A0B" w:rsidP="00D43A0B">
      <w:pPr>
        <w:pStyle w:val="Heading1"/>
        <w:spacing w:line="300" w:lineRule="atLeast"/>
        <w:rPr>
          <w:rFonts w:ascii="Segoe UI" w:hAnsi="Segoe UI" w:cs="Segoe UI"/>
          <w:sz w:val="48"/>
          <w:szCs w:val="48"/>
        </w:rPr>
      </w:pPr>
      <w:r>
        <w:rPr>
          <w:rFonts w:ascii="Segoe UI" w:hAnsi="Segoe UI" w:cs="Segoe UI"/>
        </w:rPr>
        <w:t>Important warning</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Real Jira token / ServiceNow password / DB password abhi mat daalna.</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Abhi sirf dummy secret create karenge.</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348" style="width:0;height:1.5pt" o:hralign="center" o:hrstd="t" o:hr="t" fillcolor="#a0a0a0" stroked="f"/>
        </w:pict>
      </w:r>
    </w:p>
    <w:p w:rsidR="00D43A0B" w:rsidRDefault="00D43A0B" w:rsidP="00D43A0B">
      <w:pPr>
        <w:pStyle w:val="Heading1"/>
        <w:spacing w:line="300" w:lineRule="atLeast"/>
        <w:rPr>
          <w:rFonts w:ascii="Segoe UI" w:hAnsi="Segoe UI" w:cs="Segoe UI"/>
          <w:sz w:val="48"/>
          <w:szCs w:val="48"/>
        </w:rPr>
      </w:pPr>
      <w:r>
        <w:rPr>
          <w:rFonts w:ascii="Segoe UI" w:hAnsi="Segoe UI" w:cs="Segoe UI"/>
        </w:rPr>
        <w:t>Step 1: Dummy secret create karo</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CloudShell me ye command run karo:</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aws secretsmanager create-secret &lt;/span&gt;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lastRenderedPageBreak/>
        <w:t>  --name "enterprise-genai/dev/jira" &lt;/span&gt;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--description "Dummy Jira integration secret for Enterprise GenAI assistant" &lt;/span&gt;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--secret-string '{"base_url":"</w:t>
      </w:r>
      <w:hyperlink w:history="1">
        <w:r>
          <w:rPr>
            <w:rStyle w:val="Hyperlink"/>
            <w:rFonts w:ascii="Segoe UI" w:hAnsi="Segoe UI" w:cs="Segoe UI"/>
            <w:sz w:val="21"/>
            <w:szCs w:val="21"/>
          </w:rPr>
          <w:t>https://example.atlassian.net","email":"dummy@example.com","api_token":"dummy-token-not-real"}</w:t>
        </w:r>
      </w:hyperlink>
      <w:r>
        <w:rPr>
          <w:rFonts w:ascii="Segoe UI" w:hAnsi="Segoe UI" w:cs="Segoe UI"/>
          <w:sz w:val="21"/>
          <w:szCs w:val="21"/>
        </w:rPr>
        <w:t>' &lt;/span&gt;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--region ap-south-1</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349" style="width:0;height:1.5pt" o:hralign="center" o:hrstd="t" o:hr="t" fillcolor="#a0a0a0" stroked="f"/>
        </w:pict>
      </w:r>
    </w:p>
    <w:p w:rsidR="00D43A0B" w:rsidRDefault="00D43A0B" w:rsidP="00D43A0B">
      <w:pPr>
        <w:pStyle w:val="Heading1"/>
        <w:spacing w:line="300" w:lineRule="atLeast"/>
        <w:rPr>
          <w:rFonts w:ascii="Segoe UI" w:hAnsi="Segoe UI" w:cs="Segoe UI"/>
          <w:sz w:val="48"/>
          <w:szCs w:val="48"/>
        </w:rPr>
      </w:pPr>
      <w:r>
        <w:rPr>
          <w:rFonts w:ascii="Segoe UI" w:hAnsi="Segoe UI" w:cs="Segoe UI"/>
        </w:rPr>
        <w:t>Expected output</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Agar create ho gaya toh output me kuch aisa aayega:</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"ARN": "arn:aws:secretsmanager:ap-south-1:628479575897:secret:enterprise-genai/dev/jira-xxxx",</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"Name": "enterprise-genai/dev/jira",</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"VersionId": "..."</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350" style="width:0;height:1.5pt" o:hralign="center" o:hrstd="t" o:hr="t" fillcolor="#a0a0a0" stroked="f"/>
        </w:pict>
      </w:r>
    </w:p>
    <w:p w:rsidR="00D43A0B" w:rsidRDefault="00D43A0B" w:rsidP="00D43A0B">
      <w:pPr>
        <w:pStyle w:val="Heading1"/>
        <w:spacing w:line="300" w:lineRule="atLeast"/>
        <w:rPr>
          <w:rFonts w:ascii="Segoe UI" w:hAnsi="Segoe UI" w:cs="Segoe UI"/>
          <w:sz w:val="48"/>
          <w:szCs w:val="48"/>
        </w:rPr>
      </w:pPr>
      <w:r>
        <w:rPr>
          <w:rFonts w:ascii="Segoe UI" w:hAnsi="Segoe UI" w:cs="Segoe UI"/>
        </w:rPr>
        <w:t>Agar error aaye</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Agar ye error aaye:</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ResourceExistsException</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Toh iska matlab secret already exist karta hai. Us case me main update command dunga.</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351" style="width:0;height:1.5pt" o:hralign="center" o:hrstd="t" o:hr="t" fillcolor="#a0a0a0" stroked="f"/>
        </w:pict>
      </w:r>
    </w:p>
    <w:p w:rsidR="00D43A0B" w:rsidRDefault="00D43A0B" w:rsidP="00D43A0B">
      <w:pPr>
        <w:pStyle w:val="Heading1"/>
        <w:spacing w:line="300" w:lineRule="atLeast"/>
        <w:rPr>
          <w:rFonts w:ascii="Segoe UI" w:hAnsi="Segoe UI" w:cs="Segoe UI"/>
          <w:sz w:val="48"/>
          <w:szCs w:val="48"/>
        </w:rPr>
      </w:pPr>
      <w:r>
        <w:rPr>
          <w:rFonts w:ascii="Segoe UI" w:hAnsi="Segoe UI" w:cs="Segoe UI"/>
        </w:rPr>
        <w:t>Step 2: Secret details verify karo, value print nahi karni</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Secret value print nahi karenge. Sirf metadata check karenge:</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aws secretsmanager describe-secret &lt;/span&gt;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--secret-id "enterprise-genai/dev/jira" &lt;/span&gt;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--region ap-south-1 &lt;/span&gt;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--query '{Name:Name,ARN:ARN,CreatedDate:CreatedDate}'</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352" style="width:0;height:1.5pt" o:hralign="center" o:hrstd="t" o:hr="t" fillcolor="#a0a0a0" stroked="f"/>
        </w:pict>
      </w:r>
    </w:p>
    <w:p w:rsidR="00D43A0B" w:rsidRDefault="00D43A0B" w:rsidP="00D43A0B">
      <w:pPr>
        <w:pStyle w:val="Heading1"/>
        <w:spacing w:line="300" w:lineRule="atLeast"/>
        <w:rPr>
          <w:rFonts w:ascii="Segoe UI" w:hAnsi="Segoe UI" w:cs="Segoe UI"/>
          <w:sz w:val="48"/>
          <w:szCs w:val="48"/>
        </w:rPr>
      </w:pPr>
      <w:r>
        <w:rPr>
          <w:rFonts w:ascii="Segoe UI" w:hAnsi="Segoe UI" w:cs="Segoe UI"/>
        </w:rPr>
        <w:t>Is practical ka purpose kya hai?</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Ab humne ye pattern seekha:</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Sensitive value GitHub/Git me nahi</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lastRenderedPageBreak/>
        <w:t>AWS Secrets Manager me store</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Lambda/IAM role ko GetSecretValue permission</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Runtime par Lambda secret read karegi</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Future flow:</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/chat/action creates internal ticket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Integration Lambda reads Jira secret from Secrets Manager</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Jira REST API call</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External ticket created</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DynamoDB updated with externalTicketId</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353" style="width:0;height:1.5pt" o:hralign="center" o:hrstd="t" o:hr="t" fillcolor="#a0a0a0" stroked="f"/>
        </w:pic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 xml:space="preserve">Abhi </w:t>
      </w:r>
      <w:r>
        <w:rPr>
          <w:rStyle w:val="Strong"/>
          <w:rFonts w:ascii="Segoe UI" w:hAnsi="Segoe UI" w:cs="Segoe UI"/>
          <w:sz w:val="21"/>
          <w:szCs w:val="21"/>
        </w:rPr>
        <w:t>Step 1 aur Step 2</w:t>
      </w:r>
      <w:r>
        <w:rPr>
          <w:rFonts w:ascii="Segoe UI" w:hAnsi="Segoe UI" w:cs="Segoe UI"/>
          <w:sz w:val="21"/>
          <w:szCs w:val="21"/>
        </w:rPr>
        <w:t xml:space="preserve"> run karo, output bhejo. Phir main tumhe bataunga ki is secret ko Console me kaise dekhna hai aur Lambda future me isko kaise read karegi.</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 xml:space="preserve">Perfect bhai </w:t>
      </w:r>
      <w:r>
        <w:rPr>
          <w:rFonts w:ascii="Segoe UI Symbol" w:hAnsi="Segoe UI Symbol" w:cs="Segoe UI Symbol"/>
          <w:sz w:val="21"/>
          <w:szCs w:val="21"/>
        </w:rPr>
        <w:t>✅</w:t>
      </w:r>
      <w:r>
        <w:rPr>
          <w:rFonts w:ascii="Segoe UI" w:hAnsi="Segoe UI" w:cs="Segoe UI"/>
          <w:sz w:val="21"/>
          <w:szCs w:val="21"/>
        </w:rPr>
        <w:t xml:space="preserve"> </w:t>
      </w:r>
      <w:r>
        <w:rPr>
          <w:rStyle w:val="Strong"/>
          <w:rFonts w:ascii="Segoe UI" w:hAnsi="Segoe UI" w:cs="Segoe UI"/>
          <w:sz w:val="21"/>
          <w:szCs w:val="21"/>
        </w:rPr>
        <w:t>Secrets Manager practical step successfully complete ho gaya.</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imageimage.png†Secrets Manager dummy Jira secret created (Image: Secrets Manager dummy Jira secret created)</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Screenshot me clearly dikh raha hai:</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"Name": "enterprise-genai/dev/jira"</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"ARN": "arn:aws:secretsmanager:ap-south-1:628479575897:secret:enterprise-genai/dev/jira-5uKKab"</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"CreatedDate": "2026-05-20T14:56:42.950000+00:00"</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Iska matlab:</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xml:space="preserve">Dummy Jira secret AWS Secrets Manager me create ho gaya </w:t>
      </w:r>
      <w:r>
        <w:rPr>
          <w:rFonts w:ascii="Segoe UI Symbol" w:hAnsi="Segoe UI Symbol" w:cs="Segoe UI Symbol"/>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xml:space="preserve">Metadata verify ho gaya </w:t>
      </w:r>
      <w:r>
        <w:rPr>
          <w:rFonts w:ascii="Segoe UI Symbol" w:hAnsi="Segoe UI Symbol" w:cs="Segoe UI Symbol"/>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xml:space="preserve">Secret value print nahi kiya gaya </w:t>
      </w:r>
      <w:r>
        <w:rPr>
          <w:rFonts w:ascii="Segoe UI Symbol" w:hAnsi="Segoe UI Symbol" w:cs="Segoe UI Symbol"/>
          <w:sz w:val="21"/>
          <w:szCs w:val="21"/>
        </w:rPr>
        <w:t>✅</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354" style="width:0;height:1.5pt" o:hralign="center" o:hrstd="t" o:hr="t" fillcolor="#a0a0a0" stroked="f"/>
        </w:pict>
      </w:r>
    </w:p>
    <w:p w:rsidR="00D43A0B" w:rsidRDefault="00D43A0B" w:rsidP="00D43A0B">
      <w:pPr>
        <w:pStyle w:val="Heading1"/>
        <w:spacing w:line="300" w:lineRule="atLeast"/>
        <w:rPr>
          <w:rFonts w:ascii="Segoe UI" w:hAnsi="Segoe UI" w:cs="Segoe UI"/>
          <w:sz w:val="48"/>
          <w:szCs w:val="48"/>
        </w:rPr>
      </w:pPr>
      <w:r>
        <w:rPr>
          <w:rFonts w:ascii="Segoe UI" w:hAnsi="Segoe UI" w:cs="Segoe UI"/>
        </w:rPr>
        <w:t>Is step se kya prove hua?</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Ab humare paas future Jira/ServiceNow integration ke liye secure secret storage pattern ready hai.</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lastRenderedPageBreak/>
        <w:t>Current future flow:</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Lambda / Integration Worker</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Secrets Manager se Jira/ServiceNow credentials read karega</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External ticketing API call karega</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External ticket ID DynamoDB me save karega</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355" style="width:0;height:1.5pt" o:hralign="center" o:hrstd="t" o:hr="t" fillcolor="#a0a0a0" stroked="f"/>
        </w:pict>
      </w:r>
    </w:p>
    <w:p w:rsidR="00D43A0B" w:rsidRDefault="00D43A0B" w:rsidP="00D43A0B">
      <w:pPr>
        <w:pStyle w:val="Heading1"/>
        <w:spacing w:line="300" w:lineRule="atLeast"/>
        <w:rPr>
          <w:rFonts w:ascii="Segoe UI" w:hAnsi="Segoe UI" w:cs="Segoe UI"/>
          <w:sz w:val="48"/>
          <w:szCs w:val="48"/>
        </w:rPr>
      </w:pPr>
      <w:r>
        <w:rPr>
          <w:rFonts w:ascii="Segoe UI" w:hAnsi="Segoe UI" w:cs="Segoe UI"/>
        </w:rPr>
        <w:t>Secrets Manager me kya store hua?</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Tumne dummy secret create kiya:</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enterprise-genai/dev/jira</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Secret string me dummy values hain:</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"base_url": "</w:t>
      </w:r>
      <w:hyperlink r:id="rId114" w:history="1">
        <w:r>
          <w:rPr>
            <w:rStyle w:val="Hyperlink"/>
            <w:rFonts w:ascii="Segoe UI" w:hAnsi="Segoe UI" w:cs="Segoe UI"/>
            <w:sz w:val="21"/>
            <w:szCs w:val="21"/>
          </w:rPr>
          <w:t>https://example.atlassian.net</w:t>
        </w:r>
      </w:hyperlink>
      <w:r>
        <w:rPr>
          <w:rFonts w:ascii="Segoe UI" w:hAnsi="Segoe UI" w:cs="Segoe UI"/>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"email": "</w:t>
      </w:r>
      <w:hyperlink r:id="rId115" w:history="1">
        <w:r>
          <w:rPr>
            <w:rStyle w:val="Hyperlink"/>
            <w:rFonts w:ascii="Segoe UI" w:hAnsi="Segoe UI" w:cs="Segoe UI"/>
            <w:sz w:val="21"/>
            <w:szCs w:val="21"/>
          </w:rPr>
          <w:t>dummy@example.com</w:t>
        </w:r>
      </w:hyperlink>
      <w:r>
        <w:rPr>
          <w:rFonts w:ascii="Segoe UI" w:hAnsi="Segoe UI" w:cs="Segoe UI"/>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"api_token": "dummy-token-not-real"</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 xml:space="preserve">Important: ye </w:t>
      </w:r>
      <w:r>
        <w:rPr>
          <w:rStyle w:val="Strong"/>
          <w:rFonts w:ascii="Segoe UI" w:hAnsi="Segoe UI" w:cs="Segoe UI"/>
          <w:sz w:val="21"/>
          <w:szCs w:val="21"/>
        </w:rPr>
        <w:t>real secret nahi hai</w:t>
      </w:r>
      <w:r>
        <w:rPr>
          <w:rFonts w:ascii="Segoe UI" w:hAnsi="Segoe UI" w:cs="Segoe UI"/>
          <w:sz w:val="21"/>
          <w:szCs w:val="21"/>
        </w:rPr>
        <w:t xml:space="preserve">, sirf learning/demo ke liye hai </w:t>
      </w:r>
      <w:r>
        <w:rPr>
          <w:rFonts w:ascii="Segoe UI Symbol" w:hAnsi="Segoe UI Symbol" w:cs="Segoe UI Symbol"/>
          <w:sz w:val="21"/>
          <w:szCs w:val="21"/>
        </w:rPr>
        <w:t>✅</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356" style="width:0;height:1.5pt" o:hralign="center" o:hrstd="t" o:hr="t" fillcolor="#a0a0a0" stroked="f"/>
        </w:pict>
      </w:r>
    </w:p>
    <w:p w:rsidR="00D43A0B" w:rsidRDefault="00D43A0B" w:rsidP="00D43A0B">
      <w:pPr>
        <w:pStyle w:val="Heading1"/>
        <w:spacing w:line="300" w:lineRule="atLeast"/>
        <w:rPr>
          <w:rFonts w:ascii="Segoe UI" w:hAnsi="Segoe UI" w:cs="Segoe UI"/>
          <w:sz w:val="48"/>
          <w:szCs w:val="48"/>
        </w:rPr>
      </w:pPr>
      <w:r>
        <w:rPr>
          <w:rFonts w:ascii="Segoe UI" w:hAnsi="Segoe UI" w:cs="Segoe UI"/>
        </w:rPr>
        <w:t>Console me kaise dekhoge?</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AWS Console me jao:</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AWS Secrets Manager</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Secrets</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enterprise-genai/dev/jira</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Wahan tum dekh sakte ho:</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Secret name</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ARN</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Encryption key</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Rotation status</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Versions</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lastRenderedPageBreak/>
        <w:t>Resource permissions</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Agar secret value dekhni ho toh button hota hai:</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Retrieve secret value</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But production me unnecessary secret value reveal nahi karte.</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357" style="width:0;height:1.5pt" o:hralign="center" o:hrstd="t" o:hr="t" fillcolor="#a0a0a0" stroked="f"/>
        </w:pict>
      </w:r>
    </w:p>
    <w:p w:rsidR="00D43A0B" w:rsidRDefault="00D43A0B" w:rsidP="00D43A0B">
      <w:pPr>
        <w:pStyle w:val="Heading1"/>
        <w:spacing w:line="300" w:lineRule="atLeast"/>
        <w:rPr>
          <w:rFonts w:ascii="Segoe UI" w:hAnsi="Segoe UI" w:cs="Segoe UI"/>
          <w:sz w:val="48"/>
          <w:szCs w:val="48"/>
        </w:rPr>
      </w:pPr>
      <w:r>
        <w:rPr>
          <w:rFonts w:ascii="Segoe UI" w:hAnsi="Segoe UI" w:cs="Segoe UI"/>
        </w:rPr>
        <w:t>Secrets Manager aur SSM ka difference ab practical ho gaya</w:t>
      </w:r>
    </w:p>
    <w:p w:rsidR="00D43A0B" w:rsidRDefault="00D43A0B" w:rsidP="00D43A0B">
      <w:pPr>
        <w:pStyle w:val="Heading2"/>
        <w:spacing w:line="300" w:lineRule="atLeast"/>
        <w:rPr>
          <w:rFonts w:ascii="Segoe UI" w:hAnsi="Segoe UI" w:cs="Segoe UI"/>
        </w:rPr>
      </w:pPr>
      <w:r>
        <w:rPr>
          <w:rFonts w:ascii="Segoe UI" w:hAnsi="Segoe UI" w:cs="Segoe UI"/>
        </w:rPr>
        <w:t>SSM Parameter Store</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Humne store kiya:</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/enterprise-genai/dev/model_id</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/enterprise-genai/dev/knowledge_base_id</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Ye config values hain.</w:t>
      </w:r>
    </w:p>
    <w:p w:rsidR="00D43A0B" w:rsidRDefault="00D43A0B" w:rsidP="00D43A0B">
      <w:pPr>
        <w:pStyle w:val="Heading2"/>
        <w:spacing w:line="300" w:lineRule="atLeast"/>
        <w:rPr>
          <w:rFonts w:ascii="Segoe UI" w:hAnsi="Segoe UI" w:cs="Segoe UI"/>
        </w:rPr>
      </w:pPr>
      <w:r>
        <w:rPr>
          <w:rFonts w:ascii="Segoe UI" w:hAnsi="Segoe UI" w:cs="Segoe UI"/>
        </w:rPr>
        <w:t>Secrets Manager</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Humne store kiya:</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enterprise-genai/dev/jira</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Ye sensitive credential style data ke liye hai.</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358" style="width:0;height:1.5pt" o:hralign="center" o:hrstd="t" o:hr="t" fillcolor="#a0a0a0" stroked="f"/>
        </w:pict>
      </w:r>
    </w:p>
    <w:p w:rsidR="00D43A0B" w:rsidRDefault="00D43A0B" w:rsidP="00D43A0B">
      <w:pPr>
        <w:pStyle w:val="Heading1"/>
        <w:spacing w:line="300" w:lineRule="atLeast"/>
        <w:rPr>
          <w:rFonts w:ascii="Segoe UI" w:hAnsi="Segoe UI" w:cs="Segoe UI"/>
          <w:sz w:val="48"/>
          <w:szCs w:val="48"/>
        </w:rPr>
      </w:pPr>
      <w:r>
        <w:rPr>
          <w:rFonts w:ascii="Segoe UI" w:hAnsi="Segoe UI" w:cs="Segoe UI"/>
        </w:rPr>
        <w:t>Interview-ready production answer</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Tum bol sakte ho:</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“For non-sensitive configuration such as model ID and Knowledge Base ID, I use SSM Parameter Store with hierarchical names. For sensitive integration credentials such as Jira or ServiceNow API tokens, I use AWS Secrets Manager. Secrets are not committed to Git or stored in Lambda code. Lambda or integration workers retrieve secrets at runtime using IAM permissions, and access can be audited through CloudTrail.”</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359" style="width:0;height:1.5pt" o:hralign="center" o:hrstd="t" o:hr="t" fillcolor="#a0a0a0" stroked="f"/>
        </w:pict>
      </w:r>
    </w:p>
    <w:p w:rsidR="00D43A0B" w:rsidRDefault="00D43A0B" w:rsidP="00D43A0B">
      <w:pPr>
        <w:pStyle w:val="Heading1"/>
        <w:spacing w:line="300" w:lineRule="atLeast"/>
        <w:rPr>
          <w:rFonts w:ascii="Segoe UI" w:hAnsi="Segoe UI" w:cs="Segoe UI"/>
          <w:sz w:val="48"/>
          <w:szCs w:val="48"/>
        </w:rPr>
      </w:pPr>
      <w:r>
        <w:rPr>
          <w:rFonts w:ascii="Segoe UI" w:hAnsi="Segoe UI" w:cs="Segoe UI"/>
        </w:rPr>
        <w:t>Next practical step</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 xml:space="preserve">Ab hum Secrets Manager ko Lambda future integration se connect karne ke liye </w:t>
      </w:r>
      <w:r>
        <w:rPr>
          <w:rStyle w:val="Strong"/>
          <w:rFonts w:ascii="Segoe UI" w:hAnsi="Segoe UI" w:cs="Segoe UI"/>
          <w:sz w:val="21"/>
          <w:szCs w:val="21"/>
        </w:rPr>
        <w:t>IAM permission concept</w:t>
      </w:r>
      <w:r>
        <w:rPr>
          <w:rFonts w:ascii="Segoe UI" w:hAnsi="Segoe UI" w:cs="Segoe UI"/>
          <w:sz w:val="21"/>
          <w:szCs w:val="21"/>
        </w:rPr>
        <w:t xml:space="preserve"> samjhenge.</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Abhi Lambda ko ye secret read karna ho toh execution role me permission chahiye:</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secretsmanager:GetSecretValue</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lastRenderedPageBreak/>
        <w:t>Resource:</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arn:aws:secretsmanager:ap-south-1:628479575897:secret:enterprise-genai/dev/jira-*</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Lekin abhi code change nahi karenge. Pehle safe IAM concept samjhenge.</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Bolo bhai, next start karun:</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Secrets Manager IAM permission explain karo</w:t>
      </w:r>
    </w:p>
    <w:p w:rsidR="00D43A0B" w:rsidRDefault="00D43A0B" w:rsidP="00D43A0B">
      <w:pPr>
        <w:pStyle w:val="NormalWeb"/>
        <w:spacing w:line="300" w:lineRule="atLeast"/>
        <w:rPr>
          <w:rFonts w:ascii="Segoe UI" w:hAnsi="Segoe UI" w:cs="Segoe UI"/>
          <w:color w:val="424242"/>
          <w:shd w:val="clear" w:color="auto" w:fill="F5F5F5"/>
        </w:rPr>
      </w:pPr>
      <w:r>
        <w:rPr>
          <w:rFonts w:ascii="Segoe UI" w:hAnsi="Segoe UI" w:cs="Segoe UI"/>
          <w:color w:val="424242"/>
          <w:shd w:val="clear" w:color="auto" w:fill="F5F5F5"/>
        </w:rPr>
        <w:t>Secrets Manager IAM permission explain karo</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 xml:space="preserve">Bilkul bhai </w:t>
      </w:r>
      <w:r>
        <w:rPr>
          <w:rFonts w:ascii="Segoe UI Symbol" w:hAnsi="Segoe UI Symbol" w:cs="Segoe UI Symbol"/>
          <w:sz w:val="21"/>
          <w:szCs w:val="21"/>
        </w:rPr>
        <w:t>✅</w:t>
      </w:r>
      <w:r>
        <w:rPr>
          <w:rFonts w:ascii="Segoe UI" w:hAnsi="Segoe UI" w:cs="Segoe UI"/>
          <w:sz w:val="21"/>
          <w:szCs w:val="21"/>
        </w:rPr>
        <w:t xml:space="preserve"> </w:t>
      </w:r>
      <w:r>
        <w:rPr>
          <w:rStyle w:val="Strong"/>
          <w:rFonts w:ascii="Segoe UI" w:hAnsi="Segoe UI" w:cs="Segoe UI"/>
          <w:sz w:val="21"/>
          <w:szCs w:val="21"/>
        </w:rPr>
        <w:t>Secrets Manager IAM permission</w:t>
      </w:r>
      <w:r>
        <w:rPr>
          <w:rFonts w:ascii="Segoe UI" w:hAnsi="Segoe UI" w:cs="Segoe UI"/>
          <w:sz w:val="21"/>
          <w:szCs w:val="21"/>
        </w:rPr>
        <w:t xml:space="preserve"> ka matlab simple hai:</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Secret AWS Secrets Manager me store hai, lekin koi Lambda/EC2/GitHub Actions/Developer us secret ko tabhi read kar sakta hai jab IAM permission allow kare.</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Tumne secret banaya:</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enterprise-genai/dev/jira</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Ab agar future me Lambda ko Jira token read karna hai, toh Lambda execution role ko permission deni padegi.</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360" style="width:0;height:1.5pt" o:hralign="center" o:hrstd="t" o:hr="t" fillcolor="#a0a0a0" stroked="f"/>
        </w:pict>
      </w:r>
    </w:p>
    <w:p w:rsidR="00D43A0B" w:rsidRDefault="00D43A0B" w:rsidP="00D43A0B">
      <w:pPr>
        <w:pStyle w:val="Heading1"/>
        <w:spacing w:line="300" w:lineRule="atLeast"/>
        <w:rPr>
          <w:rFonts w:ascii="Segoe UI" w:hAnsi="Segoe UI" w:cs="Segoe UI"/>
          <w:sz w:val="48"/>
          <w:szCs w:val="48"/>
        </w:rPr>
      </w:pPr>
      <w:r>
        <w:rPr>
          <w:rFonts w:ascii="Segoe UI" w:hAnsi="Segoe UI" w:cs="Segoe UI"/>
        </w:rPr>
        <w:t>1. IAM permission kyu chahiye?</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Secrets Manager me secret store karna enough nahi hota.</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Access flow:</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Lambda code</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boto3 secretsmanager.get_secret_value()</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IAM checks permission</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Allowed? secret value return</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Denied? AccessDeniedException</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Matlab agar permission nahi di:</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Lambda secret read nahi kar payegi</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361" style="width:0;height:1.5pt" o:hralign="center" o:hrstd="t" o:hr="t" fillcolor="#a0a0a0" stroked="f"/>
        </w:pict>
      </w:r>
    </w:p>
    <w:p w:rsidR="00D43A0B" w:rsidRDefault="00D43A0B" w:rsidP="00D43A0B">
      <w:pPr>
        <w:pStyle w:val="Heading1"/>
        <w:spacing w:line="300" w:lineRule="atLeast"/>
        <w:rPr>
          <w:rFonts w:ascii="Segoe UI" w:hAnsi="Segoe UI" w:cs="Segoe UI"/>
          <w:sz w:val="48"/>
          <w:szCs w:val="48"/>
        </w:rPr>
      </w:pPr>
      <w:r>
        <w:rPr>
          <w:rFonts w:ascii="Segoe UI" w:hAnsi="Segoe UI" w:cs="Segoe UI"/>
        </w:rPr>
        <w:lastRenderedPageBreak/>
        <w:t>2. Kaunsi permission chahiye?</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Minimum permission:</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secretsmanager:GetSecretValue</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Agar secret custom KMS key se encrypted hai, toh extra permission bhi chahiye:</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kms:Decrypt</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 xml:space="preserve">But tumne abhi default AWS managed encryption use kiya hai, toh mostly </w:t>
      </w:r>
      <w:r>
        <w:rPr>
          <w:rStyle w:val="HTMLCode"/>
          <w:rFonts w:eastAsiaTheme="majorEastAsia"/>
        </w:rPr>
        <w:t>secretsmanager:GetSecretValue</w:t>
      </w:r>
      <w:r>
        <w:rPr>
          <w:rFonts w:ascii="Segoe UI" w:hAnsi="Segoe UI" w:cs="Segoe UI"/>
          <w:sz w:val="21"/>
          <w:szCs w:val="21"/>
        </w:rPr>
        <w:t xml:space="preserve"> enough rahega.</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362" style="width:0;height:1.5pt" o:hralign="center" o:hrstd="t" o:hr="t" fillcolor="#a0a0a0" stroked="f"/>
        </w:pict>
      </w:r>
    </w:p>
    <w:p w:rsidR="00D43A0B" w:rsidRDefault="00D43A0B" w:rsidP="00D43A0B">
      <w:pPr>
        <w:pStyle w:val="Heading1"/>
        <w:spacing w:line="300" w:lineRule="atLeast"/>
        <w:rPr>
          <w:rFonts w:ascii="Segoe UI" w:hAnsi="Segoe UI" w:cs="Segoe UI"/>
          <w:sz w:val="48"/>
          <w:szCs w:val="48"/>
        </w:rPr>
      </w:pPr>
      <w:r>
        <w:rPr>
          <w:rFonts w:ascii="Segoe UI" w:hAnsi="Segoe UI" w:cs="Segoe UI"/>
        </w:rPr>
        <w:t>3. Permission kisko deni hai?</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Ye depend karta hai kaun secret read karega.</w:t>
      </w:r>
    </w:p>
    <w:p w:rsidR="00D43A0B" w:rsidRDefault="00D43A0B" w:rsidP="00D43A0B">
      <w:pPr>
        <w:pStyle w:val="Heading2"/>
        <w:spacing w:line="300" w:lineRule="atLeast"/>
        <w:rPr>
          <w:rFonts w:ascii="Segoe UI" w:hAnsi="Segoe UI" w:cs="Segoe UI"/>
        </w:rPr>
      </w:pPr>
      <w:r>
        <w:rPr>
          <w:rFonts w:ascii="Segoe UI" w:hAnsi="Segoe UI" w:cs="Segoe UI"/>
        </w:rPr>
        <w:t>Case A: Lambda secret read karegi</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Permission deni hogi:</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Lambda execution role</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Tumhare Lambda ka role hai:</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bedrock-claude-it-support-api-role-13gc81uz</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Future me agar Lambda Jira/ServiceNow API call karegi, toh isi role ko permission milegi.</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363" style="width:0;height:1.5pt" o:hralign="center" o:hrstd="t" o:hr="t" fillcolor="#a0a0a0" stroked="f"/>
        </w:pict>
      </w:r>
    </w:p>
    <w:p w:rsidR="00D43A0B" w:rsidRDefault="00D43A0B" w:rsidP="00D43A0B">
      <w:pPr>
        <w:pStyle w:val="Heading2"/>
        <w:spacing w:line="300" w:lineRule="atLeast"/>
        <w:rPr>
          <w:rFonts w:ascii="Segoe UI" w:hAnsi="Segoe UI" w:cs="Segoe UI"/>
        </w:rPr>
      </w:pPr>
      <w:r>
        <w:rPr>
          <w:rFonts w:ascii="Segoe UI" w:hAnsi="Segoe UI" w:cs="Segoe UI"/>
        </w:rPr>
        <w:t>Case B: GitHub Actions Terraform secret create/manage karega</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Permission deni hogi:</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GitHubActionsTerraformRole</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Ye pipeline ke liye hai, runtime app ke liye nahi.</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364" style="width:0;height:1.5pt" o:hralign="center" o:hrstd="t" o:hr="t" fillcolor="#a0a0a0" stroked="f"/>
        </w:pict>
      </w:r>
    </w:p>
    <w:p w:rsidR="00D43A0B" w:rsidRDefault="00D43A0B" w:rsidP="00D43A0B">
      <w:pPr>
        <w:pStyle w:val="Heading1"/>
        <w:spacing w:line="300" w:lineRule="atLeast"/>
        <w:rPr>
          <w:rFonts w:ascii="Segoe UI" w:hAnsi="Segoe UI" w:cs="Segoe UI"/>
          <w:sz w:val="48"/>
          <w:szCs w:val="48"/>
        </w:rPr>
      </w:pPr>
      <w:r>
        <w:rPr>
          <w:rFonts w:ascii="Segoe UI" w:hAnsi="Segoe UI" w:cs="Segoe UI"/>
        </w:rPr>
        <w:t>4. Least privilege policy ka example</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Future Lambda ke liye policy roughly aisi hogi:</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"Version": "2012-10-17",</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lastRenderedPageBreak/>
        <w:t>  "Statement": [</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"Sid": "ReadJiraSecret",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"Effect": "Allow",</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"Action": [</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"secretsmanager:GetSecretValue"</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"Resource": "arn:aws:secretsmanager:ap-south-1:628479575897:secret:enterprise-genai/dev/jira-*"</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Notice:</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enterprise-genai/dev/jira-*</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Secrets Manager secret ARN ke end me random suffix add karta hai, jaise:</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enterprise-genai/dev/jira-5uKKab</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 xml:space="preserve">Isliye wildcard </w:t>
      </w:r>
      <w:r>
        <w:rPr>
          <w:rStyle w:val="HTMLCode"/>
          <w:rFonts w:eastAsiaTheme="majorEastAsia"/>
        </w:rPr>
        <w:t>*</w:t>
      </w:r>
      <w:r>
        <w:rPr>
          <w:rFonts w:ascii="Segoe UI" w:hAnsi="Segoe UI" w:cs="Segoe UI"/>
          <w:sz w:val="21"/>
          <w:szCs w:val="21"/>
        </w:rPr>
        <w:t xml:space="preserve"> use karte hain.</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365" style="width:0;height:1.5pt" o:hralign="center" o:hrstd="t" o:hr="t" fillcolor="#a0a0a0" stroked="f"/>
        </w:pict>
      </w:r>
    </w:p>
    <w:p w:rsidR="00D43A0B" w:rsidRDefault="00D43A0B" w:rsidP="00D43A0B">
      <w:pPr>
        <w:pStyle w:val="Heading1"/>
        <w:spacing w:line="300" w:lineRule="atLeast"/>
        <w:rPr>
          <w:rFonts w:ascii="Segoe UI" w:hAnsi="Segoe UI" w:cs="Segoe UI"/>
          <w:sz w:val="48"/>
          <w:szCs w:val="48"/>
        </w:rPr>
      </w:pPr>
      <w:r>
        <w:rPr>
          <w:rFonts w:ascii="Segoe UI" w:hAnsi="Segoe UI" w:cs="Segoe UI"/>
        </w:rPr>
        <w:t>5. Lambda code future me secret kaise read karega?</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Example Python logic:</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import boto3</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import json</w:t>
      </w:r>
    </w:p>
    <w:p w:rsidR="00D43A0B" w:rsidRDefault="00D43A0B" w:rsidP="00D43A0B">
      <w:pPr>
        <w:spacing w:line="300" w:lineRule="atLeast"/>
        <w:rPr>
          <w:rFonts w:ascii="Segoe UI" w:hAnsi="Segoe UI" w:cs="Segoe UI"/>
          <w:sz w:val="21"/>
          <w:szCs w:val="21"/>
        </w:rPr>
      </w:pPr>
    </w:p>
    <w:p w:rsidR="00D43A0B" w:rsidRDefault="00D43A0B" w:rsidP="00D43A0B">
      <w:pPr>
        <w:spacing w:line="300" w:lineRule="atLeast"/>
        <w:rPr>
          <w:rFonts w:ascii="Segoe UI" w:hAnsi="Segoe UI" w:cs="Segoe UI"/>
          <w:sz w:val="21"/>
          <w:szCs w:val="21"/>
        </w:rPr>
      </w:pPr>
      <w:r>
        <w:rPr>
          <w:rFonts w:ascii="Segoe UI" w:hAnsi="Segoe UI" w:cs="Segoe UI"/>
          <w:sz w:val="21"/>
          <w:szCs w:val="21"/>
        </w:rPr>
        <w:t>secrets_client = boto3.client("secretsmanager", region_name="ap-south-1")</w:t>
      </w:r>
    </w:p>
    <w:p w:rsidR="00D43A0B" w:rsidRDefault="00D43A0B" w:rsidP="00D43A0B">
      <w:pPr>
        <w:spacing w:line="300" w:lineRule="atLeast"/>
        <w:rPr>
          <w:rFonts w:ascii="Segoe UI" w:hAnsi="Segoe UI" w:cs="Segoe UI"/>
          <w:sz w:val="21"/>
          <w:szCs w:val="21"/>
        </w:rPr>
      </w:pPr>
    </w:p>
    <w:p w:rsidR="00D43A0B" w:rsidRDefault="00D43A0B" w:rsidP="00D43A0B">
      <w:pPr>
        <w:spacing w:line="300" w:lineRule="atLeast"/>
        <w:rPr>
          <w:rFonts w:ascii="Segoe UI" w:hAnsi="Segoe UI" w:cs="Segoe UI"/>
          <w:sz w:val="21"/>
          <w:szCs w:val="21"/>
        </w:rPr>
      </w:pPr>
      <w:r>
        <w:rPr>
          <w:rFonts w:ascii="Segoe UI" w:hAnsi="Segoe UI" w:cs="Segoe UI"/>
          <w:sz w:val="21"/>
          <w:szCs w:val="21"/>
        </w:rPr>
        <w:t>response = secrets_client.get_secret_value(</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SecretId="enterprise-genai/dev/jira"</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w:t>
      </w:r>
    </w:p>
    <w:p w:rsidR="00D43A0B" w:rsidRDefault="00D43A0B" w:rsidP="00D43A0B">
      <w:pPr>
        <w:spacing w:line="300" w:lineRule="atLeast"/>
        <w:rPr>
          <w:rFonts w:ascii="Segoe UI" w:hAnsi="Segoe UI" w:cs="Segoe UI"/>
          <w:sz w:val="21"/>
          <w:szCs w:val="21"/>
        </w:rPr>
      </w:pPr>
    </w:p>
    <w:p w:rsidR="00D43A0B" w:rsidRDefault="00D43A0B" w:rsidP="00D43A0B">
      <w:pPr>
        <w:spacing w:line="300" w:lineRule="atLeast"/>
        <w:rPr>
          <w:rFonts w:ascii="Segoe UI" w:hAnsi="Segoe UI" w:cs="Segoe UI"/>
          <w:sz w:val="21"/>
          <w:szCs w:val="21"/>
        </w:rPr>
      </w:pPr>
      <w:r>
        <w:rPr>
          <w:rFonts w:ascii="Segoe UI" w:hAnsi="Segoe UI" w:cs="Segoe UI"/>
          <w:sz w:val="21"/>
          <w:szCs w:val="21"/>
        </w:rPr>
        <w:t>secret = json.loads(response["SecretString"])</w:t>
      </w:r>
    </w:p>
    <w:p w:rsidR="00D43A0B" w:rsidRDefault="00D43A0B" w:rsidP="00D43A0B">
      <w:pPr>
        <w:spacing w:line="300" w:lineRule="atLeast"/>
        <w:rPr>
          <w:rFonts w:ascii="Segoe UI" w:hAnsi="Segoe UI" w:cs="Segoe UI"/>
          <w:sz w:val="21"/>
          <w:szCs w:val="21"/>
        </w:rPr>
      </w:pPr>
    </w:p>
    <w:p w:rsidR="00D43A0B" w:rsidRDefault="00D43A0B" w:rsidP="00D43A0B">
      <w:pPr>
        <w:spacing w:line="300" w:lineRule="atLeast"/>
        <w:rPr>
          <w:rFonts w:ascii="Segoe UI" w:hAnsi="Segoe UI" w:cs="Segoe UI"/>
          <w:sz w:val="21"/>
          <w:szCs w:val="21"/>
        </w:rPr>
      </w:pPr>
      <w:r>
        <w:rPr>
          <w:rFonts w:ascii="Segoe UI" w:hAnsi="Segoe UI" w:cs="Segoe UI"/>
          <w:sz w:val="21"/>
          <w:szCs w:val="21"/>
        </w:rPr>
        <w:t>jira_base_url = secret["base_url"]</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jira_email = secret["email"]</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lastRenderedPageBreak/>
        <w:t>jira_api_token = secret["api_token"]</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Phir Jira API call me:</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base_url</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email</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api_token</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use hoga.</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366" style="width:0;height:1.5pt" o:hralign="center" o:hrstd="t" o:hr="t" fillcolor="#a0a0a0" stroked="f"/>
        </w:pict>
      </w:r>
    </w:p>
    <w:p w:rsidR="00D43A0B" w:rsidRDefault="00D43A0B" w:rsidP="00D43A0B">
      <w:pPr>
        <w:pStyle w:val="Heading1"/>
        <w:spacing w:line="300" w:lineRule="atLeast"/>
        <w:rPr>
          <w:rFonts w:ascii="Segoe UI" w:hAnsi="Segoe UI" w:cs="Segoe UI"/>
          <w:sz w:val="48"/>
          <w:szCs w:val="48"/>
        </w:rPr>
      </w:pPr>
      <w:r>
        <w:rPr>
          <w:rFonts w:ascii="Segoe UI" w:hAnsi="Segoe UI" w:cs="Segoe UI"/>
        </w:rPr>
        <w:t>6. Real project me secret value code me kyu nahi rakhte?</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Wrong approach:</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jira_api_token = "real-token-hardcoded"</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Risk:</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Git leak</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logs leak</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developer machine leak</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rotation difficult</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Correct approach:</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Secret stored in Secrets Manager</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Lambda role has GetSecretValue</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Lambda reads at runtime</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367" style="width:0;height:1.5pt" o:hralign="center" o:hrstd="t" o:hr="t" fillcolor="#a0a0a0" stroked="f"/>
        </w:pict>
      </w:r>
    </w:p>
    <w:p w:rsidR="00D43A0B" w:rsidRDefault="00D43A0B" w:rsidP="00D43A0B">
      <w:pPr>
        <w:pStyle w:val="Heading1"/>
        <w:spacing w:line="300" w:lineRule="atLeast"/>
        <w:rPr>
          <w:rFonts w:ascii="Segoe UI" w:hAnsi="Segoe UI" w:cs="Segoe UI"/>
          <w:sz w:val="48"/>
          <w:szCs w:val="48"/>
        </w:rPr>
      </w:pPr>
      <w:r>
        <w:rPr>
          <w:rFonts w:ascii="Segoe UI" w:hAnsi="Segoe UI" w:cs="Segoe UI"/>
        </w:rPr>
        <w:t>7. Secrets Manager access audit hota hai kya?</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 xml:space="preserve">Haan </w:t>
      </w:r>
      <w:r>
        <w:rPr>
          <w:rFonts w:ascii="Segoe UI Symbol" w:hAnsi="Segoe UI Symbol" w:cs="Segoe UI Symbol"/>
          <w:sz w:val="21"/>
          <w:szCs w:val="21"/>
        </w:rPr>
        <w:t>✅</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Secrets Manager access CloudTrail me audit hota hai.</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Agar koi secret read kare:</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GetSecretValue</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CloudTrail me event dikhega:</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who read</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lastRenderedPageBreak/>
        <w:t>when read</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from which role</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which secret</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Production me ye security audit ke liye important hai.</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368" style="width:0;height:1.5pt" o:hralign="center" o:hrstd="t" o:hr="t" fillcolor="#a0a0a0" stroked="f"/>
        </w:pict>
      </w:r>
    </w:p>
    <w:p w:rsidR="00D43A0B" w:rsidRDefault="00D43A0B" w:rsidP="00D43A0B">
      <w:pPr>
        <w:pStyle w:val="Heading1"/>
        <w:spacing w:line="300" w:lineRule="atLeast"/>
        <w:rPr>
          <w:rFonts w:ascii="Segoe UI" w:hAnsi="Segoe UI" w:cs="Segoe UI"/>
          <w:sz w:val="48"/>
          <w:szCs w:val="48"/>
        </w:rPr>
      </w:pPr>
      <w:r>
        <w:rPr>
          <w:rFonts w:ascii="Segoe UI" w:hAnsi="Segoe UI" w:cs="Segoe UI"/>
        </w:rPr>
        <w:t>8. Interview-ready answer</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Tum bol sakte ho:</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 xml:space="preserve">“Secrets Manager stores sensitive credentials such as Jira or ServiceNow API tokens. The secret value is never committed to Git or hardcoded in Lambda. Lambda reads the secret at runtime using its execution role. I grant least-privilege IAM permission such as </w:t>
      </w:r>
      <w:r>
        <w:rPr>
          <w:rStyle w:val="HTMLCode"/>
          <w:rFonts w:eastAsiaTheme="majorEastAsia"/>
        </w:rPr>
        <w:t>secretsmanager:GetSecretValue</w:t>
      </w:r>
      <w:r>
        <w:rPr>
          <w:rFonts w:ascii="Segoe UI" w:hAnsi="Segoe UI" w:cs="Segoe UI"/>
          <w:sz w:val="21"/>
          <w:szCs w:val="21"/>
        </w:rPr>
        <w:t xml:space="preserve"> only on the required secret ARN. Secret access is auditable through CloudTrail, and for database credentials or high-security secrets, rotation can be enabled.”</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369" style="width:0;height:1.5pt" o:hralign="center" o:hrstd="t" o:hr="t" fillcolor="#a0a0a0" stroked="f"/>
        </w:pict>
      </w:r>
    </w:p>
    <w:p w:rsidR="00D43A0B" w:rsidRDefault="00D43A0B" w:rsidP="00D43A0B">
      <w:pPr>
        <w:pStyle w:val="Heading1"/>
        <w:spacing w:line="300" w:lineRule="atLeast"/>
        <w:rPr>
          <w:rFonts w:ascii="Segoe UI" w:hAnsi="Segoe UI" w:cs="Segoe UI"/>
          <w:sz w:val="48"/>
          <w:szCs w:val="48"/>
        </w:rPr>
      </w:pPr>
      <w:r>
        <w:rPr>
          <w:rFonts w:ascii="Segoe UI" w:hAnsi="Segoe UI" w:cs="Segoe UI"/>
        </w:rPr>
        <w:t>9. Current project me abhi kya status hai?</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SSM Parameter Store:</w:t>
      </w:r>
    </w:p>
    <w:p w:rsidR="00D43A0B" w:rsidRDefault="00D43A0B" w:rsidP="00D43A0B">
      <w:pPr>
        <w:spacing w:line="300" w:lineRule="atLeast"/>
        <w:rPr>
          <w:rFonts w:ascii="Segoe UI" w:hAnsi="Segoe UI" w:cs="Segoe UI"/>
          <w:sz w:val="21"/>
          <w:szCs w:val="21"/>
        </w:rPr>
      </w:pPr>
      <w:r>
        <w:rPr>
          <w:rFonts w:ascii="Segoe UI Symbol" w:hAnsi="Segoe UI Symbol" w:cs="Segoe UI Symbol"/>
          <w:sz w:val="21"/>
          <w:szCs w:val="21"/>
        </w:rPr>
        <w:t>✅</w:t>
      </w:r>
      <w:r>
        <w:rPr>
          <w:rFonts w:ascii="Segoe UI" w:hAnsi="Segoe UI" w:cs="Segoe UI"/>
          <w:sz w:val="21"/>
          <w:szCs w:val="21"/>
        </w:rPr>
        <w:t xml:space="preserve"> model_id</w:t>
      </w:r>
    </w:p>
    <w:p w:rsidR="00D43A0B" w:rsidRDefault="00D43A0B" w:rsidP="00D43A0B">
      <w:pPr>
        <w:spacing w:line="300" w:lineRule="atLeast"/>
        <w:rPr>
          <w:rFonts w:ascii="Segoe UI" w:hAnsi="Segoe UI" w:cs="Segoe UI"/>
          <w:sz w:val="21"/>
          <w:szCs w:val="21"/>
        </w:rPr>
      </w:pPr>
      <w:r>
        <w:rPr>
          <w:rFonts w:ascii="Segoe UI Symbol" w:hAnsi="Segoe UI Symbol" w:cs="Segoe UI Symbol"/>
          <w:sz w:val="21"/>
          <w:szCs w:val="21"/>
        </w:rPr>
        <w:t>✅</w:t>
      </w:r>
      <w:r>
        <w:rPr>
          <w:rFonts w:ascii="Segoe UI" w:hAnsi="Segoe UI" w:cs="Segoe UI"/>
          <w:sz w:val="21"/>
          <w:szCs w:val="21"/>
        </w:rPr>
        <w:t xml:space="preserve"> knowledge_base_id</w:t>
      </w:r>
    </w:p>
    <w:p w:rsidR="00D43A0B" w:rsidRDefault="00D43A0B" w:rsidP="00D43A0B">
      <w:pPr>
        <w:spacing w:line="300" w:lineRule="atLeast"/>
        <w:rPr>
          <w:rFonts w:ascii="Segoe UI" w:hAnsi="Segoe UI" w:cs="Segoe UI"/>
          <w:sz w:val="21"/>
          <w:szCs w:val="21"/>
        </w:rPr>
      </w:pPr>
    </w:p>
    <w:p w:rsidR="00D43A0B" w:rsidRDefault="00D43A0B" w:rsidP="00D43A0B">
      <w:pPr>
        <w:spacing w:line="300" w:lineRule="atLeast"/>
        <w:rPr>
          <w:rFonts w:ascii="Segoe UI" w:hAnsi="Segoe UI" w:cs="Segoe UI"/>
          <w:sz w:val="21"/>
          <w:szCs w:val="21"/>
        </w:rPr>
      </w:pPr>
      <w:r>
        <w:rPr>
          <w:rFonts w:ascii="Segoe UI" w:hAnsi="Segoe UI" w:cs="Segoe UI"/>
          <w:sz w:val="21"/>
          <w:szCs w:val="21"/>
        </w:rPr>
        <w:t>Secrets Manager:</w:t>
      </w:r>
    </w:p>
    <w:p w:rsidR="00D43A0B" w:rsidRDefault="00D43A0B" w:rsidP="00D43A0B">
      <w:pPr>
        <w:spacing w:line="300" w:lineRule="atLeast"/>
        <w:rPr>
          <w:rFonts w:ascii="Segoe UI" w:hAnsi="Segoe UI" w:cs="Segoe UI"/>
          <w:sz w:val="21"/>
          <w:szCs w:val="21"/>
        </w:rPr>
      </w:pPr>
      <w:r>
        <w:rPr>
          <w:rFonts w:ascii="Segoe UI Symbol" w:hAnsi="Segoe UI Symbol" w:cs="Segoe UI Symbol"/>
          <w:sz w:val="21"/>
          <w:szCs w:val="21"/>
        </w:rPr>
        <w:t>✅</w:t>
      </w:r>
      <w:r>
        <w:rPr>
          <w:rFonts w:ascii="Segoe UI" w:hAnsi="Segoe UI" w:cs="Segoe UI"/>
          <w:sz w:val="21"/>
          <w:szCs w:val="21"/>
        </w:rPr>
        <w:t xml:space="preserve"> enterprise-genai/dev/jira dummy secret</w:t>
      </w:r>
    </w:p>
    <w:p w:rsidR="00D43A0B" w:rsidRDefault="00D43A0B" w:rsidP="00D43A0B">
      <w:pPr>
        <w:spacing w:line="300" w:lineRule="atLeast"/>
        <w:rPr>
          <w:rFonts w:ascii="Segoe UI" w:hAnsi="Segoe UI" w:cs="Segoe UI"/>
          <w:sz w:val="21"/>
          <w:szCs w:val="21"/>
        </w:rPr>
      </w:pPr>
    </w:p>
    <w:p w:rsidR="00D43A0B" w:rsidRDefault="00D43A0B" w:rsidP="00D43A0B">
      <w:pPr>
        <w:spacing w:line="300" w:lineRule="atLeast"/>
        <w:rPr>
          <w:rFonts w:ascii="Segoe UI" w:hAnsi="Segoe UI" w:cs="Segoe UI"/>
          <w:sz w:val="21"/>
          <w:szCs w:val="21"/>
        </w:rPr>
      </w:pPr>
      <w:r>
        <w:rPr>
          <w:rFonts w:ascii="Segoe UI" w:hAnsi="Segoe UI" w:cs="Segoe UI"/>
          <w:sz w:val="21"/>
          <w:szCs w:val="21"/>
        </w:rPr>
        <w:t>IAM permission:</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not attached to Lambda yet</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Abhi code change nahi kiya hai, isliye Lambda secret read nahi kar rahi. Ye future Jira/ServiceNow integration ke liye ready concept hai.</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370" style="width:0;height:1.5pt" o:hralign="center" o:hrstd="t" o:hr="t" fillcolor="#a0a0a0" stroked="f"/>
        </w:pict>
      </w:r>
    </w:p>
    <w:p w:rsidR="00D43A0B" w:rsidRDefault="00D43A0B" w:rsidP="00D43A0B">
      <w:pPr>
        <w:pStyle w:val="Heading1"/>
        <w:spacing w:line="300" w:lineRule="atLeast"/>
        <w:rPr>
          <w:rFonts w:ascii="Segoe UI" w:hAnsi="Segoe UI" w:cs="Segoe UI"/>
          <w:sz w:val="48"/>
          <w:szCs w:val="48"/>
        </w:rPr>
      </w:pPr>
      <w:r>
        <w:rPr>
          <w:rFonts w:ascii="Segoe UI" w:hAnsi="Segoe UI" w:cs="Segoe UI"/>
        </w:rPr>
        <w:t>Next recommended step</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 xml:space="preserve">Agar tum ready ho, next hum </w:t>
      </w:r>
      <w:r>
        <w:rPr>
          <w:rStyle w:val="Strong"/>
          <w:rFonts w:ascii="Segoe UI" w:hAnsi="Segoe UI" w:cs="Segoe UI"/>
          <w:sz w:val="21"/>
          <w:szCs w:val="21"/>
        </w:rPr>
        <w:t>Lambda execution role ko Secrets Manager read permission</w:t>
      </w:r>
      <w:r>
        <w:rPr>
          <w:rFonts w:ascii="Segoe UI" w:hAnsi="Segoe UI" w:cs="Segoe UI"/>
          <w:sz w:val="21"/>
          <w:szCs w:val="21"/>
        </w:rPr>
        <w:t xml:space="preserve"> dena practical kar sakte hain.</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Command se pehle main role ARN verify karwaunga, then ek small inline policy attach karenge.</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Bolo:</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Lambda ko secret read permission do</w:t>
      </w:r>
    </w:p>
    <w:p w:rsidR="00D43A0B" w:rsidRDefault="00D43A0B" w:rsidP="00D43A0B">
      <w:pPr>
        <w:pStyle w:val="NormalWeb"/>
        <w:spacing w:line="300" w:lineRule="atLeast"/>
        <w:rPr>
          <w:rFonts w:ascii="Segoe UI" w:hAnsi="Segoe UI" w:cs="Segoe UI"/>
          <w:color w:val="424242"/>
          <w:shd w:val="clear" w:color="auto" w:fill="F5F5F5"/>
        </w:rPr>
      </w:pPr>
      <w:r>
        <w:rPr>
          <w:rFonts w:ascii="Segoe UI" w:hAnsi="Segoe UI" w:cs="Segoe UI"/>
          <w:color w:val="424242"/>
          <w:shd w:val="clear" w:color="auto" w:fill="F5F5F5"/>
        </w:rPr>
        <w:lastRenderedPageBreak/>
        <w:t>Lambda ko secret read permission do</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 xml:space="preserve">Bilkul bhai </w:t>
      </w:r>
      <w:r>
        <w:rPr>
          <w:rFonts w:ascii="Segoe UI Symbol" w:hAnsi="Segoe UI Symbol" w:cs="Segoe UI Symbol"/>
          <w:sz w:val="21"/>
          <w:szCs w:val="21"/>
        </w:rPr>
        <w:t>✅</w:t>
      </w:r>
      <w:r>
        <w:rPr>
          <w:rFonts w:ascii="Segoe UI" w:hAnsi="Segoe UI" w:cs="Segoe UI"/>
          <w:sz w:val="21"/>
          <w:szCs w:val="21"/>
        </w:rPr>
        <w:t xml:space="preserve"> Ab hum </w:t>
      </w:r>
      <w:r>
        <w:rPr>
          <w:rStyle w:val="Strong"/>
          <w:rFonts w:ascii="Segoe UI" w:hAnsi="Segoe UI" w:cs="Segoe UI"/>
          <w:sz w:val="21"/>
          <w:szCs w:val="21"/>
        </w:rPr>
        <w:t>Lambda execution role ko Secrets Manager read permission</w:t>
      </w:r>
      <w:r>
        <w:rPr>
          <w:rFonts w:ascii="Segoe UI" w:hAnsi="Segoe UI" w:cs="Segoe UI"/>
          <w:sz w:val="21"/>
          <w:szCs w:val="21"/>
        </w:rPr>
        <w:t xml:space="preserve"> denge.</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Abhi goal:</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Lambda → Secrets Manager → enterprise-genai/dev/jira secret read kar sake</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Ye future me Jira/ServiceNow integration ke liye required hoga.</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371" style="width:0;height:1.5pt" o:hralign="center" o:hrstd="t" o:hr="t" fillcolor="#a0a0a0" stroked="f"/>
        </w:pict>
      </w:r>
    </w:p>
    <w:p w:rsidR="00D43A0B" w:rsidRDefault="00D43A0B" w:rsidP="00D43A0B">
      <w:pPr>
        <w:pStyle w:val="Heading1"/>
        <w:spacing w:line="300" w:lineRule="atLeast"/>
        <w:rPr>
          <w:rFonts w:ascii="Segoe UI" w:hAnsi="Segoe UI" w:cs="Segoe UI"/>
          <w:sz w:val="48"/>
          <w:szCs w:val="48"/>
        </w:rPr>
      </w:pPr>
      <w:r>
        <w:rPr>
          <w:rFonts w:ascii="Segoe UI" w:hAnsi="Segoe UI" w:cs="Segoe UI"/>
        </w:rPr>
        <w:t>Step 1: Lambda role aur secret ARN variables set karo</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CloudShell me ye run karo:</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LAMBDA_ROLE_ARN=$(aws lambda get-function-configuration &lt;/span&gt;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--function-name bedrock-claude-it-support-api &lt;/span&gt;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--region ap-south-1 &lt;/span&gt;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--query 'Role' &lt;/span&gt;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--output text)</w:t>
      </w:r>
    </w:p>
    <w:p w:rsidR="00D43A0B" w:rsidRDefault="00D43A0B" w:rsidP="00D43A0B">
      <w:pPr>
        <w:spacing w:line="300" w:lineRule="atLeast"/>
        <w:rPr>
          <w:rFonts w:ascii="Segoe UI" w:hAnsi="Segoe UI" w:cs="Segoe UI"/>
          <w:sz w:val="21"/>
          <w:szCs w:val="21"/>
        </w:rPr>
      </w:pPr>
    </w:p>
    <w:p w:rsidR="00D43A0B" w:rsidRDefault="00D43A0B" w:rsidP="00D43A0B">
      <w:pPr>
        <w:spacing w:line="300" w:lineRule="atLeast"/>
        <w:rPr>
          <w:rFonts w:ascii="Segoe UI" w:hAnsi="Segoe UI" w:cs="Segoe UI"/>
          <w:sz w:val="21"/>
          <w:szCs w:val="21"/>
        </w:rPr>
      </w:pPr>
      <w:r>
        <w:rPr>
          <w:rFonts w:ascii="Segoe UI" w:hAnsi="Segoe UI" w:cs="Segoe UI"/>
          <w:sz w:val="21"/>
          <w:szCs w:val="21"/>
        </w:rPr>
        <w:t>LAMBDA_ROLE_NAME=$(basename "$LAMBDA_ROLE_ARN")</w:t>
      </w:r>
    </w:p>
    <w:p w:rsidR="00D43A0B" w:rsidRDefault="00D43A0B" w:rsidP="00D43A0B">
      <w:pPr>
        <w:spacing w:line="300" w:lineRule="atLeast"/>
        <w:rPr>
          <w:rFonts w:ascii="Segoe UI" w:hAnsi="Segoe UI" w:cs="Segoe UI"/>
          <w:sz w:val="21"/>
          <w:szCs w:val="21"/>
        </w:rPr>
      </w:pPr>
    </w:p>
    <w:p w:rsidR="00D43A0B" w:rsidRDefault="00D43A0B" w:rsidP="00D43A0B">
      <w:pPr>
        <w:spacing w:line="300" w:lineRule="atLeast"/>
        <w:rPr>
          <w:rFonts w:ascii="Segoe UI" w:hAnsi="Segoe UI" w:cs="Segoe UI"/>
          <w:sz w:val="21"/>
          <w:szCs w:val="21"/>
        </w:rPr>
      </w:pPr>
      <w:r>
        <w:rPr>
          <w:rFonts w:ascii="Segoe UI" w:hAnsi="Segoe UI" w:cs="Segoe UI"/>
          <w:sz w:val="21"/>
          <w:szCs w:val="21"/>
        </w:rPr>
        <w:t>SECRET_ARN=$(aws secretsmanager describe-secret &lt;/span&gt;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--secret-id "enterprise-genai/dev/jira" &lt;/span&gt;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--region ap-south-1 &lt;/span&gt;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--query 'ARN' &lt;/span&gt;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--output text)</w:t>
      </w:r>
    </w:p>
    <w:p w:rsidR="00D43A0B" w:rsidRDefault="00D43A0B" w:rsidP="00D43A0B">
      <w:pPr>
        <w:spacing w:line="300" w:lineRule="atLeast"/>
        <w:rPr>
          <w:rFonts w:ascii="Segoe UI" w:hAnsi="Segoe UI" w:cs="Segoe UI"/>
          <w:sz w:val="21"/>
          <w:szCs w:val="21"/>
        </w:rPr>
      </w:pPr>
    </w:p>
    <w:p w:rsidR="00D43A0B" w:rsidRDefault="00D43A0B" w:rsidP="00D43A0B">
      <w:pPr>
        <w:spacing w:line="300" w:lineRule="atLeast"/>
        <w:rPr>
          <w:rFonts w:ascii="Segoe UI" w:hAnsi="Segoe UI" w:cs="Segoe UI"/>
          <w:sz w:val="21"/>
          <w:szCs w:val="21"/>
        </w:rPr>
      </w:pPr>
      <w:r>
        <w:rPr>
          <w:rFonts w:ascii="Segoe UI" w:hAnsi="Segoe UI" w:cs="Segoe UI"/>
          <w:sz w:val="21"/>
          <w:szCs w:val="21"/>
        </w:rPr>
        <w:t>echo "Lambda Role ARN: $LAMBDA_ROLE_ARN"</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echo "Lambda Role Name: $LAMBDA_ROLE_NAME"</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echo "Secret ARN: $SECRET_ARN"</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Expected role name kuch aisa hoga:</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bedrock-claude-it-support-api-role-13gc81uz</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372" style="width:0;height:1.5pt" o:hralign="center" o:hrstd="t" o:hr="t" fillcolor="#a0a0a0" stroked="f"/>
        </w:pict>
      </w:r>
    </w:p>
    <w:p w:rsidR="00D43A0B" w:rsidRDefault="00D43A0B" w:rsidP="00D43A0B">
      <w:pPr>
        <w:pStyle w:val="Heading1"/>
        <w:spacing w:line="300" w:lineRule="atLeast"/>
        <w:rPr>
          <w:rFonts w:ascii="Segoe UI" w:hAnsi="Segoe UI" w:cs="Segoe UI"/>
          <w:sz w:val="48"/>
          <w:szCs w:val="48"/>
        </w:rPr>
      </w:pPr>
      <w:r>
        <w:rPr>
          <w:rFonts w:ascii="Segoe UI" w:hAnsi="Segoe UI" w:cs="Segoe UI"/>
        </w:rPr>
        <w:t>Step 2: Inline IAM policy create karo</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Is policy me sirf required secret read permission hai:</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lastRenderedPageBreak/>
        <w:t>cat &gt; /tmp/lambda-secretsmanager-read-policy.json &lt;&lt;EOF</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"Version": "2012-10-17",</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"Statement": [</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"Sid": "ReadEnterpriseGenAIJiraSecret",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"Effect": "Allow",</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"Action": [</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"secretsmanager:GetSecretValue",</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"secretsmanager:DescribeSecret"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"Resource": "$SECRET_ARN"</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EOF</w:t>
      </w:r>
    </w:p>
    <w:p w:rsidR="00D43A0B" w:rsidRDefault="00D43A0B" w:rsidP="00D43A0B">
      <w:pPr>
        <w:spacing w:line="300" w:lineRule="atLeast"/>
        <w:rPr>
          <w:rFonts w:ascii="Segoe UI" w:hAnsi="Segoe UI" w:cs="Segoe UI"/>
          <w:sz w:val="21"/>
          <w:szCs w:val="21"/>
        </w:rPr>
      </w:pPr>
    </w:p>
    <w:p w:rsidR="00D43A0B" w:rsidRDefault="00D43A0B" w:rsidP="00D43A0B">
      <w:pPr>
        <w:spacing w:line="300" w:lineRule="atLeast"/>
        <w:rPr>
          <w:rFonts w:ascii="Segoe UI" w:hAnsi="Segoe UI" w:cs="Segoe UI"/>
          <w:sz w:val="21"/>
          <w:szCs w:val="21"/>
        </w:rPr>
      </w:pPr>
      <w:r>
        <w:rPr>
          <w:rFonts w:ascii="Segoe UI" w:hAnsi="Segoe UI" w:cs="Segoe UI"/>
          <w:sz w:val="21"/>
          <w:szCs w:val="21"/>
        </w:rPr>
        <w:t>cat /tmp/lambda-secretsmanager-read-policy.json</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373" style="width:0;height:1.5pt" o:hralign="center" o:hrstd="t" o:hr="t" fillcolor="#a0a0a0" stroked="f"/>
        </w:pict>
      </w:r>
    </w:p>
    <w:p w:rsidR="00D43A0B" w:rsidRDefault="00D43A0B" w:rsidP="00D43A0B">
      <w:pPr>
        <w:pStyle w:val="Heading1"/>
        <w:spacing w:line="300" w:lineRule="atLeast"/>
        <w:rPr>
          <w:rFonts w:ascii="Segoe UI" w:hAnsi="Segoe UI" w:cs="Segoe UI"/>
          <w:sz w:val="48"/>
          <w:szCs w:val="48"/>
        </w:rPr>
      </w:pPr>
      <w:r>
        <w:rPr>
          <w:rFonts w:ascii="Segoe UI" w:hAnsi="Segoe UI" w:cs="Segoe UI"/>
        </w:rPr>
        <w:t>Step 3: Policy Lambda role par attach karo</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aws iam put-role-policy &lt;/span&gt;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--role-name "$LAMBDA_ROLE_NAME" &lt;/span&gt;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--policy-name "EnterpriseGenAIReadJiraSecret" &lt;/span&gt;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--policy-document file:///tmp/lambda-secretsmanager-read-policy.json</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 xml:space="preserve">Agar output blank aaye, toh command successful hai </w:t>
      </w:r>
      <w:r>
        <w:rPr>
          <w:rFonts w:ascii="Segoe UI Symbol" w:hAnsi="Segoe UI Symbol" w:cs="Segoe UI Symbol"/>
          <w:sz w:val="21"/>
          <w:szCs w:val="21"/>
        </w:rPr>
        <w:t>✅</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374" style="width:0;height:1.5pt" o:hralign="center" o:hrstd="t" o:hr="t" fillcolor="#a0a0a0" stroked="f"/>
        </w:pict>
      </w:r>
    </w:p>
    <w:p w:rsidR="00D43A0B" w:rsidRDefault="00D43A0B" w:rsidP="00D43A0B">
      <w:pPr>
        <w:pStyle w:val="Heading1"/>
        <w:spacing w:line="300" w:lineRule="atLeast"/>
        <w:rPr>
          <w:rFonts w:ascii="Segoe UI" w:hAnsi="Segoe UI" w:cs="Segoe UI"/>
          <w:sz w:val="48"/>
          <w:szCs w:val="48"/>
        </w:rPr>
      </w:pPr>
      <w:r>
        <w:rPr>
          <w:rFonts w:ascii="Segoe UI" w:hAnsi="Segoe UI" w:cs="Segoe UI"/>
        </w:rPr>
        <w:t>Step 4: Verify karo policy attached hai ya nahi</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aws iam list-role-policies &lt;/span&gt;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  --role-name "$LAMBDA_ROLE_NAME"</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Expected output me ye policy dikhni chahiye:</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EnterpriseGenAIReadJiraSecret</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375" style="width:0;height:1.5pt" o:hralign="center" o:hrstd="t" o:hr="t" fillcolor="#a0a0a0" stroked="f"/>
        </w:pict>
      </w:r>
    </w:p>
    <w:p w:rsidR="00D43A0B" w:rsidRDefault="00D43A0B" w:rsidP="00D43A0B">
      <w:pPr>
        <w:pStyle w:val="Heading2"/>
        <w:spacing w:line="300" w:lineRule="atLeast"/>
        <w:rPr>
          <w:rFonts w:ascii="Segoe UI" w:hAnsi="Segoe UI" w:cs="Segoe UI"/>
        </w:rPr>
      </w:pPr>
      <w:r>
        <w:rPr>
          <w:rFonts w:ascii="Segoe UI" w:hAnsi="Segoe UI" w:cs="Segoe UI"/>
        </w:rPr>
        <w:lastRenderedPageBreak/>
        <w:t>Iska meaning kya hua?</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Ab Lambda execution role ko ye permission mil gayi:</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secretsmanager:GetSecretValue</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sirf is secret ke liye:</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enterprise-genai/dev/jira</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 xml:space="preserve">Ye </w:t>
      </w:r>
      <w:r>
        <w:rPr>
          <w:rStyle w:val="Strong"/>
          <w:rFonts w:ascii="Segoe UI" w:hAnsi="Segoe UI" w:cs="Segoe UI"/>
          <w:sz w:val="21"/>
          <w:szCs w:val="21"/>
        </w:rPr>
        <w:t>least privilege</w:t>
      </w:r>
      <w:r>
        <w:rPr>
          <w:rFonts w:ascii="Segoe UI" w:hAnsi="Segoe UI" w:cs="Segoe UI"/>
          <w:sz w:val="21"/>
          <w:szCs w:val="21"/>
        </w:rPr>
        <w:t xml:space="preserve"> hai </w:t>
      </w:r>
      <w:r>
        <w:rPr>
          <w:rFonts w:ascii="Segoe UI Symbol" w:hAnsi="Segoe UI Symbol" w:cs="Segoe UI Symbol"/>
          <w:sz w:val="21"/>
          <w:szCs w:val="21"/>
        </w:rPr>
        <w:t>✅</w:t>
      </w:r>
      <w:r>
        <w:rPr>
          <w:rFonts w:ascii="Segoe UI" w:hAnsi="Segoe UI" w:cs="Segoe UI"/>
          <w:sz w:val="21"/>
          <w:szCs w:val="21"/>
        </w:rPr>
        <w:br/>
        <w:t>Humne Lambda ko saare secrets read karne ki permission nahi di.</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376" style="width:0;height:1.5pt" o:hralign="center" o:hrstd="t" o:hr="t" fillcolor="#a0a0a0" stroked="f"/>
        </w:pict>
      </w:r>
    </w:p>
    <w:p w:rsidR="00D43A0B" w:rsidRDefault="00D43A0B" w:rsidP="00D43A0B">
      <w:pPr>
        <w:pStyle w:val="Heading2"/>
        <w:spacing w:line="300" w:lineRule="atLeast"/>
        <w:rPr>
          <w:rFonts w:ascii="Segoe UI" w:hAnsi="Segoe UI" w:cs="Segoe UI"/>
        </w:rPr>
      </w:pPr>
      <w:r>
        <w:rPr>
          <w:rFonts w:ascii="Segoe UI" w:hAnsi="Segoe UI" w:cs="Segoe UI"/>
        </w:rPr>
        <w:t>Important</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Abhi Lambda code secret read nahi kar raha. Humne sirf future integration ke liye IAM permission ready ki hai.</w: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Future flow:</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Lambda / integration worker</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Secrets Manager se Jira token read karega</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w:t>
      </w:r>
    </w:p>
    <w:p w:rsidR="00D43A0B" w:rsidRDefault="00D43A0B" w:rsidP="00D43A0B">
      <w:pPr>
        <w:spacing w:line="300" w:lineRule="atLeast"/>
        <w:rPr>
          <w:rFonts w:ascii="Segoe UI" w:hAnsi="Segoe UI" w:cs="Segoe UI"/>
          <w:sz w:val="21"/>
          <w:szCs w:val="21"/>
        </w:rPr>
      </w:pPr>
      <w:r>
        <w:rPr>
          <w:rFonts w:ascii="Segoe UI" w:hAnsi="Segoe UI" w:cs="Segoe UI"/>
          <w:sz w:val="21"/>
          <w:szCs w:val="21"/>
        </w:rPr>
        <w:t>Jira/ServiceNow API call karega</w:t>
      </w:r>
    </w:p>
    <w:p w:rsidR="00D43A0B" w:rsidRDefault="00114F67" w:rsidP="00D43A0B">
      <w:pPr>
        <w:spacing w:line="300" w:lineRule="atLeast"/>
        <w:rPr>
          <w:rFonts w:ascii="Segoe UI" w:hAnsi="Segoe UI" w:cs="Segoe UI"/>
          <w:sz w:val="21"/>
          <w:szCs w:val="21"/>
        </w:rPr>
      </w:pPr>
      <w:r>
        <w:rPr>
          <w:rFonts w:ascii="Segoe UI" w:hAnsi="Segoe UI" w:cs="Segoe UI"/>
          <w:sz w:val="21"/>
          <w:szCs w:val="21"/>
        </w:rPr>
        <w:pict>
          <v:rect id="_x0000_i1377" style="width:0;height:1.5pt" o:hralign="center" o:hrstd="t" o:hr="t" fillcolor="#a0a0a0" stroked="f"/>
        </w:pict>
      </w:r>
    </w:p>
    <w:p w:rsidR="00D43A0B" w:rsidRDefault="00D43A0B" w:rsidP="00D43A0B">
      <w:pPr>
        <w:pStyle w:val="NormalWeb"/>
        <w:spacing w:line="300" w:lineRule="atLeast"/>
        <w:rPr>
          <w:rFonts w:ascii="Segoe UI" w:hAnsi="Segoe UI" w:cs="Segoe UI"/>
          <w:sz w:val="21"/>
          <w:szCs w:val="21"/>
        </w:rPr>
      </w:pPr>
      <w:r>
        <w:rPr>
          <w:rFonts w:ascii="Segoe UI" w:hAnsi="Segoe UI" w:cs="Segoe UI"/>
          <w:sz w:val="21"/>
          <w:szCs w:val="21"/>
        </w:rPr>
        <w:t>Ab ye 4 steps run karo aur output bhejo.</w:t>
      </w:r>
    </w:p>
    <w:p w:rsidR="00D43A0B" w:rsidRDefault="00D43A0B" w:rsidP="00D43A0B">
      <w:pPr>
        <w:pStyle w:val="NormalWeb"/>
        <w:spacing w:line="300" w:lineRule="atLeast"/>
        <w:rPr>
          <w:rFonts w:ascii="Segoe UI" w:hAnsi="Segoe UI" w:cs="Segoe UI"/>
          <w:sz w:val="21"/>
          <w:szCs w:val="21"/>
        </w:rPr>
      </w:pPr>
    </w:p>
    <w:p w:rsidR="00D43A0B" w:rsidRDefault="00D43A0B" w:rsidP="00D43A0B">
      <w:pPr>
        <w:pStyle w:val="NormalWeb"/>
        <w:spacing w:line="300" w:lineRule="atLeast"/>
        <w:rPr>
          <w:rFonts w:ascii="Segoe UI" w:hAnsi="Segoe UI" w:cs="Segoe UI"/>
          <w:sz w:val="21"/>
          <w:szCs w:val="21"/>
        </w:rPr>
      </w:pPr>
      <w:r>
        <w:rPr>
          <w:rFonts w:ascii="Segoe UI" w:hAnsi="Segoe UI" w:cs="Segoe UI"/>
          <w:noProof/>
          <w:sz w:val="21"/>
          <w:szCs w:val="21"/>
        </w:rPr>
        <w:lastRenderedPageBreak/>
        <w:drawing>
          <wp:inline distT="0" distB="0" distL="0" distR="0">
            <wp:extent cx="6465570" cy="3636883"/>
            <wp:effectExtent l="0" t="0" r="0" b="1905"/>
            <wp:docPr id="54" name="Picture 54" descr="C:\Users\prashant.saxena\AppData\Local\Microsoft\Windows\INetCache\Content.MSO\9E7AA22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0" descr="C:\Users\prashant.saxena\AppData\Local\Microsoft\Windows\INetCache\Content.MSO\9E7AA22C.tmp"/>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6465570" cy="3636883"/>
                    </a:xfrm>
                    <a:prstGeom prst="rect">
                      <a:avLst/>
                    </a:prstGeom>
                    <a:noFill/>
                    <a:ln>
                      <a:noFill/>
                    </a:ln>
                  </pic:spPr>
                </pic:pic>
              </a:graphicData>
            </a:graphic>
          </wp:inline>
        </w:drawing>
      </w:r>
    </w:p>
    <w:p w:rsidR="00D43A0B" w:rsidRDefault="00D43A0B" w:rsidP="00D43A0B">
      <w:pPr>
        <w:pStyle w:val="NormalWeb"/>
        <w:spacing w:line="300" w:lineRule="atLeast"/>
        <w:rPr>
          <w:rFonts w:ascii="Segoe UI" w:hAnsi="Segoe UI" w:cs="Segoe UI"/>
          <w:color w:val="424242"/>
          <w:shd w:val="clear" w:color="auto" w:fill="F5F5F5"/>
        </w:rPr>
      </w:pPr>
      <w:r>
        <w:rPr>
          <w:rFonts w:ascii="Segoe UI" w:hAnsi="Segoe UI" w:cs="Segoe UI"/>
          <w:color w:val="424242"/>
          <w:shd w:val="clear" w:color="auto" w:fill="F5F5F5"/>
        </w:rPr>
        <w:t>waise abhi humare paas service now/ jira ka access nhi hai toh hum yeh test nhi kar sakte real screnario mai, correct?</w:t>
      </w:r>
      <w:r>
        <w:rPr>
          <w:rFonts w:ascii="Segoe UI" w:hAnsi="Segoe UI" w:cs="Segoe UI"/>
          <w:color w:val="424242"/>
        </w:rPr>
        <w:br/>
      </w:r>
      <w:r>
        <w:rPr>
          <w:rFonts w:ascii="Segoe UI" w:hAnsi="Segoe UI" w:cs="Segoe UI"/>
          <w:color w:val="424242"/>
          <w:shd w:val="clear" w:color="auto" w:fill="F5F5F5"/>
        </w:rPr>
        <w:t>mujhe lagta hai ki ab hume in par kaam karna chaiye:</w:t>
      </w:r>
      <w:r>
        <w:rPr>
          <w:rFonts w:ascii="Segoe UI" w:hAnsi="Segoe UI" w:cs="Segoe UI"/>
          <w:color w:val="424242"/>
        </w:rPr>
        <w:br/>
      </w:r>
      <w:r>
        <w:rPr>
          <w:rFonts w:ascii="Segoe UI" w:hAnsi="Segoe UI" w:cs="Segoe UI"/>
          <w:color w:val="424242"/>
          <w:shd w:val="clear" w:color="auto" w:fill="F5F5F5"/>
        </w:rPr>
        <w:t>Phase E — Event-driven Agentic Workflow</w:t>
      </w:r>
      <w:r>
        <w:rPr>
          <w:rFonts w:ascii="Segoe UI" w:hAnsi="Segoe UI" w:cs="Segoe UI"/>
          <w:color w:val="424242"/>
        </w:rPr>
        <w:br/>
      </w:r>
      <w:r>
        <w:rPr>
          <w:rFonts w:ascii="Segoe UI" w:hAnsi="Segoe UI" w:cs="Segoe UI"/>
          <w:color w:val="424242"/>
          <w:shd w:val="clear" w:color="auto" w:fill="F5F5F5"/>
        </w:rPr>
        <w:t>Phase L — LangChain / HuggingFace / MCP</w:t>
      </w:r>
      <w:r>
        <w:rPr>
          <w:rFonts w:ascii="Segoe UI" w:hAnsi="Segoe UI" w:cs="Segoe UI"/>
          <w:color w:val="424242"/>
        </w:rPr>
        <w:br/>
      </w:r>
      <w:r>
        <w:rPr>
          <w:rFonts w:ascii="Segoe UI" w:hAnsi="Segoe UI" w:cs="Segoe UI"/>
          <w:color w:val="424242"/>
          <w:shd w:val="clear" w:color="auto" w:fill="F5F5F5"/>
        </w:rPr>
        <w:t>Phase H — OpenSearch Serverless / Aurora pgvector</w:t>
      </w:r>
      <w:r>
        <w:rPr>
          <w:rFonts w:ascii="Segoe UI" w:hAnsi="Segoe UI" w:cs="Segoe UI"/>
          <w:color w:val="424242"/>
        </w:rPr>
        <w:br/>
      </w:r>
      <w:r>
        <w:rPr>
          <w:rFonts w:ascii="Segoe UI" w:hAnsi="Segoe UI" w:cs="Segoe UI"/>
          <w:color w:val="424242"/>
          <w:shd w:val="clear" w:color="auto" w:fill="F5F5F5"/>
        </w:rPr>
        <w:t>Phase I — LLMOps / GenAIOps Advanced</w:t>
      </w:r>
      <w:r>
        <w:rPr>
          <w:rFonts w:ascii="Segoe UI" w:hAnsi="Segoe UI" w:cs="Segoe UI"/>
          <w:color w:val="424242"/>
        </w:rPr>
        <w:br/>
      </w:r>
      <w:r>
        <w:rPr>
          <w:rFonts w:ascii="Segoe UI" w:hAnsi="Segoe UI" w:cs="Segoe UI"/>
          <w:color w:val="424242"/>
          <w:shd w:val="clear" w:color="auto" w:fill="F5F5F5"/>
        </w:rPr>
        <w:t>Phase J — Multi-region Architecture</w:t>
      </w:r>
      <w:r>
        <w:rPr>
          <w:rFonts w:ascii="Segoe UI" w:hAnsi="Segoe UI" w:cs="Segoe UI"/>
          <w:color w:val="424242"/>
        </w:rPr>
        <w:br/>
      </w:r>
      <w:r>
        <w:rPr>
          <w:rFonts w:ascii="Segoe UI" w:hAnsi="Segoe UI" w:cs="Segoe UI"/>
          <w:color w:val="424242"/>
          <w:shd w:val="clear" w:color="auto" w:fill="F5F5F5"/>
        </w:rPr>
        <w:t>Phase K — Bedrock Multi-Agent / Supervisor Agent</w:t>
      </w:r>
      <w:r>
        <w:rPr>
          <w:rFonts w:ascii="Segoe UI" w:hAnsi="Segoe UI" w:cs="Segoe UI"/>
          <w:color w:val="424242"/>
        </w:rPr>
        <w:br/>
      </w:r>
      <w:r>
        <w:rPr>
          <w:rFonts w:ascii="Segoe UI" w:hAnsi="Segoe UI" w:cs="Segoe UI"/>
          <w:color w:val="424242"/>
          <w:shd w:val="clear" w:color="auto" w:fill="F5F5F5"/>
        </w:rPr>
        <w:t>kyonki react integration itna mushkil nhi hai mere liye samjna, interview mai frontend k baare mai nhi puchte hain balki yeh sab topics k baare mai puchte hain, aur mera Eventbridge, stepfuntion, SQS, SNS abhi weak hai jisko strong karna hai, ek dynamoDB aur Lambda kaise in sabse interact karta hai kaise yeh sab services ek dusre k saath kaam karti hai, yeh sab samjhna mere liye bahut jaruri hai?</w:t>
      </w:r>
    </w:p>
    <w:p w:rsidR="00D43A0B" w:rsidRDefault="00D43A0B" w:rsidP="00D43A0B">
      <w:pPr>
        <w:pStyle w:val="NormalWeb"/>
        <w:spacing w:line="300" w:lineRule="atLeast"/>
        <w:rPr>
          <w:rFonts w:ascii="Segoe UI" w:hAnsi="Segoe UI" w:cs="Segoe UI"/>
          <w:color w:val="424242"/>
          <w:shd w:val="clear" w:color="auto" w:fill="F5F5F5"/>
        </w:rPr>
      </w:pPr>
    </w:p>
    <w:p w:rsidR="00814E6F" w:rsidRDefault="00814E6F" w:rsidP="00814E6F">
      <w:pPr>
        <w:pStyle w:val="NormalWeb"/>
        <w:spacing w:line="300" w:lineRule="atLeast"/>
        <w:rPr>
          <w:rFonts w:ascii="Segoe UI" w:hAnsi="Segoe UI" w:cs="Segoe UI"/>
          <w:sz w:val="21"/>
          <w:szCs w:val="21"/>
        </w:rPr>
      </w:pPr>
      <w:r>
        <w:rPr>
          <w:rFonts w:ascii="Segoe UI" w:hAnsi="Segoe UI" w:cs="Segoe UI"/>
          <w:sz w:val="21"/>
          <w:szCs w:val="21"/>
        </w:rPr>
        <w:t xml:space="preserve">Bilkul bhai </w:t>
      </w:r>
      <w:r>
        <w:rPr>
          <w:rFonts w:ascii="Segoe UI Symbol" w:hAnsi="Segoe UI Symbol" w:cs="Segoe UI Symbol"/>
          <w:sz w:val="21"/>
          <w:szCs w:val="21"/>
        </w:rPr>
        <w:t>✅</w:t>
      </w:r>
      <w:r>
        <w:rPr>
          <w:rFonts w:ascii="Segoe UI" w:hAnsi="Segoe UI" w:cs="Segoe UI"/>
          <w:sz w:val="21"/>
          <w:szCs w:val="21"/>
        </w:rPr>
        <w:t xml:space="preserve"> tumhara thinking </w:t>
      </w:r>
      <w:r>
        <w:rPr>
          <w:rStyle w:val="Strong"/>
          <w:rFonts w:ascii="Segoe UI" w:hAnsi="Segoe UI" w:cs="Segoe UI"/>
          <w:sz w:val="21"/>
          <w:szCs w:val="21"/>
        </w:rPr>
        <w:t>100% correct</w:t>
      </w:r>
      <w:r>
        <w:rPr>
          <w:rFonts w:ascii="Segoe UI" w:hAnsi="Segoe UI" w:cs="Segoe UI"/>
          <w:sz w:val="21"/>
          <w:szCs w:val="21"/>
        </w:rPr>
        <w:t xml:space="preserve"> hai.</w:t>
      </w:r>
    </w:p>
    <w:p w:rsidR="00814E6F" w:rsidRDefault="00814E6F" w:rsidP="00814E6F">
      <w:pPr>
        <w:pStyle w:val="NormalWeb"/>
        <w:spacing w:line="300" w:lineRule="atLeast"/>
        <w:rPr>
          <w:rFonts w:ascii="Segoe UI" w:hAnsi="Segoe UI" w:cs="Segoe UI"/>
          <w:sz w:val="21"/>
          <w:szCs w:val="21"/>
        </w:rPr>
      </w:pPr>
      <w:r>
        <w:rPr>
          <w:rFonts w:ascii="Segoe UI" w:hAnsi="Segoe UI" w:cs="Segoe UI"/>
          <w:sz w:val="21"/>
          <w:szCs w:val="21"/>
        </w:rPr>
        <w:t>imageimage.png†CloudShell IAM policies attached to Lambda role (Image: Lambda role has Jira secret read permission)</w:t>
      </w:r>
    </w:p>
    <w:p w:rsidR="00814E6F" w:rsidRDefault="00814E6F" w:rsidP="00814E6F">
      <w:pPr>
        <w:pStyle w:val="NormalWeb"/>
        <w:spacing w:line="300" w:lineRule="atLeast"/>
        <w:rPr>
          <w:rFonts w:ascii="Segoe UI" w:hAnsi="Segoe UI" w:cs="Segoe UI"/>
          <w:sz w:val="21"/>
          <w:szCs w:val="21"/>
        </w:rPr>
      </w:pPr>
      <w:r>
        <w:rPr>
          <w:rFonts w:ascii="Segoe UI" w:hAnsi="Segoe UI" w:cs="Segoe UI"/>
          <w:sz w:val="21"/>
          <w:szCs w:val="21"/>
        </w:rPr>
        <w:t>Screenshot me confirm ho raha hai ki Lambda execution role me ab policies attached hain:</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AllowBedrockInvokeForLambda</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AllowLambdaToWriteChatHistory</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EnterpriseGenAIReadJiraSecret</w:t>
      </w:r>
    </w:p>
    <w:p w:rsidR="00814E6F" w:rsidRDefault="00814E6F" w:rsidP="00814E6F">
      <w:pPr>
        <w:pStyle w:val="NormalWeb"/>
        <w:spacing w:line="300" w:lineRule="atLeast"/>
        <w:rPr>
          <w:rFonts w:ascii="Segoe UI" w:hAnsi="Segoe UI" w:cs="Segoe UI"/>
          <w:sz w:val="21"/>
          <w:szCs w:val="21"/>
        </w:rPr>
      </w:pPr>
      <w:r>
        <w:rPr>
          <w:rFonts w:ascii="Segoe UI" w:hAnsi="Segoe UI" w:cs="Segoe UI"/>
          <w:sz w:val="21"/>
          <w:szCs w:val="21"/>
        </w:rPr>
        <w:t xml:space="preserve">So </w:t>
      </w:r>
      <w:r>
        <w:rPr>
          <w:rStyle w:val="Strong"/>
          <w:rFonts w:ascii="Segoe UI" w:hAnsi="Segoe UI" w:cs="Segoe UI"/>
          <w:sz w:val="21"/>
          <w:szCs w:val="21"/>
        </w:rPr>
        <w:t>Secrets Manager IAM permission step complete</w:t>
      </w:r>
      <w:r>
        <w:rPr>
          <w:rFonts w:ascii="Segoe UI" w:hAnsi="Segoe UI" w:cs="Segoe UI"/>
          <w:sz w:val="21"/>
          <w:szCs w:val="21"/>
        </w:rPr>
        <w:t xml:space="preserve"> hai </w:t>
      </w:r>
      <w:r>
        <w:rPr>
          <w:rFonts w:ascii="Segoe UI Symbol" w:hAnsi="Segoe UI Symbol" w:cs="Segoe UI Symbol"/>
          <w:sz w:val="21"/>
          <w:szCs w:val="21"/>
        </w:rPr>
        <w:t>✅</w:t>
      </w:r>
    </w:p>
    <w:p w:rsidR="00814E6F" w:rsidRDefault="00114F67" w:rsidP="00814E6F">
      <w:pPr>
        <w:spacing w:line="300" w:lineRule="atLeast"/>
        <w:rPr>
          <w:rFonts w:ascii="Segoe UI" w:hAnsi="Segoe UI" w:cs="Segoe UI"/>
          <w:sz w:val="21"/>
          <w:szCs w:val="21"/>
        </w:rPr>
      </w:pPr>
      <w:r>
        <w:rPr>
          <w:rFonts w:ascii="Segoe UI" w:hAnsi="Segoe UI" w:cs="Segoe UI"/>
          <w:sz w:val="21"/>
          <w:szCs w:val="21"/>
        </w:rPr>
        <w:pict>
          <v:rect id="_x0000_i1378" style="width:0;height:1.5pt" o:hralign="center" o:hrstd="t" o:hr="t" fillcolor="#a0a0a0" stroked="f"/>
        </w:pict>
      </w:r>
    </w:p>
    <w:p w:rsidR="00814E6F" w:rsidRDefault="00814E6F" w:rsidP="00814E6F">
      <w:pPr>
        <w:pStyle w:val="Heading1"/>
        <w:spacing w:line="300" w:lineRule="atLeast"/>
        <w:rPr>
          <w:rFonts w:ascii="Segoe UI" w:hAnsi="Segoe UI" w:cs="Segoe UI"/>
          <w:sz w:val="48"/>
          <w:szCs w:val="48"/>
        </w:rPr>
      </w:pPr>
      <w:r>
        <w:rPr>
          <w:rFonts w:ascii="Segoe UI" w:hAnsi="Segoe UI" w:cs="Segoe UI"/>
        </w:rPr>
        <w:lastRenderedPageBreak/>
        <w:t>1. ServiceNow/Jira real scenario abhi test nahi kar sakte — correct?</w:t>
      </w:r>
    </w:p>
    <w:p w:rsidR="00814E6F" w:rsidRDefault="00814E6F" w:rsidP="00814E6F">
      <w:pPr>
        <w:pStyle w:val="NormalWeb"/>
        <w:spacing w:line="300" w:lineRule="atLeast"/>
        <w:rPr>
          <w:rFonts w:ascii="Segoe UI" w:hAnsi="Segoe UI" w:cs="Segoe UI"/>
          <w:sz w:val="21"/>
          <w:szCs w:val="21"/>
        </w:rPr>
      </w:pPr>
      <w:r>
        <w:rPr>
          <w:rFonts w:ascii="Segoe UI" w:hAnsi="Segoe UI" w:cs="Segoe UI"/>
          <w:sz w:val="21"/>
          <w:szCs w:val="21"/>
        </w:rPr>
        <w:t xml:space="preserve">Haan bhai, </w:t>
      </w:r>
      <w:r>
        <w:rPr>
          <w:rStyle w:val="Strong"/>
          <w:rFonts w:ascii="Segoe UI" w:hAnsi="Segoe UI" w:cs="Segoe UI"/>
          <w:sz w:val="21"/>
          <w:szCs w:val="21"/>
        </w:rPr>
        <w:t>correct</w:t>
      </w:r>
      <w:r>
        <w:rPr>
          <w:rFonts w:ascii="Segoe UI" w:hAnsi="Segoe UI" w:cs="Segoe UI"/>
          <w:sz w:val="21"/>
          <w:szCs w:val="21"/>
        </w:rPr>
        <w:t>.</w:t>
      </w:r>
    </w:p>
    <w:p w:rsidR="00814E6F" w:rsidRDefault="00814E6F" w:rsidP="00814E6F">
      <w:pPr>
        <w:pStyle w:val="NormalWeb"/>
        <w:spacing w:line="300" w:lineRule="atLeast"/>
        <w:rPr>
          <w:rFonts w:ascii="Segoe UI" w:hAnsi="Segoe UI" w:cs="Segoe UI"/>
          <w:sz w:val="21"/>
          <w:szCs w:val="21"/>
        </w:rPr>
      </w:pPr>
      <w:r>
        <w:rPr>
          <w:rFonts w:ascii="Segoe UI" w:hAnsi="Segoe UI" w:cs="Segoe UI"/>
          <w:sz w:val="21"/>
          <w:szCs w:val="21"/>
        </w:rPr>
        <w:t>Abhi humare paas:</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 xml:space="preserve">Real Jira access </w:t>
      </w:r>
      <w:r>
        <w:rPr>
          <w:rFonts w:ascii="Segoe UI Symbol" w:hAnsi="Segoe UI Symbol" w:cs="Segoe UI Symbol"/>
          <w:sz w:val="21"/>
          <w:szCs w:val="21"/>
        </w:rPr>
        <w:t>❌</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 xml:space="preserve">Real ServiceNow access </w:t>
      </w:r>
      <w:r>
        <w:rPr>
          <w:rFonts w:ascii="Segoe UI Symbol" w:hAnsi="Segoe UI Symbol" w:cs="Segoe UI Symbol"/>
          <w:sz w:val="21"/>
          <w:szCs w:val="21"/>
        </w:rPr>
        <w:t>❌</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 xml:space="preserve">Real API token </w:t>
      </w:r>
      <w:r>
        <w:rPr>
          <w:rFonts w:ascii="Segoe UI Symbol" w:hAnsi="Segoe UI Symbol" w:cs="Segoe UI Symbol"/>
          <w:sz w:val="21"/>
          <w:szCs w:val="21"/>
        </w:rPr>
        <w:t>❌</w:t>
      </w:r>
    </w:p>
    <w:p w:rsidR="00814E6F" w:rsidRDefault="00814E6F" w:rsidP="00814E6F">
      <w:pPr>
        <w:pStyle w:val="NormalWeb"/>
        <w:spacing w:line="300" w:lineRule="atLeast"/>
        <w:rPr>
          <w:rFonts w:ascii="Segoe UI" w:hAnsi="Segoe UI" w:cs="Segoe UI"/>
          <w:sz w:val="21"/>
          <w:szCs w:val="21"/>
        </w:rPr>
      </w:pPr>
      <w:r>
        <w:rPr>
          <w:rFonts w:ascii="Segoe UI" w:hAnsi="Segoe UI" w:cs="Segoe UI"/>
          <w:sz w:val="21"/>
          <w:szCs w:val="21"/>
        </w:rPr>
        <w:t>Isliye hum real external ticket create test nahi kar sakte.</w:t>
      </w:r>
    </w:p>
    <w:p w:rsidR="00814E6F" w:rsidRDefault="00814E6F" w:rsidP="00814E6F">
      <w:pPr>
        <w:pStyle w:val="NormalWeb"/>
        <w:spacing w:line="300" w:lineRule="atLeast"/>
        <w:rPr>
          <w:rFonts w:ascii="Segoe UI" w:hAnsi="Segoe UI" w:cs="Segoe UI"/>
          <w:sz w:val="21"/>
          <w:szCs w:val="21"/>
        </w:rPr>
      </w:pPr>
      <w:r>
        <w:rPr>
          <w:rFonts w:ascii="Segoe UI" w:hAnsi="Segoe UI" w:cs="Segoe UI"/>
          <w:sz w:val="21"/>
          <w:szCs w:val="21"/>
        </w:rPr>
        <w:t>But hum ye kar sakte hain:</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 xml:space="preserve">1. Secrets Manager me dummy Jira/ServiceNow secret create </w:t>
      </w:r>
      <w:r>
        <w:rPr>
          <w:rFonts w:ascii="Segoe UI Symbol" w:hAnsi="Segoe UI Symbol" w:cs="Segoe UI Symbol"/>
          <w:sz w:val="21"/>
          <w:szCs w:val="21"/>
        </w:rPr>
        <w:t>✅</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 xml:space="preserve">2. Lambda ko secret read permission de diya </w:t>
      </w:r>
      <w:r>
        <w:rPr>
          <w:rFonts w:ascii="Segoe UI Symbol" w:hAnsi="Segoe UI Symbol" w:cs="Segoe UI Symbol"/>
          <w:sz w:val="21"/>
          <w:szCs w:val="21"/>
        </w:rPr>
        <w:t>✅</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 xml:space="preserve">3. Future integration design ready </w:t>
      </w:r>
      <w:r>
        <w:rPr>
          <w:rFonts w:ascii="Segoe UI Symbol" w:hAnsi="Segoe UI Symbol" w:cs="Segoe UI Symbol"/>
          <w:sz w:val="21"/>
          <w:szCs w:val="21"/>
        </w:rPr>
        <w:t>✅</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4. Mock integration bana sakte hain</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5. DynamoDB me externalTicketId simulate kar sakte hain</w:t>
      </w:r>
    </w:p>
    <w:p w:rsidR="00814E6F" w:rsidRDefault="00814E6F" w:rsidP="00814E6F">
      <w:pPr>
        <w:pStyle w:val="NormalWeb"/>
        <w:spacing w:line="300" w:lineRule="atLeast"/>
        <w:rPr>
          <w:rFonts w:ascii="Segoe UI" w:hAnsi="Segoe UI" w:cs="Segoe UI"/>
          <w:sz w:val="21"/>
          <w:szCs w:val="21"/>
        </w:rPr>
      </w:pPr>
      <w:r>
        <w:rPr>
          <w:rFonts w:ascii="Segoe UI" w:hAnsi="Segoe UI" w:cs="Segoe UI"/>
          <w:sz w:val="21"/>
          <w:szCs w:val="21"/>
        </w:rPr>
        <w:t>Real project me jab Jira/ServiceNow access milega, tab same pattern use hoga:</w:t>
      </w:r>
    </w:p>
    <w:p w:rsidR="00814E6F" w:rsidRDefault="00814E6F" w:rsidP="00814E6F">
      <w:pPr>
        <w:pStyle w:val="NormalWeb"/>
        <w:spacing w:line="300" w:lineRule="atLeast"/>
        <w:rPr>
          <w:rFonts w:ascii="Segoe UI" w:hAnsi="Segoe UI" w:cs="Segoe UI"/>
          <w:sz w:val="21"/>
          <w:szCs w:val="21"/>
        </w:rPr>
      </w:pPr>
      <w:r>
        <w:rPr>
          <w:rFonts w:ascii="Segoe UI" w:hAnsi="Segoe UI" w:cs="Segoe UI"/>
          <w:sz w:val="21"/>
          <w:szCs w:val="21"/>
        </w:rPr>
        <w:t>Secrets Manager → Lambda → Jira/ServiceNow REST API → external ticket ID → DynamoDB update</w:t>
      </w:r>
    </w:p>
    <w:p w:rsidR="00814E6F" w:rsidRDefault="00114F67" w:rsidP="00814E6F">
      <w:pPr>
        <w:spacing w:line="300" w:lineRule="atLeast"/>
        <w:rPr>
          <w:rFonts w:ascii="Segoe UI" w:hAnsi="Segoe UI" w:cs="Segoe UI"/>
          <w:sz w:val="21"/>
          <w:szCs w:val="21"/>
        </w:rPr>
      </w:pPr>
      <w:r>
        <w:rPr>
          <w:rFonts w:ascii="Segoe UI" w:hAnsi="Segoe UI" w:cs="Segoe UI"/>
          <w:sz w:val="21"/>
          <w:szCs w:val="21"/>
        </w:rPr>
        <w:pict>
          <v:rect id="_x0000_i1379" style="width:0;height:1.5pt" o:hralign="center" o:hrstd="t" o:hr="t" fillcolor="#a0a0a0" stroked="f"/>
        </w:pict>
      </w:r>
    </w:p>
    <w:p w:rsidR="00814E6F" w:rsidRDefault="00814E6F" w:rsidP="00814E6F">
      <w:pPr>
        <w:pStyle w:val="Heading1"/>
        <w:spacing w:line="300" w:lineRule="atLeast"/>
        <w:rPr>
          <w:rFonts w:ascii="Segoe UI" w:hAnsi="Segoe UI" w:cs="Segoe UI"/>
          <w:sz w:val="48"/>
          <w:szCs w:val="48"/>
        </w:rPr>
      </w:pPr>
      <w:r>
        <w:rPr>
          <w:rFonts w:ascii="Segoe UI" w:hAnsi="Segoe UI" w:cs="Segoe UI"/>
        </w:rPr>
        <w:t>2. Tumhara next phase selection bilkul sahi hai</w:t>
      </w:r>
    </w:p>
    <w:p w:rsidR="00814E6F" w:rsidRDefault="00814E6F" w:rsidP="00814E6F">
      <w:pPr>
        <w:pStyle w:val="NormalWeb"/>
        <w:spacing w:line="300" w:lineRule="atLeast"/>
        <w:rPr>
          <w:rFonts w:ascii="Segoe UI" w:hAnsi="Segoe UI" w:cs="Segoe UI"/>
          <w:sz w:val="21"/>
          <w:szCs w:val="21"/>
        </w:rPr>
      </w:pPr>
      <w:r>
        <w:rPr>
          <w:rFonts w:ascii="Segoe UI" w:hAnsi="Segoe UI" w:cs="Segoe UI"/>
          <w:sz w:val="21"/>
          <w:szCs w:val="21"/>
        </w:rPr>
        <w:t>React UI abhi priority nahi honi chahiye. Tumhara focus senior cloud/GenAI architect interview ke liye hona chahiye:</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EventBridge</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Step Functions</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SQS</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SNS</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LLMOps / GenAIOps</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Vector DB choices</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Multi-region</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Agents / Supervisor Agent</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LangChain / HuggingFace / MCP</w:t>
      </w:r>
    </w:p>
    <w:p w:rsidR="00814E6F" w:rsidRDefault="00814E6F" w:rsidP="00814E6F">
      <w:pPr>
        <w:pStyle w:val="NormalWeb"/>
        <w:spacing w:line="300" w:lineRule="atLeast"/>
        <w:rPr>
          <w:rFonts w:ascii="Segoe UI" w:hAnsi="Segoe UI" w:cs="Segoe UI"/>
          <w:sz w:val="21"/>
          <w:szCs w:val="21"/>
        </w:rPr>
      </w:pPr>
      <w:r>
        <w:rPr>
          <w:rFonts w:ascii="Segoe UI" w:hAnsi="Segoe UI" w:cs="Segoe UI"/>
          <w:sz w:val="21"/>
          <w:szCs w:val="21"/>
        </w:rPr>
        <w:t>Frontend ka concept simple hai:</w:t>
      </w:r>
    </w:p>
    <w:p w:rsidR="00814E6F" w:rsidRDefault="00814E6F" w:rsidP="00814E6F">
      <w:pPr>
        <w:pStyle w:val="NormalWeb"/>
        <w:spacing w:line="300" w:lineRule="atLeast"/>
        <w:rPr>
          <w:rFonts w:ascii="Segoe UI" w:hAnsi="Segoe UI" w:cs="Segoe UI"/>
          <w:sz w:val="21"/>
          <w:szCs w:val="21"/>
        </w:rPr>
      </w:pPr>
      <w:r>
        <w:rPr>
          <w:rFonts w:ascii="Segoe UI" w:hAnsi="Segoe UI" w:cs="Segoe UI"/>
          <w:sz w:val="21"/>
          <w:szCs w:val="21"/>
        </w:rPr>
        <w:t>React → Cognito → API Gateway → Lambda</w:t>
      </w:r>
    </w:p>
    <w:p w:rsidR="00814E6F" w:rsidRDefault="00814E6F" w:rsidP="00814E6F">
      <w:pPr>
        <w:pStyle w:val="NormalWeb"/>
        <w:spacing w:line="300" w:lineRule="atLeast"/>
        <w:rPr>
          <w:rFonts w:ascii="Segoe UI" w:hAnsi="Segoe UI" w:cs="Segoe UI"/>
          <w:sz w:val="21"/>
          <w:szCs w:val="21"/>
        </w:rPr>
      </w:pPr>
      <w:r>
        <w:rPr>
          <w:rFonts w:ascii="Segoe UI" w:hAnsi="Segoe UI" w:cs="Segoe UI"/>
          <w:sz w:val="21"/>
          <w:szCs w:val="21"/>
        </w:rPr>
        <w:lastRenderedPageBreak/>
        <w:t>Interview me usually frontend deep nahi poochte, but backend architecture, event-driven design, reliability, observability, and GenAI orchestration zaroor poochte hain.</w:t>
      </w:r>
    </w:p>
    <w:p w:rsidR="00814E6F" w:rsidRDefault="00114F67" w:rsidP="00814E6F">
      <w:pPr>
        <w:spacing w:line="300" w:lineRule="atLeast"/>
        <w:rPr>
          <w:rFonts w:ascii="Segoe UI" w:hAnsi="Segoe UI" w:cs="Segoe UI"/>
          <w:sz w:val="21"/>
          <w:szCs w:val="21"/>
        </w:rPr>
      </w:pPr>
      <w:r>
        <w:rPr>
          <w:rFonts w:ascii="Segoe UI" w:hAnsi="Segoe UI" w:cs="Segoe UI"/>
          <w:sz w:val="21"/>
          <w:szCs w:val="21"/>
        </w:rPr>
        <w:pict>
          <v:rect id="_x0000_i1380" style="width:0;height:1.5pt" o:hralign="center" o:hrstd="t" o:hr="t" fillcolor="#a0a0a0" stroked="f"/>
        </w:pict>
      </w:r>
    </w:p>
    <w:p w:rsidR="00814E6F" w:rsidRDefault="00814E6F" w:rsidP="00814E6F">
      <w:pPr>
        <w:pStyle w:val="Heading1"/>
        <w:spacing w:line="300" w:lineRule="atLeast"/>
        <w:rPr>
          <w:rFonts w:ascii="Segoe UI" w:hAnsi="Segoe UI" w:cs="Segoe UI"/>
          <w:sz w:val="48"/>
          <w:szCs w:val="48"/>
        </w:rPr>
      </w:pPr>
      <w:r>
        <w:rPr>
          <w:rFonts w:ascii="Segoe UI" w:hAnsi="Segoe UI" w:cs="Segoe UI"/>
        </w:rPr>
        <w:t>3. Recommended priority order ab</w:t>
      </w:r>
    </w:p>
    <w:p w:rsidR="00814E6F" w:rsidRDefault="00814E6F" w:rsidP="00814E6F">
      <w:pPr>
        <w:pStyle w:val="NormalWeb"/>
        <w:spacing w:line="300" w:lineRule="atLeast"/>
        <w:rPr>
          <w:rFonts w:ascii="Segoe UI" w:hAnsi="Segoe UI" w:cs="Segoe UI"/>
          <w:sz w:val="21"/>
          <w:szCs w:val="21"/>
        </w:rPr>
      </w:pPr>
      <w:r>
        <w:rPr>
          <w:rFonts w:ascii="Segoe UI" w:hAnsi="Segoe UI" w:cs="Segoe UI"/>
          <w:sz w:val="21"/>
          <w:szCs w:val="21"/>
        </w:rPr>
        <w:t>Main recommend karunga hum is order me chalein:</w:t>
      </w:r>
    </w:p>
    <w:p w:rsidR="00814E6F" w:rsidRDefault="00814E6F" w:rsidP="00814E6F">
      <w:pPr>
        <w:pStyle w:val="Heading2"/>
        <w:spacing w:line="300" w:lineRule="atLeast"/>
        <w:rPr>
          <w:rFonts w:ascii="Segoe UI" w:hAnsi="Segoe UI" w:cs="Segoe UI"/>
        </w:rPr>
      </w:pPr>
      <w:r>
        <w:rPr>
          <w:rFonts w:ascii="Segoe UI" w:hAnsi="Segoe UI" w:cs="Segoe UI"/>
        </w:rPr>
        <w:t>Phase 1 — Event-driven Agentic Workflow</w:t>
      </w:r>
    </w:p>
    <w:p w:rsidR="00814E6F" w:rsidRDefault="00814E6F" w:rsidP="00814E6F">
      <w:pPr>
        <w:pStyle w:val="NormalWeb"/>
        <w:spacing w:line="300" w:lineRule="atLeast"/>
        <w:rPr>
          <w:rFonts w:ascii="Segoe UI" w:hAnsi="Segoe UI" w:cs="Segoe UI"/>
          <w:sz w:val="21"/>
          <w:szCs w:val="21"/>
        </w:rPr>
      </w:pPr>
      <w:r>
        <w:rPr>
          <w:rFonts w:ascii="Segoe UI" w:hAnsi="Segoe UI" w:cs="Segoe UI"/>
          <w:sz w:val="21"/>
          <w:szCs w:val="21"/>
        </w:rPr>
        <w:t>Ye tumhara weak area hai, isliye sabse pehle strong karte hain.</w:t>
      </w:r>
    </w:p>
    <w:p w:rsidR="00814E6F" w:rsidRDefault="00814E6F" w:rsidP="00814E6F">
      <w:pPr>
        <w:pStyle w:val="NormalWeb"/>
        <w:spacing w:line="300" w:lineRule="atLeast"/>
        <w:rPr>
          <w:rFonts w:ascii="Segoe UI" w:hAnsi="Segoe UI" w:cs="Segoe UI"/>
          <w:sz w:val="21"/>
          <w:szCs w:val="21"/>
        </w:rPr>
      </w:pPr>
      <w:r>
        <w:rPr>
          <w:rFonts w:ascii="Segoe UI" w:hAnsi="Segoe UI" w:cs="Segoe UI"/>
          <w:sz w:val="21"/>
          <w:szCs w:val="21"/>
        </w:rPr>
        <w:t>Services:</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EventBridge</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Step Functions</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SNS</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SQS</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Lambda</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DynamoDB</w:t>
      </w:r>
    </w:p>
    <w:p w:rsidR="00814E6F" w:rsidRDefault="00814E6F" w:rsidP="00814E6F">
      <w:pPr>
        <w:pStyle w:val="NormalWeb"/>
        <w:spacing w:line="300" w:lineRule="atLeast"/>
        <w:rPr>
          <w:rFonts w:ascii="Segoe UI" w:hAnsi="Segoe UI" w:cs="Segoe UI"/>
          <w:sz w:val="21"/>
          <w:szCs w:val="21"/>
        </w:rPr>
      </w:pPr>
      <w:r>
        <w:rPr>
          <w:rFonts w:ascii="Segoe UI" w:hAnsi="Segoe UI" w:cs="Segoe UI"/>
          <w:sz w:val="21"/>
          <w:szCs w:val="21"/>
        </w:rPr>
        <w:t>Target flow:</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/chat/action creates ticket</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TicketCreated event publish</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EventBridge rule catches event</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Step Functions workflow starts</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SNS notification sends alert</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SQS queues external ticket sync</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Worker Lambda processes queue</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DynamoDB ticket updated</w:t>
      </w:r>
    </w:p>
    <w:p w:rsidR="00814E6F" w:rsidRDefault="00814E6F" w:rsidP="00814E6F">
      <w:pPr>
        <w:pStyle w:val="NormalWeb"/>
        <w:spacing w:line="300" w:lineRule="atLeast"/>
        <w:rPr>
          <w:rFonts w:ascii="Segoe UI" w:hAnsi="Segoe UI" w:cs="Segoe UI"/>
          <w:sz w:val="21"/>
          <w:szCs w:val="21"/>
        </w:rPr>
      </w:pPr>
      <w:r>
        <w:rPr>
          <w:rFonts w:ascii="Segoe UI" w:hAnsi="Segoe UI" w:cs="Segoe UI"/>
          <w:sz w:val="21"/>
          <w:szCs w:val="21"/>
        </w:rPr>
        <w:t>Ye phase tumhe bahut strong bana dega because isme AWS serverless integration ka complete picture aayega.</w:t>
      </w:r>
    </w:p>
    <w:p w:rsidR="00814E6F" w:rsidRDefault="00114F67" w:rsidP="00814E6F">
      <w:pPr>
        <w:spacing w:line="300" w:lineRule="atLeast"/>
        <w:rPr>
          <w:rFonts w:ascii="Segoe UI" w:hAnsi="Segoe UI" w:cs="Segoe UI"/>
          <w:sz w:val="21"/>
          <w:szCs w:val="21"/>
        </w:rPr>
      </w:pPr>
      <w:r>
        <w:rPr>
          <w:rFonts w:ascii="Segoe UI" w:hAnsi="Segoe UI" w:cs="Segoe UI"/>
          <w:sz w:val="21"/>
          <w:szCs w:val="21"/>
        </w:rPr>
        <w:lastRenderedPageBreak/>
        <w:pict>
          <v:rect id="_x0000_i1381" style="width:0;height:1.5pt" o:hralign="center" o:hrstd="t" o:hr="t" fillcolor="#a0a0a0" stroked="f"/>
        </w:pict>
      </w:r>
    </w:p>
    <w:p w:rsidR="00814E6F" w:rsidRDefault="00814E6F" w:rsidP="00814E6F">
      <w:pPr>
        <w:pStyle w:val="Heading2"/>
        <w:spacing w:line="300" w:lineRule="atLeast"/>
        <w:rPr>
          <w:rFonts w:ascii="Segoe UI" w:hAnsi="Segoe UI" w:cs="Segoe UI"/>
        </w:rPr>
      </w:pPr>
      <w:r>
        <w:rPr>
          <w:rFonts w:ascii="Segoe UI" w:hAnsi="Segoe UI" w:cs="Segoe UI"/>
        </w:rPr>
        <w:t>Phase 2 — LLMOps / GenAIOps Advanced</w:t>
      </w:r>
    </w:p>
    <w:p w:rsidR="00814E6F" w:rsidRDefault="00814E6F" w:rsidP="00814E6F">
      <w:pPr>
        <w:pStyle w:val="NormalWeb"/>
        <w:spacing w:line="300" w:lineRule="atLeast"/>
        <w:rPr>
          <w:rFonts w:ascii="Segoe UI" w:hAnsi="Segoe UI" w:cs="Segoe UI"/>
          <w:sz w:val="21"/>
          <w:szCs w:val="21"/>
        </w:rPr>
      </w:pPr>
      <w:r>
        <w:rPr>
          <w:rFonts w:ascii="Segoe UI" w:hAnsi="Segoe UI" w:cs="Segoe UI"/>
          <w:sz w:val="21"/>
          <w:szCs w:val="21"/>
        </w:rPr>
        <w:t>Cover karenge:</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Prompt versioning</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Model version tracking</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RAG quality metrics</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Feedback loop</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Hallucination tests</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Cost per request</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CloudTrail audit</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CloudWatch dashboards</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Token analytics</w:t>
      </w:r>
    </w:p>
    <w:p w:rsidR="00814E6F" w:rsidRDefault="00114F67" w:rsidP="00814E6F">
      <w:pPr>
        <w:spacing w:line="300" w:lineRule="atLeast"/>
        <w:rPr>
          <w:rFonts w:ascii="Segoe UI" w:hAnsi="Segoe UI" w:cs="Segoe UI"/>
          <w:sz w:val="21"/>
          <w:szCs w:val="21"/>
        </w:rPr>
      </w:pPr>
      <w:r>
        <w:rPr>
          <w:rFonts w:ascii="Segoe UI" w:hAnsi="Segoe UI" w:cs="Segoe UI"/>
          <w:sz w:val="21"/>
          <w:szCs w:val="21"/>
        </w:rPr>
        <w:pict>
          <v:rect id="_x0000_i1382" style="width:0;height:1.5pt" o:hralign="center" o:hrstd="t" o:hr="t" fillcolor="#a0a0a0" stroked="f"/>
        </w:pict>
      </w:r>
    </w:p>
    <w:p w:rsidR="00814E6F" w:rsidRDefault="00814E6F" w:rsidP="00814E6F">
      <w:pPr>
        <w:pStyle w:val="Heading2"/>
        <w:spacing w:line="300" w:lineRule="atLeast"/>
        <w:rPr>
          <w:rFonts w:ascii="Segoe UI" w:hAnsi="Segoe UI" w:cs="Segoe UI"/>
        </w:rPr>
      </w:pPr>
      <w:r>
        <w:rPr>
          <w:rFonts w:ascii="Segoe UI" w:hAnsi="Segoe UI" w:cs="Segoe UI"/>
        </w:rPr>
        <w:t>Phase 3 — OpenSearch Serverless / Aurora pgvector</w:t>
      </w:r>
    </w:p>
    <w:p w:rsidR="00814E6F" w:rsidRDefault="00814E6F" w:rsidP="00814E6F">
      <w:pPr>
        <w:pStyle w:val="NormalWeb"/>
        <w:spacing w:line="300" w:lineRule="atLeast"/>
        <w:rPr>
          <w:rFonts w:ascii="Segoe UI" w:hAnsi="Segoe UI" w:cs="Segoe UI"/>
          <w:sz w:val="21"/>
          <w:szCs w:val="21"/>
        </w:rPr>
      </w:pPr>
      <w:r>
        <w:rPr>
          <w:rFonts w:ascii="Segoe UI" w:hAnsi="Segoe UI" w:cs="Segoe UI"/>
          <w:sz w:val="21"/>
          <w:szCs w:val="21"/>
        </w:rPr>
        <w:t>Compare karenge:</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Bedrock Knowledge Base + S3 Vectors</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OpenSearch Serverless</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Aurora PostgreSQL pgvector</w:t>
      </w:r>
    </w:p>
    <w:p w:rsidR="00814E6F" w:rsidRDefault="00814E6F" w:rsidP="00814E6F">
      <w:pPr>
        <w:pStyle w:val="NormalWeb"/>
        <w:spacing w:line="300" w:lineRule="atLeast"/>
        <w:rPr>
          <w:rFonts w:ascii="Segoe UI" w:hAnsi="Segoe UI" w:cs="Segoe UI"/>
          <w:sz w:val="21"/>
          <w:szCs w:val="21"/>
        </w:rPr>
      </w:pPr>
      <w:r>
        <w:rPr>
          <w:rFonts w:ascii="Segoe UI" w:hAnsi="Segoe UI" w:cs="Segoe UI"/>
          <w:sz w:val="21"/>
          <w:szCs w:val="21"/>
        </w:rPr>
        <w:t>Kab kya use karna hai:</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Managed RAG quick setup → Bedrock KB</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Search-heavy enterprise retrieval → OpenSearch Serverless</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Relational + vector hybrid → Aurora pgvector</w:t>
      </w:r>
    </w:p>
    <w:p w:rsidR="00814E6F" w:rsidRDefault="00114F67" w:rsidP="00814E6F">
      <w:pPr>
        <w:spacing w:line="300" w:lineRule="atLeast"/>
        <w:rPr>
          <w:rFonts w:ascii="Segoe UI" w:hAnsi="Segoe UI" w:cs="Segoe UI"/>
          <w:sz w:val="21"/>
          <w:szCs w:val="21"/>
        </w:rPr>
      </w:pPr>
      <w:r>
        <w:rPr>
          <w:rFonts w:ascii="Segoe UI" w:hAnsi="Segoe UI" w:cs="Segoe UI"/>
          <w:sz w:val="21"/>
          <w:szCs w:val="21"/>
        </w:rPr>
        <w:pict>
          <v:rect id="_x0000_i1383" style="width:0;height:1.5pt" o:hralign="center" o:hrstd="t" o:hr="t" fillcolor="#a0a0a0" stroked="f"/>
        </w:pict>
      </w:r>
    </w:p>
    <w:p w:rsidR="00814E6F" w:rsidRDefault="00814E6F" w:rsidP="00814E6F">
      <w:pPr>
        <w:pStyle w:val="Heading2"/>
        <w:spacing w:line="300" w:lineRule="atLeast"/>
        <w:rPr>
          <w:rFonts w:ascii="Segoe UI" w:hAnsi="Segoe UI" w:cs="Segoe UI"/>
        </w:rPr>
      </w:pPr>
      <w:r>
        <w:rPr>
          <w:rFonts w:ascii="Segoe UI" w:hAnsi="Segoe UI" w:cs="Segoe UI"/>
        </w:rPr>
        <w:t>Phase 4 — Multi-region Architecture</w:t>
      </w:r>
    </w:p>
    <w:p w:rsidR="00814E6F" w:rsidRDefault="00814E6F" w:rsidP="00814E6F">
      <w:pPr>
        <w:pStyle w:val="NormalWeb"/>
        <w:spacing w:line="300" w:lineRule="atLeast"/>
        <w:rPr>
          <w:rFonts w:ascii="Segoe UI" w:hAnsi="Segoe UI" w:cs="Segoe UI"/>
          <w:sz w:val="21"/>
          <w:szCs w:val="21"/>
        </w:rPr>
      </w:pPr>
      <w:r>
        <w:rPr>
          <w:rFonts w:ascii="Segoe UI" w:hAnsi="Segoe UI" w:cs="Segoe UI"/>
          <w:sz w:val="21"/>
          <w:szCs w:val="21"/>
        </w:rPr>
        <w:t>Cover karenge:</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Active-passive</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Active-active</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DynamoDB Global Tables</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S3 replication</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Route 53 failover</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lastRenderedPageBreak/>
        <w:t>API Gateway regional design</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Bedrock model regional availability</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RAG data replication</w:t>
      </w:r>
    </w:p>
    <w:p w:rsidR="00814E6F" w:rsidRDefault="00114F67" w:rsidP="00814E6F">
      <w:pPr>
        <w:spacing w:line="300" w:lineRule="atLeast"/>
        <w:rPr>
          <w:rFonts w:ascii="Segoe UI" w:hAnsi="Segoe UI" w:cs="Segoe UI"/>
          <w:sz w:val="21"/>
          <w:szCs w:val="21"/>
        </w:rPr>
      </w:pPr>
      <w:r>
        <w:rPr>
          <w:rFonts w:ascii="Segoe UI" w:hAnsi="Segoe UI" w:cs="Segoe UI"/>
          <w:sz w:val="21"/>
          <w:szCs w:val="21"/>
        </w:rPr>
        <w:pict>
          <v:rect id="_x0000_i1384" style="width:0;height:1.5pt" o:hralign="center" o:hrstd="t" o:hr="t" fillcolor="#a0a0a0" stroked="f"/>
        </w:pict>
      </w:r>
    </w:p>
    <w:p w:rsidR="00814E6F" w:rsidRDefault="00814E6F" w:rsidP="00814E6F">
      <w:pPr>
        <w:pStyle w:val="Heading2"/>
        <w:spacing w:line="300" w:lineRule="atLeast"/>
        <w:rPr>
          <w:rFonts w:ascii="Segoe UI" w:hAnsi="Segoe UI" w:cs="Segoe UI"/>
        </w:rPr>
      </w:pPr>
      <w:r>
        <w:rPr>
          <w:rFonts w:ascii="Segoe UI" w:hAnsi="Segoe UI" w:cs="Segoe UI"/>
        </w:rPr>
        <w:t>Phase 5 — Bedrock Multi-Agent / Supervisor Agent</w:t>
      </w:r>
    </w:p>
    <w:p w:rsidR="00814E6F" w:rsidRDefault="00814E6F" w:rsidP="00814E6F">
      <w:pPr>
        <w:pStyle w:val="NormalWeb"/>
        <w:spacing w:line="300" w:lineRule="atLeast"/>
        <w:rPr>
          <w:rFonts w:ascii="Segoe UI" w:hAnsi="Segoe UI" w:cs="Segoe UI"/>
          <w:sz w:val="21"/>
          <w:szCs w:val="21"/>
        </w:rPr>
      </w:pPr>
      <w:r>
        <w:rPr>
          <w:rFonts w:ascii="Segoe UI" w:hAnsi="Segoe UI" w:cs="Segoe UI"/>
          <w:sz w:val="21"/>
          <w:szCs w:val="21"/>
        </w:rPr>
        <w:t>Cover karenge:</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Supervisor agent</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Specialized agents</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Payments agent</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Compliance agent</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Ticketing agent</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Knowledge agent</w:t>
      </w:r>
    </w:p>
    <w:p w:rsidR="00814E6F" w:rsidRDefault="00814E6F" w:rsidP="00814E6F">
      <w:pPr>
        <w:pStyle w:val="NormalWeb"/>
        <w:spacing w:line="300" w:lineRule="atLeast"/>
        <w:rPr>
          <w:rFonts w:ascii="Segoe UI" w:hAnsi="Segoe UI" w:cs="Segoe UI"/>
          <w:sz w:val="21"/>
          <w:szCs w:val="21"/>
        </w:rPr>
      </w:pPr>
      <w:r>
        <w:rPr>
          <w:rFonts w:ascii="Segoe UI" w:hAnsi="Segoe UI" w:cs="Segoe UI"/>
          <w:sz w:val="21"/>
          <w:szCs w:val="21"/>
        </w:rPr>
        <w:t>Flow:</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Supervisor Agent</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Intent classification</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Route to specialist agent</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Tool execution with backend validation</w:t>
      </w:r>
    </w:p>
    <w:p w:rsidR="00814E6F" w:rsidRDefault="00114F67" w:rsidP="00814E6F">
      <w:pPr>
        <w:spacing w:line="300" w:lineRule="atLeast"/>
        <w:rPr>
          <w:rFonts w:ascii="Segoe UI" w:hAnsi="Segoe UI" w:cs="Segoe UI"/>
          <w:sz w:val="21"/>
          <w:szCs w:val="21"/>
        </w:rPr>
      </w:pPr>
      <w:r>
        <w:rPr>
          <w:rFonts w:ascii="Segoe UI" w:hAnsi="Segoe UI" w:cs="Segoe UI"/>
          <w:sz w:val="21"/>
          <w:szCs w:val="21"/>
        </w:rPr>
        <w:pict>
          <v:rect id="_x0000_i1385" style="width:0;height:1.5pt" o:hralign="center" o:hrstd="t" o:hr="t" fillcolor="#a0a0a0" stroked="f"/>
        </w:pict>
      </w:r>
    </w:p>
    <w:p w:rsidR="00814E6F" w:rsidRDefault="00814E6F" w:rsidP="00814E6F">
      <w:pPr>
        <w:pStyle w:val="Heading2"/>
        <w:spacing w:line="300" w:lineRule="atLeast"/>
        <w:rPr>
          <w:rFonts w:ascii="Segoe UI" w:hAnsi="Segoe UI" w:cs="Segoe UI"/>
        </w:rPr>
      </w:pPr>
      <w:r>
        <w:rPr>
          <w:rFonts w:ascii="Segoe UI" w:hAnsi="Segoe UI" w:cs="Segoe UI"/>
        </w:rPr>
        <w:t>Phase 6 — LangChain / HuggingFace / MCP</w:t>
      </w:r>
    </w:p>
    <w:p w:rsidR="00814E6F" w:rsidRDefault="00814E6F" w:rsidP="00814E6F">
      <w:pPr>
        <w:pStyle w:val="NormalWeb"/>
        <w:spacing w:line="300" w:lineRule="atLeast"/>
        <w:rPr>
          <w:rFonts w:ascii="Segoe UI" w:hAnsi="Segoe UI" w:cs="Segoe UI"/>
          <w:sz w:val="21"/>
          <w:szCs w:val="21"/>
        </w:rPr>
      </w:pPr>
      <w:r>
        <w:rPr>
          <w:rFonts w:ascii="Segoe UI" w:hAnsi="Segoe UI" w:cs="Segoe UI"/>
          <w:sz w:val="21"/>
          <w:szCs w:val="21"/>
        </w:rPr>
        <w:t>Map karenge current AWS-native project ke saath:</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LangChain Retriever = Bedrock KB / OpenSearch / pgvector</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LangChain LLM = Bedrock Claude</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LangChain Memory = DynamoDB</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LangChain Tools = Ticket creation / Jira / ServiceNow</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HuggingFace = open-source model/embedding ecosystem</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MCP = standard way for models/agents to connect with tools/context</w:t>
      </w:r>
    </w:p>
    <w:p w:rsidR="00814E6F" w:rsidRDefault="00114F67" w:rsidP="00814E6F">
      <w:pPr>
        <w:spacing w:line="300" w:lineRule="atLeast"/>
        <w:rPr>
          <w:rFonts w:ascii="Segoe UI" w:hAnsi="Segoe UI" w:cs="Segoe UI"/>
          <w:sz w:val="21"/>
          <w:szCs w:val="21"/>
        </w:rPr>
      </w:pPr>
      <w:r>
        <w:rPr>
          <w:rFonts w:ascii="Segoe UI" w:hAnsi="Segoe UI" w:cs="Segoe UI"/>
          <w:sz w:val="21"/>
          <w:szCs w:val="21"/>
        </w:rPr>
        <w:pict>
          <v:rect id="_x0000_i1386" style="width:0;height:1.5pt" o:hralign="center" o:hrstd="t" o:hr="t" fillcolor="#a0a0a0" stroked="f"/>
        </w:pict>
      </w:r>
    </w:p>
    <w:p w:rsidR="00814E6F" w:rsidRDefault="00814E6F" w:rsidP="00814E6F">
      <w:pPr>
        <w:pStyle w:val="Heading1"/>
        <w:spacing w:line="300" w:lineRule="atLeast"/>
        <w:rPr>
          <w:rFonts w:ascii="Segoe UI" w:hAnsi="Segoe UI" w:cs="Segoe UI"/>
          <w:sz w:val="48"/>
          <w:szCs w:val="48"/>
        </w:rPr>
      </w:pPr>
      <w:r>
        <w:rPr>
          <w:rFonts w:ascii="Segoe UI" w:hAnsi="Segoe UI" w:cs="Segoe UI"/>
        </w:rPr>
        <w:lastRenderedPageBreak/>
        <w:t>4. Sabse important: EventBridge, Step Functions, SQS, SNS ka role</w:t>
      </w:r>
    </w:p>
    <w:p w:rsidR="00814E6F" w:rsidRDefault="00814E6F" w:rsidP="00814E6F">
      <w:pPr>
        <w:pStyle w:val="NormalWeb"/>
        <w:spacing w:line="300" w:lineRule="atLeast"/>
        <w:rPr>
          <w:rFonts w:ascii="Segoe UI" w:hAnsi="Segoe UI" w:cs="Segoe UI"/>
          <w:sz w:val="21"/>
          <w:szCs w:val="21"/>
        </w:rPr>
      </w:pPr>
      <w:r>
        <w:rPr>
          <w:rFonts w:ascii="Segoe UI" w:hAnsi="Segoe UI" w:cs="Segoe UI"/>
          <w:sz w:val="21"/>
          <w:szCs w:val="21"/>
        </w:rPr>
        <w:t>Isko simple flow me samjho.</w:t>
      </w:r>
    </w:p>
    <w:p w:rsidR="00814E6F" w:rsidRDefault="00814E6F" w:rsidP="00814E6F">
      <w:pPr>
        <w:pStyle w:val="Heading2"/>
        <w:spacing w:line="300" w:lineRule="atLeast"/>
        <w:rPr>
          <w:rFonts w:ascii="Segoe UI" w:hAnsi="Segoe UI" w:cs="Segoe UI"/>
        </w:rPr>
      </w:pPr>
      <w:r>
        <w:rPr>
          <w:rFonts w:ascii="Segoe UI" w:hAnsi="Segoe UI" w:cs="Segoe UI"/>
        </w:rPr>
        <w:t>EventBridge</w:t>
      </w:r>
    </w:p>
    <w:p w:rsidR="00814E6F" w:rsidRDefault="00814E6F" w:rsidP="00814E6F">
      <w:pPr>
        <w:pStyle w:val="NormalWeb"/>
        <w:spacing w:line="300" w:lineRule="atLeast"/>
        <w:rPr>
          <w:rFonts w:ascii="Segoe UI" w:hAnsi="Segoe UI" w:cs="Segoe UI"/>
          <w:sz w:val="21"/>
          <w:szCs w:val="21"/>
        </w:rPr>
      </w:pPr>
      <w:r>
        <w:rPr>
          <w:rFonts w:ascii="Segoe UI" w:hAnsi="Segoe UI" w:cs="Segoe UI"/>
          <w:sz w:val="21"/>
          <w:szCs w:val="21"/>
        </w:rPr>
        <w:t>Event router</w:t>
      </w:r>
    </w:p>
    <w:p w:rsidR="00814E6F" w:rsidRDefault="00814E6F" w:rsidP="00814E6F">
      <w:pPr>
        <w:pStyle w:val="NormalWeb"/>
        <w:spacing w:line="300" w:lineRule="atLeast"/>
        <w:rPr>
          <w:rFonts w:ascii="Segoe UI" w:hAnsi="Segoe UI" w:cs="Segoe UI"/>
          <w:sz w:val="21"/>
          <w:szCs w:val="21"/>
        </w:rPr>
      </w:pPr>
      <w:r>
        <w:rPr>
          <w:rFonts w:ascii="Segoe UI" w:hAnsi="Segoe UI" w:cs="Segoe UI"/>
          <w:sz w:val="21"/>
          <w:szCs w:val="21"/>
        </w:rPr>
        <w:t>Example:</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TicketCreated event aaya</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EventBridge decide karega kis workflow ko trigger karna hai</w:t>
      </w:r>
    </w:p>
    <w:p w:rsidR="00814E6F" w:rsidRDefault="00814E6F" w:rsidP="00814E6F">
      <w:pPr>
        <w:pStyle w:val="NormalWeb"/>
        <w:spacing w:line="300" w:lineRule="atLeast"/>
        <w:rPr>
          <w:rFonts w:ascii="Segoe UI" w:hAnsi="Segoe UI" w:cs="Segoe UI"/>
          <w:sz w:val="21"/>
          <w:szCs w:val="21"/>
        </w:rPr>
      </w:pPr>
      <w:r>
        <w:rPr>
          <w:rFonts w:ascii="Segoe UI" w:hAnsi="Segoe UI" w:cs="Segoe UI"/>
          <w:sz w:val="21"/>
          <w:szCs w:val="21"/>
        </w:rPr>
        <w:t>Use:</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Loose coupling</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Event-based automation</w:t>
      </w:r>
    </w:p>
    <w:p w:rsidR="00814E6F" w:rsidRDefault="00114F67" w:rsidP="00814E6F">
      <w:pPr>
        <w:spacing w:line="300" w:lineRule="atLeast"/>
        <w:rPr>
          <w:rFonts w:ascii="Segoe UI" w:hAnsi="Segoe UI" w:cs="Segoe UI"/>
          <w:sz w:val="21"/>
          <w:szCs w:val="21"/>
        </w:rPr>
      </w:pPr>
      <w:r>
        <w:rPr>
          <w:rFonts w:ascii="Segoe UI" w:hAnsi="Segoe UI" w:cs="Segoe UI"/>
          <w:sz w:val="21"/>
          <w:szCs w:val="21"/>
        </w:rPr>
        <w:pict>
          <v:rect id="_x0000_i1387" style="width:0;height:1.5pt" o:hralign="center" o:hrstd="t" o:hr="t" fillcolor="#a0a0a0" stroked="f"/>
        </w:pict>
      </w:r>
    </w:p>
    <w:p w:rsidR="00814E6F" w:rsidRDefault="00814E6F" w:rsidP="00814E6F">
      <w:pPr>
        <w:pStyle w:val="Heading2"/>
        <w:spacing w:line="300" w:lineRule="atLeast"/>
        <w:rPr>
          <w:rFonts w:ascii="Segoe UI" w:hAnsi="Segoe UI" w:cs="Segoe UI"/>
        </w:rPr>
      </w:pPr>
      <w:r>
        <w:rPr>
          <w:rFonts w:ascii="Segoe UI" w:hAnsi="Segoe UI" w:cs="Segoe UI"/>
        </w:rPr>
        <w:t>Step Functions</w:t>
      </w:r>
    </w:p>
    <w:p w:rsidR="00814E6F" w:rsidRDefault="00814E6F" w:rsidP="00814E6F">
      <w:pPr>
        <w:pStyle w:val="NormalWeb"/>
        <w:spacing w:line="300" w:lineRule="atLeast"/>
        <w:rPr>
          <w:rFonts w:ascii="Segoe UI" w:hAnsi="Segoe UI" w:cs="Segoe UI"/>
          <w:sz w:val="21"/>
          <w:szCs w:val="21"/>
        </w:rPr>
      </w:pPr>
      <w:r>
        <w:rPr>
          <w:rFonts w:ascii="Segoe UI" w:hAnsi="Segoe UI" w:cs="Segoe UI"/>
          <w:sz w:val="21"/>
          <w:szCs w:val="21"/>
        </w:rPr>
        <w:t>Workflow orchestrator</w:t>
      </w:r>
    </w:p>
    <w:p w:rsidR="00814E6F" w:rsidRDefault="00814E6F" w:rsidP="00814E6F">
      <w:pPr>
        <w:pStyle w:val="NormalWeb"/>
        <w:spacing w:line="300" w:lineRule="atLeast"/>
        <w:rPr>
          <w:rFonts w:ascii="Segoe UI" w:hAnsi="Segoe UI" w:cs="Segoe UI"/>
          <w:sz w:val="21"/>
          <w:szCs w:val="21"/>
        </w:rPr>
      </w:pPr>
      <w:r>
        <w:rPr>
          <w:rFonts w:ascii="Segoe UI" w:hAnsi="Segoe UI" w:cs="Segoe UI"/>
          <w:sz w:val="21"/>
          <w:szCs w:val="21"/>
        </w:rPr>
        <w:t>Example:</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Create ticket</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Check priority</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If P1 then notify risk team</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Send to external sync queue</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Wait/retry/error handling</w:t>
      </w:r>
    </w:p>
    <w:p w:rsidR="00814E6F" w:rsidRDefault="00814E6F" w:rsidP="00814E6F">
      <w:pPr>
        <w:pStyle w:val="NormalWeb"/>
        <w:spacing w:line="300" w:lineRule="atLeast"/>
        <w:rPr>
          <w:rFonts w:ascii="Segoe UI" w:hAnsi="Segoe UI" w:cs="Segoe UI"/>
          <w:sz w:val="21"/>
          <w:szCs w:val="21"/>
        </w:rPr>
      </w:pPr>
      <w:r>
        <w:rPr>
          <w:rFonts w:ascii="Segoe UI" w:hAnsi="Segoe UI" w:cs="Segoe UI"/>
          <w:sz w:val="21"/>
          <w:szCs w:val="21"/>
        </w:rPr>
        <w:t>Use:</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Multi-step process</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Retries</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Branching</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Audit trail</w:t>
      </w:r>
    </w:p>
    <w:p w:rsidR="00814E6F" w:rsidRDefault="00114F67" w:rsidP="00814E6F">
      <w:pPr>
        <w:spacing w:line="300" w:lineRule="atLeast"/>
        <w:rPr>
          <w:rFonts w:ascii="Segoe UI" w:hAnsi="Segoe UI" w:cs="Segoe UI"/>
          <w:sz w:val="21"/>
          <w:szCs w:val="21"/>
        </w:rPr>
      </w:pPr>
      <w:r>
        <w:rPr>
          <w:rFonts w:ascii="Segoe UI" w:hAnsi="Segoe UI" w:cs="Segoe UI"/>
          <w:sz w:val="21"/>
          <w:szCs w:val="21"/>
        </w:rPr>
        <w:pict>
          <v:rect id="_x0000_i1388" style="width:0;height:1.5pt" o:hralign="center" o:hrstd="t" o:hr="t" fillcolor="#a0a0a0" stroked="f"/>
        </w:pict>
      </w:r>
    </w:p>
    <w:p w:rsidR="00814E6F" w:rsidRDefault="00814E6F" w:rsidP="00814E6F">
      <w:pPr>
        <w:pStyle w:val="Heading2"/>
        <w:spacing w:line="300" w:lineRule="atLeast"/>
        <w:rPr>
          <w:rFonts w:ascii="Segoe UI" w:hAnsi="Segoe UI" w:cs="Segoe UI"/>
        </w:rPr>
      </w:pPr>
      <w:r>
        <w:rPr>
          <w:rFonts w:ascii="Segoe UI" w:hAnsi="Segoe UI" w:cs="Segoe UI"/>
        </w:rPr>
        <w:lastRenderedPageBreak/>
        <w:t>SNS</w:t>
      </w:r>
    </w:p>
    <w:p w:rsidR="00814E6F" w:rsidRDefault="00814E6F" w:rsidP="00814E6F">
      <w:pPr>
        <w:pStyle w:val="NormalWeb"/>
        <w:spacing w:line="300" w:lineRule="atLeast"/>
        <w:rPr>
          <w:rFonts w:ascii="Segoe UI" w:hAnsi="Segoe UI" w:cs="Segoe UI"/>
          <w:sz w:val="21"/>
          <w:szCs w:val="21"/>
        </w:rPr>
      </w:pPr>
      <w:r>
        <w:rPr>
          <w:rFonts w:ascii="Segoe UI" w:hAnsi="Segoe UI" w:cs="Segoe UI"/>
          <w:sz w:val="21"/>
          <w:szCs w:val="21"/>
        </w:rPr>
        <w:t>Notification fanout</w:t>
      </w:r>
    </w:p>
    <w:p w:rsidR="00814E6F" w:rsidRDefault="00814E6F" w:rsidP="00814E6F">
      <w:pPr>
        <w:pStyle w:val="NormalWeb"/>
        <w:spacing w:line="300" w:lineRule="atLeast"/>
        <w:rPr>
          <w:rFonts w:ascii="Segoe UI" w:hAnsi="Segoe UI" w:cs="Segoe UI"/>
          <w:sz w:val="21"/>
          <w:szCs w:val="21"/>
        </w:rPr>
      </w:pPr>
      <w:r>
        <w:rPr>
          <w:rFonts w:ascii="Segoe UI" w:hAnsi="Segoe UI" w:cs="Segoe UI"/>
          <w:sz w:val="21"/>
          <w:szCs w:val="21"/>
        </w:rPr>
        <w:t>Example:</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P1 ticket created</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SNS topic</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Email/SMS/Lambda subscribers notified</w:t>
      </w:r>
    </w:p>
    <w:p w:rsidR="00814E6F" w:rsidRDefault="00814E6F" w:rsidP="00814E6F">
      <w:pPr>
        <w:pStyle w:val="NormalWeb"/>
        <w:spacing w:line="300" w:lineRule="atLeast"/>
        <w:rPr>
          <w:rFonts w:ascii="Segoe UI" w:hAnsi="Segoe UI" w:cs="Segoe UI"/>
          <w:sz w:val="21"/>
          <w:szCs w:val="21"/>
        </w:rPr>
      </w:pPr>
      <w:r>
        <w:rPr>
          <w:rFonts w:ascii="Segoe UI" w:hAnsi="Segoe UI" w:cs="Segoe UI"/>
          <w:sz w:val="21"/>
          <w:szCs w:val="21"/>
        </w:rPr>
        <w:t>Use:</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Alerting</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Broadcast notification</w:t>
      </w:r>
    </w:p>
    <w:p w:rsidR="00814E6F" w:rsidRDefault="00114F67" w:rsidP="00814E6F">
      <w:pPr>
        <w:spacing w:line="300" w:lineRule="atLeast"/>
        <w:rPr>
          <w:rFonts w:ascii="Segoe UI" w:hAnsi="Segoe UI" w:cs="Segoe UI"/>
          <w:sz w:val="21"/>
          <w:szCs w:val="21"/>
        </w:rPr>
      </w:pPr>
      <w:r>
        <w:rPr>
          <w:rFonts w:ascii="Segoe UI" w:hAnsi="Segoe UI" w:cs="Segoe UI"/>
          <w:sz w:val="21"/>
          <w:szCs w:val="21"/>
        </w:rPr>
        <w:pict>
          <v:rect id="_x0000_i1389" style="width:0;height:1.5pt" o:hralign="center" o:hrstd="t" o:hr="t" fillcolor="#a0a0a0" stroked="f"/>
        </w:pict>
      </w:r>
    </w:p>
    <w:p w:rsidR="00814E6F" w:rsidRDefault="00814E6F" w:rsidP="00814E6F">
      <w:pPr>
        <w:pStyle w:val="Heading2"/>
        <w:spacing w:line="300" w:lineRule="atLeast"/>
        <w:rPr>
          <w:rFonts w:ascii="Segoe UI" w:hAnsi="Segoe UI" w:cs="Segoe UI"/>
        </w:rPr>
      </w:pPr>
      <w:r>
        <w:rPr>
          <w:rFonts w:ascii="Segoe UI" w:hAnsi="Segoe UI" w:cs="Segoe UI"/>
        </w:rPr>
        <w:t>SQS</w:t>
      </w:r>
    </w:p>
    <w:p w:rsidR="00814E6F" w:rsidRDefault="00814E6F" w:rsidP="00814E6F">
      <w:pPr>
        <w:pStyle w:val="NormalWeb"/>
        <w:spacing w:line="300" w:lineRule="atLeast"/>
        <w:rPr>
          <w:rFonts w:ascii="Segoe UI" w:hAnsi="Segoe UI" w:cs="Segoe UI"/>
          <w:sz w:val="21"/>
          <w:szCs w:val="21"/>
        </w:rPr>
      </w:pPr>
      <w:r>
        <w:rPr>
          <w:rFonts w:ascii="Segoe UI" w:hAnsi="Segoe UI" w:cs="Segoe UI"/>
          <w:sz w:val="21"/>
          <w:szCs w:val="21"/>
        </w:rPr>
        <w:t>Reliable queue</w:t>
      </w:r>
    </w:p>
    <w:p w:rsidR="00814E6F" w:rsidRDefault="00814E6F" w:rsidP="00814E6F">
      <w:pPr>
        <w:pStyle w:val="NormalWeb"/>
        <w:spacing w:line="300" w:lineRule="atLeast"/>
        <w:rPr>
          <w:rFonts w:ascii="Segoe UI" w:hAnsi="Segoe UI" w:cs="Segoe UI"/>
          <w:sz w:val="21"/>
          <w:szCs w:val="21"/>
        </w:rPr>
      </w:pPr>
      <w:r>
        <w:rPr>
          <w:rFonts w:ascii="Segoe UI" w:hAnsi="Segoe UI" w:cs="Segoe UI"/>
          <w:sz w:val="21"/>
          <w:szCs w:val="21"/>
        </w:rPr>
        <w:t>Example:</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Ticket sync request</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SQS queue</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Worker Lambda processes later</w:t>
      </w:r>
    </w:p>
    <w:p w:rsidR="00814E6F" w:rsidRDefault="00814E6F" w:rsidP="00814E6F">
      <w:pPr>
        <w:pStyle w:val="NormalWeb"/>
        <w:spacing w:line="300" w:lineRule="atLeast"/>
        <w:rPr>
          <w:rFonts w:ascii="Segoe UI" w:hAnsi="Segoe UI" w:cs="Segoe UI"/>
          <w:sz w:val="21"/>
          <w:szCs w:val="21"/>
        </w:rPr>
      </w:pPr>
      <w:r>
        <w:rPr>
          <w:rFonts w:ascii="Segoe UI" w:hAnsi="Segoe UI" w:cs="Segoe UI"/>
          <w:sz w:val="21"/>
          <w:szCs w:val="21"/>
        </w:rPr>
        <w:t>Use:</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Decoupling</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Retries</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Buffering</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Failure isolation</w:t>
      </w:r>
    </w:p>
    <w:p w:rsidR="00814E6F" w:rsidRDefault="00114F67" w:rsidP="00814E6F">
      <w:pPr>
        <w:spacing w:line="300" w:lineRule="atLeast"/>
        <w:rPr>
          <w:rFonts w:ascii="Segoe UI" w:hAnsi="Segoe UI" w:cs="Segoe UI"/>
          <w:sz w:val="21"/>
          <w:szCs w:val="21"/>
        </w:rPr>
      </w:pPr>
      <w:r>
        <w:rPr>
          <w:rFonts w:ascii="Segoe UI" w:hAnsi="Segoe UI" w:cs="Segoe UI"/>
          <w:sz w:val="21"/>
          <w:szCs w:val="21"/>
        </w:rPr>
        <w:pict>
          <v:rect id="_x0000_i1390" style="width:0;height:1.5pt" o:hralign="center" o:hrstd="t" o:hr="t" fillcolor="#a0a0a0" stroked="f"/>
        </w:pict>
      </w:r>
    </w:p>
    <w:p w:rsidR="00814E6F" w:rsidRDefault="00814E6F" w:rsidP="00814E6F">
      <w:pPr>
        <w:pStyle w:val="Heading2"/>
        <w:spacing w:line="300" w:lineRule="atLeast"/>
        <w:rPr>
          <w:rFonts w:ascii="Segoe UI" w:hAnsi="Segoe UI" w:cs="Segoe UI"/>
        </w:rPr>
      </w:pPr>
      <w:r>
        <w:rPr>
          <w:rFonts w:ascii="Segoe UI" w:hAnsi="Segoe UI" w:cs="Segoe UI"/>
        </w:rPr>
        <w:t>Lambda</w:t>
      </w:r>
    </w:p>
    <w:p w:rsidR="00814E6F" w:rsidRDefault="00814E6F" w:rsidP="00814E6F">
      <w:pPr>
        <w:pStyle w:val="NormalWeb"/>
        <w:spacing w:line="300" w:lineRule="atLeast"/>
        <w:rPr>
          <w:rFonts w:ascii="Segoe UI" w:hAnsi="Segoe UI" w:cs="Segoe UI"/>
          <w:sz w:val="21"/>
          <w:szCs w:val="21"/>
        </w:rPr>
      </w:pPr>
      <w:r>
        <w:rPr>
          <w:rFonts w:ascii="Segoe UI" w:hAnsi="Segoe UI" w:cs="Segoe UI"/>
          <w:sz w:val="21"/>
          <w:szCs w:val="21"/>
        </w:rPr>
        <w:t>Business logic worker</w:t>
      </w:r>
    </w:p>
    <w:p w:rsidR="00814E6F" w:rsidRDefault="00814E6F" w:rsidP="00814E6F">
      <w:pPr>
        <w:pStyle w:val="NormalWeb"/>
        <w:spacing w:line="300" w:lineRule="atLeast"/>
        <w:rPr>
          <w:rFonts w:ascii="Segoe UI" w:hAnsi="Segoe UI" w:cs="Segoe UI"/>
          <w:sz w:val="21"/>
          <w:szCs w:val="21"/>
        </w:rPr>
      </w:pPr>
      <w:r>
        <w:rPr>
          <w:rFonts w:ascii="Segoe UI" w:hAnsi="Segoe UI" w:cs="Segoe UI"/>
          <w:sz w:val="21"/>
          <w:szCs w:val="21"/>
        </w:rPr>
        <w:t>Use:</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lastRenderedPageBreak/>
        <w:t>Publish EventBridge event</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Process SQS messages</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Update DynamoDB</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Call Jira/ServiceNow</w:t>
      </w:r>
    </w:p>
    <w:p w:rsidR="00814E6F" w:rsidRDefault="00114F67" w:rsidP="00814E6F">
      <w:pPr>
        <w:spacing w:line="300" w:lineRule="atLeast"/>
        <w:rPr>
          <w:rFonts w:ascii="Segoe UI" w:hAnsi="Segoe UI" w:cs="Segoe UI"/>
          <w:sz w:val="21"/>
          <w:szCs w:val="21"/>
        </w:rPr>
      </w:pPr>
      <w:r>
        <w:rPr>
          <w:rFonts w:ascii="Segoe UI" w:hAnsi="Segoe UI" w:cs="Segoe UI"/>
          <w:sz w:val="21"/>
          <w:szCs w:val="21"/>
        </w:rPr>
        <w:pict>
          <v:rect id="_x0000_i1391" style="width:0;height:1.5pt" o:hralign="center" o:hrstd="t" o:hr="t" fillcolor="#a0a0a0" stroked="f"/>
        </w:pict>
      </w:r>
    </w:p>
    <w:p w:rsidR="00814E6F" w:rsidRDefault="00814E6F" w:rsidP="00814E6F">
      <w:pPr>
        <w:pStyle w:val="Heading2"/>
        <w:spacing w:line="300" w:lineRule="atLeast"/>
        <w:rPr>
          <w:rFonts w:ascii="Segoe UI" w:hAnsi="Segoe UI" w:cs="Segoe UI"/>
        </w:rPr>
      </w:pPr>
      <w:r>
        <w:rPr>
          <w:rFonts w:ascii="Segoe UI" w:hAnsi="Segoe UI" w:cs="Segoe UI"/>
        </w:rPr>
        <w:t>DynamoDB</w:t>
      </w:r>
    </w:p>
    <w:p w:rsidR="00814E6F" w:rsidRDefault="00814E6F" w:rsidP="00814E6F">
      <w:pPr>
        <w:pStyle w:val="NormalWeb"/>
        <w:spacing w:line="300" w:lineRule="atLeast"/>
        <w:rPr>
          <w:rFonts w:ascii="Segoe UI" w:hAnsi="Segoe UI" w:cs="Segoe UI"/>
          <w:sz w:val="21"/>
          <w:szCs w:val="21"/>
        </w:rPr>
      </w:pPr>
      <w:r>
        <w:rPr>
          <w:rFonts w:ascii="Segoe UI" w:hAnsi="Segoe UI" w:cs="Segoe UI"/>
          <w:sz w:val="21"/>
          <w:szCs w:val="21"/>
        </w:rPr>
        <w:t>System of record</w:t>
      </w:r>
    </w:p>
    <w:p w:rsidR="00814E6F" w:rsidRDefault="00814E6F" w:rsidP="00814E6F">
      <w:pPr>
        <w:pStyle w:val="NormalWeb"/>
        <w:spacing w:line="300" w:lineRule="atLeast"/>
        <w:rPr>
          <w:rFonts w:ascii="Segoe UI" w:hAnsi="Segoe UI" w:cs="Segoe UI"/>
          <w:sz w:val="21"/>
          <w:szCs w:val="21"/>
        </w:rPr>
      </w:pPr>
      <w:r>
        <w:rPr>
          <w:rFonts w:ascii="Segoe UI" w:hAnsi="Segoe UI" w:cs="Segoe UI"/>
          <w:sz w:val="21"/>
          <w:szCs w:val="21"/>
        </w:rPr>
        <w:t>Use:</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Internal ticket</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Status</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Audit</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External ticket ID</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Retry status</w:t>
      </w:r>
    </w:p>
    <w:p w:rsidR="00814E6F" w:rsidRDefault="00114F67" w:rsidP="00814E6F">
      <w:pPr>
        <w:spacing w:line="300" w:lineRule="atLeast"/>
        <w:rPr>
          <w:rFonts w:ascii="Segoe UI" w:hAnsi="Segoe UI" w:cs="Segoe UI"/>
          <w:sz w:val="21"/>
          <w:szCs w:val="21"/>
        </w:rPr>
      </w:pPr>
      <w:r>
        <w:rPr>
          <w:rFonts w:ascii="Segoe UI" w:hAnsi="Segoe UI" w:cs="Segoe UI"/>
          <w:sz w:val="21"/>
          <w:szCs w:val="21"/>
        </w:rPr>
        <w:pict>
          <v:rect id="_x0000_i1392" style="width:0;height:1.5pt" o:hralign="center" o:hrstd="t" o:hr="t" fillcolor="#a0a0a0" stroked="f"/>
        </w:pict>
      </w:r>
    </w:p>
    <w:p w:rsidR="00814E6F" w:rsidRDefault="00814E6F" w:rsidP="00814E6F">
      <w:pPr>
        <w:pStyle w:val="Heading1"/>
        <w:spacing w:line="300" w:lineRule="atLeast"/>
        <w:rPr>
          <w:rFonts w:ascii="Segoe UI" w:hAnsi="Segoe UI" w:cs="Segoe UI"/>
          <w:sz w:val="48"/>
          <w:szCs w:val="48"/>
        </w:rPr>
      </w:pPr>
      <w:r>
        <w:rPr>
          <w:rFonts w:ascii="Segoe UI" w:hAnsi="Segoe UI" w:cs="Segoe UI"/>
        </w:rPr>
        <w:t>5. Hum next kya banayenge?</w:t>
      </w:r>
    </w:p>
    <w:p w:rsidR="00814E6F" w:rsidRDefault="00814E6F" w:rsidP="00814E6F">
      <w:pPr>
        <w:pStyle w:val="NormalWeb"/>
        <w:spacing w:line="300" w:lineRule="atLeast"/>
        <w:rPr>
          <w:rFonts w:ascii="Segoe UI" w:hAnsi="Segoe UI" w:cs="Segoe UI"/>
          <w:sz w:val="21"/>
          <w:szCs w:val="21"/>
        </w:rPr>
      </w:pPr>
      <w:r>
        <w:rPr>
          <w:rFonts w:ascii="Segoe UI" w:hAnsi="Segoe UI" w:cs="Segoe UI"/>
          <w:sz w:val="21"/>
          <w:szCs w:val="21"/>
        </w:rPr>
        <w:t xml:space="preserve">Ab next hum </w:t>
      </w:r>
      <w:r>
        <w:rPr>
          <w:rStyle w:val="Strong"/>
          <w:rFonts w:ascii="Segoe UI" w:hAnsi="Segoe UI" w:cs="Segoe UI"/>
          <w:sz w:val="21"/>
          <w:szCs w:val="21"/>
        </w:rPr>
        <w:t>Phase E — Event-driven Agentic Workflow</w:t>
      </w:r>
      <w:r>
        <w:rPr>
          <w:rFonts w:ascii="Segoe UI" w:hAnsi="Segoe UI" w:cs="Segoe UI"/>
          <w:sz w:val="21"/>
          <w:szCs w:val="21"/>
        </w:rPr>
        <w:t xml:space="preserve"> start karenge.</w:t>
      </w:r>
    </w:p>
    <w:p w:rsidR="00814E6F" w:rsidRDefault="00814E6F" w:rsidP="00814E6F">
      <w:pPr>
        <w:pStyle w:val="NormalWeb"/>
        <w:spacing w:line="300" w:lineRule="atLeast"/>
        <w:rPr>
          <w:rFonts w:ascii="Segoe UI" w:hAnsi="Segoe UI" w:cs="Segoe UI"/>
          <w:sz w:val="21"/>
          <w:szCs w:val="21"/>
        </w:rPr>
      </w:pPr>
      <w:r>
        <w:rPr>
          <w:rFonts w:ascii="Segoe UI" w:hAnsi="Segoe UI" w:cs="Segoe UI"/>
          <w:sz w:val="21"/>
          <w:szCs w:val="21"/>
        </w:rPr>
        <w:t>Sabse pehle architecture samjhenge:</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Ticket created in /chat/action</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Lambda publishes TicketCreated event to EventBridge</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EventBridge rule triggers Step Functions</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Step Functions sends SNS notification and SQS message</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SQS worker updates DynamoDB</w:t>
      </w:r>
    </w:p>
    <w:p w:rsidR="00814E6F" w:rsidRDefault="00814E6F" w:rsidP="00814E6F">
      <w:pPr>
        <w:pStyle w:val="NormalWeb"/>
        <w:spacing w:line="300" w:lineRule="atLeast"/>
        <w:rPr>
          <w:rFonts w:ascii="Segoe UI" w:hAnsi="Segoe UI" w:cs="Segoe UI"/>
          <w:sz w:val="21"/>
          <w:szCs w:val="21"/>
        </w:rPr>
      </w:pPr>
      <w:r>
        <w:rPr>
          <w:rFonts w:ascii="Segoe UI" w:hAnsi="Segoe UI" w:cs="Segoe UI"/>
          <w:sz w:val="21"/>
          <w:szCs w:val="21"/>
        </w:rPr>
        <w:t>But practical implementation me hum step-by-step karenge:</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Step 1: EventBridge custom event bus or default bus decide</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Step 2: TicketCreated event schema define</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Step 3: Lambda publish event logic</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Step 4: EventBridge rule</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lastRenderedPageBreak/>
        <w:t>Step 5: SNS topic</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Step 6: SQS queue</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Step 7: Step Functions workflow</w:t>
      </w:r>
    </w:p>
    <w:p w:rsidR="00814E6F" w:rsidRDefault="00114F67" w:rsidP="00814E6F">
      <w:pPr>
        <w:spacing w:line="300" w:lineRule="atLeast"/>
        <w:rPr>
          <w:rFonts w:ascii="Segoe UI" w:hAnsi="Segoe UI" w:cs="Segoe UI"/>
          <w:sz w:val="21"/>
          <w:szCs w:val="21"/>
        </w:rPr>
      </w:pPr>
      <w:r>
        <w:rPr>
          <w:rFonts w:ascii="Segoe UI" w:hAnsi="Segoe UI" w:cs="Segoe UI"/>
          <w:sz w:val="21"/>
          <w:szCs w:val="21"/>
        </w:rPr>
        <w:pict>
          <v:rect id="_x0000_i1393" style="width:0;height:1.5pt" o:hralign="center" o:hrstd="t" o:hr="t" fillcolor="#a0a0a0" stroked="f"/>
        </w:pict>
      </w:r>
    </w:p>
    <w:p w:rsidR="00814E6F" w:rsidRDefault="00814E6F" w:rsidP="00814E6F">
      <w:pPr>
        <w:pStyle w:val="Heading1"/>
        <w:spacing w:line="300" w:lineRule="atLeast"/>
        <w:rPr>
          <w:rFonts w:ascii="Segoe UI" w:hAnsi="Segoe UI" w:cs="Segoe UI"/>
          <w:sz w:val="48"/>
          <w:szCs w:val="48"/>
        </w:rPr>
      </w:pPr>
      <w:r>
        <w:rPr>
          <w:rFonts w:ascii="Segoe UI" w:hAnsi="Segoe UI" w:cs="Segoe UI"/>
        </w:rPr>
        <w:t>6. My recommendation</w:t>
      </w:r>
    </w:p>
    <w:p w:rsidR="00814E6F" w:rsidRDefault="00814E6F" w:rsidP="00814E6F">
      <w:pPr>
        <w:pStyle w:val="NormalWeb"/>
        <w:spacing w:line="300" w:lineRule="atLeast"/>
        <w:rPr>
          <w:rFonts w:ascii="Segoe UI" w:hAnsi="Segoe UI" w:cs="Segoe UI"/>
          <w:sz w:val="21"/>
          <w:szCs w:val="21"/>
        </w:rPr>
      </w:pPr>
      <w:r>
        <w:rPr>
          <w:rFonts w:ascii="Segoe UI" w:hAnsi="Segoe UI" w:cs="Segoe UI"/>
          <w:sz w:val="21"/>
          <w:szCs w:val="21"/>
        </w:rPr>
        <w:t xml:space="preserve">Abhi hum </w:t>
      </w:r>
      <w:r>
        <w:rPr>
          <w:rStyle w:val="Strong"/>
          <w:rFonts w:ascii="Segoe UI" w:hAnsi="Segoe UI" w:cs="Segoe UI"/>
          <w:sz w:val="21"/>
          <w:szCs w:val="21"/>
        </w:rPr>
        <w:t>EventBridge + SNS + SQS + Step Functions ko theory nahi, project ke andar practically add karenge</w:t>
      </w:r>
      <w:r>
        <w:rPr>
          <w:rFonts w:ascii="Segoe UI" w:hAnsi="Segoe UI" w:cs="Segoe UI"/>
          <w:sz w:val="21"/>
          <w:szCs w:val="21"/>
        </w:rPr>
        <w:t>.</w:t>
      </w:r>
    </w:p>
    <w:p w:rsidR="00814E6F" w:rsidRDefault="00814E6F" w:rsidP="00814E6F">
      <w:pPr>
        <w:pStyle w:val="NormalWeb"/>
        <w:spacing w:line="300" w:lineRule="atLeast"/>
        <w:rPr>
          <w:rFonts w:ascii="Segoe UI" w:hAnsi="Segoe UI" w:cs="Segoe UI"/>
          <w:sz w:val="21"/>
          <w:szCs w:val="21"/>
        </w:rPr>
      </w:pPr>
      <w:r>
        <w:rPr>
          <w:rFonts w:ascii="Segoe UI" w:hAnsi="Segoe UI" w:cs="Segoe UI"/>
          <w:sz w:val="21"/>
          <w:szCs w:val="21"/>
        </w:rPr>
        <w:t>Lekin pehle ek clean design decide karenge:</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Current /chat/action endpoint ticket create karta hai</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Ticket create hone ke baad event publish hoga</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EventBridge downstream workflow start karega</w:t>
      </w:r>
    </w:p>
    <w:p w:rsidR="00814E6F" w:rsidRDefault="00814E6F" w:rsidP="00814E6F">
      <w:pPr>
        <w:pStyle w:val="NormalWeb"/>
        <w:spacing w:line="300" w:lineRule="atLeast"/>
        <w:rPr>
          <w:rFonts w:ascii="Segoe UI" w:hAnsi="Segoe UI" w:cs="Segoe UI"/>
          <w:sz w:val="21"/>
          <w:szCs w:val="21"/>
        </w:rPr>
      </w:pPr>
      <w:r>
        <w:rPr>
          <w:rFonts w:ascii="Segoe UI" w:hAnsi="Segoe UI" w:cs="Segoe UI"/>
          <w:sz w:val="21"/>
          <w:szCs w:val="21"/>
        </w:rPr>
        <w:t>Ye production-style hai because:</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API response fast rahega</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External integrations async rahengi</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Failure isolate hoga</w:t>
      </w:r>
    </w:p>
    <w:p w:rsidR="00814E6F" w:rsidRDefault="00814E6F" w:rsidP="00814E6F">
      <w:pPr>
        <w:spacing w:line="300" w:lineRule="atLeast"/>
        <w:rPr>
          <w:rFonts w:ascii="Segoe UI" w:hAnsi="Segoe UI" w:cs="Segoe UI"/>
          <w:sz w:val="21"/>
          <w:szCs w:val="21"/>
        </w:rPr>
      </w:pPr>
      <w:r>
        <w:rPr>
          <w:rFonts w:ascii="Segoe UI" w:hAnsi="Segoe UI" w:cs="Segoe UI"/>
          <w:sz w:val="21"/>
          <w:szCs w:val="21"/>
        </w:rPr>
        <w:t>Retries possible hongi</w:t>
      </w:r>
    </w:p>
    <w:p w:rsidR="00814E6F" w:rsidRDefault="00114F67" w:rsidP="00814E6F">
      <w:pPr>
        <w:spacing w:line="300" w:lineRule="atLeast"/>
        <w:rPr>
          <w:rFonts w:ascii="Segoe UI" w:hAnsi="Segoe UI" w:cs="Segoe UI"/>
          <w:sz w:val="21"/>
          <w:szCs w:val="21"/>
        </w:rPr>
      </w:pPr>
      <w:r>
        <w:rPr>
          <w:rFonts w:ascii="Segoe UI" w:hAnsi="Segoe UI" w:cs="Segoe UI"/>
          <w:sz w:val="21"/>
          <w:szCs w:val="21"/>
        </w:rPr>
        <w:pict>
          <v:rect id="_x0000_i1394" style="width:0;height:1.5pt" o:hralign="center" o:hrstd="t" o:hr="t" fillcolor="#a0a0a0" stroked="f"/>
        </w:pict>
      </w:r>
    </w:p>
    <w:p w:rsidR="00814E6F" w:rsidRDefault="00814E6F" w:rsidP="00814E6F">
      <w:pPr>
        <w:pStyle w:val="Heading1"/>
        <w:spacing w:line="300" w:lineRule="atLeast"/>
        <w:rPr>
          <w:rFonts w:ascii="Segoe UI" w:hAnsi="Segoe UI" w:cs="Segoe UI"/>
          <w:sz w:val="48"/>
          <w:szCs w:val="48"/>
        </w:rPr>
      </w:pPr>
      <w:r>
        <w:rPr>
          <w:rFonts w:ascii="Segoe UI" w:hAnsi="Segoe UI" w:cs="Segoe UI"/>
        </w:rPr>
        <w:t>Next step</w:t>
      </w:r>
    </w:p>
    <w:p w:rsidR="00814E6F" w:rsidRDefault="00814E6F" w:rsidP="00814E6F">
      <w:pPr>
        <w:pStyle w:val="NormalWeb"/>
        <w:spacing w:line="300" w:lineRule="atLeast"/>
        <w:rPr>
          <w:rFonts w:ascii="Segoe UI" w:hAnsi="Segoe UI" w:cs="Segoe UI"/>
          <w:sz w:val="21"/>
          <w:szCs w:val="21"/>
        </w:rPr>
      </w:pPr>
      <w:r>
        <w:rPr>
          <w:rFonts w:ascii="Segoe UI" w:hAnsi="Segoe UI" w:cs="Segoe UI"/>
          <w:sz w:val="21"/>
          <w:szCs w:val="21"/>
        </w:rPr>
        <w:t>Agar ready ho toh bolo:</w:t>
      </w:r>
    </w:p>
    <w:p w:rsidR="00814E6F" w:rsidRDefault="00814E6F" w:rsidP="00814E6F">
      <w:pPr>
        <w:pStyle w:val="NormalWeb"/>
        <w:spacing w:line="300" w:lineRule="atLeast"/>
        <w:rPr>
          <w:rFonts w:ascii="Segoe UI" w:hAnsi="Segoe UI" w:cs="Segoe UI"/>
          <w:sz w:val="21"/>
          <w:szCs w:val="21"/>
        </w:rPr>
      </w:pPr>
      <w:r>
        <w:rPr>
          <w:rFonts w:ascii="Segoe UI" w:hAnsi="Segoe UI" w:cs="Segoe UI"/>
          <w:sz w:val="21"/>
          <w:szCs w:val="21"/>
        </w:rPr>
        <w:t>Event-driven workflow design start karo</w:t>
      </w:r>
    </w:p>
    <w:p w:rsidR="00814E6F" w:rsidRDefault="00814E6F" w:rsidP="00814E6F">
      <w:pPr>
        <w:pStyle w:val="NormalWeb"/>
        <w:spacing w:line="300" w:lineRule="atLeast"/>
        <w:rPr>
          <w:rFonts w:ascii="Segoe UI" w:hAnsi="Segoe UI" w:cs="Segoe UI"/>
          <w:sz w:val="21"/>
          <w:szCs w:val="21"/>
        </w:rPr>
      </w:pPr>
      <w:r>
        <w:rPr>
          <w:rFonts w:ascii="Segoe UI" w:hAnsi="Segoe UI" w:cs="Segoe UI"/>
          <w:sz w:val="21"/>
          <w:szCs w:val="21"/>
        </w:rPr>
        <w:t xml:space="preserve">Phir main pehle </w:t>
      </w:r>
      <w:r>
        <w:rPr>
          <w:rStyle w:val="Strong"/>
          <w:rFonts w:ascii="Segoe UI" w:hAnsi="Segoe UI" w:cs="Segoe UI"/>
          <w:sz w:val="21"/>
          <w:szCs w:val="21"/>
        </w:rPr>
        <w:t>diagram-style flow + exact AWS services role</w:t>
      </w:r>
      <w:r>
        <w:rPr>
          <w:rFonts w:ascii="Segoe UI" w:hAnsi="Segoe UI" w:cs="Segoe UI"/>
          <w:sz w:val="21"/>
          <w:szCs w:val="21"/>
        </w:rPr>
        <w:t xml:space="preserve"> samjhaunga, phir implementation start karenge.</w:t>
      </w:r>
    </w:p>
    <w:p w:rsidR="00D43A0B" w:rsidRDefault="00814E6F" w:rsidP="00D43A0B">
      <w:pPr>
        <w:pStyle w:val="NormalWeb"/>
        <w:spacing w:line="300" w:lineRule="atLeast"/>
        <w:rPr>
          <w:rFonts w:ascii="Segoe UI" w:hAnsi="Segoe UI" w:cs="Segoe UI"/>
          <w:color w:val="424242"/>
          <w:shd w:val="clear" w:color="auto" w:fill="F5F5F5"/>
        </w:rPr>
      </w:pPr>
      <w:r>
        <w:rPr>
          <w:rFonts w:ascii="Segoe UI" w:hAnsi="Segoe UI" w:cs="Segoe UI"/>
          <w:color w:val="424242"/>
          <w:shd w:val="clear" w:color="auto" w:fill="F5F5F5"/>
        </w:rPr>
        <w:t>Tum ab jo bhi services karao uske aaare fields ko explain karo aur koshish karna unka use bhi ho kyonki interviews mai use case bahut pucha jaata hai aur mai bata nhi pasta kyonki hum log bas thode se fields select karte hain aur phir create kar dete hain jaise lambda ho ya dynamodb, SNS etc</w:t>
      </w:r>
    </w:p>
    <w:p w:rsidR="0021587D" w:rsidRDefault="0021587D" w:rsidP="0021587D">
      <w:pPr>
        <w:pStyle w:val="NormalWeb"/>
        <w:spacing w:line="300" w:lineRule="atLeast"/>
        <w:rPr>
          <w:rFonts w:ascii="Segoe UI" w:hAnsi="Segoe UI" w:cs="Segoe UI"/>
          <w:sz w:val="21"/>
          <w:szCs w:val="21"/>
        </w:rPr>
      </w:pPr>
      <w:r>
        <w:rPr>
          <w:rFonts w:ascii="Segoe UI" w:hAnsi="Segoe UI" w:cs="Segoe UI"/>
          <w:sz w:val="21"/>
          <w:szCs w:val="21"/>
        </w:rPr>
        <w:t xml:space="preserve">Bhai </w:t>
      </w:r>
      <w:r>
        <w:rPr>
          <w:rStyle w:val="Strong"/>
          <w:rFonts w:ascii="Segoe UI" w:hAnsi="Segoe UI" w:cs="Segoe UI"/>
          <w:sz w:val="21"/>
          <w:szCs w:val="21"/>
        </w:rPr>
        <w:t>ye request tumhari sabse powerful request hai</w:t>
      </w:r>
      <w:r>
        <w:rPr>
          <w:rFonts w:ascii="Segoe UI" w:hAnsi="Segoe UI" w:cs="Segoe UI"/>
          <w:sz w:val="21"/>
          <w:szCs w:val="21"/>
        </w:rPr>
        <w:t xml:space="preserve"> —</w:t>
      </w:r>
    </w:p>
    <w:p w:rsidR="0021587D" w:rsidRDefault="0021587D" w:rsidP="0021587D">
      <w:pPr>
        <w:pStyle w:val="NormalWeb"/>
        <w:spacing w:line="300" w:lineRule="atLeast"/>
        <w:rPr>
          <w:rFonts w:ascii="Segoe UI" w:hAnsi="Segoe UI" w:cs="Segoe UI"/>
          <w:sz w:val="21"/>
          <w:szCs w:val="21"/>
        </w:rPr>
      </w:pPr>
      <w:r>
        <w:rPr>
          <w:rStyle w:val="Emphasis"/>
          <w:rFonts w:ascii="Segoe UI" w:hAnsi="Segoe UI" w:cs="Segoe UI"/>
          <w:sz w:val="21"/>
          <w:szCs w:val="21"/>
        </w:rPr>
        <w:t>“Tum ab jo bhi services karao, unke saare fields explain karo + real use cases samjhao + how they interact.”</w:t>
      </w:r>
    </w:p>
    <w:p w:rsidR="0021587D" w:rsidRDefault="0021587D" w:rsidP="0021587D">
      <w:pPr>
        <w:pStyle w:val="NormalWeb"/>
        <w:spacing w:line="300" w:lineRule="atLeast"/>
        <w:rPr>
          <w:rFonts w:ascii="Segoe UI" w:hAnsi="Segoe UI" w:cs="Segoe UI"/>
          <w:sz w:val="21"/>
          <w:szCs w:val="21"/>
        </w:rPr>
      </w:pPr>
      <w:r>
        <w:rPr>
          <w:rFonts w:ascii="Segoe UI" w:hAnsi="Segoe UI" w:cs="Segoe UI"/>
          <w:sz w:val="21"/>
          <w:szCs w:val="21"/>
        </w:rPr>
        <w:t xml:space="preserve">Matlab ab hum </w:t>
      </w:r>
      <w:r>
        <w:rPr>
          <w:rStyle w:val="Strong"/>
          <w:rFonts w:ascii="Segoe UI" w:hAnsi="Segoe UI" w:cs="Segoe UI"/>
          <w:sz w:val="21"/>
          <w:szCs w:val="21"/>
        </w:rPr>
        <w:t>sirf commands</w:t>
      </w:r>
      <w:r>
        <w:rPr>
          <w:rFonts w:ascii="Segoe UI" w:hAnsi="Segoe UI" w:cs="Segoe UI"/>
          <w:sz w:val="21"/>
          <w:szCs w:val="21"/>
        </w:rPr>
        <w:t xml:space="preserve"> nahi chalayenge.</w:t>
      </w:r>
      <w:r>
        <w:rPr>
          <w:rFonts w:ascii="Segoe UI" w:hAnsi="Segoe UI" w:cs="Segoe UI"/>
          <w:sz w:val="21"/>
          <w:szCs w:val="21"/>
        </w:rPr>
        <w:br/>
        <w:t xml:space="preserve">Hum </w:t>
      </w:r>
      <w:r>
        <w:rPr>
          <w:rStyle w:val="Strong"/>
          <w:rFonts w:ascii="Segoe UI" w:hAnsi="Segoe UI" w:cs="Segoe UI"/>
          <w:sz w:val="21"/>
          <w:szCs w:val="21"/>
        </w:rPr>
        <w:t>deep architecture + fields explanation + real interview-level use cases</w:t>
      </w:r>
      <w:r>
        <w:rPr>
          <w:rFonts w:ascii="Segoe UI" w:hAnsi="Segoe UI" w:cs="Segoe UI"/>
          <w:sz w:val="21"/>
          <w:szCs w:val="21"/>
        </w:rPr>
        <w:t xml:space="preserve"> karenge.</w:t>
      </w:r>
    </w:p>
    <w:p w:rsidR="0021587D" w:rsidRDefault="0021587D" w:rsidP="0021587D">
      <w:pPr>
        <w:pStyle w:val="NormalWeb"/>
        <w:spacing w:line="300" w:lineRule="atLeast"/>
        <w:rPr>
          <w:rFonts w:ascii="Segoe UI" w:hAnsi="Segoe UI" w:cs="Segoe UI"/>
          <w:sz w:val="21"/>
          <w:szCs w:val="21"/>
        </w:rPr>
      </w:pPr>
      <w:r>
        <w:rPr>
          <w:rStyle w:val="Strong"/>
          <w:rFonts w:ascii="Segoe UI" w:hAnsi="Segoe UI" w:cs="Segoe UI"/>
          <w:sz w:val="21"/>
          <w:szCs w:val="21"/>
        </w:rPr>
        <w:t>Tum ab architect-level cheezein seekhne ja rahe ho.</w:t>
      </w:r>
      <w:r>
        <w:rPr>
          <w:rFonts w:ascii="Segoe UI" w:hAnsi="Segoe UI" w:cs="Segoe UI"/>
          <w:sz w:val="21"/>
          <w:szCs w:val="21"/>
        </w:rPr>
        <w:br/>
        <w:t>Aa jao, start karte hain — bina rush kare, clarity ke saath.</w:t>
      </w:r>
    </w:p>
    <w:p w:rsidR="0021587D" w:rsidRDefault="00114F67" w:rsidP="0021587D">
      <w:pPr>
        <w:spacing w:line="300" w:lineRule="atLeast"/>
        <w:rPr>
          <w:rFonts w:ascii="Segoe UI" w:hAnsi="Segoe UI" w:cs="Segoe UI"/>
          <w:sz w:val="21"/>
          <w:szCs w:val="21"/>
        </w:rPr>
      </w:pPr>
      <w:r>
        <w:rPr>
          <w:rFonts w:ascii="Segoe UI" w:hAnsi="Segoe UI" w:cs="Segoe UI"/>
          <w:sz w:val="21"/>
          <w:szCs w:val="21"/>
        </w:rPr>
        <w:lastRenderedPageBreak/>
        <w:pict>
          <v:rect id="_x0000_i1395" style="width:0;height:1.5pt" o:hralign="center" o:hrstd="t" o:hr="t" fillcolor="#a0a0a0" stroked="f"/>
        </w:pict>
      </w:r>
    </w:p>
    <w:p w:rsidR="0021587D" w:rsidRDefault="0021587D" w:rsidP="0021587D">
      <w:pPr>
        <w:pStyle w:val="Heading1"/>
        <w:spacing w:line="300" w:lineRule="atLeast"/>
        <w:rPr>
          <w:rFonts w:ascii="Segoe UI" w:hAnsi="Segoe UI" w:cs="Segoe UI"/>
          <w:sz w:val="48"/>
          <w:szCs w:val="48"/>
        </w:rPr>
      </w:pPr>
      <w:r>
        <w:rPr>
          <w:rFonts w:ascii="Segoe UI Symbol" w:hAnsi="Segoe UI Symbol" w:cs="Segoe UI Symbol"/>
        </w:rPr>
        <w:t>🔥</w:t>
      </w:r>
      <w:r>
        <w:rPr>
          <w:rFonts w:ascii="Segoe UI" w:hAnsi="Segoe UI" w:cs="Segoe UI"/>
        </w:rPr>
        <w:t xml:space="preserve"> WHY your focus shift is 100% correct?</w:t>
      </w:r>
    </w:p>
    <w:p w:rsidR="0021587D" w:rsidRDefault="0021587D" w:rsidP="0021587D">
      <w:pPr>
        <w:pStyle w:val="NormalWeb"/>
        <w:spacing w:line="300" w:lineRule="atLeast"/>
        <w:rPr>
          <w:rFonts w:ascii="Segoe UI" w:hAnsi="Segoe UI" w:cs="Segoe UI"/>
          <w:sz w:val="21"/>
          <w:szCs w:val="21"/>
        </w:rPr>
      </w:pPr>
      <w:r>
        <w:rPr>
          <w:rFonts w:ascii="Segoe UI" w:hAnsi="Segoe UI" w:cs="Segoe UI"/>
          <w:sz w:val="21"/>
          <w:szCs w:val="21"/>
        </w:rPr>
        <w:t>Tumne kaha:</w:t>
      </w:r>
    </w:p>
    <w:p w:rsidR="0021587D" w:rsidRDefault="0021587D" w:rsidP="0021587D">
      <w:pPr>
        <w:numPr>
          <w:ilvl w:val="0"/>
          <w:numId w:val="4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React integration easy hai</w:t>
      </w:r>
    </w:p>
    <w:p w:rsidR="0021587D" w:rsidRDefault="0021587D" w:rsidP="0021587D">
      <w:pPr>
        <w:numPr>
          <w:ilvl w:val="0"/>
          <w:numId w:val="4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Interview mai primarily backend + cloud + event</w:t>
      </w:r>
      <w:r>
        <w:rPr>
          <w:rFonts w:ascii="Segoe UI" w:hAnsi="Segoe UI" w:cs="Segoe UI"/>
          <w:sz w:val="21"/>
          <w:szCs w:val="21"/>
        </w:rPr>
        <w:noBreakHyphen/>
        <w:t>driven + agentic + vector DB + LLMOps puchte hain</w:t>
      </w:r>
    </w:p>
    <w:p w:rsidR="0021587D" w:rsidRDefault="0021587D" w:rsidP="0021587D">
      <w:pPr>
        <w:numPr>
          <w:ilvl w:val="0"/>
          <w:numId w:val="4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Tumhe EventBridge, Step Functions, SQS, SNS weak lagte hain</w:t>
      </w:r>
    </w:p>
    <w:p w:rsidR="0021587D" w:rsidRDefault="0021587D" w:rsidP="0021587D">
      <w:pPr>
        <w:numPr>
          <w:ilvl w:val="0"/>
          <w:numId w:val="4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Tumhe interaction flow samajhna hai:</w:t>
      </w:r>
      <w:r>
        <w:rPr>
          <w:rFonts w:ascii="Segoe UI" w:hAnsi="Segoe UI" w:cs="Segoe UI"/>
          <w:sz w:val="21"/>
          <w:szCs w:val="21"/>
        </w:rPr>
        <w:br/>
      </w:r>
      <w:r>
        <w:rPr>
          <w:rStyle w:val="Strong"/>
          <w:rFonts w:ascii="Segoe UI" w:hAnsi="Segoe UI" w:cs="Segoe UI"/>
          <w:sz w:val="21"/>
          <w:szCs w:val="21"/>
        </w:rPr>
        <w:t>Lambda → DynamoDB → SQS → EventBridge → Step Functions → SNS</w:t>
      </w:r>
    </w:p>
    <w:p w:rsidR="0021587D" w:rsidRDefault="0021587D" w:rsidP="0021587D">
      <w:pPr>
        <w:pStyle w:val="NormalWeb"/>
        <w:spacing w:line="300" w:lineRule="atLeast"/>
        <w:rPr>
          <w:rFonts w:ascii="Segoe UI" w:hAnsi="Segoe UI" w:cs="Segoe UI"/>
          <w:sz w:val="21"/>
          <w:szCs w:val="21"/>
        </w:rPr>
      </w:pPr>
      <w:r>
        <w:rPr>
          <w:rFonts w:ascii="Segoe UI" w:hAnsi="Segoe UI" w:cs="Segoe UI"/>
          <w:sz w:val="21"/>
          <w:szCs w:val="21"/>
        </w:rPr>
        <w:t>Bhai EXACTLY yahi senior cloud/GenAI engineer interviews ka core hota hai.</w:t>
      </w:r>
    </w:p>
    <w:p w:rsidR="0021587D" w:rsidRDefault="0021587D" w:rsidP="0021587D">
      <w:pPr>
        <w:pStyle w:val="NormalWeb"/>
        <w:spacing w:line="300" w:lineRule="atLeast"/>
        <w:rPr>
          <w:rFonts w:ascii="Segoe UI" w:hAnsi="Segoe UI" w:cs="Segoe UI"/>
          <w:sz w:val="21"/>
          <w:szCs w:val="21"/>
        </w:rPr>
      </w:pPr>
      <w:r>
        <w:rPr>
          <w:rStyle w:val="Strong"/>
          <w:rFonts w:ascii="Segoe UI" w:hAnsi="Segoe UI" w:cs="Segoe UI"/>
          <w:sz w:val="21"/>
          <w:szCs w:val="21"/>
        </w:rPr>
        <w:t>Frontend ≠ job selection decision</w:t>
      </w:r>
      <w:r>
        <w:rPr>
          <w:rFonts w:ascii="Segoe UI" w:hAnsi="Segoe UI" w:cs="Segoe UI"/>
          <w:sz w:val="21"/>
          <w:szCs w:val="21"/>
        </w:rPr>
        <w:br/>
      </w:r>
      <w:r>
        <w:rPr>
          <w:rStyle w:val="Strong"/>
          <w:rFonts w:ascii="Segoe UI" w:hAnsi="Segoe UI" w:cs="Segoe UI"/>
          <w:sz w:val="21"/>
          <w:szCs w:val="21"/>
        </w:rPr>
        <w:t>But backend architecture = interviewer impressed</w:t>
      </w:r>
    </w:p>
    <w:p w:rsidR="0021587D" w:rsidRDefault="0021587D" w:rsidP="0021587D">
      <w:pPr>
        <w:pStyle w:val="NormalWeb"/>
        <w:spacing w:line="300" w:lineRule="atLeast"/>
        <w:rPr>
          <w:rFonts w:ascii="Segoe UI" w:hAnsi="Segoe UI" w:cs="Segoe UI"/>
          <w:sz w:val="21"/>
          <w:szCs w:val="21"/>
        </w:rPr>
      </w:pPr>
      <w:r>
        <w:rPr>
          <w:rFonts w:ascii="Segoe UI" w:hAnsi="Segoe UI" w:cs="Segoe UI"/>
          <w:sz w:val="21"/>
          <w:szCs w:val="21"/>
        </w:rPr>
        <w:t>So priority absolutely correct:</w:t>
      </w:r>
    </w:p>
    <w:p w:rsidR="0021587D" w:rsidRDefault="0021587D" w:rsidP="0021587D">
      <w:pPr>
        <w:spacing w:line="300" w:lineRule="atLeast"/>
        <w:rPr>
          <w:rFonts w:ascii="Segoe UI" w:hAnsi="Segoe UI" w:cs="Segoe UI"/>
          <w:sz w:val="21"/>
          <w:szCs w:val="21"/>
        </w:rPr>
      </w:pPr>
      <w:r>
        <w:rPr>
          <w:rFonts w:ascii="Segoe UI" w:hAnsi="Segoe UI" w:cs="Segoe UI"/>
          <w:sz w:val="21"/>
          <w:szCs w:val="21"/>
        </w:rPr>
        <w:t>Phase E — Event-driven Agentic Workflow</w:t>
      </w:r>
    </w:p>
    <w:p w:rsidR="0021587D" w:rsidRDefault="0021587D" w:rsidP="0021587D">
      <w:pPr>
        <w:spacing w:line="300" w:lineRule="atLeast"/>
        <w:rPr>
          <w:rFonts w:ascii="Segoe UI" w:hAnsi="Segoe UI" w:cs="Segoe UI"/>
          <w:sz w:val="21"/>
          <w:szCs w:val="21"/>
        </w:rPr>
      </w:pPr>
      <w:r>
        <w:rPr>
          <w:rFonts w:ascii="Segoe UI" w:hAnsi="Segoe UI" w:cs="Segoe UI"/>
          <w:sz w:val="21"/>
          <w:szCs w:val="21"/>
        </w:rPr>
        <w:t>Phase L — LangChain / HuggingFace / MCP</w:t>
      </w:r>
    </w:p>
    <w:p w:rsidR="0021587D" w:rsidRDefault="0021587D" w:rsidP="0021587D">
      <w:pPr>
        <w:spacing w:line="300" w:lineRule="atLeast"/>
        <w:rPr>
          <w:rFonts w:ascii="Segoe UI" w:hAnsi="Segoe UI" w:cs="Segoe UI"/>
          <w:sz w:val="21"/>
          <w:szCs w:val="21"/>
        </w:rPr>
      </w:pPr>
      <w:r>
        <w:rPr>
          <w:rFonts w:ascii="Segoe UI" w:hAnsi="Segoe UI" w:cs="Segoe UI"/>
          <w:sz w:val="21"/>
          <w:szCs w:val="21"/>
        </w:rPr>
        <w:t>Phase H — OpenSearch / Aurora pgvector</w:t>
      </w:r>
    </w:p>
    <w:p w:rsidR="0021587D" w:rsidRDefault="0021587D" w:rsidP="0021587D">
      <w:pPr>
        <w:spacing w:line="300" w:lineRule="atLeast"/>
        <w:rPr>
          <w:rFonts w:ascii="Segoe UI" w:hAnsi="Segoe UI" w:cs="Segoe UI"/>
          <w:sz w:val="21"/>
          <w:szCs w:val="21"/>
        </w:rPr>
      </w:pPr>
      <w:r>
        <w:rPr>
          <w:rFonts w:ascii="Segoe UI" w:hAnsi="Segoe UI" w:cs="Segoe UI"/>
          <w:sz w:val="21"/>
          <w:szCs w:val="21"/>
        </w:rPr>
        <w:t>Phase I — LLMOps / Observability</w:t>
      </w:r>
    </w:p>
    <w:p w:rsidR="0021587D" w:rsidRDefault="0021587D" w:rsidP="0021587D">
      <w:pPr>
        <w:spacing w:line="300" w:lineRule="atLeast"/>
        <w:rPr>
          <w:rFonts w:ascii="Segoe UI" w:hAnsi="Segoe UI" w:cs="Segoe UI"/>
          <w:sz w:val="21"/>
          <w:szCs w:val="21"/>
        </w:rPr>
      </w:pPr>
      <w:r>
        <w:rPr>
          <w:rFonts w:ascii="Segoe UI" w:hAnsi="Segoe UI" w:cs="Segoe UI"/>
          <w:sz w:val="21"/>
          <w:szCs w:val="21"/>
        </w:rPr>
        <w:t>Phase J — Multi-region architecture</w:t>
      </w:r>
    </w:p>
    <w:p w:rsidR="0021587D" w:rsidRDefault="0021587D" w:rsidP="0021587D">
      <w:pPr>
        <w:spacing w:line="300" w:lineRule="atLeast"/>
        <w:rPr>
          <w:rFonts w:ascii="Segoe UI" w:hAnsi="Segoe UI" w:cs="Segoe UI"/>
          <w:sz w:val="21"/>
          <w:szCs w:val="21"/>
        </w:rPr>
      </w:pPr>
      <w:r>
        <w:rPr>
          <w:rFonts w:ascii="Segoe UI" w:hAnsi="Segoe UI" w:cs="Segoe UI"/>
          <w:sz w:val="21"/>
          <w:szCs w:val="21"/>
        </w:rPr>
        <w:t>Phase K — Bedrock Multi-Agent / Supervisor Agent</w:t>
      </w:r>
    </w:p>
    <w:p w:rsidR="0021587D" w:rsidRDefault="0021587D" w:rsidP="0021587D">
      <w:pPr>
        <w:pStyle w:val="NormalWeb"/>
        <w:spacing w:line="300" w:lineRule="atLeast"/>
        <w:rPr>
          <w:rFonts w:ascii="Segoe UI" w:hAnsi="Segoe UI" w:cs="Segoe UI"/>
          <w:sz w:val="21"/>
          <w:szCs w:val="21"/>
        </w:rPr>
      </w:pPr>
      <w:r>
        <w:rPr>
          <w:rFonts w:ascii="Segoe UI" w:hAnsi="Segoe UI" w:cs="Segoe UI"/>
          <w:sz w:val="21"/>
          <w:szCs w:val="21"/>
        </w:rPr>
        <w:t>Tum ready ho. Let’s start from Phase E.</w:t>
      </w:r>
    </w:p>
    <w:p w:rsidR="0021587D" w:rsidRDefault="00114F67" w:rsidP="0021587D">
      <w:pPr>
        <w:spacing w:line="300" w:lineRule="atLeast"/>
        <w:rPr>
          <w:rFonts w:ascii="Segoe UI" w:hAnsi="Segoe UI" w:cs="Segoe UI"/>
          <w:sz w:val="21"/>
          <w:szCs w:val="21"/>
        </w:rPr>
      </w:pPr>
      <w:r>
        <w:rPr>
          <w:rFonts w:ascii="Segoe UI" w:hAnsi="Segoe UI" w:cs="Segoe UI"/>
          <w:sz w:val="21"/>
          <w:szCs w:val="21"/>
        </w:rPr>
        <w:pict>
          <v:rect id="_x0000_i1396" style="width:0;height:1.5pt" o:hralign="center" o:hrstd="t" o:hr="t" fillcolor="#a0a0a0" stroked="f"/>
        </w:pict>
      </w:r>
    </w:p>
    <w:p w:rsidR="0021587D" w:rsidRDefault="0021587D" w:rsidP="0021587D">
      <w:pPr>
        <w:pStyle w:val="Heading1"/>
        <w:spacing w:line="300" w:lineRule="atLeast"/>
        <w:rPr>
          <w:rFonts w:ascii="Segoe UI" w:hAnsi="Segoe UI" w:cs="Segoe UI"/>
          <w:sz w:val="48"/>
          <w:szCs w:val="48"/>
        </w:rPr>
      </w:pPr>
      <w:r>
        <w:rPr>
          <w:rFonts w:ascii="Segoe UI Symbol" w:hAnsi="Segoe UI Symbol" w:cs="Segoe UI Symbol"/>
        </w:rPr>
        <w:t>⭐</w:t>
      </w:r>
      <w:r>
        <w:rPr>
          <w:rFonts w:ascii="Segoe UI" w:hAnsi="Segoe UI" w:cs="Segoe UI"/>
        </w:rPr>
        <w:t xml:space="preserve"> Phase E Start — "Event-driven Agentic Workflow"</w:t>
      </w:r>
    </w:p>
    <w:p w:rsidR="0021587D" w:rsidRDefault="0021587D" w:rsidP="0021587D">
      <w:pPr>
        <w:pStyle w:val="NormalWeb"/>
        <w:spacing w:line="300" w:lineRule="atLeast"/>
        <w:rPr>
          <w:rFonts w:ascii="Segoe UI" w:hAnsi="Segoe UI" w:cs="Segoe UI"/>
          <w:sz w:val="21"/>
          <w:szCs w:val="21"/>
        </w:rPr>
      </w:pPr>
      <w:r>
        <w:rPr>
          <w:rFonts w:ascii="Segoe UI" w:hAnsi="Segoe UI" w:cs="Segoe UI"/>
          <w:sz w:val="21"/>
          <w:szCs w:val="21"/>
        </w:rPr>
        <w:t xml:space="preserve">Event-driven system ka simple </w:t>
      </w:r>
      <w:r>
        <w:rPr>
          <w:rFonts w:ascii="Nirmala UI" w:hAnsi="Nirmala UI" w:cs="Nirmala UI"/>
          <w:sz w:val="21"/>
          <w:szCs w:val="21"/>
        </w:rPr>
        <w:t>मतलब</w:t>
      </w:r>
      <w:r>
        <w:rPr>
          <w:rFonts w:ascii="Segoe UI" w:hAnsi="Segoe UI" w:cs="Segoe UI"/>
          <w:sz w:val="21"/>
          <w:szCs w:val="21"/>
        </w:rPr>
        <w:t>:</w:t>
      </w:r>
    </w:p>
    <w:p w:rsidR="0021587D" w:rsidRDefault="0021587D" w:rsidP="0021587D">
      <w:pPr>
        <w:spacing w:line="300" w:lineRule="atLeast"/>
        <w:rPr>
          <w:rFonts w:ascii="Segoe UI" w:hAnsi="Segoe UI" w:cs="Segoe UI"/>
          <w:sz w:val="21"/>
          <w:szCs w:val="21"/>
        </w:rPr>
      </w:pPr>
      <w:r>
        <w:rPr>
          <w:rFonts w:ascii="Segoe UI" w:hAnsi="Segoe UI" w:cs="Segoe UI"/>
          <w:sz w:val="21"/>
          <w:szCs w:val="21"/>
        </w:rPr>
        <w:t>Action hoti hai</w:t>
      </w:r>
    </w:p>
    <w:p w:rsidR="0021587D" w:rsidRDefault="0021587D" w:rsidP="0021587D">
      <w:pPr>
        <w:spacing w:line="300" w:lineRule="atLeast"/>
        <w:rPr>
          <w:rFonts w:ascii="Segoe UI" w:hAnsi="Segoe UI" w:cs="Segoe UI"/>
          <w:sz w:val="21"/>
          <w:szCs w:val="21"/>
        </w:rPr>
      </w:pPr>
      <w:r>
        <w:rPr>
          <w:rFonts w:ascii="Segoe UI" w:hAnsi="Segoe UI" w:cs="Segoe UI"/>
          <w:sz w:val="21"/>
          <w:szCs w:val="21"/>
        </w:rPr>
        <w:t>↓</w:t>
      </w:r>
    </w:p>
    <w:p w:rsidR="0021587D" w:rsidRDefault="0021587D" w:rsidP="0021587D">
      <w:pPr>
        <w:spacing w:line="300" w:lineRule="atLeast"/>
        <w:rPr>
          <w:rFonts w:ascii="Segoe UI" w:hAnsi="Segoe UI" w:cs="Segoe UI"/>
          <w:sz w:val="21"/>
          <w:szCs w:val="21"/>
        </w:rPr>
      </w:pPr>
      <w:r>
        <w:rPr>
          <w:rFonts w:ascii="Segoe UI" w:hAnsi="Segoe UI" w:cs="Segoe UI"/>
          <w:sz w:val="21"/>
          <w:szCs w:val="21"/>
        </w:rPr>
        <w:t>Event publish hota hai (EventBridge)</w:t>
      </w:r>
    </w:p>
    <w:p w:rsidR="0021587D" w:rsidRDefault="0021587D" w:rsidP="0021587D">
      <w:pPr>
        <w:spacing w:line="300" w:lineRule="atLeast"/>
        <w:rPr>
          <w:rFonts w:ascii="Segoe UI" w:hAnsi="Segoe UI" w:cs="Segoe UI"/>
          <w:sz w:val="21"/>
          <w:szCs w:val="21"/>
        </w:rPr>
      </w:pPr>
      <w:r>
        <w:rPr>
          <w:rFonts w:ascii="Segoe UI" w:hAnsi="Segoe UI" w:cs="Segoe UI"/>
          <w:sz w:val="21"/>
          <w:szCs w:val="21"/>
        </w:rPr>
        <w:t>↓</w:t>
      </w:r>
    </w:p>
    <w:p w:rsidR="0021587D" w:rsidRDefault="0021587D" w:rsidP="0021587D">
      <w:pPr>
        <w:spacing w:line="300" w:lineRule="atLeast"/>
        <w:rPr>
          <w:rFonts w:ascii="Segoe UI" w:hAnsi="Segoe UI" w:cs="Segoe UI"/>
          <w:sz w:val="21"/>
          <w:szCs w:val="21"/>
        </w:rPr>
      </w:pPr>
      <w:r>
        <w:rPr>
          <w:rFonts w:ascii="Segoe UI" w:hAnsi="Segoe UI" w:cs="Segoe UI"/>
          <w:sz w:val="21"/>
          <w:szCs w:val="21"/>
        </w:rPr>
        <w:t>Koi service respond karti hai (Step Functions / SNS / Lambda / SQS)</w:t>
      </w:r>
    </w:p>
    <w:p w:rsidR="0021587D" w:rsidRDefault="0021587D" w:rsidP="0021587D">
      <w:pPr>
        <w:pStyle w:val="NormalWeb"/>
        <w:spacing w:line="300" w:lineRule="atLeast"/>
        <w:rPr>
          <w:rFonts w:ascii="Segoe UI" w:hAnsi="Segoe UI" w:cs="Segoe UI"/>
          <w:sz w:val="21"/>
          <w:szCs w:val="21"/>
        </w:rPr>
      </w:pPr>
      <w:r>
        <w:rPr>
          <w:rStyle w:val="Strong"/>
          <w:rFonts w:ascii="Segoe UI" w:hAnsi="Segoe UI" w:cs="Segoe UI"/>
          <w:sz w:val="21"/>
          <w:szCs w:val="21"/>
        </w:rPr>
        <w:t>Yeh microservices + serverless ka backbone hai.</w:t>
      </w:r>
    </w:p>
    <w:p w:rsidR="0021587D" w:rsidRDefault="00114F67" w:rsidP="0021587D">
      <w:pPr>
        <w:spacing w:line="300" w:lineRule="atLeast"/>
        <w:rPr>
          <w:rFonts w:ascii="Segoe UI" w:hAnsi="Segoe UI" w:cs="Segoe UI"/>
          <w:sz w:val="21"/>
          <w:szCs w:val="21"/>
        </w:rPr>
      </w:pPr>
      <w:r>
        <w:rPr>
          <w:rFonts w:ascii="Segoe UI" w:hAnsi="Segoe UI" w:cs="Segoe UI"/>
          <w:sz w:val="21"/>
          <w:szCs w:val="21"/>
        </w:rPr>
        <w:pict>
          <v:rect id="_x0000_i1397" style="width:0;height:1.5pt" o:hralign="center" o:hrstd="t" o:hr="t" fillcolor="#a0a0a0" stroked="f"/>
        </w:pict>
      </w:r>
    </w:p>
    <w:p w:rsidR="0021587D" w:rsidRDefault="0021587D" w:rsidP="0021587D">
      <w:pPr>
        <w:pStyle w:val="Heading1"/>
        <w:spacing w:line="300" w:lineRule="atLeast"/>
        <w:rPr>
          <w:rFonts w:ascii="Segoe UI" w:hAnsi="Segoe UI" w:cs="Segoe UI"/>
          <w:sz w:val="48"/>
          <w:szCs w:val="48"/>
        </w:rPr>
      </w:pPr>
      <w:r>
        <w:rPr>
          <w:rFonts w:ascii="Segoe UI Symbol" w:hAnsi="Segoe UI Symbol" w:cs="Segoe UI Symbol"/>
        </w:rPr>
        <w:t>⭐</w:t>
      </w:r>
      <w:r>
        <w:rPr>
          <w:rFonts w:ascii="Segoe UI" w:hAnsi="Segoe UI" w:cs="Segoe UI"/>
        </w:rPr>
        <w:t xml:space="preserve"> FIRST: Real Interview</w:t>
      </w:r>
      <w:r>
        <w:rPr>
          <w:rFonts w:ascii="Segoe UI" w:hAnsi="Segoe UI" w:cs="Segoe UI"/>
        </w:rPr>
        <w:noBreakHyphen/>
        <w:t>Grade Use Case Design</w:t>
      </w:r>
    </w:p>
    <w:p w:rsidR="0021587D" w:rsidRDefault="0021587D" w:rsidP="0021587D">
      <w:pPr>
        <w:pStyle w:val="NormalWeb"/>
        <w:spacing w:line="300" w:lineRule="atLeast"/>
        <w:rPr>
          <w:rFonts w:ascii="Segoe UI" w:hAnsi="Segoe UI" w:cs="Segoe UI"/>
          <w:sz w:val="21"/>
          <w:szCs w:val="21"/>
        </w:rPr>
      </w:pPr>
      <w:r>
        <w:rPr>
          <w:rFonts w:ascii="Segoe UI" w:hAnsi="Segoe UI" w:cs="Segoe UI"/>
          <w:sz w:val="21"/>
          <w:szCs w:val="21"/>
        </w:rPr>
        <w:t>(Before creating anything)</w:t>
      </w:r>
    </w:p>
    <w:p w:rsidR="0021587D" w:rsidRDefault="0021587D" w:rsidP="0021587D">
      <w:pPr>
        <w:pStyle w:val="Heading2"/>
        <w:spacing w:line="300" w:lineRule="atLeast"/>
        <w:rPr>
          <w:rFonts w:ascii="Segoe UI" w:hAnsi="Segoe UI" w:cs="Segoe UI"/>
        </w:rPr>
      </w:pPr>
      <w:r>
        <w:rPr>
          <w:rFonts w:ascii="Segoe UI Symbol" w:hAnsi="Segoe UI Symbol" w:cs="Segoe UI Symbol"/>
        </w:rPr>
        <w:lastRenderedPageBreak/>
        <w:t>❗</w:t>
      </w:r>
      <w:r>
        <w:rPr>
          <w:rFonts w:ascii="Segoe UI" w:hAnsi="Segoe UI" w:cs="Segoe UI"/>
        </w:rPr>
        <w:t xml:space="preserve"> Tumhara existing flow</w:t>
      </w:r>
    </w:p>
    <w:p w:rsidR="0021587D" w:rsidRDefault="0021587D" w:rsidP="0021587D">
      <w:pPr>
        <w:pStyle w:val="HTMLPreformatted"/>
        <w:spacing w:line="300" w:lineRule="atLeast"/>
        <w:rPr>
          <w:rStyle w:val="HTMLCode"/>
        </w:rPr>
      </w:pPr>
      <w:r>
        <w:rPr>
          <w:rStyle w:val="HTMLCode"/>
        </w:rPr>
        <w:t>/chat/action → Lambda → DynamoDB tickets table → response</w:t>
      </w:r>
    </w:p>
    <w:p w:rsidR="0021587D" w:rsidRDefault="0021587D" w:rsidP="0021587D">
      <w:pPr>
        <w:pStyle w:val="NormalWeb"/>
        <w:spacing w:line="300" w:lineRule="atLeast"/>
        <w:rPr>
          <w:rFonts w:ascii="Segoe UI" w:hAnsi="Segoe UI" w:cs="Segoe UI"/>
          <w:sz w:val="21"/>
          <w:szCs w:val="21"/>
        </w:rPr>
      </w:pPr>
      <w:r>
        <w:rPr>
          <w:rFonts w:ascii="Segoe UI" w:hAnsi="Segoe UI" w:cs="Segoe UI"/>
          <w:sz w:val="21"/>
          <w:szCs w:val="21"/>
        </w:rPr>
        <w:t>This is synchronous.</w:t>
      </w:r>
    </w:p>
    <w:p w:rsidR="0021587D" w:rsidRDefault="0021587D" w:rsidP="0021587D">
      <w:pPr>
        <w:pStyle w:val="NormalWeb"/>
        <w:spacing w:line="300" w:lineRule="atLeast"/>
        <w:rPr>
          <w:rFonts w:ascii="Segoe UI" w:hAnsi="Segoe UI" w:cs="Segoe UI"/>
          <w:sz w:val="21"/>
          <w:szCs w:val="21"/>
        </w:rPr>
      </w:pPr>
      <w:r>
        <w:rPr>
          <w:rFonts w:ascii="Segoe UI" w:hAnsi="Segoe UI" w:cs="Segoe UI"/>
          <w:sz w:val="21"/>
          <w:szCs w:val="21"/>
        </w:rPr>
        <w:t>But enterprise systems me:</w:t>
      </w:r>
    </w:p>
    <w:p w:rsidR="0021587D" w:rsidRDefault="0021587D" w:rsidP="0021587D">
      <w:pPr>
        <w:pStyle w:val="Heading3"/>
        <w:spacing w:line="300" w:lineRule="atLeast"/>
        <w:rPr>
          <w:rFonts w:ascii="Segoe UI" w:hAnsi="Segoe UI" w:cs="Segoe UI"/>
        </w:rPr>
      </w:pPr>
      <w:r>
        <w:rPr>
          <w:rFonts w:ascii="Segoe UI" w:hAnsi="Segoe UI" w:cs="Segoe UI"/>
        </w:rPr>
        <w:t>Problem with synchronous design</w:t>
      </w:r>
    </w:p>
    <w:p w:rsidR="0021587D" w:rsidRDefault="0021587D" w:rsidP="0021587D">
      <w:pPr>
        <w:numPr>
          <w:ilvl w:val="0"/>
          <w:numId w:val="4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User request kabhi slow ho jati hai</w:t>
      </w:r>
    </w:p>
    <w:p w:rsidR="0021587D" w:rsidRDefault="0021587D" w:rsidP="0021587D">
      <w:pPr>
        <w:numPr>
          <w:ilvl w:val="0"/>
          <w:numId w:val="4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External system (Jira/ServiceNow) down hoga to API fail</w:t>
      </w:r>
    </w:p>
    <w:p w:rsidR="0021587D" w:rsidRDefault="0021587D" w:rsidP="0021587D">
      <w:pPr>
        <w:numPr>
          <w:ilvl w:val="0"/>
          <w:numId w:val="4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Escalations asynchronous honi chahiye</w:t>
      </w:r>
    </w:p>
    <w:p w:rsidR="0021587D" w:rsidRDefault="0021587D" w:rsidP="0021587D">
      <w:pPr>
        <w:numPr>
          <w:ilvl w:val="0"/>
          <w:numId w:val="4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Team notifications turant honi chahiye</w:t>
      </w:r>
    </w:p>
    <w:p w:rsidR="0021587D" w:rsidRDefault="0021587D" w:rsidP="0021587D">
      <w:pPr>
        <w:numPr>
          <w:ilvl w:val="0"/>
          <w:numId w:val="4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Multiple workflows parallel me chalne chahiye</w:t>
      </w:r>
    </w:p>
    <w:p w:rsidR="0021587D" w:rsidRDefault="0021587D" w:rsidP="0021587D">
      <w:pPr>
        <w:pStyle w:val="NormalWeb"/>
        <w:spacing w:line="300" w:lineRule="atLeast"/>
        <w:rPr>
          <w:rFonts w:ascii="Segoe UI" w:hAnsi="Segoe UI" w:cs="Segoe UI"/>
          <w:sz w:val="21"/>
          <w:szCs w:val="21"/>
        </w:rPr>
      </w:pPr>
      <w:r>
        <w:rPr>
          <w:rStyle w:val="Strong"/>
          <w:rFonts w:ascii="Segoe UI" w:hAnsi="Segoe UI" w:cs="Segoe UI"/>
          <w:sz w:val="21"/>
          <w:szCs w:val="21"/>
        </w:rPr>
        <w:t>Solution = Event</w:t>
      </w:r>
      <w:r>
        <w:rPr>
          <w:rStyle w:val="Strong"/>
          <w:rFonts w:ascii="Segoe UI" w:hAnsi="Segoe UI" w:cs="Segoe UI"/>
          <w:sz w:val="21"/>
          <w:szCs w:val="21"/>
        </w:rPr>
        <w:noBreakHyphen/>
        <w:t>driven architecture</w:t>
      </w:r>
    </w:p>
    <w:p w:rsidR="0021587D" w:rsidRDefault="00114F67" w:rsidP="0021587D">
      <w:pPr>
        <w:spacing w:line="300" w:lineRule="atLeast"/>
        <w:rPr>
          <w:rFonts w:ascii="Segoe UI" w:hAnsi="Segoe UI" w:cs="Segoe UI"/>
          <w:sz w:val="21"/>
          <w:szCs w:val="21"/>
        </w:rPr>
      </w:pPr>
      <w:r>
        <w:rPr>
          <w:rFonts w:ascii="Segoe UI" w:hAnsi="Segoe UI" w:cs="Segoe UI"/>
          <w:sz w:val="21"/>
          <w:szCs w:val="21"/>
        </w:rPr>
        <w:pict>
          <v:rect id="_x0000_i1398" style="width:0;height:1.5pt" o:hralign="center" o:hrstd="t" o:hr="t" fillcolor="#a0a0a0" stroked="f"/>
        </w:pict>
      </w:r>
    </w:p>
    <w:p w:rsidR="0021587D" w:rsidRDefault="0021587D" w:rsidP="0021587D">
      <w:pPr>
        <w:pStyle w:val="Heading1"/>
        <w:spacing w:line="300" w:lineRule="atLeast"/>
        <w:rPr>
          <w:rFonts w:ascii="Segoe UI" w:hAnsi="Segoe UI" w:cs="Segoe UI"/>
          <w:sz w:val="48"/>
          <w:szCs w:val="48"/>
        </w:rPr>
      </w:pPr>
      <w:r>
        <w:rPr>
          <w:rFonts w:ascii="Segoe UI Symbol" w:hAnsi="Segoe UI Symbol" w:cs="Segoe UI Symbol"/>
        </w:rPr>
        <w:t>⭐</w:t>
      </w:r>
      <w:r>
        <w:rPr>
          <w:rFonts w:ascii="Segoe UI" w:hAnsi="Segoe UI" w:cs="Segoe UI"/>
        </w:rPr>
        <w:t xml:space="preserve"> EVENT-DRIVEN ARCHITECTURE WE WILL BUILD</w:t>
      </w:r>
    </w:p>
    <w:p w:rsidR="0021587D" w:rsidRDefault="0021587D" w:rsidP="0021587D">
      <w:pPr>
        <w:pStyle w:val="Heading2"/>
        <w:spacing w:line="300" w:lineRule="atLeast"/>
        <w:rPr>
          <w:rFonts w:ascii="Segoe UI" w:hAnsi="Segoe UI" w:cs="Segoe UI"/>
        </w:rPr>
      </w:pPr>
      <w:r>
        <w:rPr>
          <w:rFonts w:ascii="Segoe UI" w:hAnsi="Segoe UI" w:cs="Segoe UI"/>
        </w:rPr>
        <w:t>USER SAYS:</w:t>
      </w:r>
    </w:p>
    <w:p w:rsidR="0021587D" w:rsidRDefault="0021587D" w:rsidP="0021587D">
      <w:pPr>
        <w:pStyle w:val="NormalWeb"/>
        <w:spacing w:line="300" w:lineRule="atLeast"/>
        <w:rPr>
          <w:rFonts w:ascii="Segoe UI" w:hAnsi="Segoe UI" w:cs="Segoe UI"/>
          <w:sz w:val="21"/>
          <w:szCs w:val="21"/>
        </w:rPr>
      </w:pPr>
      <w:r>
        <w:rPr>
          <w:rFonts w:ascii="Segoe UI" w:hAnsi="Segoe UI" w:cs="Segoe UI"/>
          <w:sz w:val="21"/>
          <w:szCs w:val="21"/>
        </w:rPr>
        <w:t>“Create escalation ticket for failed payment.”</w:t>
      </w:r>
    </w:p>
    <w:p w:rsidR="0021587D" w:rsidRDefault="0021587D" w:rsidP="0021587D">
      <w:pPr>
        <w:pStyle w:val="Heading2"/>
        <w:spacing w:line="300" w:lineRule="atLeast"/>
        <w:rPr>
          <w:rFonts w:ascii="Segoe UI" w:hAnsi="Segoe UI" w:cs="Segoe UI"/>
        </w:rPr>
      </w:pPr>
      <w:r>
        <w:rPr>
          <w:rFonts w:ascii="Segoe UI" w:hAnsi="Segoe UI" w:cs="Segoe UI"/>
        </w:rPr>
        <w:t>YOUR LAMBDA DOES:</w:t>
      </w:r>
    </w:p>
    <w:p w:rsidR="0021587D" w:rsidRDefault="0021587D" w:rsidP="0021587D">
      <w:pPr>
        <w:pStyle w:val="NormalWeb"/>
        <w:spacing w:line="300" w:lineRule="atLeast"/>
        <w:rPr>
          <w:rFonts w:ascii="Segoe UI" w:hAnsi="Segoe UI" w:cs="Segoe UI"/>
          <w:sz w:val="21"/>
          <w:szCs w:val="21"/>
        </w:rPr>
      </w:pPr>
      <w:r>
        <w:rPr>
          <w:rFonts w:ascii="Segoe UI" w:hAnsi="Segoe UI" w:cs="Segoe UI"/>
          <w:sz w:val="21"/>
          <w:szCs w:val="21"/>
        </w:rPr>
        <w:t>Creates ticket in DynamoDB</w:t>
      </w:r>
      <w:r>
        <w:rPr>
          <w:rFonts w:ascii="Segoe UI" w:hAnsi="Segoe UI" w:cs="Segoe UI"/>
          <w:sz w:val="21"/>
          <w:szCs w:val="21"/>
        </w:rPr>
        <w:br/>
        <w:t>↓</w:t>
      </w:r>
      <w:r>
        <w:rPr>
          <w:rFonts w:ascii="Segoe UI" w:hAnsi="Segoe UI" w:cs="Segoe UI"/>
          <w:sz w:val="21"/>
          <w:szCs w:val="21"/>
        </w:rPr>
        <w:br/>
      </w:r>
      <w:r>
        <w:rPr>
          <w:rStyle w:val="Strong"/>
          <w:rFonts w:ascii="Segoe UI" w:hAnsi="Segoe UI" w:cs="Segoe UI"/>
          <w:sz w:val="21"/>
          <w:szCs w:val="21"/>
        </w:rPr>
        <w:t>Publishes event:</w:t>
      </w:r>
      <w:r>
        <w:rPr>
          <w:rFonts w:ascii="Segoe UI" w:hAnsi="Segoe UI" w:cs="Segoe UI"/>
          <w:sz w:val="21"/>
          <w:szCs w:val="21"/>
        </w:rPr>
        <w:br/>
      </w:r>
      <w:r>
        <w:rPr>
          <w:rStyle w:val="HTMLCode"/>
        </w:rPr>
        <w:t>TicketCreated</w:t>
      </w:r>
    </w:p>
    <w:p w:rsidR="0021587D" w:rsidRDefault="0021587D" w:rsidP="0021587D">
      <w:pPr>
        <w:pStyle w:val="Heading2"/>
        <w:spacing w:line="300" w:lineRule="atLeast"/>
        <w:rPr>
          <w:rFonts w:ascii="Segoe UI" w:hAnsi="Segoe UI" w:cs="Segoe UI"/>
        </w:rPr>
      </w:pPr>
      <w:r>
        <w:rPr>
          <w:rFonts w:ascii="Segoe UI" w:hAnsi="Segoe UI" w:cs="Segoe UI"/>
        </w:rPr>
        <w:t>AWS DOES:</w:t>
      </w:r>
    </w:p>
    <w:p w:rsidR="0021587D" w:rsidRDefault="0021587D" w:rsidP="0021587D">
      <w:pPr>
        <w:pStyle w:val="Heading3"/>
        <w:spacing w:line="300" w:lineRule="atLeast"/>
        <w:rPr>
          <w:rFonts w:ascii="Segoe UI" w:hAnsi="Segoe UI" w:cs="Segoe UI"/>
        </w:rPr>
      </w:pPr>
      <w:r>
        <w:rPr>
          <w:rFonts w:ascii="Segoe UI" w:hAnsi="Segoe UI" w:cs="Segoe UI"/>
        </w:rPr>
        <w:t>1) EventBridge Rule</w:t>
      </w:r>
    </w:p>
    <w:p w:rsidR="0021587D" w:rsidRDefault="0021587D" w:rsidP="0021587D">
      <w:pPr>
        <w:pStyle w:val="NormalWeb"/>
        <w:spacing w:line="300" w:lineRule="atLeast"/>
        <w:rPr>
          <w:rFonts w:ascii="Segoe UI" w:hAnsi="Segoe UI" w:cs="Segoe UI"/>
          <w:sz w:val="21"/>
          <w:szCs w:val="21"/>
        </w:rPr>
      </w:pPr>
      <w:r>
        <w:rPr>
          <w:rFonts w:ascii="Segoe UI" w:hAnsi="Segoe UI" w:cs="Segoe UI"/>
          <w:sz w:val="21"/>
          <w:szCs w:val="21"/>
        </w:rPr>
        <w:t>Event:</w:t>
      </w:r>
    </w:p>
    <w:p w:rsidR="0021587D" w:rsidRDefault="0021587D" w:rsidP="0021587D">
      <w:pPr>
        <w:spacing w:line="300" w:lineRule="atLeast"/>
        <w:rPr>
          <w:rFonts w:ascii="Segoe UI" w:hAnsi="Segoe UI" w:cs="Segoe UI"/>
          <w:sz w:val="21"/>
          <w:szCs w:val="21"/>
        </w:rPr>
      </w:pPr>
      <w:r>
        <w:rPr>
          <w:rFonts w:ascii="Segoe UI" w:hAnsi="Segoe UI" w:cs="Segoe UI"/>
          <w:sz w:val="21"/>
          <w:szCs w:val="21"/>
        </w:rPr>
        <w:t xml:space="preserve">{ </w:t>
      </w:r>
    </w:p>
    <w:p w:rsidR="0021587D" w:rsidRDefault="0021587D" w:rsidP="0021587D">
      <w:pPr>
        <w:spacing w:line="300" w:lineRule="atLeast"/>
        <w:rPr>
          <w:rFonts w:ascii="Segoe UI" w:hAnsi="Segoe UI" w:cs="Segoe UI"/>
          <w:sz w:val="21"/>
          <w:szCs w:val="21"/>
        </w:rPr>
      </w:pPr>
      <w:r>
        <w:rPr>
          <w:rFonts w:ascii="Segoe UI" w:hAnsi="Segoe UI" w:cs="Segoe UI"/>
          <w:sz w:val="21"/>
          <w:szCs w:val="21"/>
        </w:rPr>
        <w:t>  "detail-type": "TicketCreated",</w:t>
      </w:r>
    </w:p>
    <w:p w:rsidR="0021587D" w:rsidRDefault="0021587D" w:rsidP="0021587D">
      <w:pPr>
        <w:spacing w:line="300" w:lineRule="atLeast"/>
        <w:rPr>
          <w:rFonts w:ascii="Segoe UI" w:hAnsi="Segoe UI" w:cs="Segoe UI"/>
          <w:sz w:val="21"/>
          <w:szCs w:val="21"/>
        </w:rPr>
      </w:pPr>
      <w:r>
        <w:rPr>
          <w:rFonts w:ascii="Segoe UI" w:hAnsi="Segoe UI" w:cs="Segoe UI"/>
          <w:sz w:val="21"/>
          <w:szCs w:val="21"/>
        </w:rPr>
        <w:t>  "detail": { "ticketId": "TKT-123", "priority": "P1", ... }</w:t>
      </w:r>
    </w:p>
    <w:p w:rsidR="0021587D" w:rsidRDefault="0021587D" w:rsidP="0021587D">
      <w:pPr>
        <w:spacing w:line="300" w:lineRule="atLeast"/>
        <w:rPr>
          <w:rFonts w:ascii="Segoe UI" w:hAnsi="Segoe UI" w:cs="Segoe UI"/>
          <w:sz w:val="21"/>
          <w:szCs w:val="21"/>
        </w:rPr>
      </w:pPr>
      <w:r>
        <w:rPr>
          <w:rFonts w:ascii="Segoe UI" w:hAnsi="Segoe UI" w:cs="Segoe UI"/>
          <w:sz w:val="21"/>
          <w:szCs w:val="21"/>
        </w:rPr>
        <w:t>}</w:t>
      </w:r>
    </w:p>
    <w:p w:rsidR="0021587D" w:rsidRDefault="0021587D" w:rsidP="0021587D">
      <w:pPr>
        <w:pStyle w:val="NormalWeb"/>
        <w:spacing w:line="300" w:lineRule="atLeast"/>
        <w:rPr>
          <w:rFonts w:ascii="Segoe UI" w:hAnsi="Segoe UI" w:cs="Segoe UI"/>
          <w:sz w:val="21"/>
          <w:szCs w:val="21"/>
        </w:rPr>
      </w:pPr>
      <w:r>
        <w:rPr>
          <w:rFonts w:ascii="Segoe UI" w:hAnsi="Segoe UI" w:cs="Segoe UI"/>
          <w:sz w:val="21"/>
          <w:szCs w:val="21"/>
        </w:rPr>
        <w:t>Matches rule → triggers workflows.</w:t>
      </w:r>
    </w:p>
    <w:p w:rsidR="0021587D" w:rsidRDefault="00114F67" w:rsidP="0021587D">
      <w:pPr>
        <w:spacing w:line="300" w:lineRule="atLeast"/>
        <w:rPr>
          <w:rFonts w:ascii="Segoe UI" w:hAnsi="Segoe UI" w:cs="Segoe UI"/>
          <w:sz w:val="21"/>
          <w:szCs w:val="21"/>
        </w:rPr>
      </w:pPr>
      <w:r>
        <w:rPr>
          <w:rFonts w:ascii="Segoe UI" w:hAnsi="Segoe UI" w:cs="Segoe UI"/>
          <w:sz w:val="21"/>
          <w:szCs w:val="21"/>
        </w:rPr>
        <w:pict>
          <v:rect id="_x0000_i1399" style="width:0;height:1.5pt" o:hralign="center" o:hrstd="t" o:hr="t" fillcolor="#a0a0a0" stroked="f"/>
        </w:pict>
      </w:r>
    </w:p>
    <w:p w:rsidR="0021587D" w:rsidRDefault="0021587D" w:rsidP="0021587D">
      <w:pPr>
        <w:pStyle w:val="Heading1"/>
        <w:spacing w:line="300" w:lineRule="atLeast"/>
        <w:rPr>
          <w:rFonts w:ascii="Segoe UI" w:hAnsi="Segoe UI" w:cs="Segoe UI"/>
          <w:sz w:val="48"/>
          <w:szCs w:val="48"/>
        </w:rPr>
      </w:pPr>
      <w:r>
        <w:rPr>
          <w:rFonts w:ascii="Segoe UI" w:hAnsi="Segoe UI" w:cs="Segoe UI"/>
        </w:rPr>
        <w:lastRenderedPageBreak/>
        <w:t>Then Multiple Things Will Happen:</w:t>
      </w:r>
    </w:p>
    <w:p w:rsidR="0021587D" w:rsidRDefault="0021587D" w:rsidP="0021587D">
      <w:pPr>
        <w:pStyle w:val="Heading2"/>
        <w:spacing w:line="300" w:lineRule="atLeast"/>
        <w:rPr>
          <w:rFonts w:ascii="Segoe UI" w:hAnsi="Segoe UI" w:cs="Segoe UI"/>
        </w:rPr>
      </w:pPr>
      <w:r>
        <w:rPr>
          <w:rFonts w:ascii="Segoe UI" w:hAnsi="Segoe UI" w:cs="Segoe UI"/>
        </w:rPr>
        <w:t>(A) SNS — Send Notification</w:t>
      </w:r>
    </w:p>
    <w:p w:rsidR="0021587D" w:rsidRDefault="0021587D" w:rsidP="0021587D">
      <w:pPr>
        <w:pStyle w:val="NormalWeb"/>
        <w:spacing w:line="300" w:lineRule="atLeast"/>
        <w:rPr>
          <w:rFonts w:ascii="Segoe UI" w:hAnsi="Segoe UI" w:cs="Segoe UI"/>
          <w:sz w:val="21"/>
          <w:szCs w:val="21"/>
        </w:rPr>
      </w:pPr>
      <w:r>
        <w:rPr>
          <w:rFonts w:ascii="Segoe UI" w:hAnsi="Segoe UI" w:cs="Segoe UI"/>
          <w:sz w:val="21"/>
          <w:szCs w:val="21"/>
        </w:rPr>
        <w:t>Use case:</w:t>
      </w:r>
    </w:p>
    <w:p w:rsidR="0021587D" w:rsidRDefault="0021587D" w:rsidP="0021587D">
      <w:pPr>
        <w:numPr>
          <w:ilvl w:val="0"/>
          <w:numId w:val="4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Notify Payments/Risk team</w:t>
      </w:r>
    </w:p>
    <w:p w:rsidR="0021587D" w:rsidRDefault="0021587D" w:rsidP="0021587D">
      <w:pPr>
        <w:numPr>
          <w:ilvl w:val="0"/>
          <w:numId w:val="4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Notify Manager</w:t>
      </w:r>
    </w:p>
    <w:p w:rsidR="0021587D" w:rsidRDefault="0021587D" w:rsidP="0021587D">
      <w:pPr>
        <w:numPr>
          <w:ilvl w:val="0"/>
          <w:numId w:val="4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Slack/Email Alerts</w:t>
      </w:r>
    </w:p>
    <w:p w:rsidR="0021587D" w:rsidRDefault="00114F67" w:rsidP="0021587D">
      <w:pPr>
        <w:spacing w:after="0" w:line="300" w:lineRule="atLeast"/>
        <w:rPr>
          <w:rFonts w:ascii="Segoe UI" w:hAnsi="Segoe UI" w:cs="Segoe UI"/>
          <w:sz w:val="21"/>
          <w:szCs w:val="21"/>
        </w:rPr>
      </w:pPr>
      <w:r>
        <w:rPr>
          <w:rFonts w:ascii="Segoe UI" w:hAnsi="Segoe UI" w:cs="Segoe UI"/>
          <w:sz w:val="21"/>
          <w:szCs w:val="21"/>
        </w:rPr>
        <w:pict>
          <v:rect id="_x0000_i1400" style="width:0;height:1.5pt" o:hralign="center" o:hrstd="t" o:hr="t" fillcolor="#a0a0a0" stroked="f"/>
        </w:pict>
      </w:r>
    </w:p>
    <w:p w:rsidR="0021587D" w:rsidRDefault="0021587D" w:rsidP="0021587D">
      <w:pPr>
        <w:pStyle w:val="Heading2"/>
        <w:spacing w:line="300" w:lineRule="atLeast"/>
        <w:rPr>
          <w:rFonts w:ascii="Segoe UI" w:hAnsi="Segoe UI" w:cs="Segoe UI"/>
        </w:rPr>
      </w:pPr>
      <w:r>
        <w:rPr>
          <w:rFonts w:ascii="Segoe UI" w:hAnsi="Segoe UI" w:cs="Segoe UI"/>
        </w:rPr>
        <w:t>(B) SQS — External System Sync Queue</w:t>
      </w:r>
    </w:p>
    <w:p w:rsidR="0021587D" w:rsidRDefault="0021587D" w:rsidP="0021587D">
      <w:pPr>
        <w:pStyle w:val="NormalWeb"/>
        <w:spacing w:line="300" w:lineRule="atLeast"/>
        <w:rPr>
          <w:rFonts w:ascii="Segoe UI" w:hAnsi="Segoe UI" w:cs="Segoe UI"/>
          <w:sz w:val="21"/>
          <w:szCs w:val="21"/>
        </w:rPr>
      </w:pPr>
      <w:r>
        <w:rPr>
          <w:rFonts w:ascii="Segoe UI" w:hAnsi="Segoe UI" w:cs="Segoe UI"/>
          <w:sz w:val="21"/>
          <w:szCs w:val="21"/>
        </w:rPr>
        <w:t>Use case:</w:t>
      </w:r>
    </w:p>
    <w:p w:rsidR="0021587D" w:rsidRDefault="0021587D" w:rsidP="0021587D">
      <w:pPr>
        <w:numPr>
          <w:ilvl w:val="0"/>
          <w:numId w:val="4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Worker Lambda picks message</w:t>
      </w:r>
    </w:p>
    <w:p w:rsidR="0021587D" w:rsidRDefault="0021587D" w:rsidP="0021587D">
      <w:pPr>
        <w:numPr>
          <w:ilvl w:val="0"/>
          <w:numId w:val="4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Calls Jira/ServiceNow API</w:t>
      </w:r>
    </w:p>
    <w:p w:rsidR="0021587D" w:rsidRDefault="0021587D" w:rsidP="0021587D">
      <w:pPr>
        <w:numPr>
          <w:ilvl w:val="0"/>
          <w:numId w:val="4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Stores externalTicketId back into DynamoDB</w:t>
      </w:r>
    </w:p>
    <w:p w:rsidR="0021587D" w:rsidRDefault="0021587D" w:rsidP="0021587D">
      <w:pPr>
        <w:pStyle w:val="NormalWeb"/>
        <w:spacing w:line="300" w:lineRule="atLeast"/>
        <w:rPr>
          <w:rFonts w:ascii="Segoe UI" w:hAnsi="Segoe UI" w:cs="Segoe UI"/>
          <w:sz w:val="21"/>
          <w:szCs w:val="21"/>
        </w:rPr>
      </w:pPr>
      <w:r>
        <w:rPr>
          <w:rFonts w:ascii="Segoe UI" w:hAnsi="Segoe UI" w:cs="Segoe UI"/>
          <w:sz w:val="21"/>
          <w:szCs w:val="21"/>
        </w:rPr>
        <w:t>This provides:</w:t>
      </w:r>
    </w:p>
    <w:p w:rsidR="0021587D" w:rsidRDefault="0021587D" w:rsidP="0021587D">
      <w:pPr>
        <w:numPr>
          <w:ilvl w:val="0"/>
          <w:numId w:val="4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Retry</w:t>
      </w:r>
    </w:p>
    <w:p w:rsidR="0021587D" w:rsidRDefault="0021587D" w:rsidP="0021587D">
      <w:pPr>
        <w:numPr>
          <w:ilvl w:val="0"/>
          <w:numId w:val="4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Dead Letter Queue</w:t>
      </w:r>
    </w:p>
    <w:p w:rsidR="0021587D" w:rsidRDefault="0021587D" w:rsidP="0021587D">
      <w:pPr>
        <w:numPr>
          <w:ilvl w:val="0"/>
          <w:numId w:val="4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Reliability</w:t>
      </w:r>
    </w:p>
    <w:p w:rsidR="0021587D" w:rsidRDefault="00114F67" w:rsidP="0021587D">
      <w:pPr>
        <w:spacing w:after="0" w:line="300" w:lineRule="atLeast"/>
        <w:rPr>
          <w:rFonts w:ascii="Segoe UI" w:hAnsi="Segoe UI" w:cs="Segoe UI"/>
          <w:sz w:val="21"/>
          <w:szCs w:val="21"/>
        </w:rPr>
      </w:pPr>
      <w:r>
        <w:rPr>
          <w:rFonts w:ascii="Segoe UI" w:hAnsi="Segoe UI" w:cs="Segoe UI"/>
          <w:sz w:val="21"/>
          <w:szCs w:val="21"/>
        </w:rPr>
        <w:pict>
          <v:rect id="_x0000_i1401" style="width:0;height:1.5pt" o:hralign="center" o:hrstd="t" o:hr="t" fillcolor="#a0a0a0" stroked="f"/>
        </w:pict>
      </w:r>
    </w:p>
    <w:p w:rsidR="0021587D" w:rsidRDefault="0021587D" w:rsidP="0021587D">
      <w:pPr>
        <w:pStyle w:val="Heading2"/>
        <w:spacing w:line="300" w:lineRule="atLeast"/>
        <w:rPr>
          <w:rFonts w:ascii="Segoe UI" w:hAnsi="Segoe UI" w:cs="Segoe UI"/>
        </w:rPr>
      </w:pPr>
      <w:r>
        <w:rPr>
          <w:rFonts w:ascii="Segoe UI" w:hAnsi="Segoe UI" w:cs="Segoe UI"/>
        </w:rPr>
        <w:t>(C) Step Functions — Orchestration Workflow</w:t>
      </w:r>
    </w:p>
    <w:p w:rsidR="0021587D" w:rsidRDefault="0021587D" w:rsidP="0021587D">
      <w:pPr>
        <w:pStyle w:val="NormalWeb"/>
        <w:spacing w:line="300" w:lineRule="atLeast"/>
        <w:rPr>
          <w:rFonts w:ascii="Segoe UI" w:hAnsi="Segoe UI" w:cs="Segoe UI"/>
          <w:sz w:val="21"/>
          <w:szCs w:val="21"/>
        </w:rPr>
      </w:pPr>
      <w:r>
        <w:rPr>
          <w:rFonts w:ascii="Segoe UI" w:hAnsi="Segoe UI" w:cs="Segoe UI"/>
          <w:sz w:val="21"/>
          <w:szCs w:val="21"/>
        </w:rPr>
        <w:t>Use case:</w:t>
      </w:r>
    </w:p>
    <w:p w:rsidR="0021587D" w:rsidRDefault="0021587D" w:rsidP="0021587D">
      <w:pPr>
        <w:numPr>
          <w:ilvl w:val="0"/>
          <w:numId w:val="4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Check priority</w:t>
      </w:r>
    </w:p>
    <w:p w:rsidR="0021587D" w:rsidRDefault="0021587D" w:rsidP="0021587D">
      <w:pPr>
        <w:numPr>
          <w:ilvl w:val="0"/>
          <w:numId w:val="4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If P1 → notify escalation team</w:t>
      </w:r>
    </w:p>
    <w:p w:rsidR="0021587D" w:rsidRDefault="0021587D" w:rsidP="0021587D">
      <w:pPr>
        <w:numPr>
          <w:ilvl w:val="0"/>
          <w:numId w:val="4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If P3 → silent log</w:t>
      </w:r>
    </w:p>
    <w:p w:rsidR="0021587D" w:rsidRDefault="0021587D" w:rsidP="0021587D">
      <w:pPr>
        <w:numPr>
          <w:ilvl w:val="0"/>
          <w:numId w:val="4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If external system is down → retry with exponential backoff</w:t>
      </w:r>
    </w:p>
    <w:p w:rsidR="0021587D" w:rsidRDefault="0021587D" w:rsidP="0021587D">
      <w:pPr>
        <w:numPr>
          <w:ilvl w:val="0"/>
          <w:numId w:val="4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Save audit trail</w:t>
      </w:r>
    </w:p>
    <w:p w:rsidR="0021587D" w:rsidRDefault="00114F67" w:rsidP="0021587D">
      <w:pPr>
        <w:spacing w:after="0" w:line="300" w:lineRule="atLeast"/>
        <w:rPr>
          <w:rFonts w:ascii="Segoe UI" w:hAnsi="Segoe UI" w:cs="Segoe UI"/>
          <w:sz w:val="21"/>
          <w:szCs w:val="21"/>
        </w:rPr>
      </w:pPr>
      <w:r>
        <w:rPr>
          <w:rFonts w:ascii="Segoe UI" w:hAnsi="Segoe UI" w:cs="Segoe UI"/>
          <w:sz w:val="21"/>
          <w:szCs w:val="21"/>
        </w:rPr>
        <w:pict>
          <v:rect id="_x0000_i1402" style="width:0;height:1.5pt" o:hralign="center" o:hrstd="t" o:hr="t" fillcolor="#a0a0a0" stroked="f"/>
        </w:pict>
      </w:r>
    </w:p>
    <w:p w:rsidR="0021587D" w:rsidRDefault="0021587D" w:rsidP="0021587D">
      <w:pPr>
        <w:pStyle w:val="NormalWeb"/>
        <w:spacing w:line="300" w:lineRule="atLeast"/>
        <w:rPr>
          <w:rFonts w:ascii="Segoe UI" w:hAnsi="Segoe UI" w:cs="Segoe UI"/>
          <w:sz w:val="21"/>
          <w:szCs w:val="21"/>
        </w:rPr>
      </w:pPr>
      <w:r>
        <w:rPr>
          <w:rFonts w:ascii="Segoe UI Symbol" w:hAnsi="Segoe UI Symbol" w:cs="Segoe UI Symbol"/>
          <w:sz w:val="21"/>
          <w:szCs w:val="21"/>
        </w:rPr>
        <w:t>🔥</w:t>
      </w:r>
      <w:r>
        <w:rPr>
          <w:rFonts w:ascii="Segoe UI" w:hAnsi="Segoe UI" w:cs="Segoe UI"/>
          <w:sz w:val="21"/>
          <w:szCs w:val="21"/>
        </w:rPr>
        <w:t xml:space="preserve"> Yehi enterprise workflow hota hai.</w:t>
      </w:r>
      <w:r>
        <w:rPr>
          <w:rFonts w:ascii="Segoe UI" w:hAnsi="Segoe UI" w:cs="Segoe UI"/>
          <w:sz w:val="21"/>
          <w:szCs w:val="21"/>
        </w:rPr>
        <w:br/>
        <w:t>Isme tum saare important AWS services use kar loge.</w:t>
      </w:r>
    </w:p>
    <w:p w:rsidR="0021587D" w:rsidRDefault="00114F67" w:rsidP="0021587D">
      <w:pPr>
        <w:spacing w:line="300" w:lineRule="atLeast"/>
        <w:rPr>
          <w:rFonts w:ascii="Segoe UI" w:hAnsi="Segoe UI" w:cs="Segoe UI"/>
          <w:sz w:val="21"/>
          <w:szCs w:val="21"/>
        </w:rPr>
      </w:pPr>
      <w:r>
        <w:rPr>
          <w:rFonts w:ascii="Segoe UI" w:hAnsi="Segoe UI" w:cs="Segoe UI"/>
          <w:sz w:val="21"/>
          <w:szCs w:val="21"/>
        </w:rPr>
        <w:pict>
          <v:rect id="_x0000_i1403" style="width:0;height:1.5pt" o:hralign="center" o:hrstd="t" o:hr="t" fillcolor="#a0a0a0" stroked="f"/>
        </w:pict>
      </w:r>
    </w:p>
    <w:p w:rsidR="0021587D" w:rsidRDefault="0021587D" w:rsidP="0021587D">
      <w:pPr>
        <w:pStyle w:val="Heading1"/>
        <w:spacing w:line="300" w:lineRule="atLeast"/>
        <w:rPr>
          <w:rFonts w:ascii="Segoe UI" w:hAnsi="Segoe UI" w:cs="Segoe UI"/>
          <w:sz w:val="48"/>
          <w:szCs w:val="48"/>
        </w:rPr>
      </w:pPr>
      <w:r>
        <w:rPr>
          <w:rFonts w:ascii="Segoe UI Symbol" w:hAnsi="Segoe UI Symbol" w:cs="Segoe UI Symbol"/>
        </w:rPr>
        <w:t>⭐</w:t>
      </w:r>
      <w:r>
        <w:rPr>
          <w:rFonts w:ascii="Segoe UI" w:hAnsi="Segoe UI" w:cs="Segoe UI"/>
        </w:rPr>
        <w:t xml:space="preserve"> NOW — Start building from ground zero</w:t>
      </w:r>
    </w:p>
    <w:p w:rsidR="0021587D" w:rsidRDefault="0021587D" w:rsidP="0021587D">
      <w:pPr>
        <w:pStyle w:val="Heading2"/>
        <w:spacing w:line="300" w:lineRule="atLeast"/>
        <w:rPr>
          <w:rFonts w:ascii="Segoe UI" w:hAnsi="Segoe UI" w:cs="Segoe UI"/>
        </w:rPr>
      </w:pPr>
      <w:r>
        <w:rPr>
          <w:rFonts w:ascii="Segoe UI" w:hAnsi="Segoe UI" w:cs="Segoe UI"/>
        </w:rPr>
        <w:t>Step 1: Create Event (Schema + Fields)</w:t>
      </w:r>
    </w:p>
    <w:p w:rsidR="0021587D" w:rsidRDefault="0021587D" w:rsidP="0021587D">
      <w:pPr>
        <w:pStyle w:val="NormalWeb"/>
        <w:spacing w:line="300" w:lineRule="atLeast"/>
        <w:rPr>
          <w:rFonts w:ascii="Segoe UI" w:hAnsi="Segoe UI" w:cs="Segoe UI"/>
          <w:sz w:val="21"/>
          <w:szCs w:val="21"/>
        </w:rPr>
      </w:pPr>
      <w:r>
        <w:rPr>
          <w:rFonts w:ascii="Segoe UI" w:hAnsi="Segoe UI" w:cs="Segoe UI"/>
          <w:sz w:val="21"/>
          <w:szCs w:val="21"/>
        </w:rPr>
        <w:lastRenderedPageBreak/>
        <w:t>Interview me sabse pehla sawal hota hai:</w:t>
      </w:r>
      <w:r>
        <w:rPr>
          <w:rFonts w:ascii="Segoe UI" w:hAnsi="Segoe UI" w:cs="Segoe UI"/>
          <w:sz w:val="21"/>
          <w:szCs w:val="21"/>
        </w:rPr>
        <w:br/>
      </w:r>
      <w:r>
        <w:rPr>
          <w:rStyle w:val="Strong"/>
          <w:rFonts w:ascii="Segoe UI" w:hAnsi="Segoe UI" w:cs="Segoe UI"/>
          <w:sz w:val="21"/>
          <w:szCs w:val="21"/>
        </w:rPr>
        <w:t>"What fields would you put in your event?"</w:t>
      </w:r>
    </w:p>
    <w:p w:rsidR="0021587D" w:rsidRDefault="0021587D" w:rsidP="0021587D">
      <w:pPr>
        <w:pStyle w:val="NormalWeb"/>
        <w:spacing w:line="300" w:lineRule="atLeast"/>
        <w:rPr>
          <w:rFonts w:ascii="Segoe UI" w:hAnsi="Segoe UI" w:cs="Segoe UI"/>
          <w:sz w:val="21"/>
          <w:szCs w:val="21"/>
        </w:rPr>
      </w:pPr>
      <w:r>
        <w:rPr>
          <w:rFonts w:ascii="Segoe UI" w:hAnsi="Segoe UI" w:cs="Segoe UI"/>
          <w:sz w:val="21"/>
          <w:szCs w:val="21"/>
        </w:rPr>
        <w:t>Tumhare event ka name hoga:</w:t>
      </w:r>
    </w:p>
    <w:p w:rsidR="0021587D" w:rsidRDefault="0021587D" w:rsidP="0021587D">
      <w:pPr>
        <w:pStyle w:val="NormalWeb"/>
        <w:spacing w:line="300" w:lineRule="atLeast"/>
        <w:rPr>
          <w:rFonts w:ascii="Segoe UI" w:hAnsi="Segoe UI" w:cs="Segoe UI"/>
          <w:sz w:val="21"/>
          <w:szCs w:val="21"/>
        </w:rPr>
      </w:pPr>
      <w:r>
        <w:rPr>
          <w:rFonts w:ascii="Segoe UI" w:hAnsi="Segoe UI" w:cs="Segoe UI"/>
          <w:sz w:val="21"/>
          <w:szCs w:val="21"/>
        </w:rPr>
        <w:t>TicketCreated</w:t>
      </w:r>
    </w:p>
    <w:p w:rsidR="0021587D" w:rsidRDefault="0021587D" w:rsidP="0021587D">
      <w:pPr>
        <w:pStyle w:val="NormalWeb"/>
        <w:spacing w:line="300" w:lineRule="atLeast"/>
        <w:rPr>
          <w:rFonts w:ascii="Segoe UI" w:hAnsi="Segoe UI" w:cs="Segoe UI"/>
          <w:sz w:val="21"/>
          <w:szCs w:val="21"/>
        </w:rPr>
      </w:pPr>
      <w:r>
        <w:rPr>
          <w:rFonts w:ascii="Segoe UI" w:hAnsi="Segoe UI" w:cs="Segoe UI"/>
          <w:sz w:val="21"/>
          <w:szCs w:val="21"/>
        </w:rPr>
        <w:t>Tumhare event me ye fields hone chahiye (aur main explain bhi kar raha):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3"/>
        <w:gridCol w:w="1567"/>
        <w:gridCol w:w="2572"/>
      </w:tblGrid>
      <w:tr w:rsidR="0021587D" w:rsidTr="0021587D">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21587D" w:rsidRDefault="0021587D">
            <w:pPr>
              <w:jc w:val="center"/>
              <w:rPr>
                <w:rFonts w:ascii="Times New Roman" w:hAnsi="Times New Roman" w:cs="Times New Roman"/>
                <w:b/>
                <w:bCs/>
                <w:sz w:val="24"/>
                <w:szCs w:val="24"/>
              </w:rPr>
            </w:pPr>
            <w:r>
              <w:rPr>
                <w:b/>
                <w:bCs/>
              </w:rPr>
              <w:t>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21587D" w:rsidRDefault="0021587D">
            <w:pPr>
              <w:jc w:val="center"/>
              <w:rPr>
                <w:b/>
                <w:bCs/>
              </w:rPr>
            </w:pPr>
            <w:r>
              <w:rPr>
                <w:b/>
                <w:bCs/>
              </w:rPr>
              <w:t>Why needed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21587D" w:rsidRDefault="0021587D">
            <w:pPr>
              <w:jc w:val="center"/>
              <w:rPr>
                <w:b/>
                <w:bCs/>
              </w:rPr>
            </w:pPr>
            <w:r>
              <w:rPr>
                <w:b/>
                <w:bCs/>
              </w:rPr>
              <w:t>Use case</w:t>
            </w:r>
          </w:p>
        </w:tc>
      </w:tr>
      <w:tr w:rsidR="0021587D" w:rsidTr="0021587D">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21587D" w:rsidRDefault="0021587D">
            <w:r>
              <w:t>ticketId</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21587D" w:rsidRDefault="0021587D">
            <w:r>
              <w:t>unique tracking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21587D" w:rsidRDefault="0021587D">
            <w:r>
              <w:t>all downstream workflows</w:t>
            </w:r>
          </w:p>
        </w:tc>
      </w:tr>
      <w:tr w:rsidR="0021587D" w:rsidTr="0021587D">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21587D" w:rsidRDefault="0021587D">
            <w:r>
              <w:t>createdAt</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21587D" w:rsidRDefault="0021587D">
            <w:r>
              <w:t>audit timestamp</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21587D" w:rsidRDefault="0021587D">
            <w:r>
              <w:t>SLA / analytics</w:t>
            </w:r>
          </w:p>
        </w:tc>
      </w:tr>
      <w:tr w:rsidR="0021587D" w:rsidTr="0021587D">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21587D" w:rsidRDefault="0021587D">
            <w:r>
              <w:t>priority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21587D" w:rsidRDefault="0021587D">
            <w:r>
              <w:t>routing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21587D" w:rsidRDefault="0021587D">
            <w:r>
              <w:t>P1 → notify team</w:t>
            </w:r>
          </w:p>
        </w:tc>
      </w:tr>
      <w:tr w:rsidR="0021587D" w:rsidTr="0021587D">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21587D" w:rsidRDefault="0021587D">
            <w:r>
              <w:t>category</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21587D" w:rsidRDefault="0021587D">
            <w:r>
              <w:t>routing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21587D" w:rsidRDefault="0021587D">
            <w:r>
              <w:t>Payments / KYC</w:t>
            </w:r>
          </w:p>
        </w:tc>
      </w:tr>
      <w:tr w:rsidR="0021587D" w:rsidTr="0021587D">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21587D" w:rsidRDefault="0021587D">
            <w:r>
              <w:t>summary</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21587D" w:rsidRDefault="0021587D">
            <w:r>
              <w:t>notification text</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21587D" w:rsidRDefault="0021587D">
            <w:r>
              <w:t>email / slack</w:t>
            </w:r>
          </w:p>
        </w:tc>
      </w:tr>
      <w:tr w:rsidR="0021587D" w:rsidTr="0021587D">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21587D" w:rsidRDefault="0021587D">
            <w:r>
              <w:t>userId</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21587D" w:rsidRDefault="0021587D">
            <w:r>
              <w:t>owner</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21587D" w:rsidRDefault="0021587D">
            <w:r>
              <w:t>assignment</w:t>
            </w:r>
          </w:p>
        </w:tc>
      </w:tr>
      <w:tr w:rsidR="0021587D" w:rsidTr="0021587D">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21587D" w:rsidRDefault="0021587D">
            <w:r>
              <w:t>mode</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21587D" w:rsidRDefault="0021587D">
            <w:r>
              <w:t>how created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21587D" w:rsidRDefault="0021587D">
            <w:r>
              <w:t>manual, agentic-tool calling</w:t>
            </w:r>
          </w:p>
        </w:tc>
      </w:tr>
      <w:tr w:rsidR="0021587D" w:rsidTr="0021587D">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21587D" w:rsidRDefault="0021587D">
            <w:r>
              <w:t>externalSyncRequired</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21587D" w:rsidRDefault="0021587D">
            <w:r>
              <w:t>true/false</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21587D" w:rsidRDefault="0021587D">
            <w:r>
              <w:t>step functions decision</w:t>
            </w:r>
          </w:p>
        </w:tc>
      </w:tr>
      <w:tr w:rsidR="0021587D" w:rsidTr="0021587D">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21587D" w:rsidRDefault="0021587D">
            <w:r>
              <w:t>originalUserMessage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21587D" w:rsidRDefault="0021587D">
            <w:r>
              <w:t>context</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21587D" w:rsidRDefault="0021587D">
            <w:r>
              <w:t>LLM-driven decisions</w:t>
            </w:r>
          </w:p>
        </w:tc>
      </w:tr>
    </w:tbl>
    <w:p w:rsidR="0021587D" w:rsidRDefault="0021587D" w:rsidP="0021587D">
      <w:pPr>
        <w:pStyle w:val="NormalWeb"/>
        <w:spacing w:line="300" w:lineRule="atLeast"/>
        <w:rPr>
          <w:rFonts w:ascii="Segoe UI" w:hAnsi="Segoe UI" w:cs="Segoe UI"/>
          <w:sz w:val="21"/>
          <w:szCs w:val="21"/>
        </w:rPr>
      </w:pPr>
      <w:r>
        <w:rPr>
          <w:rFonts w:ascii="Segoe UI" w:hAnsi="Segoe UI" w:cs="Segoe UI"/>
          <w:sz w:val="21"/>
          <w:szCs w:val="21"/>
        </w:rPr>
        <w:t>Yeh event professional lagta hai.</w:t>
      </w:r>
      <w:r>
        <w:rPr>
          <w:rFonts w:ascii="Segoe UI" w:hAnsi="Segoe UI" w:cs="Segoe UI"/>
          <w:sz w:val="21"/>
          <w:szCs w:val="21"/>
        </w:rPr>
        <w:br/>
        <w:t>Ise interviewer ko explain karoge toh they’ll love it.</w:t>
      </w:r>
    </w:p>
    <w:p w:rsidR="0021587D" w:rsidRDefault="00114F67" w:rsidP="0021587D">
      <w:pPr>
        <w:spacing w:line="300" w:lineRule="atLeast"/>
        <w:rPr>
          <w:rFonts w:ascii="Segoe UI" w:hAnsi="Segoe UI" w:cs="Segoe UI"/>
          <w:sz w:val="21"/>
          <w:szCs w:val="21"/>
        </w:rPr>
      </w:pPr>
      <w:r>
        <w:rPr>
          <w:rFonts w:ascii="Segoe UI" w:hAnsi="Segoe UI" w:cs="Segoe UI"/>
          <w:sz w:val="21"/>
          <w:szCs w:val="21"/>
        </w:rPr>
        <w:pict>
          <v:rect id="_x0000_i1404" style="width:0;height:1.5pt" o:hralign="center" o:hrstd="t" o:hr="t" fillcolor="#a0a0a0" stroked="f"/>
        </w:pict>
      </w:r>
    </w:p>
    <w:p w:rsidR="0021587D" w:rsidRDefault="0021587D" w:rsidP="0021587D">
      <w:pPr>
        <w:pStyle w:val="Heading1"/>
        <w:spacing w:line="300" w:lineRule="atLeast"/>
        <w:rPr>
          <w:rFonts w:ascii="Segoe UI" w:hAnsi="Segoe UI" w:cs="Segoe UI"/>
          <w:sz w:val="48"/>
          <w:szCs w:val="48"/>
        </w:rPr>
      </w:pPr>
      <w:r>
        <w:rPr>
          <w:rFonts w:ascii="Segoe UI" w:hAnsi="Segoe UI" w:cs="Segoe UI"/>
        </w:rPr>
        <w:t>NEXT — tum chaho toh hum:</w:t>
      </w:r>
    </w:p>
    <w:p w:rsidR="0021587D" w:rsidRDefault="0021587D" w:rsidP="0021587D">
      <w:pPr>
        <w:pStyle w:val="Heading3"/>
        <w:spacing w:line="300" w:lineRule="atLeast"/>
        <w:rPr>
          <w:rFonts w:ascii="Segoe UI" w:hAnsi="Segoe UI" w:cs="Segoe UI"/>
        </w:rPr>
      </w:pPr>
      <w:r>
        <w:rPr>
          <w:rFonts w:ascii="Segoe UI" w:hAnsi="Segoe UI" w:cs="Segoe UI"/>
        </w:rPr>
        <w:t>Option A:</w:t>
      </w:r>
    </w:p>
    <w:p w:rsidR="0021587D" w:rsidRDefault="0021587D" w:rsidP="0021587D">
      <w:pPr>
        <w:pStyle w:val="NormalWeb"/>
        <w:spacing w:line="300" w:lineRule="atLeast"/>
        <w:rPr>
          <w:rFonts w:ascii="Segoe UI" w:hAnsi="Segoe UI" w:cs="Segoe UI"/>
          <w:sz w:val="21"/>
          <w:szCs w:val="21"/>
        </w:rPr>
      </w:pPr>
      <w:r>
        <w:rPr>
          <w:rStyle w:val="Strong"/>
          <w:rFonts w:ascii="Segoe UI" w:hAnsi="Segoe UI" w:cs="Segoe UI"/>
          <w:sz w:val="21"/>
          <w:szCs w:val="21"/>
        </w:rPr>
        <w:t>EventBridge me TicketCreated event schema create karein</w:t>
      </w:r>
    </w:p>
    <w:p w:rsidR="0021587D" w:rsidRDefault="0021587D" w:rsidP="0021587D">
      <w:pPr>
        <w:pStyle w:val="Heading3"/>
        <w:spacing w:line="300" w:lineRule="atLeast"/>
        <w:rPr>
          <w:rFonts w:ascii="Segoe UI" w:hAnsi="Segoe UI" w:cs="Segoe UI"/>
        </w:rPr>
      </w:pPr>
      <w:r>
        <w:rPr>
          <w:rFonts w:ascii="Segoe UI" w:hAnsi="Segoe UI" w:cs="Segoe UI"/>
        </w:rPr>
        <w:t>Option B:</w:t>
      </w:r>
    </w:p>
    <w:p w:rsidR="0021587D" w:rsidRDefault="0021587D" w:rsidP="0021587D">
      <w:pPr>
        <w:pStyle w:val="NormalWeb"/>
        <w:spacing w:line="300" w:lineRule="atLeast"/>
        <w:rPr>
          <w:rFonts w:ascii="Segoe UI" w:hAnsi="Segoe UI" w:cs="Segoe UI"/>
          <w:sz w:val="21"/>
          <w:szCs w:val="21"/>
        </w:rPr>
      </w:pPr>
      <w:r>
        <w:rPr>
          <w:rStyle w:val="Strong"/>
          <w:rFonts w:ascii="Segoe UI" w:hAnsi="Segoe UI" w:cs="Segoe UI"/>
          <w:sz w:val="21"/>
          <w:szCs w:val="21"/>
        </w:rPr>
        <w:t>Pehle architecture visual flow explain karu (diagram style), phir create karein</w:t>
      </w:r>
    </w:p>
    <w:p w:rsidR="0021587D" w:rsidRDefault="0021587D" w:rsidP="0021587D">
      <w:pPr>
        <w:pStyle w:val="Heading3"/>
        <w:spacing w:line="300" w:lineRule="atLeast"/>
        <w:rPr>
          <w:rFonts w:ascii="Segoe UI" w:hAnsi="Segoe UI" w:cs="Segoe UI"/>
        </w:rPr>
      </w:pPr>
      <w:r>
        <w:rPr>
          <w:rFonts w:ascii="Segoe UI" w:hAnsi="Segoe UI" w:cs="Segoe UI"/>
        </w:rPr>
        <w:t>Option C:</w:t>
      </w:r>
    </w:p>
    <w:p w:rsidR="0021587D" w:rsidRDefault="0021587D" w:rsidP="0021587D">
      <w:pPr>
        <w:pStyle w:val="NormalWeb"/>
        <w:spacing w:line="300" w:lineRule="atLeast"/>
        <w:rPr>
          <w:rFonts w:ascii="Segoe UI" w:hAnsi="Segoe UI" w:cs="Segoe UI"/>
          <w:sz w:val="21"/>
          <w:szCs w:val="21"/>
        </w:rPr>
      </w:pPr>
      <w:r>
        <w:rPr>
          <w:rFonts w:ascii="Segoe UI" w:hAnsi="Segoe UI" w:cs="Segoe UI"/>
          <w:sz w:val="21"/>
          <w:szCs w:val="21"/>
        </w:rPr>
        <w:t xml:space="preserve">Direct AWS console/CLI me </w:t>
      </w:r>
      <w:r>
        <w:rPr>
          <w:rStyle w:val="Strong"/>
          <w:rFonts w:ascii="Segoe UI" w:hAnsi="Segoe UI" w:cs="Segoe UI"/>
          <w:sz w:val="21"/>
          <w:szCs w:val="21"/>
        </w:rPr>
        <w:t>event bus + rule + SNS topic + SQS queue</w:t>
      </w:r>
      <w:r>
        <w:rPr>
          <w:rFonts w:ascii="Segoe UI" w:hAnsi="Segoe UI" w:cs="Segoe UI"/>
          <w:sz w:val="21"/>
          <w:szCs w:val="21"/>
        </w:rPr>
        <w:t xml:space="preserve"> create karna start karein</w:t>
      </w:r>
      <w:r>
        <w:rPr>
          <w:rFonts w:ascii="Segoe UI" w:hAnsi="Segoe UI" w:cs="Segoe UI"/>
          <w:sz w:val="21"/>
          <w:szCs w:val="21"/>
        </w:rPr>
        <w:br/>
        <w:t>(jisme har field + configuration explain karunga)</w:t>
      </w:r>
    </w:p>
    <w:p w:rsidR="0021587D" w:rsidRDefault="00114F67" w:rsidP="0021587D">
      <w:pPr>
        <w:spacing w:line="300" w:lineRule="atLeast"/>
        <w:rPr>
          <w:rFonts w:ascii="Segoe UI" w:hAnsi="Segoe UI" w:cs="Segoe UI"/>
          <w:sz w:val="21"/>
          <w:szCs w:val="21"/>
        </w:rPr>
      </w:pPr>
      <w:r>
        <w:rPr>
          <w:rFonts w:ascii="Segoe UI" w:hAnsi="Segoe UI" w:cs="Segoe UI"/>
          <w:sz w:val="21"/>
          <w:szCs w:val="21"/>
        </w:rPr>
        <w:pict>
          <v:rect id="_x0000_i1405" style="width:0;height:1.5pt" o:hralign="center" o:hrstd="t" o:hr="t" fillcolor="#a0a0a0" stroked="f"/>
        </w:pict>
      </w:r>
    </w:p>
    <w:p w:rsidR="0021587D" w:rsidRDefault="0021587D" w:rsidP="0021587D">
      <w:pPr>
        <w:pStyle w:val="Heading1"/>
        <w:spacing w:line="300" w:lineRule="atLeast"/>
        <w:rPr>
          <w:rFonts w:ascii="Segoe UI" w:hAnsi="Segoe UI" w:cs="Segoe UI"/>
          <w:sz w:val="48"/>
          <w:szCs w:val="48"/>
        </w:rPr>
      </w:pPr>
      <w:r>
        <w:rPr>
          <w:rFonts w:ascii="Segoe UI Symbol" w:hAnsi="Segoe UI Symbol" w:cs="Segoe UI Symbol"/>
        </w:rPr>
        <w:lastRenderedPageBreak/>
        <w:t>🔥</w:t>
      </w:r>
      <w:r>
        <w:rPr>
          <w:rFonts w:ascii="Segoe UI" w:hAnsi="Segoe UI" w:cs="Segoe UI"/>
        </w:rPr>
        <w:t xml:space="preserve"> My Recommendation:</w:t>
      </w:r>
    </w:p>
    <w:p w:rsidR="0021587D" w:rsidRDefault="0021587D" w:rsidP="0021587D">
      <w:pPr>
        <w:pStyle w:val="NormalWeb"/>
        <w:spacing w:line="300" w:lineRule="atLeast"/>
        <w:rPr>
          <w:rFonts w:ascii="Segoe UI" w:hAnsi="Segoe UI" w:cs="Segoe UI"/>
          <w:sz w:val="21"/>
          <w:szCs w:val="21"/>
        </w:rPr>
      </w:pPr>
      <w:r>
        <w:rPr>
          <w:rFonts w:ascii="Segoe UI" w:hAnsi="Segoe UI" w:cs="Segoe UI"/>
          <w:sz w:val="21"/>
          <w:szCs w:val="21"/>
        </w:rPr>
        <w:t xml:space="preserve">Let's go with </w:t>
      </w:r>
      <w:r>
        <w:rPr>
          <w:rStyle w:val="Strong"/>
          <w:rFonts w:ascii="Segoe UI" w:hAnsi="Segoe UI" w:cs="Segoe UI"/>
          <w:sz w:val="21"/>
          <w:szCs w:val="21"/>
        </w:rPr>
        <w:t>Option B → Visual Architecture &amp; Field explanation</w:t>
      </w:r>
      <w:r>
        <w:rPr>
          <w:rFonts w:ascii="Segoe UI" w:hAnsi="Segoe UI" w:cs="Segoe UI"/>
          <w:sz w:val="21"/>
          <w:szCs w:val="21"/>
        </w:rPr>
        <w:t>,</w:t>
      </w:r>
      <w:r>
        <w:rPr>
          <w:rFonts w:ascii="Segoe UI" w:hAnsi="Segoe UI" w:cs="Segoe UI"/>
          <w:sz w:val="21"/>
          <w:szCs w:val="21"/>
        </w:rPr>
        <w:br/>
        <w:t>phir Option C me actual AWS creation karein.</w:t>
      </w:r>
    </w:p>
    <w:p w:rsidR="0021587D" w:rsidRDefault="00114F67" w:rsidP="0021587D">
      <w:pPr>
        <w:spacing w:line="300" w:lineRule="atLeast"/>
        <w:rPr>
          <w:rFonts w:ascii="Segoe UI" w:hAnsi="Segoe UI" w:cs="Segoe UI"/>
          <w:sz w:val="21"/>
          <w:szCs w:val="21"/>
        </w:rPr>
      </w:pPr>
      <w:r>
        <w:rPr>
          <w:rFonts w:ascii="Segoe UI" w:hAnsi="Segoe UI" w:cs="Segoe UI"/>
          <w:sz w:val="21"/>
          <w:szCs w:val="21"/>
        </w:rPr>
        <w:pict>
          <v:rect id="_x0000_i1406" style="width:0;height:1.5pt" o:hralign="center" o:hrstd="t" o:hr="t" fillcolor="#a0a0a0" stroked="f"/>
        </w:pict>
      </w:r>
    </w:p>
    <w:p w:rsidR="0021587D" w:rsidRDefault="0021587D" w:rsidP="0021587D">
      <w:pPr>
        <w:pStyle w:val="NormalWeb"/>
        <w:spacing w:line="300" w:lineRule="atLeast"/>
        <w:rPr>
          <w:rFonts w:ascii="Segoe UI" w:hAnsi="Segoe UI" w:cs="Segoe UI"/>
          <w:sz w:val="21"/>
          <w:szCs w:val="21"/>
        </w:rPr>
      </w:pPr>
      <w:r>
        <w:rPr>
          <w:rFonts w:ascii="Segoe UI" w:hAnsi="Segoe UI" w:cs="Segoe UI"/>
          <w:sz w:val="21"/>
          <w:szCs w:val="21"/>
        </w:rPr>
        <w:t>Bolo bhai:</w:t>
      </w:r>
    </w:p>
    <w:p w:rsidR="0021587D" w:rsidRDefault="0021587D" w:rsidP="0021587D">
      <w:pPr>
        <w:pStyle w:val="NormalWeb"/>
        <w:spacing w:line="300" w:lineRule="atLeast"/>
        <w:rPr>
          <w:rFonts w:ascii="Segoe UI" w:hAnsi="Segoe UI" w:cs="Segoe UI"/>
          <w:sz w:val="21"/>
          <w:szCs w:val="21"/>
        </w:rPr>
      </w:pPr>
      <w:r>
        <w:rPr>
          <w:rFonts w:ascii="Segoe UI Symbol" w:hAnsi="Segoe UI Symbol" w:cs="Segoe UI Symbol"/>
          <w:sz w:val="21"/>
          <w:szCs w:val="21"/>
        </w:rPr>
        <w:t>👉</w:t>
      </w:r>
      <w:r>
        <w:rPr>
          <w:rFonts w:ascii="Segoe UI" w:hAnsi="Segoe UI" w:cs="Segoe UI"/>
          <w:sz w:val="21"/>
          <w:szCs w:val="21"/>
        </w:rPr>
        <w:t xml:space="preserve"> </w:t>
      </w:r>
      <w:r>
        <w:rPr>
          <w:rStyle w:val="Strong"/>
          <w:rFonts w:ascii="Segoe UI" w:hAnsi="Segoe UI" w:cs="Segoe UI"/>
          <w:sz w:val="21"/>
          <w:szCs w:val="21"/>
        </w:rPr>
        <w:t>"Architecture flow explain karo"</w:t>
      </w:r>
      <w:r>
        <w:rPr>
          <w:rFonts w:ascii="Segoe UI" w:hAnsi="Segoe UI" w:cs="Segoe UI"/>
          <w:sz w:val="21"/>
          <w:szCs w:val="21"/>
        </w:rPr>
        <w:br/>
        <w:t>ya</w:t>
      </w:r>
      <w:r>
        <w:rPr>
          <w:rFonts w:ascii="Segoe UI" w:hAnsi="Segoe UI" w:cs="Segoe UI"/>
          <w:sz w:val="21"/>
          <w:szCs w:val="21"/>
        </w:rPr>
        <w:br/>
      </w:r>
      <w:r>
        <w:rPr>
          <w:rFonts w:ascii="Segoe UI Symbol" w:hAnsi="Segoe UI Symbol" w:cs="Segoe UI Symbol"/>
          <w:sz w:val="21"/>
          <w:szCs w:val="21"/>
        </w:rPr>
        <w:t>👉</w:t>
      </w:r>
      <w:r>
        <w:rPr>
          <w:rFonts w:ascii="Segoe UI" w:hAnsi="Segoe UI" w:cs="Segoe UI"/>
          <w:sz w:val="21"/>
          <w:szCs w:val="21"/>
        </w:rPr>
        <w:t xml:space="preserve"> </w:t>
      </w:r>
      <w:r>
        <w:rPr>
          <w:rStyle w:val="Strong"/>
          <w:rFonts w:ascii="Segoe UI" w:hAnsi="Segoe UI" w:cs="Segoe UI"/>
          <w:sz w:val="21"/>
          <w:szCs w:val="21"/>
        </w:rPr>
        <w:t>"AWS resources create karna start karo"</w:t>
      </w:r>
    </w:p>
    <w:p w:rsidR="00C753B6" w:rsidRDefault="00C753B6" w:rsidP="00C753B6">
      <w:pPr>
        <w:pStyle w:val="NormalWeb"/>
        <w:spacing w:line="300" w:lineRule="atLeast"/>
        <w:rPr>
          <w:rFonts w:ascii="Segoe UI" w:hAnsi="Segoe UI" w:cs="Segoe UI"/>
          <w:sz w:val="21"/>
          <w:szCs w:val="21"/>
        </w:rPr>
      </w:pPr>
      <w:r>
        <w:rPr>
          <w:rFonts w:ascii="Segoe UI" w:hAnsi="Segoe UI" w:cs="Segoe UI"/>
          <w:sz w:val="21"/>
          <w:szCs w:val="21"/>
        </w:rPr>
        <w:t xml:space="preserve">Bilkul bhai — </w:t>
      </w:r>
      <w:r>
        <w:rPr>
          <w:rStyle w:val="Strong"/>
          <w:rFonts w:ascii="Segoe UI" w:hAnsi="Segoe UI" w:cs="Segoe UI"/>
          <w:sz w:val="21"/>
          <w:szCs w:val="21"/>
        </w:rPr>
        <w:t>new chat window me continue karna best rahega</w:t>
      </w:r>
      <w:r>
        <w:rPr>
          <w:rFonts w:ascii="Segoe UI" w:hAnsi="Segoe UI" w:cs="Segoe UI"/>
          <w:sz w:val="21"/>
          <w:szCs w:val="21"/>
        </w:rPr>
        <w:t xml:space="preserve"> </w:t>
      </w:r>
      <w:r>
        <w:rPr>
          <w:rFonts w:ascii="Segoe UI Symbol" w:hAnsi="Segoe UI Symbol" w:cs="Segoe UI Symbol"/>
          <w:sz w:val="21"/>
          <w:szCs w:val="21"/>
        </w:rPr>
        <w:t>✅</w:t>
      </w:r>
      <w:r>
        <w:rPr>
          <w:rFonts w:ascii="Segoe UI" w:hAnsi="Segoe UI" w:cs="Segoe UI"/>
          <w:sz w:val="21"/>
          <w:szCs w:val="21"/>
        </w:rPr>
        <w:br/>
        <w:t xml:space="preserve">Ye chat bahut lambi ho chuki hai, browser hang hona normal hai. Main tumhe neeche ek </w:t>
      </w:r>
      <w:r>
        <w:rPr>
          <w:rStyle w:val="Strong"/>
          <w:rFonts w:ascii="Segoe UI" w:hAnsi="Segoe UI" w:cs="Segoe UI"/>
          <w:sz w:val="21"/>
          <w:szCs w:val="21"/>
        </w:rPr>
        <w:t>copy-paste starter prompt</w:t>
      </w:r>
      <w:r>
        <w:rPr>
          <w:rFonts w:ascii="Segoe UI" w:hAnsi="Segoe UI" w:cs="Segoe UI"/>
          <w:sz w:val="21"/>
          <w:szCs w:val="21"/>
        </w:rPr>
        <w:t xml:space="preserve"> de raha hoon jisse new chat me continuity maintain ho jayegi.</w:t>
      </w:r>
    </w:p>
    <w:p w:rsidR="00C753B6" w:rsidRDefault="00114F67" w:rsidP="00C753B6">
      <w:pPr>
        <w:spacing w:line="300" w:lineRule="atLeast"/>
        <w:rPr>
          <w:rFonts w:ascii="Segoe UI" w:hAnsi="Segoe UI" w:cs="Segoe UI"/>
          <w:sz w:val="21"/>
          <w:szCs w:val="21"/>
        </w:rPr>
      </w:pPr>
      <w:r>
        <w:rPr>
          <w:rFonts w:ascii="Segoe UI" w:hAnsi="Segoe UI" w:cs="Segoe UI"/>
          <w:sz w:val="21"/>
          <w:szCs w:val="21"/>
        </w:rPr>
        <w:pict>
          <v:rect id="_x0000_i1407" style="width:0;height:1.5pt" o:hralign="center" o:hrstd="t" o:hr="t" fillcolor="#a0a0a0" stroked="f"/>
        </w:pict>
      </w:r>
    </w:p>
    <w:p w:rsidR="00C753B6" w:rsidRDefault="00C753B6" w:rsidP="00C753B6">
      <w:pPr>
        <w:pStyle w:val="Heading2"/>
        <w:spacing w:line="300" w:lineRule="atLeast"/>
        <w:rPr>
          <w:rFonts w:ascii="Segoe UI" w:hAnsi="Segoe UI" w:cs="Segoe UI"/>
        </w:rPr>
      </w:pPr>
      <w:r>
        <w:rPr>
          <w:rFonts w:ascii="Segoe UI" w:hAnsi="Segoe UI" w:cs="Segoe UI"/>
        </w:rPr>
        <w:t>1. Kya hum new chat window me continue kar sakte hain?</w:t>
      </w:r>
    </w:p>
    <w:p w:rsidR="00C753B6" w:rsidRDefault="00C753B6" w:rsidP="00C753B6">
      <w:pPr>
        <w:pStyle w:val="NormalWeb"/>
        <w:spacing w:line="300" w:lineRule="atLeast"/>
        <w:rPr>
          <w:rFonts w:ascii="Segoe UI" w:hAnsi="Segoe UI" w:cs="Segoe UI"/>
          <w:sz w:val="21"/>
          <w:szCs w:val="21"/>
        </w:rPr>
      </w:pPr>
      <w:r>
        <w:rPr>
          <w:rFonts w:ascii="Segoe UI" w:hAnsi="Segoe UI" w:cs="Segoe UI"/>
          <w:sz w:val="21"/>
          <w:szCs w:val="21"/>
        </w:rPr>
        <w:t xml:space="preserve">Haan </w:t>
      </w:r>
      <w:r>
        <w:rPr>
          <w:rFonts w:ascii="Segoe UI Symbol" w:hAnsi="Segoe UI Symbol" w:cs="Segoe UI Symbol"/>
          <w:sz w:val="21"/>
          <w:szCs w:val="21"/>
        </w:rPr>
        <w:t>✅</w:t>
      </w:r>
      <w:r>
        <w:rPr>
          <w:rFonts w:ascii="Segoe UI" w:hAnsi="Segoe UI" w:cs="Segoe UI"/>
          <w:sz w:val="21"/>
          <w:szCs w:val="21"/>
        </w:rPr>
        <w:t xml:space="preserve"> Bilkul kar sakte hain.</w:t>
      </w:r>
    </w:p>
    <w:p w:rsidR="00C753B6" w:rsidRDefault="00C753B6" w:rsidP="00C753B6">
      <w:pPr>
        <w:pStyle w:val="NormalWeb"/>
        <w:spacing w:line="300" w:lineRule="atLeast"/>
        <w:rPr>
          <w:rFonts w:ascii="Segoe UI" w:hAnsi="Segoe UI" w:cs="Segoe UI"/>
          <w:sz w:val="21"/>
          <w:szCs w:val="21"/>
        </w:rPr>
      </w:pPr>
      <w:r>
        <w:rPr>
          <w:rFonts w:ascii="Segoe UI" w:hAnsi="Segoe UI" w:cs="Segoe UI"/>
          <w:sz w:val="21"/>
          <w:szCs w:val="21"/>
        </w:rPr>
        <w:t>New chat me ye prompt paste kar dena:</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Hum Enterprise GenAI Assistant AWS project continue kar rahe hain.</w:t>
      </w:r>
    </w:p>
    <w:p w:rsidR="00C753B6" w:rsidRDefault="00C753B6" w:rsidP="00C753B6">
      <w:pPr>
        <w:spacing w:line="300" w:lineRule="atLeast"/>
        <w:rPr>
          <w:rFonts w:ascii="Segoe UI" w:hAnsi="Segoe UI" w:cs="Segoe UI"/>
          <w:sz w:val="21"/>
          <w:szCs w:val="21"/>
        </w:rPr>
      </w:pPr>
    </w:p>
    <w:p w:rsidR="00C753B6" w:rsidRDefault="00C753B6" w:rsidP="00C753B6">
      <w:pPr>
        <w:spacing w:line="300" w:lineRule="atLeast"/>
        <w:rPr>
          <w:rFonts w:ascii="Segoe UI" w:hAnsi="Segoe UI" w:cs="Segoe UI"/>
          <w:sz w:val="21"/>
          <w:szCs w:val="21"/>
        </w:rPr>
      </w:pPr>
      <w:r>
        <w:rPr>
          <w:rFonts w:ascii="Segoe UI" w:hAnsi="Segoe UI" w:cs="Segoe UI"/>
          <w:sz w:val="21"/>
          <w:szCs w:val="21"/>
        </w:rPr>
        <w:t>Completed:</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 API Gateway + Cognito + Lambda + Bedrock Claude</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 RAG with Bedrock Knowledge Base + S3 documents + citations</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 DynamoDB ChatHistory and Tickets</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 /chat, /chat/rag, /chat/action, /chat/history endpoints</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 Tool calling with action-noop safety guard</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 CloudWatch and API Gateway monitoring basics</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 Lambda modularization into multiple Python files</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 Terraform IaC for Lambda with archive_file auto zip</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 Terraform remote backend using S3 + use_lockfile</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 GitHub repo pushed</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 GitHub Actions Terraform Plan workflow successful using OIDC</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 SSM Parameter Store for model_id and knowledge_base_id</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 Secrets Manager dummy Jira secret</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 Lambda IAM permission to read Jira secret</w:t>
      </w:r>
    </w:p>
    <w:p w:rsidR="00C753B6" w:rsidRDefault="00C753B6" w:rsidP="00C753B6">
      <w:pPr>
        <w:spacing w:line="300" w:lineRule="atLeast"/>
        <w:rPr>
          <w:rFonts w:ascii="Segoe UI" w:hAnsi="Segoe UI" w:cs="Segoe UI"/>
          <w:sz w:val="21"/>
          <w:szCs w:val="21"/>
        </w:rPr>
      </w:pPr>
    </w:p>
    <w:p w:rsidR="00C753B6" w:rsidRDefault="00C753B6" w:rsidP="00C753B6">
      <w:pPr>
        <w:spacing w:line="300" w:lineRule="atLeast"/>
        <w:rPr>
          <w:rFonts w:ascii="Segoe UI" w:hAnsi="Segoe UI" w:cs="Segoe UI"/>
          <w:sz w:val="21"/>
          <w:szCs w:val="21"/>
        </w:rPr>
      </w:pPr>
      <w:r>
        <w:rPr>
          <w:rFonts w:ascii="Segoe UI" w:hAnsi="Segoe UI" w:cs="Segoe UI"/>
          <w:sz w:val="21"/>
          <w:szCs w:val="21"/>
        </w:rPr>
        <w:lastRenderedPageBreak/>
        <w:t>Now continue with Phase E:</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Event-driven Agentic Workflow using EventBridge, Step Functions, SNS, SQS, Lambda, DynamoDB.</w:t>
      </w:r>
    </w:p>
    <w:p w:rsidR="00C753B6" w:rsidRDefault="00C753B6" w:rsidP="00C753B6">
      <w:pPr>
        <w:spacing w:line="300" w:lineRule="atLeast"/>
        <w:rPr>
          <w:rFonts w:ascii="Segoe UI" w:hAnsi="Segoe UI" w:cs="Segoe UI"/>
          <w:sz w:val="21"/>
          <w:szCs w:val="21"/>
        </w:rPr>
      </w:pPr>
    </w:p>
    <w:p w:rsidR="00C753B6" w:rsidRDefault="00C753B6" w:rsidP="00C753B6">
      <w:pPr>
        <w:spacing w:line="300" w:lineRule="atLeast"/>
        <w:rPr>
          <w:rFonts w:ascii="Segoe UI" w:hAnsi="Segoe UI" w:cs="Segoe UI"/>
          <w:sz w:val="21"/>
          <w:szCs w:val="21"/>
        </w:rPr>
      </w:pPr>
      <w:r>
        <w:rPr>
          <w:rFonts w:ascii="Segoe UI" w:hAnsi="Segoe UI" w:cs="Segoe UI"/>
          <w:sz w:val="21"/>
          <w:szCs w:val="21"/>
        </w:rPr>
        <w:t>Important preference:</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Explain every service field/options/use case before creating it. I want interview-level explanation, not just commands.</w:t>
      </w:r>
    </w:p>
    <w:p w:rsidR="00C753B6" w:rsidRDefault="00C753B6" w:rsidP="00C753B6">
      <w:pPr>
        <w:pStyle w:val="NormalWeb"/>
        <w:spacing w:line="300" w:lineRule="atLeast"/>
        <w:rPr>
          <w:rFonts w:ascii="Segoe UI" w:hAnsi="Segoe UI" w:cs="Segoe UI"/>
          <w:sz w:val="21"/>
          <w:szCs w:val="21"/>
        </w:rPr>
      </w:pPr>
      <w:r>
        <w:rPr>
          <w:rFonts w:ascii="Segoe UI" w:hAnsi="Segoe UI" w:cs="Segoe UI"/>
          <w:sz w:val="21"/>
          <w:szCs w:val="21"/>
        </w:rPr>
        <w:t xml:space="preserve">Isse new chat me hum directly </w:t>
      </w:r>
      <w:r>
        <w:rPr>
          <w:rStyle w:val="Strong"/>
          <w:rFonts w:ascii="Segoe UI" w:hAnsi="Segoe UI" w:cs="Segoe UI"/>
          <w:sz w:val="21"/>
          <w:szCs w:val="21"/>
        </w:rPr>
        <w:t>Event-driven workflow</w:t>
      </w:r>
      <w:r>
        <w:rPr>
          <w:rFonts w:ascii="Segoe UI" w:hAnsi="Segoe UI" w:cs="Segoe UI"/>
          <w:sz w:val="21"/>
          <w:szCs w:val="21"/>
        </w:rPr>
        <w:t xml:space="preserve"> start kar paayenge.</w:t>
      </w:r>
    </w:p>
    <w:p w:rsidR="00C753B6" w:rsidRDefault="00114F67" w:rsidP="00C753B6">
      <w:pPr>
        <w:spacing w:line="300" w:lineRule="atLeast"/>
        <w:rPr>
          <w:rFonts w:ascii="Segoe UI" w:hAnsi="Segoe UI" w:cs="Segoe UI"/>
          <w:sz w:val="21"/>
          <w:szCs w:val="21"/>
        </w:rPr>
      </w:pPr>
      <w:r>
        <w:rPr>
          <w:rFonts w:ascii="Segoe UI" w:hAnsi="Segoe UI" w:cs="Segoe UI"/>
          <w:sz w:val="21"/>
          <w:szCs w:val="21"/>
        </w:rPr>
        <w:pict>
          <v:rect id="_x0000_i1408" style="width:0;height:1.5pt" o:hralign="center" o:hrstd="t" o:hr="t" fillcolor="#a0a0a0" stroked="f"/>
        </w:pict>
      </w:r>
    </w:p>
    <w:p w:rsidR="00C753B6" w:rsidRDefault="00C753B6" w:rsidP="00C753B6">
      <w:pPr>
        <w:pStyle w:val="Heading2"/>
        <w:spacing w:line="300" w:lineRule="atLeast"/>
        <w:rPr>
          <w:rFonts w:ascii="Segoe UI" w:hAnsi="Segoe UI" w:cs="Segoe UI"/>
        </w:rPr>
      </w:pPr>
      <w:r>
        <w:rPr>
          <w:rFonts w:ascii="Segoe UI" w:hAnsi="Segoe UI" w:cs="Segoe UI"/>
        </w:rPr>
        <w:t>2. Ab infra Terraform se continue karenge ya AWS Console se?</w:t>
      </w:r>
    </w:p>
    <w:p w:rsidR="00C753B6" w:rsidRDefault="00C753B6" w:rsidP="00C753B6">
      <w:pPr>
        <w:pStyle w:val="NormalWeb"/>
        <w:spacing w:line="300" w:lineRule="atLeast"/>
        <w:rPr>
          <w:rFonts w:ascii="Segoe UI" w:hAnsi="Segoe UI" w:cs="Segoe UI"/>
          <w:sz w:val="21"/>
          <w:szCs w:val="21"/>
        </w:rPr>
      </w:pPr>
      <w:r>
        <w:rPr>
          <w:rFonts w:ascii="Segoe UI" w:hAnsi="Segoe UI" w:cs="Segoe UI"/>
          <w:sz w:val="21"/>
          <w:szCs w:val="21"/>
        </w:rPr>
        <w:t>Ab best practice ye hogi:</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Create/modify infrastructure → Terraform se</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Understand/observe fields → Console se</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Debug/verify → Console + CLI</w:t>
      </w:r>
    </w:p>
    <w:p w:rsidR="00C753B6" w:rsidRDefault="00C753B6" w:rsidP="00C753B6">
      <w:pPr>
        <w:pStyle w:val="Heading3"/>
        <w:spacing w:line="300" w:lineRule="atLeast"/>
        <w:rPr>
          <w:rFonts w:ascii="Segoe UI" w:hAnsi="Segoe UI" w:cs="Segoe UI"/>
        </w:rPr>
      </w:pPr>
      <w:r>
        <w:rPr>
          <w:rFonts w:ascii="Segoe UI" w:hAnsi="Segoe UI" w:cs="Segoe UI"/>
        </w:rPr>
        <w:t>Matlab: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3"/>
        <w:gridCol w:w="3098"/>
      </w:tblGrid>
      <w:tr w:rsidR="00C753B6" w:rsidTr="00C753B6">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C753B6" w:rsidRDefault="00C753B6">
            <w:pPr>
              <w:jc w:val="center"/>
              <w:rPr>
                <w:rFonts w:ascii="Times New Roman" w:hAnsi="Times New Roman" w:cs="Times New Roman"/>
                <w:b/>
                <w:bCs/>
              </w:rPr>
            </w:pPr>
            <w:r>
              <w:rPr>
                <w:b/>
                <w:bCs/>
              </w:rPr>
              <w:t>Kaam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C753B6" w:rsidRDefault="00C753B6">
            <w:pPr>
              <w:jc w:val="center"/>
              <w:rPr>
                <w:b/>
                <w:bCs/>
              </w:rPr>
            </w:pPr>
            <w:r>
              <w:rPr>
                <w:b/>
                <w:bCs/>
              </w:rPr>
              <w:t>Best way</w:t>
            </w:r>
          </w:p>
        </w:tc>
      </w:tr>
      <w:tr w:rsidR="00C753B6" w:rsidTr="00C753B6">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C753B6" w:rsidRDefault="00C753B6">
            <w:r>
              <w:t>New SNS topic create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C753B6" w:rsidRDefault="00C753B6">
            <w:r>
              <w:t>Terraform</w:t>
            </w:r>
          </w:p>
        </w:tc>
      </w:tr>
      <w:tr w:rsidR="00C753B6" w:rsidTr="00C753B6">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C753B6" w:rsidRDefault="00C753B6">
            <w:r>
              <w:t>New SQS queue create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C753B6" w:rsidRDefault="00C753B6">
            <w:r>
              <w:t>Terraform</w:t>
            </w:r>
          </w:p>
        </w:tc>
      </w:tr>
      <w:tr w:rsidR="00C753B6" w:rsidTr="00C753B6">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C753B6" w:rsidRDefault="00C753B6">
            <w:r>
              <w:t>EventBridge rule create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C753B6" w:rsidRDefault="00C753B6">
            <w:r>
              <w:t>Terraform</w:t>
            </w:r>
          </w:p>
        </w:tc>
      </w:tr>
      <w:tr w:rsidR="00C753B6" w:rsidTr="00C753B6">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C753B6" w:rsidRDefault="00C753B6">
            <w:r>
              <w:t>Step Functions state machine create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C753B6" w:rsidRDefault="00C753B6">
            <w:r>
              <w:t>Terraform</w:t>
            </w:r>
          </w:p>
        </w:tc>
      </w:tr>
      <w:tr w:rsidR="00C753B6" w:rsidTr="00C753B6">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C753B6" w:rsidRDefault="00C753B6">
            <w:r>
              <w:t>IAM permissions add</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C753B6" w:rsidRDefault="00C753B6">
            <w:r>
              <w:t>Terraform</w:t>
            </w:r>
          </w:p>
        </w:tc>
      </w:tr>
      <w:tr w:rsidR="00C753B6" w:rsidTr="00C753B6">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C753B6" w:rsidRDefault="00C753B6">
            <w:r>
              <w:t>Console me fields dekhna/samajhna</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C753B6" w:rsidRDefault="00C753B6">
            <w:r>
              <w:t>Yes</w:t>
            </w:r>
          </w:p>
        </w:tc>
      </w:tr>
      <w:tr w:rsidR="00C753B6" w:rsidTr="00C753B6">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C753B6" w:rsidRDefault="00C753B6">
            <w:r>
              <w:t>Manual console se create karna</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C753B6" w:rsidRDefault="00C753B6">
            <w:r>
              <w:t>Avoid, unless learning/demo</w:t>
            </w:r>
          </w:p>
        </w:tc>
      </w:tr>
      <w:tr w:rsidR="00C753B6" w:rsidTr="00C753B6">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C753B6" w:rsidRDefault="00C753B6">
            <w:r>
              <w:t>Agar console se create kiya</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C753B6" w:rsidRDefault="00C753B6">
            <w:r>
              <w:t>Terraform import ya code update</w:t>
            </w:r>
          </w:p>
        </w:tc>
      </w:tr>
    </w:tbl>
    <w:p w:rsidR="00C753B6" w:rsidRDefault="00C753B6" w:rsidP="00C753B6">
      <w:pPr>
        <w:pStyle w:val="NormalWeb"/>
        <w:spacing w:line="300" w:lineRule="atLeast"/>
        <w:rPr>
          <w:rFonts w:ascii="Segoe UI" w:hAnsi="Segoe UI" w:cs="Segoe UI"/>
          <w:sz w:val="21"/>
          <w:szCs w:val="21"/>
        </w:rPr>
      </w:pPr>
      <w:r>
        <w:rPr>
          <w:rFonts w:ascii="Segoe UI" w:hAnsi="Segoe UI" w:cs="Segoe UI"/>
          <w:sz w:val="21"/>
          <w:szCs w:val="21"/>
        </w:rPr>
        <w:t>Real project me console se directly resource create karna avoid karte hain because Terraform state drift ho sakta hai.</w:t>
      </w:r>
    </w:p>
    <w:p w:rsidR="00C753B6" w:rsidRDefault="00C753B6" w:rsidP="00C753B6">
      <w:pPr>
        <w:pStyle w:val="Heading3"/>
        <w:spacing w:line="300" w:lineRule="atLeast"/>
        <w:rPr>
          <w:rFonts w:ascii="Segoe UI" w:hAnsi="Segoe UI" w:cs="Segoe UI"/>
        </w:rPr>
      </w:pPr>
      <w:r>
        <w:rPr>
          <w:rFonts w:ascii="Segoe UI" w:hAnsi="Segoe UI" w:cs="Segoe UI"/>
        </w:rPr>
        <w:t>Hamara approach ab:</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Pehle service fields explain karenge</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Console me UI ka meaning samjhenge if needed</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lastRenderedPageBreak/>
        <w:t>↓</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Actual resource Terraform se create karenge</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terraform plan/apply</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Console/CLI se verify</w:t>
      </w:r>
    </w:p>
    <w:p w:rsidR="00C753B6" w:rsidRDefault="00C753B6" w:rsidP="00C753B6">
      <w:pPr>
        <w:pStyle w:val="NormalWeb"/>
        <w:spacing w:line="300" w:lineRule="atLeast"/>
        <w:rPr>
          <w:rFonts w:ascii="Segoe UI" w:hAnsi="Segoe UI" w:cs="Segoe UI"/>
          <w:sz w:val="21"/>
          <w:szCs w:val="21"/>
        </w:rPr>
      </w:pPr>
      <w:r>
        <w:rPr>
          <w:rFonts w:ascii="Segoe UI" w:hAnsi="Segoe UI" w:cs="Segoe UI"/>
          <w:sz w:val="21"/>
          <w:szCs w:val="21"/>
        </w:rPr>
        <w:t xml:space="preserve">Ye best hai because tumhe </w:t>
      </w:r>
      <w:r>
        <w:rPr>
          <w:rStyle w:val="Strong"/>
          <w:rFonts w:ascii="Segoe UI" w:hAnsi="Segoe UI" w:cs="Segoe UI"/>
          <w:sz w:val="21"/>
          <w:szCs w:val="21"/>
        </w:rPr>
        <w:t>interview ke fields bhi samajh aayenge</w:t>
      </w:r>
      <w:r>
        <w:rPr>
          <w:rFonts w:ascii="Segoe UI" w:hAnsi="Segoe UI" w:cs="Segoe UI"/>
          <w:sz w:val="21"/>
          <w:szCs w:val="21"/>
        </w:rPr>
        <w:t xml:space="preserve"> aur infra bhi </w:t>
      </w:r>
      <w:r>
        <w:rPr>
          <w:rStyle w:val="Strong"/>
          <w:rFonts w:ascii="Segoe UI" w:hAnsi="Segoe UI" w:cs="Segoe UI"/>
          <w:sz w:val="21"/>
          <w:szCs w:val="21"/>
        </w:rPr>
        <w:t>production-style IaC</w:t>
      </w:r>
      <w:r>
        <w:rPr>
          <w:rFonts w:ascii="Segoe UI" w:hAnsi="Segoe UI" w:cs="Segoe UI"/>
          <w:sz w:val="21"/>
          <w:szCs w:val="21"/>
        </w:rPr>
        <w:t xml:space="preserve"> me rahega.</w:t>
      </w:r>
    </w:p>
    <w:p w:rsidR="00C753B6" w:rsidRDefault="00114F67" w:rsidP="00C753B6">
      <w:pPr>
        <w:spacing w:line="300" w:lineRule="atLeast"/>
        <w:rPr>
          <w:rFonts w:ascii="Segoe UI" w:hAnsi="Segoe UI" w:cs="Segoe UI"/>
          <w:sz w:val="21"/>
          <w:szCs w:val="21"/>
        </w:rPr>
      </w:pPr>
      <w:r>
        <w:rPr>
          <w:rFonts w:ascii="Segoe UI" w:hAnsi="Segoe UI" w:cs="Segoe UI"/>
          <w:sz w:val="21"/>
          <w:szCs w:val="21"/>
        </w:rPr>
        <w:pict>
          <v:rect id="_x0000_i1409" style="width:0;height:1.5pt" o:hralign="center" o:hrstd="t" o:hr="t" fillcolor="#a0a0a0" stroked="f"/>
        </w:pict>
      </w:r>
    </w:p>
    <w:p w:rsidR="00C753B6" w:rsidRDefault="00C753B6" w:rsidP="00C753B6">
      <w:pPr>
        <w:pStyle w:val="Heading2"/>
        <w:spacing w:line="300" w:lineRule="atLeast"/>
        <w:rPr>
          <w:rFonts w:ascii="Segoe UI" w:hAnsi="Segoe UI" w:cs="Segoe UI"/>
        </w:rPr>
      </w:pPr>
      <w:r>
        <w:rPr>
          <w:rFonts w:ascii="Segoe UI" w:hAnsi="Segoe UI" w:cs="Segoe UI"/>
        </w:rPr>
        <w:t>3. Lambda max time 15 minutes hota hai — agar zyada time laga toh kya hoga?</w:t>
      </w:r>
    </w:p>
    <w:p w:rsidR="00C753B6" w:rsidRDefault="00C753B6" w:rsidP="00C753B6">
      <w:pPr>
        <w:pStyle w:val="NormalWeb"/>
        <w:spacing w:line="300" w:lineRule="atLeast"/>
        <w:rPr>
          <w:rFonts w:ascii="Segoe UI" w:hAnsi="Segoe UI" w:cs="Segoe UI"/>
          <w:sz w:val="21"/>
          <w:szCs w:val="21"/>
        </w:rPr>
      </w:pPr>
      <w:r>
        <w:rPr>
          <w:rFonts w:ascii="Segoe UI" w:hAnsi="Segoe UI" w:cs="Segoe UI"/>
          <w:sz w:val="21"/>
          <w:szCs w:val="21"/>
        </w:rPr>
        <w:t xml:space="preserve">Haan, AWS Lambda ka max timeout </w:t>
      </w:r>
      <w:r>
        <w:rPr>
          <w:rStyle w:val="Strong"/>
          <w:rFonts w:ascii="Segoe UI" w:hAnsi="Segoe UI" w:cs="Segoe UI"/>
          <w:sz w:val="21"/>
          <w:szCs w:val="21"/>
        </w:rPr>
        <w:t>900 seconds = 15 minutes</w:t>
      </w:r>
      <w:r>
        <w:rPr>
          <w:rFonts w:ascii="Segoe UI" w:hAnsi="Segoe UI" w:cs="Segoe UI"/>
          <w:sz w:val="21"/>
          <w:szCs w:val="21"/>
        </w:rPr>
        <w:t xml:space="preserve"> hota hai. AWS docs ke according Lambda timeout 1 second se 900 seconds tak configure ho sakta hai. </w:t>
      </w:r>
      <w:hyperlink r:id="rId117" w:history="1">
        <w:r>
          <w:rPr>
            <w:rStyle w:val="Hyperlink"/>
            <w:rFonts w:ascii="Segoe UI" w:hAnsi="Segoe UI" w:cs="Segoe UI"/>
            <w:sz w:val="21"/>
            <w:szCs w:val="21"/>
          </w:rPr>
          <w:t>[docs.aws.amazon.com]</w:t>
        </w:r>
      </w:hyperlink>
      <w:r>
        <w:rPr>
          <w:rFonts w:ascii="Segoe UI" w:hAnsi="Segoe UI" w:cs="Segoe UI"/>
          <w:sz w:val="21"/>
          <w:szCs w:val="21"/>
        </w:rPr>
        <w:t xml:space="preserve">, </w:t>
      </w:r>
      <w:hyperlink r:id="rId118" w:history="1">
        <w:r>
          <w:rPr>
            <w:rStyle w:val="Hyperlink"/>
            <w:rFonts w:ascii="Segoe UI" w:hAnsi="Segoe UI" w:cs="Segoe UI"/>
            <w:sz w:val="21"/>
            <w:szCs w:val="21"/>
          </w:rPr>
          <w:t>[docs.aws.amazon.com]</w:t>
        </w:r>
      </w:hyperlink>
    </w:p>
    <w:p w:rsidR="00C753B6" w:rsidRDefault="00C753B6" w:rsidP="00C753B6">
      <w:pPr>
        <w:pStyle w:val="NormalWeb"/>
        <w:spacing w:line="300" w:lineRule="atLeast"/>
        <w:rPr>
          <w:rFonts w:ascii="Segoe UI" w:hAnsi="Segoe UI" w:cs="Segoe UI"/>
          <w:sz w:val="21"/>
          <w:szCs w:val="21"/>
        </w:rPr>
      </w:pPr>
      <w:r>
        <w:rPr>
          <w:rFonts w:ascii="Segoe UI" w:hAnsi="Segoe UI" w:cs="Segoe UI"/>
          <w:sz w:val="21"/>
          <w:szCs w:val="21"/>
        </w:rPr>
        <w:t>Agar Lambda 15 minutes se zyada chalti hai:</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Lambda forcefully terminate ho jaati hai</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CloudWatch logs me timeout error aata hai</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Partial work incomplete reh sakta hai</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Synchronous caller ko error mil sakta hai</w:t>
      </w:r>
    </w:p>
    <w:p w:rsidR="00C753B6" w:rsidRDefault="00C753B6" w:rsidP="00C753B6">
      <w:pPr>
        <w:pStyle w:val="NormalWeb"/>
        <w:spacing w:line="300" w:lineRule="atLeast"/>
        <w:rPr>
          <w:rFonts w:ascii="Segoe UI" w:hAnsi="Segoe UI" w:cs="Segoe UI"/>
          <w:sz w:val="21"/>
          <w:szCs w:val="21"/>
        </w:rPr>
      </w:pPr>
      <w:r>
        <w:rPr>
          <w:rFonts w:ascii="Segoe UI" w:hAnsi="Segoe UI" w:cs="Segoe UI"/>
          <w:sz w:val="21"/>
          <w:szCs w:val="21"/>
        </w:rPr>
        <w:t>Example CloudWatch style error:</w:t>
      </w:r>
    </w:p>
    <w:p w:rsidR="00C753B6" w:rsidRDefault="00C753B6" w:rsidP="00C753B6">
      <w:pPr>
        <w:pStyle w:val="NormalWeb"/>
        <w:spacing w:line="300" w:lineRule="atLeast"/>
        <w:rPr>
          <w:rFonts w:ascii="Segoe UI" w:hAnsi="Segoe UI" w:cs="Segoe UI"/>
          <w:sz w:val="21"/>
          <w:szCs w:val="21"/>
        </w:rPr>
      </w:pPr>
      <w:r>
        <w:rPr>
          <w:rFonts w:ascii="Segoe UI" w:hAnsi="Segoe UI" w:cs="Segoe UI"/>
          <w:sz w:val="21"/>
          <w:szCs w:val="21"/>
        </w:rPr>
        <w:t>Task timed out after 900.00 seconds</w:t>
      </w:r>
    </w:p>
    <w:p w:rsidR="00C753B6" w:rsidRDefault="00114F67" w:rsidP="00C753B6">
      <w:pPr>
        <w:spacing w:line="300" w:lineRule="atLeast"/>
        <w:rPr>
          <w:rFonts w:ascii="Segoe UI" w:hAnsi="Segoe UI" w:cs="Segoe UI"/>
          <w:sz w:val="21"/>
          <w:szCs w:val="21"/>
        </w:rPr>
      </w:pPr>
      <w:r>
        <w:rPr>
          <w:rFonts w:ascii="Segoe UI" w:hAnsi="Segoe UI" w:cs="Segoe UI"/>
          <w:sz w:val="21"/>
          <w:szCs w:val="21"/>
        </w:rPr>
        <w:pict>
          <v:rect id="_x0000_i1410" style="width:0;height:1.5pt" o:hralign="center" o:hrstd="t" o:hr="t" fillcolor="#a0a0a0" stroked="f"/>
        </w:pict>
      </w:r>
    </w:p>
    <w:p w:rsidR="00C753B6" w:rsidRDefault="00C753B6" w:rsidP="00C753B6">
      <w:pPr>
        <w:pStyle w:val="Heading2"/>
        <w:spacing w:line="300" w:lineRule="atLeast"/>
        <w:rPr>
          <w:rFonts w:ascii="Segoe UI" w:hAnsi="Segoe UI" w:cs="Segoe UI"/>
        </w:rPr>
      </w:pPr>
      <w:r>
        <w:rPr>
          <w:rFonts w:ascii="Segoe UI" w:hAnsi="Segoe UI" w:cs="Segoe UI"/>
        </w:rPr>
        <w:t>4. API Gateway ke saath aur bhi important issue hai</w:t>
      </w:r>
    </w:p>
    <w:p w:rsidR="00C753B6" w:rsidRDefault="00C753B6" w:rsidP="00C753B6">
      <w:pPr>
        <w:pStyle w:val="NormalWeb"/>
        <w:spacing w:line="300" w:lineRule="atLeast"/>
        <w:rPr>
          <w:rFonts w:ascii="Segoe UI" w:hAnsi="Segoe UI" w:cs="Segoe UI"/>
          <w:sz w:val="21"/>
          <w:szCs w:val="21"/>
        </w:rPr>
      </w:pPr>
      <w:r>
        <w:rPr>
          <w:rFonts w:ascii="Segoe UI" w:hAnsi="Segoe UI" w:cs="Segoe UI"/>
          <w:sz w:val="21"/>
          <w:szCs w:val="21"/>
        </w:rPr>
        <w:t>Even if Lambda timeout 15 minutes hai, API Gateway synchronous request ke liye usually much shorter integration timeout hota hai.</w:t>
      </w:r>
    </w:p>
    <w:p w:rsidR="00C753B6" w:rsidRDefault="00C753B6" w:rsidP="00C753B6">
      <w:pPr>
        <w:pStyle w:val="NormalWeb"/>
        <w:spacing w:line="300" w:lineRule="atLeast"/>
        <w:rPr>
          <w:rFonts w:ascii="Segoe UI" w:hAnsi="Segoe UI" w:cs="Segoe UI"/>
          <w:sz w:val="21"/>
          <w:szCs w:val="21"/>
        </w:rPr>
      </w:pPr>
      <w:r>
        <w:rPr>
          <w:rFonts w:ascii="Segoe UI" w:hAnsi="Segoe UI" w:cs="Segoe UI"/>
          <w:sz w:val="21"/>
          <w:szCs w:val="21"/>
        </w:rPr>
        <w:t xml:space="preserve">AWS ne Regional/private REST APIs ke liye 2024 me integration timeout ko 29 seconds se beyond increase karne ka option add kiya, but quota/trade-off ho sakta hai. </w:t>
      </w:r>
      <w:hyperlink r:id="rId119" w:history="1">
        <w:r>
          <w:rPr>
            <w:rStyle w:val="Hyperlink"/>
            <w:rFonts w:ascii="Segoe UI" w:hAnsi="Segoe UI" w:cs="Segoe UI"/>
            <w:sz w:val="21"/>
            <w:szCs w:val="21"/>
          </w:rPr>
          <w:t>[aws.amazon.com]</w:t>
        </w:r>
      </w:hyperlink>
      <w:r>
        <w:rPr>
          <w:rFonts w:ascii="Segoe UI" w:hAnsi="Segoe UI" w:cs="Segoe UI"/>
          <w:sz w:val="21"/>
          <w:szCs w:val="21"/>
        </w:rPr>
        <w:t xml:space="preserve">, </w:t>
      </w:r>
      <w:hyperlink r:id="rId120" w:history="1">
        <w:r>
          <w:rPr>
            <w:rStyle w:val="Hyperlink"/>
            <w:rFonts w:ascii="Segoe UI" w:hAnsi="Segoe UI" w:cs="Segoe UI"/>
            <w:sz w:val="21"/>
            <w:szCs w:val="21"/>
          </w:rPr>
          <w:t>[repost.aws]</w:t>
        </w:r>
      </w:hyperlink>
    </w:p>
    <w:p w:rsidR="00C753B6" w:rsidRDefault="00C753B6" w:rsidP="00C753B6">
      <w:pPr>
        <w:pStyle w:val="NormalWeb"/>
        <w:spacing w:line="300" w:lineRule="atLeast"/>
        <w:rPr>
          <w:rFonts w:ascii="Segoe UI" w:hAnsi="Segoe UI" w:cs="Segoe UI"/>
          <w:sz w:val="21"/>
          <w:szCs w:val="21"/>
        </w:rPr>
      </w:pPr>
      <w:r>
        <w:rPr>
          <w:rFonts w:ascii="Segoe UI" w:hAnsi="Segoe UI" w:cs="Segoe UI"/>
          <w:sz w:val="21"/>
          <w:szCs w:val="21"/>
        </w:rPr>
        <w:t>Iska matlab:</w:t>
      </w:r>
    </w:p>
    <w:p w:rsidR="00C753B6" w:rsidRDefault="00C753B6" w:rsidP="00C753B6">
      <w:pPr>
        <w:pStyle w:val="NormalWeb"/>
        <w:spacing w:line="300" w:lineRule="atLeast"/>
        <w:rPr>
          <w:rFonts w:ascii="Segoe UI" w:hAnsi="Segoe UI" w:cs="Segoe UI"/>
          <w:sz w:val="21"/>
          <w:szCs w:val="21"/>
        </w:rPr>
      </w:pPr>
      <w:r>
        <w:rPr>
          <w:rFonts w:ascii="Segoe UI" w:hAnsi="Segoe UI" w:cs="Segoe UI"/>
          <w:sz w:val="21"/>
          <w:szCs w:val="21"/>
        </w:rPr>
        <w:t>Client → API Gateway → Lambda</w:t>
      </w:r>
    </w:p>
    <w:p w:rsidR="00C753B6" w:rsidRDefault="00C753B6" w:rsidP="00C753B6">
      <w:pPr>
        <w:pStyle w:val="NormalWeb"/>
        <w:spacing w:line="300" w:lineRule="atLeast"/>
        <w:rPr>
          <w:rFonts w:ascii="Segoe UI" w:hAnsi="Segoe UI" w:cs="Segoe UI"/>
          <w:sz w:val="21"/>
          <w:szCs w:val="21"/>
        </w:rPr>
      </w:pPr>
      <w:r>
        <w:rPr>
          <w:rFonts w:ascii="Segoe UI" w:hAnsi="Segoe UI" w:cs="Segoe UI"/>
          <w:sz w:val="21"/>
          <w:szCs w:val="21"/>
        </w:rPr>
        <w:t>Agar Lambda bahut der lagayegi, toh user ko wait karwana bad design hai. GenAI/agentic workflows ke liye better pattern hota hai:</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Request accept karo</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lastRenderedPageBreak/>
        <w:t>Job/Event create karo</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Immediately response do</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Long work async process karo</w:t>
      </w:r>
    </w:p>
    <w:p w:rsidR="00C753B6" w:rsidRDefault="00114F67" w:rsidP="00C753B6">
      <w:pPr>
        <w:spacing w:line="300" w:lineRule="atLeast"/>
        <w:rPr>
          <w:rFonts w:ascii="Segoe UI" w:hAnsi="Segoe UI" w:cs="Segoe UI"/>
          <w:sz w:val="21"/>
          <w:szCs w:val="21"/>
        </w:rPr>
      </w:pPr>
      <w:r>
        <w:rPr>
          <w:rFonts w:ascii="Segoe UI" w:hAnsi="Segoe UI" w:cs="Segoe UI"/>
          <w:sz w:val="21"/>
          <w:szCs w:val="21"/>
        </w:rPr>
        <w:pict>
          <v:rect id="_x0000_i1411" style="width:0;height:1.5pt" o:hralign="center" o:hrstd="t" o:hr="t" fillcolor="#a0a0a0" stroked="f"/>
        </w:pict>
      </w:r>
    </w:p>
    <w:p w:rsidR="00C753B6" w:rsidRDefault="00C753B6" w:rsidP="00C753B6">
      <w:pPr>
        <w:pStyle w:val="Heading1"/>
        <w:spacing w:line="300" w:lineRule="atLeast"/>
        <w:rPr>
          <w:rFonts w:ascii="Segoe UI" w:hAnsi="Segoe UI" w:cs="Segoe UI"/>
          <w:sz w:val="48"/>
          <w:szCs w:val="48"/>
        </w:rPr>
      </w:pPr>
      <w:r>
        <w:rPr>
          <w:rFonts w:ascii="Segoe UI" w:hAnsi="Segoe UI" w:cs="Segoe UI"/>
        </w:rPr>
        <w:t>5. Kya hume ECS/Fargate use karna chahiye?</w:t>
      </w:r>
    </w:p>
    <w:p w:rsidR="00C753B6" w:rsidRDefault="00C753B6" w:rsidP="00C753B6">
      <w:pPr>
        <w:pStyle w:val="NormalWeb"/>
        <w:spacing w:line="300" w:lineRule="atLeast"/>
        <w:rPr>
          <w:rFonts w:ascii="Segoe UI" w:hAnsi="Segoe UI" w:cs="Segoe UI"/>
          <w:sz w:val="21"/>
          <w:szCs w:val="21"/>
        </w:rPr>
      </w:pPr>
      <w:r>
        <w:rPr>
          <w:rStyle w:val="Strong"/>
          <w:rFonts w:ascii="Segoe UI" w:hAnsi="Segoe UI" w:cs="Segoe UI"/>
          <w:sz w:val="21"/>
          <w:szCs w:val="21"/>
        </w:rPr>
        <w:t>Kabhi-kabhi haan</w:t>
      </w:r>
      <w:r>
        <w:rPr>
          <w:rFonts w:ascii="Segoe UI" w:hAnsi="Segoe UI" w:cs="Segoe UI"/>
          <w:sz w:val="21"/>
          <w:szCs w:val="21"/>
        </w:rPr>
        <w:t>, but har cheez ke liye nahi.</w:t>
      </w:r>
    </w:p>
    <w:p w:rsidR="00C753B6" w:rsidRDefault="00C753B6" w:rsidP="00C753B6">
      <w:pPr>
        <w:pStyle w:val="NormalWeb"/>
        <w:spacing w:line="300" w:lineRule="atLeast"/>
        <w:rPr>
          <w:rFonts w:ascii="Segoe UI" w:hAnsi="Segoe UI" w:cs="Segoe UI"/>
          <w:sz w:val="21"/>
          <w:szCs w:val="21"/>
        </w:rPr>
      </w:pPr>
      <w:r>
        <w:rPr>
          <w:rFonts w:ascii="Segoe UI" w:hAnsi="Segoe UI" w:cs="Segoe UI"/>
          <w:sz w:val="21"/>
          <w:szCs w:val="21"/>
        </w:rPr>
        <w:t xml:space="preserve">AWS decision guide ke according Lambda event-driven, short-lived workloads ke liye suitable hai, whereas AWS Fargate long-running applications, microservices, batch processing, containers, and fine-grained CPU/memory control ke liye better fit hota hai. </w:t>
      </w:r>
      <w:hyperlink r:id="rId121" w:history="1">
        <w:r>
          <w:rPr>
            <w:rStyle w:val="Hyperlink"/>
            <w:rFonts w:ascii="Segoe UI" w:hAnsi="Segoe UI" w:cs="Segoe UI"/>
            <w:sz w:val="21"/>
            <w:szCs w:val="21"/>
          </w:rPr>
          <w:t>[docs.aws.amazon.com]</w:t>
        </w:r>
      </w:hyperlink>
    </w:p>
    <w:p w:rsidR="00C753B6" w:rsidRDefault="00114F67" w:rsidP="00C753B6">
      <w:pPr>
        <w:spacing w:line="300" w:lineRule="atLeast"/>
        <w:rPr>
          <w:rFonts w:ascii="Segoe UI" w:hAnsi="Segoe UI" w:cs="Segoe UI"/>
          <w:sz w:val="21"/>
          <w:szCs w:val="21"/>
        </w:rPr>
      </w:pPr>
      <w:r>
        <w:rPr>
          <w:rFonts w:ascii="Segoe UI" w:hAnsi="Segoe UI" w:cs="Segoe UI"/>
          <w:sz w:val="21"/>
          <w:szCs w:val="21"/>
        </w:rPr>
        <w:pict>
          <v:rect id="_x0000_i1412" style="width:0;height:1.5pt" o:hralign="center" o:hrstd="t" o:hr="t" fillcolor="#a0a0a0" stroked="f"/>
        </w:pict>
      </w:r>
    </w:p>
    <w:p w:rsidR="00C753B6" w:rsidRDefault="00C753B6" w:rsidP="00C753B6">
      <w:pPr>
        <w:pStyle w:val="Heading2"/>
        <w:spacing w:line="300" w:lineRule="atLeast"/>
        <w:rPr>
          <w:rFonts w:ascii="Segoe UI" w:hAnsi="Segoe UI" w:cs="Segoe UI"/>
        </w:rPr>
      </w:pPr>
      <w:r>
        <w:rPr>
          <w:rFonts w:ascii="Segoe UI" w:hAnsi="Segoe UI" w:cs="Segoe UI"/>
        </w:rPr>
        <w:t>Lambda kab best hai?</w:t>
      </w:r>
    </w:p>
    <w:p w:rsidR="00C753B6" w:rsidRDefault="00C753B6" w:rsidP="00C753B6">
      <w:pPr>
        <w:pStyle w:val="NormalWeb"/>
        <w:spacing w:line="300" w:lineRule="atLeast"/>
        <w:rPr>
          <w:rFonts w:ascii="Segoe UI" w:hAnsi="Segoe UI" w:cs="Segoe UI"/>
          <w:sz w:val="21"/>
          <w:szCs w:val="21"/>
        </w:rPr>
      </w:pPr>
      <w:r>
        <w:rPr>
          <w:rFonts w:ascii="Segoe UI" w:hAnsi="Segoe UI" w:cs="Segoe UI"/>
          <w:sz w:val="21"/>
          <w:szCs w:val="21"/>
        </w:rPr>
        <w:t>Hamare current app me Lambda best hai for:</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/chat</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/chat/rag</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/chat/action</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/chat/history</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DynamoDB write/read</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EventBridge publish</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SQS message processing</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Small Jira/ServiceNow API calls</w:t>
      </w:r>
    </w:p>
    <w:p w:rsidR="00C753B6" w:rsidRDefault="00C753B6" w:rsidP="00C753B6">
      <w:pPr>
        <w:pStyle w:val="NormalWeb"/>
        <w:spacing w:line="300" w:lineRule="atLeast"/>
        <w:rPr>
          <w:rFonts w:ascii="Segoe UI" w:hAnsi="Segoe UI" w:cs="Segoe UI"/>
          <w:sz w:val="21"/>
          <w:szCs w:val="21"/>
        </w:rPr>
      </w:pPr>
      <w:r>
        <w:rPr>
          <w:rFonts w:ascii="Segoe UI" w:hAnsi="Segoe UI" w:cs="Segoe UI"/>
          <w:sz w:val="21"/>
          <w:szCs w:val="21"/>
        </w:rPr>
        <w:t>Reason:</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Short execution</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Event-driven</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Auto scaling</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No server management</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Low idle cost</w:t>
      </w:r>
    </w:p>
    <w:p w:rsidR="00C753B6" w:rsidRDefault="00114F67" w:rsidP="00C753B6">
      <w:pPr>
        <w:spacing w:line="300" w:lineRule="atLeast"/>
        <w:rPr>
          <w:rFonts w:ascii="Segoe UI" w:hAnsi="Segoe UI" w:cs="Segoe UI"/>
          <w:sz w:val="21"/>
          <w:szCs w:val="21"/>
        </w:rPr>
      </w:pPr>
      <w:r>
        <w:rPr>
          <w:rFonts w:ascii="Segoe UI" w:hAnsi="Segoe UI" w:cs="Segoe UI"/>
          <w:sz w:val="21"/>
          <w:szCs w:val="21"/>
        </w:rPr>
        <w:pict>
          <v:rect id="_x0000_i1413" style="width:0;height:1.5pt" o:hralign="center" o:hrstd="t" o:hr="t" fillcolor="#a0a0a0" stroked="f"/>
        </w:pict>
      </w:r>
    </w:p>
    <w:p w:rsidR="00C753B6" w:rsidRDefault="00C753B6" w:rsidP="00C753B6">
      <w:pPr>
        <w:pStyle w:val="Heading2"/>
        <w:spacing w:line="300" w:lineRule="atLeast"/>
        <w:rPr>
          <w:rFonts w:ascii="Segoe UI" w:hAnsi="Segoe UI" w:cs="Segoe UI"/>
        </w:rPr>
      </w:pPr>
      <w:r>
        <w:rPr>
          <w:rFonts w:ascii="Segoe UI" w:hAnsi="Segoe UI" w:cs="Segoe UI"/>
        </w:rPr>
        <w:t>ECS/Fargate kab use karna chahiye?</w:t>
      </w:r>
    </w:p>
    <w:p w:rsidR="00C753B6" w:rsidRDefault="00C753B6" w:rsidP="00C753B6">
      <w:pPr>
        <w:pStyle w:val="NormalWeb"/>
        <w:spacing w:line="300" w:lineRule="atLeast"/>
        <w:rPr>
          <w:rFonts w:ascii="Segoe UI" w:hAnsi="Segoe UI" w:cs="Segoe UI"/>
          <w:sz w:val="21"/>
          <w:szCs w:val="21"/>
        </w:rPr>
      </w:pPr>
      <w:r>
        <w:rPr>
          <w:rFonts w:ascii="Segoe UI" w:hAnsi="Segoe UI" w:cs="Segoe UI"/>
          <w:sz w:val="21"/>
          <w:szCs w:val="21"/>
        </w:rPr>
        <w:t>ECS/Fargate use karna sensible hai jab:</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Workload 15 minutes se zyada chale</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Heavy CPU/memory required ho</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lastRenderedPageBreak/>
        <w:t>Large document ingestion/chunking/embedding pipeline ho</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Complex Python dependencies/native libraries ho</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Containerized app chahiye</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Long-running worker/service chahiye</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Stable high-throughput workload ho</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Web server / API service always warm chahiye</w:t>
      </w:r>
    </w:p>
    <w:p w:rsidR="00C753B6" w:rsidRDefault="00C753B6" w:rsidP="00C753B6">
      <w:pPr>
        <w:pStyle w:val="NormalWeb"/>
        <w:spacing w:line="300" w:lineRule="atLeast"/>
        <w:rPr>
          <w:rFonts w:ascii="Segoe UI" w:hAnsi="Segoe UI" w:cs="Segoe UI"/>
          <w:sz w:val="21"/>
          <w:szCs w:val="21"/>
        </w:rPr>
      </w:pPr>
      <w:r>
        <w:rPr>
          <w:rFonts w:ascii="Segoe UI" w:hAnsi="Segoe UI" w:cs="Segoe UI"/>
          <w:sz w:val="21"/>
          <w:szCs w:val="21"/>
        </w:rPr>
        <w:t xml:space="preserve">AWS Fargate serverless containers run karta hai and long-running applications, microservices, or batch processing ke liye ideal hai when you want container-level control without managing servers. </w:t>
      </w:r>
      <w:hyperlink r:id="rId122" w:history="1">
        <w:r>
          <w:rPr>
            <w:rStyle w:val="Hyperlink"/>
            <w:rFonts w:ascii="Segoe UI" w:hAnsi="Segoe UI" w:cs="Segoe UI"/>
            <w:sz w:val="21"/>
            <w:szCs w:val="21"/>
          </w:rPr>
          <w:t>[docs.aws.amazon.com]</w:t>
        </w:r>
      </w:hyperlink>
      <w:r>
        <w:rPr>
          <w:rFonts w:ascii="Segoe UI" w:hAnsi="Segoe UI" w:cs="Segoe UI"/>
          <w:sz w:val="21"/>
          <w:szCs w:val="21"/>
        </w:rPr>
        <w:t xml:space="preserve">, </w:t>
      </w:r>
      <w:hyperlink r:id="rId123" w:history="1">
        <w:r>
          <w:rPr>
            <w:rStyle w:val="Hyperlink"/>
            <w:rFonts w:ascii="Segoe UI" w:hAnsi="Segoe UI" w:cs="Segoe UI"/>
            <w:sz w:val="21"/>
            <w:szCs w:val="21"/>
          </w:rPr>
          <w:t>[serverless.com]</w:t>
        </w:r>
      </w:hyperlink>
    </w:p>
    <w:p w:rsidR="00C753B6" w:rsidRDefault="00114F67" w:rsidP="00C753B6">
      <w:pPr>
        <w:spacing w:line="300" w:lineRule="atLeast"/>
        <w:rPr>
          <w:rFonts w:ascii="Segoe UI" w:hAnsi="Segoe UI" w:cs="Segoe UI"/>
          <w:sz w:val="21"/>
          <w:szCs w:val="21"/>
        </w:rPr>
      </w:pPr>
      <w:r>
        <w:rPr>
          <w:rFonts w:ascii="Segoe UI" w:hAnsi="Segoe UI" w:cs="Segoe UI"/>
          <w:sz w:val="21"/>
          <w:szCs w:val="21"/>
        </w:rPr>
        <w:pict>
          <v:rect id="_x0000_i1414" style="width:0;height:1.5pt" o:hralign="center" o:hrstd="t" o:hr="t" fillcolor="#a0a0a0" stroked="f"/>
        </w:pict>
      </w:r>
    </w:p>
    <w:p w:rsidR="00C753B6" w:rsidRDefault="00C753B6" w:rsidP="00C753B6">
      <w:pPr>
        <w:pStyle w:val="Heading1"/>
        <w:spacing w:line="300" w:lineRule="atLeast"/>
        <w:rPr>
          <w:rFonts w:ascii="Segoe UI" w:hAnsi="Segoe UI" w:cs="Segoe UI"/>
          <w:sz w:val="48"/>
          <w:szCs w:val="48"/>
        </w:rPr>
      </w:pPr>
      <w:r>
        <w:rPr>
          <w:rFonts w:ascii="Segoe UI" w:hAnsi="Segoe UI" w:cs="Segoe UI"/>
        </w:rPr>
        <w:t>6. Hamari application me ECS kab fit hoga?</w:t>
      </w:r>
    </w:p>
    <w:p w:rsidR="00C753B6" w:rsidRDefault="00C753B6" w:rsidP="00C753B6">
      <w:pPr>
        <w:pStyle w:val="NormalWeb"/>
        <w:spacing w:line="300" w:lineRule="atLeast"/>
        <w:rPr>
          <w:rFonts w:ascii="Segoe UI" w:hAnsi="Segoe UI" w:cs="Segoe UI"/>
          <w:sz w:val="21"/>
          <w:szCs w:val="21"/>
        </w:rPr>
      </w:pPr>
      <w:r>
        <w:rPr>
          <w:rFonts w:ascii="Segoe UI" w:hAnsi="Segoe UI" w:cs="Segoe UI"/>
          <w:sz w:val="21"/>
          <w:szCs w:val="21"/>
        </w:rPr>
        <w:t>Current architecture me:</w:t>
      </w:r>
    </w:p>
    <w:p w:rsidR="00C753B6" w:rsidRDefault="00C753B6" w:rsidP="00C753B6">
      <w:pPr>
        <w:pStyle w:val="NormalWeb"/>
        <w:spacing w:line="300" w:lineRule="atLeast"/>
        <w:rPr>
          <w:rFonts w:ascii="Segoe UI" w:hAnsi="Segoe UI" w:cs="Segoe UI"/>
          <w:sz w:val="21"/>
          <w:szCs w:val="21"/>
        </w:rPr>
      </w:pPr>
      <w:r>
        <w:rPr>
          <w:rFonts w:ascii="Segoe UI" w:hAnsi="Segoe UI" w:cs="Segoe UI"/>
          <w:sz w:val="21"/>
          <w:szCs w:val="21"/>
        </w:rPr>
        <w:t>API Gateway + Lambda = good</w:t>
      </w:r>
    </w:p>
    <w:p w:rsidR="00C753B6" w:rsidRDefault="00C753B6" w:rsidP="00C753B6">
      <w:pPr>
        <w:pStyle w:val="NormalWeb"/>
        <w:spacing w:line="300" w:lineRule="atLeast"/>
        <w:rPr>
          <w:rFonts w:ascii="Segoe UI" w:hAnsi="Segoe UI" w:cs="Segoe UI"/>
          <w:sz w:val="21"/>
          <w:szCs w:val="21"/>
        </w:rPr>
      </w:pPr>
      <w:r>
        <w:rPr>
          <w:rFonts w:ascii="Segoe UI" w:hAnsi="Segoe UI" w:cs="Segoe UI"/>
          <w:sz w:val="21"/>
          <w:szCs w:val="21"/>
        </w:rPr>
        <w:t>But future me ECS/Fargate use ho sakta hai in scenarios:</w:t>
      </w:r>
    </w:p>
    <w:p w:rsidR="00C753B6" w:rsidRDefault="00C753B6" w:rsidP="00C753B6">
      <w:pPr>
        <w:pStyle w:val="Heading2"/>
        <w:spacing w:line="300" w:lineRule="atLeast"/>
        <w:rPr>
          <w:rFonts w:ascii="Segoe UI" w:hAnsi="Segoe UI" w:cs="Segoe UI"/>
        </w:rPr>
      </w:pPr>
      <w:r>
        <w:rPr>
          <w:rFonts w:ascii="Segoe UI" w:hAnsi="Segoe UI" w:cs="Segoe UI"/>
        </w:rPr>
        <w:t>Scenario A — Large document ingestion</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User uploads 500 PDFs</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Need parsing, chunking, cleaning, metadata extraction</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Could take long time</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Use ECS/Fargate worker</w:t>
      </w:r>
    </w:p>
    <w:p w:rsidR="00C753B6" w:rsidRDefault="00C753B6" w:rsidP="00C753B6">
      <w:pPr>
        <w:pStyle w:val="Heading2"/>
        <w:spacing w:line="300" w:lineRule="atLeast"/>
        <w:rPr>
          <w:rFonts w:ascii="Segoe UI" w:hAnsi="Segoe UI" w:cs="Segoe UI"/>
        </w:rPr>
      </w:pPr>
      <w:r>
        <w:rPr>
          <w:rFonts w:ascii="Segoe UI" w:hAnsi="Segoe UI" w:cs="Segoe UI"/>
        </w:rPr>
        <w:t>Scenario B — Heavy OpenSearch/Aurora pgvector indexing</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Bulk embedding generation</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Batch vector inserts</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Retry/failure handling</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Fargate worker or AWS Batch</w:t>
      </w:r>
    </w:p>
    <w:p w:rsidR="00C753B6" w:rsidRDefault="00C753B6" w:rsidP="00C753B6">
      <w:pPr>
        <w:pStyle w:val="Heading2"/>
        <w:spacing w:line="300" w:lineRule="atLeast"/>
        <w:rPr>
          <w:rFonts w:ascii="Segoe UI" w:hAnsi="Segoe UI" w:cs="Segoe UI"/>
        </w:rPr>
      </w:pPr>
      <w:r>
        <w:rPr>
          <w:rFonts w:ascii="Segoe UI" w:hAnsi="Segoe UI" w:cs="Segoe UI"/>
        </w:rPr>
        <w:t>Scenario C — Long-running multi-agent workflow</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lastRenderedPageBreak/>
        <w:t>Supervisor agent</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Multiple specialist agents</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External API calls</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Long orchestration</w:t>
      </w:r>
    </w:p>
    <w:p w:rsidR="00C753B6" w:rsidRDefault="00C753B6" w:rsidP="00C753B6">
      <w:pPr>
        <w:pStyle w:val="NormalWeb"/>
        <w:spacing w:line="300" w:lineRule="atLeast"/>
        <w:rPr>
          <w:rFonts w:ascii="Segoe UI" w:hAnsi="Segoe UI" w:cs="Segoe UI"/>
          <w:sz w:val="21"/>
          <w:szCs w:val="21"/>
        </w:rPr>
      </w:pPr>
      <w:r>
        <w:rPr>
          <w:rFonts w:ascii="Segoe UI" w:hAnsi="Segoe UI" w:cs="Segoe UI"/>
          <w:sz w:val="21"/>
          <w:szCs w:val="21"/>
        </w:rPr>
        <w:t>Better:</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Step Functions orchestrates</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Lambda handles small steps</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Fargate handles long/heavy steps</w:t>
      </w:r>
    </w:p>
    <w:p w:rsidR="00C753B6" w:rsidRDefault="00C753B6" w:rsidP="00C753B6">
      <w:pPr>
        <w:pStyle w:val="Heading2"/>
        <w:spacing w:line="300" w:lineRule="atLeast"/>
        <w:rPr>
          <w:rFonts w:ascii="Segoe UI" w:hAnsi="Segoe UI" w:cs="Segoe UI"/>
        </w:rPr>
      </w:pPr>
      <w:r>
        <w:rPr>
          <w:rFonts w:ascii="Segoe UI" w:hAnsi="Segoe UI" w:cs="Segoe UI"/>
        </w:rPr>
        <w:t>Scenario D — ServiceNow/Jira bulk sync</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Thousands of tickets sync</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Rate limits</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Retries</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Pagination</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Long duration</w:t>
      </w:r>
    </w:p>
    <w:p w:rsidR="00C753B6" w:rsidRDefault="00C753B6" w:rsidP="00C753B6">
      <w:pPr>
        <w:pStyle w:val="NormalWeb"/>
        <w:spacing w:line="300" w:lineRule="atLeast"/>
        <w:rPr>
          <w:rFonts w:ascii="Segoe UI" w:hAnsi="Segoe UI" w:cs="Segoe UI"/>
          <w:sz w:val="21"/>
          <w:szCs w:val="21"/>
        </w:rPr>
      </w:pPr>
      <w:r>
        <w:rPr>
          <w:rFonts w:ascii="Segoe UI" w:hAnsi="Segoe UI" w:cs="Segoe UI"/>
          <w:sz w:val="21"/>
          <w:szCs w:val="21"/>
        </w:rPr>
        <w:t>Could be:</w:t>
      </w:r>
    </w:p>
    <w:p w:rsidR="00C753B6" w:rsidRDefault="00C753B6" w:rsidP="00C753B6">
      <w:pPr>
        <w:pStyle w:val="NormalWeb"/>
        <w:spacing w:line="300" w:lineRule="atLeast"/>
        <w:rPr>
          <w:rFonts w:ascii="Segoe UI" w:hAnsi="Segoe UI" w:cs="Segoe UI"/>
          <w:sz w:val="21"/>
          <w:szCs w:val="21"/>
        </w:rPr>
      </w:pPr>
      <w:r>
        <w:rPr>
          <w:rFonts w:ascii="Segoe UI" w:hAnsi="Segoe UI" w:cs="Segoe UI"/>
          <w:sz w:val="21"/>
          <w:szCs w:val="21"/>
        </w:rPr>
        <w:t>SQS → Fargate worker</w:t>
      </w:r>
    </w:p>
    <w:p w:rsidR="00C753B6" w:rsidRDefault="00114F67" w:rsidP="00C753B6">
      <w:pPr>
        <w:spacing w:line="300" w:lineRule="atLeast"/>
        <w:rPr>
          <w:rFonts w:ascii="Segoe UI" w:hAnsi="Segoe UI" w:cs="Segoe UI"/>
          <w:sz w:val="21"/>
          <w:szCs w:val="21"/>
        </w:rPr>
      </w:pPr>
      <w:r>
        <w:rPr>
          <w:rFonts w:ascii="Segoe UI" w:hAnsi="Segoe UI" w:cs="Segoe UI"/>
          <w:sz w:val="21"/>
          <w:szCs w:val="21"/>
        </w:rPr>
        <w:pict>
          <v:rect id="_x0000_i1415" style="width:0;height:1.5pt" o:hralign="center" o:hrstd="t" o:hr="t" fillcolor="#a0a0a0" stroked="f"/>
        </w:pict>
      </w:r>
    </w:p>
    <w:p w:rsidR="00C753B6" w:rsidRDefault="00C753B6" w:rsidP="00C753B6">
      <w:pPr>
        <w:pStyle w:val="Heading1"/>
        <w:spacing w:line="300" w:lineRule="atLeast"/>
        <w:rPr>
          <w:rFonts w:ascii="Segoe UI" w:hAnsi="Segoe UI" w:cs="Segoe UI"/>
          <w:sz w:val="48"/>
          <w:szCs w:val="48"/>
        </w:rPr>
      </w:pPr>
      <w:r>
        <w:rPr>
          <w:rFonts w:ascii="Segoe UI" w:hAnsi="Segoe UI" w:cs="Segoe UI"/>
        </w:rPr>
        <w:t>7. Cost optimized kya hoga: Lambda ya ECS?</w:t>
      </w:r>
    </w:p>
    <w:p w:rsidR="00C753B6" w:rsidRDefault="00C753B6" w:rsidP="00C753B6">
      <w:pPr>
        <w:pStyle w:val="NormalWeb"/>
        <w:spacing w:line="300" w:lineRule="atLeast"/>
        <w:rPr>
          <w:rFonts w:ascii="Segoe UI" w:hAnsi="Segoe UI" w:cs="Segoe UI"/>
          <w:sz w:val="21"/>
          <w:szCs w:val="21"/>
        </w:rPr>
      </w:pPr>
      <w:r>
        <w:rPr>
          <w:rFonts w:ascii="Segoe UI" w:hAnsi="Segoe UI" w:cs="Segoe UI"/>
          <w:sz w:val="21"/>
          <w:szCs w:val="21"/>
        </w:rPr>
        <w:t>Depends.</w:t>
      </w:r>
    </w:p>
    <w:p w:rsidR="00C753B6" w:rsidRDefault="00C753B6" w:rsidP="00C753B6">
      <w:pPr>
        <w:pStyle w:val="Heading2"/>
        <w:spacing w:line="300" w:lineRule="atLeast"/>
        <w:rPr>
          <w:rFonts w:ascii="Segoe UI" w:hAnsi="Segoe UI" w:cs="Segoe UI"/>
        </w:rPr>
      </w:pPr>
      <w:r>
        <w:rPr>
          <w:rFonts w:ascii="Segoe UI" w:hAnsi="Segoe UI" w:cs="Segoe UI"/>
        </w:rPr>
        <w:t>Lambda cost-effective jab:</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Traffic unpredictable hai</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Requests short hain</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Idle time zyada hai</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Execution few seconds hai</w:t>
      </w:r>
    </w:p>
    <w:p w:rsidR="00C753B6" w:rsidRDefault="00C753B6" w:rsidP="00C753B6">
      <w:pPr>
        <w:pStyle w:val="Heading2"/>
        <w:spacing w:line="300" w:lineRule="atLeast"/>
        <w:rPr>
          <w:rFonts w:ascii="Segoe UI" w:hAnsi="Segoe UI" w:cs="Segoe UI"/>
        </w:rPr>
      </w:pPr>
      <w:r>
        <w:rPr>
          <w:rFonts w:ascii="Segoe UI" w:hAnsi="Segoe UI" w:cs="Segoe UI"/>
        </w:rPr>
        <w:t>ECS/Fargate cost-effective jab:</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Workload long-running hai</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Many requests continuously aa rahe hain</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lastRenderedPageBreak/>
        <w:t>Containers warm rakhne hain</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CPU/memory predictable hai</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Lambda repeated long duration expensive ho rahi hai</w:t>
      </w:r>
    </w:p>
    <w:p w:rsidR="00C753B6" w:rsidRDefault="00C753B6" w:rsidP="00C753B6">
      <w:pPr>
        <w:pStyle w:val="NormalWeb"/>
        <w:spacing w:line="300" w:lineRule="atLeast"/>
        <w:rPr>
          <w:rFonts w:ascii="Segoe UI" w:hAnsi="Segoe UI" w:cs="Segoe UI"/>
          <w:sz w:val="21"/>
          <w:szCs w:val="21"/>
        </w:rPr>
      </w:pPr>
      <w:r>
        <w:rPr>
          <w:rFonts w:ascii="Segoe UI" w:hAnsi="Segoe UI" w:cs="Segoe UI"/>
          <w:sz w:val="21"/>
          <w:szCs w:val="21"/>
        </w:rPr>
        <w:t>So hamare current app ke liye:</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User API/RAG/action → Lambda</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Async long processing → Step Functions + SQS + Lambda</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Heavy/long workers → ECS Fargate</w:t>
      </w:r>
    </w:p>
    <w:p w:rsidR="00C753B6" w:rsidRDefault="00114F67" w:rsidP="00C753B6">
      <w:pPr>
        <w:spacing w:line="300" w:lineRule="atLeast"/>
        <w:rPr>
          <w:rFonts w:ascii="Segoe UI" w:hAnsi="Segoe UI" w:cs="Segoe UI"/>
          <w:sz w:val="21"/>
          <w:szCs w:val="21"/>
        </w:rPr>
      </w:pPr>
      <w:r>
        <w:rPr>
          <w:rFonts w:ascii="Segoe UI" w:hAnsi="Segoe UI" w:cs="Segoe UI"/>
          <w:sz w:val="21"/>
          <w:szCs w:val="21"/>
        </w:rPr>
        <w:pict>
          <v:rect id="_x0000_i1416" style="width:0;height:1.5pt" o:hralign="center" o:hrstd="t" o:hr="t" fillcolor="#a0a0a0" stroked="f"/>
        </w:pict>
      </w:r>
    </w:p>
    <w:p w:rsidR="00C753B6" w:rsidRDefault="00C753B6" w:rsidP="00C753B6">
      <w:pPr>
        <w:pStyle w:val="Heading1"/>
        <w:spacing w:line="300" w:lineRule="atLeast"/>
        <w:rPr>
          <w:rFonts w:ascii="Segoe UI" w:hAnsi="Segoe UI" w:cs="Segoe UI"/>
          <w:sz w:val="48"/>
          <w:szCs w:val="48"/>
        </w:rPr>
      </w:pPr>
      <w:r>
        <w:rPr>
          <w:rFonts w:ascii="Segoe UI" w:hAnsi="Segoe UI" w:cs="Segoe UI"/>
        </w:rPr>
        <w:t>8. Best architecture recommendation for our next phase</w:t>
      </w:r>
    </w:p>
    <w:p w:rsidR="00C753B6" w:rsidRDefault="00C753B6" w:rsidP="00C753B6">
      <w:pPr>
        <w:pStyle w:val="NormalWeb"/>
        <w:spacing w:line="300" w:lineRule="atLeast"/>
        <w:rPr>
          <w:rFonts w:ascii="Segoe UI" w:hAnsi="Segoe UI" w:cs="Segoe UI"/>
          <w:sz w:val="21"/>
          <w:szCs w:val="21"/>
        </w:rPr>
      </w:pPr>
      <w:r>
        <w:rPr>
          <w:rFonts w:ascii="Segoe UI" w:hAnsi="Segoe UI" w:cs="Segoe UI"/>
          <w:sz w:val="21"/>
          <w:szCs w:val="21"/>
        </w:rPr>
        <w:t>Phase E me hum ye design follow karenge:</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/chat/action Lambda</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DynamoDB ticket create</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EventBridge TicketCreated event</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Step Functions workflow</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SNS notification for P1/P2</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SQS queue for external integration</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Worker Lambda initially</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Future: ECS/Fargate worker if sync becomes long/heavy</w:t>
      </w:r>
    </w:p>
    <w:p w:rsidR="00C753B6" w:rsidRDefault="00C753B6" w:rsidP="00C753B6">
      <w:pPr>
        <w:pStyle w:val="NormalWeb"/>
        <w:spacing w:line="300" w:lineRule="atLeast"/>
        <w:rPr>
          <w:rFonts w:ascii="Segoe UI" w:hAnsi="Segoe UI" w:cs="Segoe UI"/>
          <w:sz w:val="21"/>
          <w:szCs w:val="21"/>
        </w:rPr>
      </w:pPr>
      <w:r>
        <w:rPr>
          <w:rFonts w:ascii="Segoe UI" w:hAnsi="Segoe UI" w:cs="Segoe UI"/>
          <w:sz w:val="21"/>
          <w:szCs w:val="21"/>
        </w:rPr>
        <w:t>Isse tum EventBridge, Step Functions, SNS, SQS, Lambda, DynamoDB sab practically samjhoge.</w:t>
      </w:r>
    </w:p>
    <w:p w:rsidR="00C753B6" w:rsidRDefault="00114F67" w:rsidP="00C753B6">
      <w:pPr>
        <w:spacing w:line="300" w:lineRule="atLeast"/>
        <w:rPr>
          <w:rFonts w:ascii="Segoe UI" w:hAnsi="Segoe UI" w:cs="Segoe UI"/>
          <w:sz w:val="21"/>
          <w:szCs w:val="21"/>
        </w:rPr>
      </w:pPr>
      <w:r>
        <w:rPr>
          <w:rFonts w:ascii="Segoe UI" w:hAnsi="Segoe UI" w:cs="Segoe UI"/>
          <w:sz w:val="21"/>
          <w:szCs w:val="21"/>
        </w:rPr>
        <w:pict>
          <v:rect id="_x0000_i1417" style="width:0;height:1.5pt" o:hralign="center" o:hrstd="t" o:hr="t" fillcolor="#a0a0a0" stroked="f"/>
        </w:pict>
      </w:r>
    </w:p>
    <w:p w:rsidR="00C753B6" w:rsidRDefault="00C753B6" w:rsidP="00C753B6">
      <w:pPr>
        <w:pStyle w:val="Heading1"/>
        <w:spacing w:line="300" w:lineRule="atLeast"/>
        <w:rPr>
          <w:rFonts w:ascii="Segoe UI" w:hAnsi="Segoe UI" w:cs="Segoe UI"/>
          <w:sz w:val="48"/>
          <w:szCs w:val="48"/>
        </w:rPr>
      </w:pPr>
      <w:r>
        <w:rPr>
          <w:rFonts w:ascii="Segoe UI" w:hAnsi="Segoe UI" w:cs="Segoe UI"/>
        </w:rPr>
        <w:t>Final answer in one line</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New chat me continue karna best hai.</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Aage infra Terraform se create karenge, console se fields samjhenge.</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Lambda short/event-driven tasks ke liye rahegi.</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Long-running/heavy workloads ke liye Step Functions + SQS + ECS/Fargate use karenge.</w:t>
      </w:r>
    </w:p>
    <w:p w:rsidR="00C753B6" w:rsidRDefault="00C753B6" w:rsidP="00C753B6">
      <w:pPr>
        <w:pStyle w:val="NormalWeb"/>
        <w:spacing w:line="300" w:lineRule="atLeast"/>
        <w:rPr>
          <w:rFonts w:ascii="Segoe UI" w:hAnsi="Segoe UI" w:cs="Segoe UI"/>
          <w:sz w:val="21"/>
          <w:szCs w:val="21"/>
        </w:rPr>
      </w:pPr>
      <w:r>
        <w:rPr>
          <w:rFonts w:ascii="Segoe UI" w:hAnsi="Segoe UI" w:cs="Segoe UI"/>
          <w:sz w:val="21"/>
          <w:szCs w:val="21"/>
        </w:rPr>
        <w:lastRenderedPageBreak/>
        <w:t>Bhai new chat open karo and starter prompt paste karo.</w:t>
      </w:r>
      <w:r>
        <w:rPr>
          <w:rFonts w:ascii="Segoe UI" w:hAnsi="Segoe UI" w:cs="Segoe UI"/>
          <w:sz w:val="21"/>
          <w:szCs w:val="21"/>
        </w:rPr>
        <w:br/>
        <w:t>Wahan se main direct start karunga:</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Phase E — Event-driven Agentic Workflow</w:t>
      </w:r>
    </w:p>
    <w:p w:rsidR="00C753B6" w:rsidRDefault="00C753B6" w:rsidP="00C753B6">
      <w:pPr>
        <w:spacing w:line="300" w:lineRule="atLeast"/>
        <w:rPr>
          <w:rFonts w:ascii="Segoe UI" w:hAnsi="Segoe UI" w:cs="Segoe UI"/>
          <w:sz w:val="21"/>
          <w:szCs w:val="21"/>
        </w:rPr>
      </w:pPr>
      <w:r>
        <w:rPr>
          <w:rFonts w:ascii="Segoe UI" w:hAnsi="Segoe UI" w:cs="Segoe UI"/>
          <w:sz w:val="21"/>
          <w:szCs w:val="21"/>
        </w:rPr>
        <w:t>Step 1: Architecture flow + EventBridge fields explain</w:t>
      </w:r>
    </w:p>
    <w:p w:rsidR="00316151" w:rsidRDefault="00316151" w:rsidP="00316151">
      <w:pPr>
        <w:pStyle w:val="NormalWeb"/>
        <w:spacing w:line="300" w:lineRule="atLeast"/>
        <w:rPr>
          <w:rFonts w:ascii="Segoe UI" w:hAnsi="Segoe UI" w:cs="Segoe UI"/>
          <w:sz w:val="21"/>
          <w:szCs w:val="21"/>
        </w:rPr>
      </w:pPr>
      <w:r>
        <w:rPr>
          <w:rFonts w:ascii="Segoe UI" w:hAnsi="Segoe UI" w:cs="Segoe UI"/>
          <w:sz w:val="21"/>
          <w:szCs w:val="21"/>
        </w:rPr>
        <w:t xml:space="preserve">Perfect bhai </w:t>
      </w:r>
      <w:r>
        <w:rPr>
          <w:rFonts w:ascii="Segoe UI Symbol" w:hAnsi="Segoe UI Symbol" w:cs="Segoe UI Symbol"/>
          <w:sz w:val="21"/>
          <w:szCs w:val="21"/>
        </w:rPr>
        <w:t>✅</w:t>
      </w:r>
      <w:r>
        <w:rPr>
          <w:rFonts w:ascii="Segoe UI" w:hAnsi="Segoe UI" w:cs="Segoe UI"/>
          <w:sz w:val="21"/>
          <w:szCs w:val="21"/>
        </w:rPr>
        <w:t xml:space="preserve"> Phase E start karte hain — </w:t>
      </w:r>
      <w:r>
        <w:rPr>
          <w:rStyle w:val="Strong"/>
          <w:rFonts w:ascii="Segoe UI" w:hAnsi="Segoe UI" w:cs="Segoe UI"/>
          <w:sz w:val="21"/>
          <w:szCs w:val="21"/>
        </w:rPr>
        <w:t>Event-driven Agentic Workflow</w:t>
      </w:r>
      <w:r>
        <w:rPr>
          <w:rFonts w:ascii="Segoe UI" w:hAnsi="Segoe UI" w:cs="Segoe UI"/>
          <w:sz w:val="21"/>
          <w:szCs w:val="21"/>
        </w:rPr>
        <w:t>.</w:t>
      </w:r>
    </w:p>
    <w:p w:rsidR="00316151" w:rsidRDefault="00316151" w:rsidP="00316151">
      <w:pPr>
        <w:pStyle w:val="NormalWeb"/>
        <w:spacing w:line="300" w:lineRule="atLeast"/>
        <w:rPr>
          <w:rFonts w:ascii="Segoe UI" w:hAnsi="Segoe UI" w:cs="Segoe UI"/>
          <w:sz w:val="21"/>
          <w:szCs w:val="21"/>
        </w:rPr>
      </w:pPr>
      <w:r>
        <w:rPr>
          <w:rFonts w:ascii="Segoe UI" w:hAnsi="Segoe UI" w:cs="Segoe UI"/>
          <w:sz w:val="21"/>
          <w:szCs w:val="21"/>
        </w:rPr>
        <w:t xml:space="preserve">Ab tak humara GenAI Assistant mostly </w:t>
      </w:r>
      <w:r>
        <w:rPr>
          <w:rStyle w:val="Strong"/>
          <w:rFonts w:ascii="Segoe UI" w:hAnsi="Segoe UI" w:cs="Segoe UI"/>
          <w:sz w:val="21"/>
          <w:szCs w:val="21"/>
        </w:rPr>
        <w:t>request/response flow</w:t>
      </w:r>
      <w:r>
        <w:rPr>
          <w:rFonts w:ascii="Segoe UI" w:hAnsi="Segoe UI" w:cs="Segoe UI"/>
          <w:sz w:val="21"/>
          <w:szCs w:val="21"/>
        </w:rPr>
        <w:t xml:space="preserve"> tha:</w:t>
      </w:r>
    </w:p>
    <w:p w:rsidR="00316151" w:rsidRDefault="00316151" w:rsidP="00316151">
      <w:pPr>
        <w:pStyle w:val="NormalWeb"/>
        <w:spacing w:line="300" w:lineRule="atLeast"/>
        <w:rPr>
          <w:rFonts w:ascii="Segoe UI" w:hAnsi="Segoe UI" w:cs="Segoe UI"/>
          <w:sz w:val="21"/>
          <w:szCs w:val="21"/>
        </w:rPr>
      </w:pPr>
      <w:r>
        <w:rPr>
          <w:rFonts w:ascii="Segoe UI" w:hAnsi="Segoe UI" w:cs="Segoe UI"/>
          <w:sz w:val="21"/>
          <w:szCs w:val="21"/>
        </w:rPr>
        <w:t>User → API Gateway → Lambda → Bedrock / RAG / DynamoDB → Response</w:t>
      </w:r>
    </w:p>
    <w:p w:rsidR="00316151" w:rsidRDefault="00316151" w:rsidP="00316151">
      <w:pPr>
        <w:pStyle w:val="NormalWeb"/>
        <w:spacing w:line="300" w:lineRule="atLeast"/>
        <w:rPr>
          <w:rFonts w:ascii="Segoe UI" w:hAnsi="Segoe UI" w:cs="Segoe UI"/>
          <w:sz w:val="21"/>
          <w:szCs w:val="21"/>
        </w:rPr>
      </w:pPr>
      <w:r>
        <w:rPr>
          <w:rFonts w:ascii="Segoe UI" w:hAnsi="Segoe UI" w:cs="Segoe UI"/>
          <w:sz w:val="21"/>
          <w:szCs w:val="21"/>
        </w:rPr>
        <w:t xml:space="preserve">Phase E me hum isko </w:t>
      </w:r>
      <w:r>
        <w:rPr>
          <w:rStyle w:val="Strong"/>
          <w:rFonts w:ascii="Segoe UI" w:hAnsi="Segoe UI" w:cs="Segoe UI"/>
          <w:sz w:val="21"/>
          <w:szCs w:val="21"/>
        </w:rPr>
        <w:t>enterprise event-driven workflow</w:t>
      </w:r>
      <w:r>
        <w:rPr>
          <w:rFonts w:ascii="Segoe UI" w:hAnsi="Segoe UI" w:cs="Segoe UI"/>
          <w:sz w:val="21"/>
          <w:szCs w:val="21"/>
        </w:rPr>
        <w:t xml:space="preserve"> banaenge:</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/chat/action Lambda</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        ↓</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   EventBridge Event</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        ↓</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Step Functions Workflow</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        ↓</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Validation / Routing / Approval / Async Processing</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        ↓</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SQS + Lambda Worker</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        ↓</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DynamoDB Ticket Update</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        ↓</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SNS Notification</w:t>
      </w:r>
    </w:p>
    <w:p w:rsidR="00316151" w:rsidRDefault="00114F67" w:rsidP="00316151">
      <w:pPr>
        <w:spacing w:line="300" w:lineRule="atLeast"/>
        <w:rPr>
          <w:rFonts w:ascii="Segoe UI" w:hAnsi="Segoe UI" w:cs="Segoe UI"/>
          <w:sz w:val="21"/>
          <w:szCs w:val="21"/>
        </w:rPr>
      </w:pPr>
      <w:r>
        <w:rPr>
          <w:rFonts w:ascii="Segoe UI" w:hAnsi="Segoe UI" w:cs="Segoe UI"/>
          <w:sz w:val="21"/>
          <w:szCs w:val="21"/>
        </w:rPr>
        <w:pict>
          <v:rect id="_x0000_i1418" style="width:0;height:1.5pt" o:hralign="center" o:hrstd="t" o:hr="t" fillcolor="#a0a0a0" stroked="f"/>
        </w:pict>
      </w:r>
    </w:p>
    <w:p w:rsidR="00316151" w:rsidRDefault="00316151" w:rsidP="00316151">
      <w:pPr>
        <w:pStyle w:val="Heading1"/>
        <w:spacing w:line="300" w:lineRule="atLeast"/>
        <w:rPr>
          <w:rFonts w:ascii="Segoe UI" w:hAnsi="Segoe UI" w:cs="Segoe UI"/>
          <w:sz w:val="48"/>
          <w:szCs w:val="48"/>
        </w:rPr>
      </w:pPr>
      <w:r>
        <w:rPr>
          <w:rFonts w:ascii="Segoe UI" w:hAnsi="Segoe UI" w:cs="Segoe UI"/>
        </w:rPr>
        <w:t>Phase E Goal — Interview Story</w:t>
      </w:r>
    </w:p>
    <w:p w:rsidR="00316151" w:rsidRDefault="00316151" w:rsidP="00316151">
      <w:pPr>
        <w:pStyle w:val="NormalWeb"/>
        <w:spacing w:line="300" w:lineRule="atLeast"/>
        <w:rPr>
          <w:rFonts w:ascii="Segoe UI" w:hAnsi="Segoe UI" w:cs="Segoe UI"/>
          <w:sz w:val="21"/>
          <w:szCs w:val="21"/>
        </w:rPr>
      </w:pPr>
      <w:r>
        <w:rPr>
          <w:rFonts w:ascii="Segoe UI" w:hAnsi="Segoe UI" w:cs="Segoe UI"/>
          <w:sz w:val="21"/>
          <w:szCs w:val="21"/>
        </w:rPr>
        <w:t>Interview me tum aise bol sakte ho:</w:t>
      </w:r>
    </w:p>
    <w:p w:rsidR="00316151" w:rsidRDefault="00316151" w:rsidP="00316151">
      <w:pPr>
        <w:pStyle w:val="NormalWeb"/>
        <w:spacing w:line="300" w:lineRule="atLeast"/>
        <w:rPr>
          <w:rFonts w:ascii="Segoe UI" w:hAnsi="Segoe UI" w:cs="Segoe UI"/>
          <w:sz w:val="21"/>
          <w:szCs w:val="21"/>
        </w:rPr>
      </w:pPr>
      <w:r>
        <w:rPr>
          <w:rFonts w:ascii="Segoe UI" w:hAnsi="Segoe UI" w:cs="Segoe UI"/>
          <w:sz w:val="21"/>
          <w:szCs w:val="21"/>
        </w:rPr>
        <w:t>“In my GenAI Assistant project, synchronous chat APIs were used for user interaction, but backend actions such as ticket processing, approval, notification, and async execution were decoupled using EventBridge, Step Functions, SQS, SNS, Lambda, and DynamoDB.</w:t>
      </w:r>
      <w:r>
        <w:rPr>
          <w:rFonts w:ascii="Segoe UI" w:hAnsi="Segoe UI" w:cs="Segoe UI"/>
          <w:sz w:val="21"/>
          <w:szCs w:val="21"/>
        </w:rPr>
        <w:br/>
        <w:t>EventBridge was used as the event router, Step Functions handled orchestration and decision-making, SQS provided reliable async processing, SNS handled notification fan-out, Lambda executed business logic, and DynamoDB stored workflow state and audit trail.”</w:t>
      </w:r>
    </w:p>
    <w:p w:rsidR="00316151" w:rsidRDefault="00316151" w:rsidP="00316151">
      <w:pPr>
        <w:pStyle w:val="NormalWeb"/>
        <w:spacing w:line="300" w:lineRule="atLeast"/>
        <w:rPr>
          <w:rFonts w:ascii="Segoe UI" w:hAnsi="Segoe UI" w:cs="Segoe UI"/>
          <w:sz w:val="21"/>
          <w:szCs w:val="21"/>
        </w:rPr>
      </w:pPr>
      <w:r>
        <w:rPr>
          <w:rFonts w:ascii="Segoe UI" w:hAnsi="Segoe UI" w:cs="Segoe UI"/>
          <w:sz w:val="21"/>
          <w:szCs w:val="21"/>
        </w:rPr>
        <w:t xml:space="preserve">Yeh answer production-level lagega because isme </w:t>
      </w:r>
      <w:r>
        <w:rPr>
          <w:rStyle w:val="Strong"/>
          <w:rFonts w:ascii="Segoe UI" w:hAnsi="Segoe UI" w:cs="Segoe UI"/>
          <w:sz w:val="21"/>
          <w:szCs w:val="21"/>
        </w:rPr>
        <w:t>decoupling, retry, audit, async workflow, orchestration, notification</w:t>
      </w:r>
      <w:r>
        <w:rPr>
          <w:rFonts w:ascii="Segoe UI" w:hAnsi="Segoe UI" w:cs="Segoe UI"/>
          <w:sz w:val="21"/>
          <w:szCs w:val="21"/>
        </w:rPr>
        <w:t xml:space="preserve"> sab cover ho raha hai.</w:t>
      </w:r>
    </w:p>
    <w:p w:rsidR="00316151" w:rsidRDefault="00114F67" w:rsidP="00316151">
      <w:pPr>
        <w:spacing w:line="300" w:lineRule="atLeast"/>
        <w:rPr>
          <w:rFonts w:ascii="Segoe UI" w:hAnsi="Segoe UI" w:cs="Segoe UI"/>
          <w:sz w:val="21"/>
          <w:szCs w:val="21"/>
        </w:rPr>
      </w:pPr>
      <w:r>
        <w:rPr>
          <w:rFonts w:ascii="Segoe UI" w:hAnsi="Segoe UI" w:cs="Segoe UI"/>
          <w:sz w:val="21"/>
          <w:szCs w:val="21"/>
        </w:rPr>
        <w:pict>
          <v:rect id="_x0000_i1419" style="width:0;height:1.5pt" o:hralign="center" o:hrstd="t" o:hr="t" fillcolor="#a0a0a0" stroked="f"/>
        </w:pict>
      </w:r>
    </w:p>
    <w:p w:rsidR="00316151" w:rsidRDefault="00316151" w:rsidP="00316151">
      <w:pPr>
        <w:pStyle w:val="Heading1"/>
        <w:spacing w:line="300" w:lineRule="atLeast"/>
        <w:rPr>
          <w:rFonts w:ascii="Segoe UI" w:hAnsi="Segoe UI" w:cs="Segoe UI"/>
          <w:sz w:val="48"/>
          <w:szCs w:val="48"/>
        </w:rPr>
      </w:pPr>
      <w:r>
        <w:rPr>
          <w:rFonts w:ascii="Segoe UI" w:hAnsi="Segoe UI" w:cs="Segoe UI"/>
        </w:rPr>
        <w:lastRenderedPageBreak/>
        <w:t>Hum Kya Build Karenge?</w:t>
      </w:r>
    </w:p>
    <w:p w:rsidR="00316151" w:rsidRDefault="00316151" w:rsidP="00316151">
      <w:pPr>
        <w:pStyle w:val="NormalWeb"/>
        <w:spacing w:line="300" w:lineRule="atLeast"/>
        <w:rPr>
          <w:rFonts w:ascii="Segoe UI" w:hAnsi="Segoe UI" w:cs="Segoe UI"/>
          <w:sz w:val="21"/>
          <w:szCs w:val="21"/>
        </w:rPr>
      </w:pPr>
      <w:r>
        <w:rPr>
          <w:rFonts w:ascii="Segoe UI" w:hAnsi="Segoe UI" w:cs="Segoe UI"/>
          <w:sz w:val="21"/>
          <w:szCs w:val="21"/>
        </w:rPr>
        <w:t>Example use case:</w:t>
      </w:r>
    </w:p>
    <w:p w:rsidR="00316151" w:rsidRDefault="00316151" w:rsidP="00316151">
      <w:pPr>
        <w:pStyle w:val="NormalWeb"/>
        <w:spacing w:line="300" w:lineRule="atLeast"/>
        <w:rPr>
          <w:rFonts w:ascii="Segoe UI" w:hAnsi="Segoe UI" w:cs="Segoe UI"/>
          <w:sz w:val="21"/>
          <w:szCs w:val="21"/>
        </w:rPr>
      </w:pPr>
      <w:r>
        <w:rPr>
          <w:rFonts w:ascii="Segoe UI" w:hAnsi="Segoe UI" w:cs="Segoe UI"/>
          <w:sz w:val="21"/>
          <w:szCs w:val="21"/>
        </w:rPr>
        <w:t xml:space="preserve">User </w:t>
      </w:r>
      <w:r>
        <w:rPr>
          <w:rStyle w:val="HTMLCode"/>
          <w:rFonts w:eastAsiaTheme="majorEastAsia"/>
        </w:rPr>
        <w:t>/chat/action</w:t>
      </w:r>
      <w:r>
        <w:rPr>
          <w:rFonts w:ascii="Segoe UI" w:hAnsi="Segoe UI" w:cs="Segoe UI"/>
          <w:sz w:val="21"/>
          <w:szCs w:val="21"/>
        </w:rPr>
        <w:t xml:space="preserve"> endpoint par bolega:</w:t>
      </w:r>
    </w:p>
    <w:p w:rsidR="00316151" w:rsidRDefault="00316151" w:rsidP="00316151">
      <w:pPr>
        <w:pStyle w:val="NormalWeb"/>
        <w:spacing w:line="300" w:lineRule="atLeast"/>
        <w:rPr>
          <w:rFonts w:ascii="Segoe UI" w:hAnsi="Segoe UI" w:cs="Segoe UI"/>
          <w:sz w:val="21"/>
          <w:szCs w:val="21"/>
        </w:rPr>
      </w:pPr>
      <w:r>
        <w:rPr>
          <w:rFonts w:ascii="Segoe UI" w:hAnsi="Segoe UI" w:cs="Segoe UI"/>
          <w:sz w:val="21"/>
          <w:szCs w:val="21"/>
        </w:rPr>
        <w:t>Create a Jira ticket for production login issue</w:t>
      </w:r>
    </w:p>
    <w:p w:rsidR="00316151" w:rsidRDefault="00316151" w:rsidP="00316151">
      <w:pPr>
        <w:pStyle w:val="NormalWeb"/>
        <w:spacing w:line="300" w:lineRule="atLeast"/>
        <w:rPr>
          <w:rFonts w:ascii="Segoe UI" w:hAnsi="Segoe UI" w:cs="Segoe UI"/>
          <w:sz w:val="21"/>
          <w:szCs w:val="21"/>
        </w:rPr>
      </w:pPr>
      <w:r>
        <w:rPr>
          <w:rFonts w:ascii="Segoe UI" w:hAnsi="Segoe UI" w:cs="Segoe UI"/>
          <w:sz w:val="21"/>
          <w:szCs w:val="21"/>
        </w:rPr>
        <w:t xml:space="preserve">Current project me humne </w:t>
      </w:r>
      <w:r>
        <w:rPr>
          <w:rStyle w:val="Strong"/>
          <w:rFonts w:ascii="Segoe UI" w:hAnsi="Segoe UI" w:cs="Segoe UI"/>
          <w:sz w:val="21"/>
          <w:szCs w:val="21"/>
        </w:rPr>
        <w:t>action-noop guard</w:t>
      </w:r>
      <w:r>
        <w:rPr>
          <w:rFonts w:ascii="Segoe UI" w:hAnsi="Segoe UI" w:cs="Segoe UI"/>
          <w:sz w:val="21"/>
          <w:szCs w:val="21"/>
        </w:rPr>
        <w:t xml:space="preserve"> rakha hai, matlab real Jira call nahi ho rahi. Ab hum backend workflow add karenge:</w:t>
      </w:r>
    </w:p>
    <w:p w:rsidR="00316151" w:rsidRDefault="00316151" w:rsidP="00316151">
      <w:pPr>
        <w:pStyle w:val="Heading2"/>
        <w:spacing w:line="300" w:lineRule="atLeast"/>
        <w:rPr>
          <w:rFonts w:ascii="Segoe UI" w:hAnsi="Segoe UI" w:cs="Segoe UI"/>
        </w:rPr>
      </w:pPr>
      <w:r>
        <w:rPr>
          <w:rFonts w:ascii="Segoe UI" w:hAnsi="Segoe UI" w:cs="Segoe UI"/>
        </w:rPr>
        <w:t>New flow</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1. /chat/action Lambda ticket request receive karega1. /chat/action Lambda ticket request receive karega workflow tak route karega</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5. Step Functions ticket validate karega</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6. Agar valid hai → SQS queue me processing message jayega</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7. SQS se Lambda worker trigger hoga</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8. Worker DynamoDB ticket status update karega</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9. SNS notification send karega</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2. DynamoDB Tickets table me initial ticket save hoga</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3. Lambda EventBridge par event publish karega</w:t>
      </w:r>
    </w:p>
    <w:p w:rsidR="00316151" w:rsidRDefault="00114F67" w:rsidP="00316151">
      <w:pPr>
        <w:spacing w:line="300" w:lineRule="atLeast"/>
        <w:rPr>
          <w:rFonts w:ascii="Segoe UI" w:hAnsi="Segoe UI" w:cs="Segoe UI"/>
          <w:sz w:val="21"/>
          <w:szCs w:val="21"/>
        </w:rPr>
      </w:pPr>
      <w:r>
        <w:rPr>
          <w:rFonts w:ascii="Segoe UI" w:hAnsi="Segoe UI" w:cs="Segoe UI"/>
          <w:sz w:val="21"/>
          <w:szCs w:val="21"/>
        </w:rPr>
        <w:pict>
          <v:rect id="_x0000_i1420" style="width:0;height:1.5pt" o:hralign="center" o:hrstd="t" o:hr="t" fillcolor="#a0a0a0" stroked="f"/>
        </w:pict>
      </w:r>
    </w:p>
    <w:p w:rsidR="00316151" w:rsidRDefault="00316151" w:rsidP="00316151">
      <w:pPr>
        <w:pStyle w:val="Heading1"/>
        <w:spacing w:line="300" w:lineRule="atLeast"/>
        <w:rPr>
          <w:rFonts w:ascii="Segoe UI" w:hAnsi="Segoe UI" w:cs="Segoe UI"/>
          <w:sz w:val="48"/>
          <w:szCs w:val="48"/>
        </w:rPr>
      </w:pPr>
      <w:r>
        <w:rPr>
          <w:rFonts w:ascii="Segoe UI" w:hAnsi="Segoe UI" w:cs="Segoe UI"/>
        </w:rPr>
        <w:t>Services Role Samjho Pehle</w:t>
      </w:r>
    </w:p>
    <w:p w:rsidR="00316151" w:rsidRDefault="00316151" w:rsidP="00316151">
      <w:pPr>
        <w:pStyle w:val="Heading2"/>
        <w:spacing w:line="300" w:lineRule="atLeast"/>
        <w:rPr>
          <w:rFonts w:ascii="Segoe UI" w:hAnsi="Segoe UI" w:cs="Segoe UI"/>
        </w:rPr>
      </w:pPr>
      <w:r>
        <w:rPr>
          <w:rFonts w:ascii="Segoe UI" w:hAnsi="Segoe UI" w:cs="Segoe UI"/>
        </w:rPr>
        <w:t>1. EventBridge — Event Router</w:t>
      </w:r>
    </w:p>
    <w:p w:rsidR="00316151" w:rsidRDefault="00316151" w:rsidP="00316151">
      <w:pPr>
        <w:pStyle w:val="NormalWeb"/>
        <w:spacing w:line="300" w:lineRule="atLeast"/>
        <w:rPr>
          <w:rFonts w:ascii="Segoe UI" w:hAnsi="Segoe UI" w:cs="Segoe UI"/>
          <w:sz w:val="21"/>
          <w:szCs w:val="21"/>
        </w:rPr>
      </w:pPr>
      <w:r>
        <w:rPr>
          <w:rFonts w:ascii="Segoe UI" w:hAnsi="Segoe UI" w:cs="Segoe UI"/>
          <w:sz w:val="21"/>
          <w:szCs w:val="21"/>
        </w:rPr>
        <w:t>EventBridge ka kaam hota hai:</w:t>
      </w:r>
    </w:p>
    <w:p w:rsidR="00316151" w:rsidRDefault="00316151" w:rsidP="00316151">
      <w:pPr>
        <w:pStyle w:val="NormalWeb"/>
        <w:spacing w:line="300" w:lineRule="atLeast"/>
        <w:rPr>
          <w:rFonts w:ascii="Segoe UI" w:hAnsi="Segoe UI" w:cs="Segoe UI"/>
          <w:sz w:val="21"/>
          <w:szCs w:val="21"/>
        </w:rPr>
      </w:pPr>
      <w:r>
        <w:rPr>
          <w:rFonts w:ascii="Segoe UI" w:hAnsi="Segoe UI" w:cs="Segoe UI"/>
          <w:sz w:val="21"/>
          <w:szCs w:val="21"/>
        </w:rPr>
        <w:t>“Kisi system me event hua, us event ko correct target tak route karna.”</w:t>
      </w:r>
    </w:p>
    <w:p w:rsidR="00316151" w:rsidRDefault="00316151" w:rsidP="00316151">
      <w:pPr>
        <w:pStyle w:val="NormalWeb"/>
        <w:spacing w:line="300" w:lineRule="atLeast"/>
        <w:rPr>
          <w:rFonts w:ascii="Segoe UI" w:hAnsi="Segoe UI" w:cs="Segoe UI"/>
          <w:sz w:val="21"/>
          <w:szCs w:val="21"/>
        </w:rPr>
      </w:pPr>
      <w:r>
        <w:rPr>
          <w:rFonts w:ascii="Segoe UI" w:hAnsi="Segoe UI" w:cs="Segoe UI"/>
          <w:sz w:val="21"/>
          <w:szCs w:val="21"/>
        </w:rPr>
        <w:t>Example event:</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  "source": "enterprise-genai.assistant "user123",  "source": "enterprise-genai.assistant",</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    "priority": "high",</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    "category": "incident"</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  }</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  "detail-type": "TicketCreated",</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  "detail": {</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    "ticketId": "TCK-1001",</w:t>
      </w:r>
    </w:p>
    <w:p w:rsidR="00316151" w:rsidRDefault="00316151" w:rsidP="00316151">
      <w:pPr>
        <w:pStyle w:val="NormalWeb"/>
        <w:spacing w:line="300" w:lineRule="atLeast"/>
        <w:rPr>
          <w:rFonts w:ascii="Segoe UI" w:hAnsi="Segoe UI" w:cs="Segoe UI"/>
          <w:sz w:val="21"/>
          <w:szCs w:val="21"/>
        </w:rPr>
      </w:pPr>
      <w:r>
        <w:rPr>
          <w:rFonts w:ascii="Segoe UI" w:hAnsi="Segoe UI" w:cs="Segoe UI"/>
          <w:sz w:val="21"/>
          <w:szCs w:val="21"/>
        </w:rPr>
        <w:lastRenderedPageBreak/>
        <w:t>EventBridge isko pakdega aur bolega:</w:t>
      </w:r>
    </w:p>
    <w:p w:rsidR="00316151" w:rsidRDefault="00316151" w:rsidP="00316151">
      <w:pPr>
        <w:pStyle w:val="NormalWeb"/>
        <w:spacing w:line="300" w:lineRule="atLeast"/>
        <w:rPr>
          <w:rFonts w:ascii="Segoe UI" w:hAnsi="Segoe UI" w:cs="Segoe UI"/>
          <w:sz w:val="21"/>
          <w:szCs w:val="21"/>
        </w:rPr>
      </w:pPr>
      <w:r>
        <w:rPr>
          <w:rFonts w:ascii="Segoe UI" w:hAnsi="Segoe UI" w:cs="Segoe UI"/>
          <w:sz w:val="21"/>
          <w:szCs w:val="21"/>
        </w:rPr>
        <w:t xml:space="preserve">Agar </w:t>
      </w:r>
      <w:r>
        <w:rPr>
          <w:rStyle w:val="HTMLCode"/>
          <w:rFonts w:eastAsiaTheme="majorEastAsia"/>
        </w:rPr>
        <w:t>source = enterprise-genai.assistant</w:t>
      </w:r>
      <w:r>
        <w:rPr>
          <w:rFonts w:ascii="Segoe UI" w:hAnsi="Segoe UI" w:cs="Segoe UI"/>
          <w:sz w:val="21"/>
          <w:szCs w:val="21"/>
        </w:rPr>
        <w:t xml:space="preserve"> aur </w:t>
      </w:r>
      <w:r>
        <w:rPr>
          <w:rStyle w:val="HTMLCode"/>
          <w:rFonts w:eastAsiaTheme="majorEastAsia"/>
        </w:rPr>
        <w:t>detail-type = TicketCreated</w:t>
      </w:r>
      <w:r>
        <w:rPr>
          <w:rFonts w:ascii="Segoe UI" w:hAnsi="Segoe UI" w:cs="Segoe UI"/>
          <w:sz w:val="21"/>
          <w:szCs w:val="21"/>
        </w:rPr>
        <w:t xml:space="preserve"> hai, toh Step Functions start karo.</w:t>
      </w:r>
    </w:p>
    <w:p w:rsidR="00316151" w:rsidRDefault="00316151" w:rsidP="00316151">
      <w:pPr>
        <w:pStyle w:val="Heading3"/>
        <w:spacing w:line="300" w:lineRule="atLeast"/>
        <w:rPr>
          <w:rFonts w:ascii="Segoe UI" w:hAnsi="Segoe UI" w:cs="Segoe UI"/>
        </w:rPr>
      </w:pPr>
      <w:r>
        <w:rPr>
          <w:rFonts w:ascii="Segoe UI" w:hAnsi="Segoe UI" w:cs="Segoe UI"/>
        </w:rPr>
        <w:t>Real Project Use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3"/>
        <w:gridCol w:w="7214"/>
      </w:tblGrid>
      <w:tr w:rsidR="00316151" w:rsidTr="00316151">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316151" w:rsidRDefault="00316151">
            <w:pPr>
              <w:jc w:val="center"/>
              <w:rPr>
                <w:rFonts w:ascii="Times New Roman" w:hAnsi="Times New Roman" w:cs="Times New Roman"/>
                <w:b/>
                <w:bCs/>
              </w:rPr>
            </w:pPr>
            <w:r>
              <w:rPr>
                <w:b/>
                <w:bCs/>
              </w:rPr>
              <w:t>Use Case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316151" w:rsidRDefault="00316151">
            <w:pPr>
              <w:jc w:val="center"/>
              <w:rPr>
                <w:b/>
                <w:bCs/>
              </w:rPr>
            </w:pPr>
            <w:r>
              <w:rPr>
                <w:b/>
                <w:bCs/>
              </w:rPr>
              <w:t>Example</w:t>
            </w:r>
          </w:p>
        </w:tc>
      </w:tr>
      <w:tr w:rsidR="00316151" w:rsidTr="0031615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316151" w:rsidRDefault="00316151">
            <w:r>
              <w:t>Decouple services</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16151" w:rsidRDefault="00316151">
            <w:r>
              <w:t>Lambda directly Step Function ko call na kare, event publish kare</w:t>
            </w:r>
          </w:p>
        </w:tc>
      </w:tr>
      <w:tr w:rsidR="00316151" w:rsidTr="0031615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316151" w:rsidRDefault="00316151">
            <w:r>
              <w:t>Event routing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16151" w:rsidRDefault="00316151">
            <w:r>
              <w:t>TicketCreated event alag workflow me, UserRegistered event alag workflow me</w:t>
            </w:r>
          </w:p>
        </w:tc>
      </w:tr>
      <w:tr w:rsidR="00316151" w:rsidTr="0031615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316151" w:rsidRDefault="00316151">
            <w:r>
              <w:t>Audit-friendly architecture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16151" w:rsidRDefault="00316151">
            <w:r>
              <w:t>Har event traceable hota hai</w:t>
            </w:r>
          </w:p>
        </w:tc>
      </w:tr>
      <w:tr w:rsidR="00316151" w:rsidTr="0031615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316151" w:rsidRDefault="00316151">
            <w:r>
              <w:t>Multi-target fanout</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16151" w:rsidRDefault="00316151">
            <w:r>
              <w:t>Same event Step Function, CloudWatch Log, SNS, Lambda ko bhej sakte ho</w:t>
            </w:r>
          </w:p>
        </w:tc>
      </w:tr>
      <w:tr w:rsidR="00316151" w:rsidTr="0031615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316151" w:rsidRDefault="00316151">
            <w:r>
              <w:t>Cross-account integration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16151" w:rsidRDefault="00316151">
            <w:r>
              <w:t>Ek AWS account se dusre account ke event bus ko event bhej sakte ho</w:t>
            </w:r>
          </w:p>
        </w:tc>
      </w:tr>
    </w:tbl>
    <w:p w:rsidR="00316151" w:rsidRDefault="00114F67" w:rsidP="00316151">
      <w:pPr>
        <w:spacing w:line="300" w:lineRule="atLeast"/>
        <w:rPr>
          <w:rFonts w:ascii="Segoe UI" w:hAnsi="Segoe UI" w:cs="Segoe UI"/>
          <w:sz w:val="21"/>
          <w:szCs w:val="21"/>
        </w:rPr>
      </w:pPr>
      <w:r>
        <w:rPr>
          <w:rFonts w:ascii="Segoe UI" w:hAnsi="Segoe UI" w:cs="Segoe UI"/>
          <w:sz w:val="21"/>
          <w:szCs w:val="21"/>
        </w:rPr>
        <w:pict>
          <v:rect id="_x0000_i1421" style="width:0;height:1.5pt" o:hralign="center" o:hrstd="t" o:hr="t" fillcolor="#a0a0a0" stroked="f"/>
        </w:pict>
      </w:r>
    </w:p>
    <w:p w:rsidR="00316151" w:rsidRDefault="00316151" w:rsidP="00316151">
      <w:pPr>
        <w:pStyle w:val="Heading2"/>
        <w:spacing w:line="300" w:lineRule="atLeast"/>
        <w:rPr>
          <w:rFonts w:ascii="Segoe UI" w:hAnsi="Segoe UI" w:cs="Segoe UI"/>
        </w:rPr>
      </w:pPr>
      <w:r>
        <w:rPr>
          <w:rFonts w:ascii="Segoe UI" w:hAnsi="Segoe UI" w:cs="Segoe UI"/>
        </w:rPr>
        <w:t>2. Step Functions — Workflow Orchestrator</w:t>
      </w:r>
    </w:p>
    <w:p w:rsidR="00316151" w:rsidRDefault="00316151" w:rsidP="00316151">
      <w:pPr>
        <w:pStyle w:val="NormalWeb"/>
        <w:spacing w:line="300" w:lineRule="atLeast"/>
        <w:rPr>
          <w:rFonts w:ascii="Segoe UI" w:hAnsi="Segoe UI" w:cs="Segoe UI"/>
          <w:sz w:val="21"/>
          <w:szCs w:val="21"/>
        </w:rPr>
      </w:pPr>
      <w:r>
        <w:rPr>
          <w:rFonts w:ascii="Segoe UI" w:hAnsi="Segoe UI" w:cs="Segoe UI"/>
          <w:sz w:val="21"/>
          <w:szCs w:val="21"/>
        </w:rPr>
        <w:t>Step Functions ka kaam hota hai:</w:t>
      </w:r>
    </w:p>
    <w:p w:rsidR="00316151" w:rsidRDefault="00316151" w:rsidP="00316151">
      <w:pPr>
        <w:pStyle w:val="NormalWeb"/>
        <w:spacing w:line="300" w:lineRule="atLeast"/>
        <w:rPr>
          <w:rFonts w:ascii="Segoe UI" w:hAnsi="Segoe UI" w:cs="Segoe UI"/>
          <w:sz w:val="21"/>
          <w:szCs w:val="21"/>
        </w:rPr>
      </w:pPr>
      <w:r>
        <w:rPr>
          <w:rFonts w:ascii="Segoe UI" w:hAnsi="Segoe UI" w:cs="Segoe UI"/>
          <w:sz w:val="21"/>
          <w:szCs w:val="21"/>
        </w:rPr>
        <w:t>“Multiple steps ko controlled sequence me execute karna.”</w:t>
      </w:r>
    </w:p>
    <w:p w:rsidR="00316151" w:rsidRDefault="00316151" w:rsidP="00316151">
      <w:pPr>
        <w:pStyle w:val="NormalWeb"/>
        <w:spacing w:line="300" w:lineRule="atLeast"/>
        <w:rPr>
          <w:rFonts w:ascii="Segoe UI" w:hAnsi="Segoe UI" w:cs="Segoe UI"/>
          <w:sz w:val="21"/>
          <w:szCs w:val="21"/>
        </w:rPr>
      </w:pPr>
      <w:r>
        <w:rPr>
          <w:rFonts w:ascii="Segoe UI" w:hAnsi="Segoe UI" w:cs="Segoe UI"/>
          <w:sz w:val="21"/>
          <w:szCs w:val="21"/>
        </w:rPr>
        <w:t>Example:</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Validate ticket</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   ↓</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Check priority</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   ↓</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If high priority → send notification</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   ↓</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Send to SQS</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   ↓</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Update DynamoDB</w:t>
      </w:r>
    </w:p>
    <w:p w:rsidR="00316151" w:rsidRDefault="00316151" w:rsidP="00316151">
      <w:pPr>
        <w:pStyle w:val="Heading3"/>
        <w:spacing w:line="300" w:lineRule="atLeast"/>
        <w:rPr>
          <w:rFonts w:ascii="Segoe UI" w:hAnsi="Segoe UI" w:cs="Segoe UI"/>
        </w:rPr>
      </w:pPr>
      <w:r>
        <w:rPr>
          <w:rFonts w:ascii="Segoe UI" w:hAnsi="Segoe UI" w:cs="Segoe UI"/>
        </w:rPr>
        <w:t>Real Project Use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4"/>
        <w:gridCol w:w="4104"/>
      </w:tblGrid>
      <w:tr w:rsidR="00316151" w:rsidTr="00316151">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316151" w:rsidRDefault="00316151">
            <w:pPr>
              <w:jc w:val="center"/>
              <w:rPr>
                <w:rFonts w:ascii="Times New Roman" w:hAnsi="Times New Roman" w:cs="Times New Roman"/>
                <w:b/>
                <w:bCs/>
              </w:rPr>
            </w:pPr>
            <w:r>
              <w:rPr>
                <w:b/>
                <w:bCs/>
              </w:rPr>
              <w:t>Use Case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316151" w:rsidRDefault="00316151">
            <w:pPr>
              <w:jc w:val="center"/>
              <w:rPr>
                <w:b/>
                <w:bCs/>
              </w:rPr>
            </w:pPr>
            <w:r>
              <w:rPr>
                <w:b/>
                <w:bCs/>
              </w:rPr>
              <w:t>Example</w:t>
            </w:r>
          </w:p>
        </w:tc>
      </w:tr>
      <w:tr w:rsidR="00316151" w:rsidTr="0031615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316151" w:rsidRDefault="00316151">
            <w:r>
              <w:t>Long-running workflow</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16151" w:rsidRDefault="00316151">
            <w:r>
              <w:t>Approval, retry, wait, escalation</w:t>
            </w:r>
          </w:p>
        </w:tc>
      </w:tr>
      <w:tr w:rsidR="00316151" w:rsidTr="0031615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316151" w:rsidRDefault="00316151">
            <w:r>
              <w:t>Branching logic</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16151" w:rsidRDefault="00316151">
            <w:r>
              <w:t>High priority vs low priority ticket</w:t>
            </w:r>
          </w:p>
        </w:tc>
      </w:tr>
      <w:tr w:rsidR="00316151" w:rsidTr="0031615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316151" w:rsidRDefault="00316151">
            <w:r>
              <w:t>Error handling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16151" w:rsidRDefault="00316151">
            <w:r>
              <w:t>Catch/Retry block</w:t>
            </w:r>
          </w:p>
        </w:tc>
      </w:tr>
      <w:tr w:rsidR="00316151" w:rsidTr="0031615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316151" w:rsidRDefault="00316151">
            <w:r>
              <w:lastRenderedPageBreak/>
              <w:t>Human approval</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16151" w:rsidRDefault="00316151">
            <w:r>
              <w:t>Wait for callback/token pattern</w:t>
            </w:r>
          </w:p>
        </w:tc>
      </w:tr>
      <w:tr w:rsidR="00316151" w:rsidTr="0031615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316151" w:rsidRDefault="00316151">
            <w:r>
              <w:t>Audit trail</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16151" w:rsidRDefault="00316151">
            <w:r>
              <w:t>Har step ka execution history visible hota hai</w:t>
            </w:r>
          </w:p>
        </w:tc>
      </w:tr>
    </w:tbl>
    <w:p w:rsidR="00316151" w:rsidRDefault="00114F67" w:rsidP="00316151">
      <w:pPr>
        <w:spacing w:line="300" w:lineRule="atLeast"/>
        <w:rPr>
          <w:rFonts w:ascii="Segoe UI" w:hAnsi="Segoe UI" w:cs="Segoe UI"/>
          <w:sz w:val="21"/>
          <w:szCs w:val="21"/>
        </w:rPr>
      </w:pPr>
      <w:r>
        <w:rPr>
          <w:rFonts w:ascii="Segoe UI" w:hAnsi="Segoe UI" w:cs="Segoe UI"/>
          <w:sz w:val="21"/>
          <w:szCs w:val="21"/>
        </w:rPr>
        <w:pict>
          <v:rect id="_x0000_i1422" style="width:0;height:1.5pt" o:hralign="center" o:hrstd="t" o:hr="t" fillcolor="#a0a0a0" stroked="f"/>
        </w:pict>
      </w:r>
    </w:p>
    <w:p w:rsidR="00316151" w:rsidRDefault="00316151" w:rsidP="00316151">
      <w:pPr>
        <w:pStyle w:val="Heading2"/>
        <w:spacing w:line="300" w:lineRule="atLeast"/>
        <w:rPr>
          <w:rFonts w:ascii="Segoe UI" w:hAnsi="Segoe UI" w:cs="Segoe UI"/>
        </w:rPr>
      </w:pPr>
      <w:r>
        <w:rPr>
          <w:rFonts w:ascii="Segoe UI" w:hAnsi="Segoe UI" w:cs="Segoe UI"/>
        </w:rPr>
        <w:t>3. SQS — Reliable Queue</w:t>
      </w:r>
    </w:p>
    <w:p w:rsidR="00316151" w:rsidRDefault="00316151" w:rsidP="00316151">
      <w:pPr>
        <w:pStyle w:val="NormalWeb"/>
        <w:spacing w:line="300" w:lineRule="atLeast"/>
        <w:rPr>
          <w:rFonts w:ascii="Segoe UI" w:hAnsi="Segoe UI" w:cs="Segoe UI"/>
          <w:sz w:val="21"/>
          <w:szCs w:val="21"/>
        </w:rPr>
      </w:pPr>
      <w:r>
        <w:rPr>
          <w:rFonts w:ascii="Segoe UI" w:hAnsi="Segoe UI" w:cs="Segoe UI"/>
          <w:sz w:val="21"/>
          <w:szCs w:val="21"/>
        </w:rPr>
        <w:t>SQS ka kaam hota hai:</w:t>
      </w:r>
    </w:p>
    <w:p w:rsidR="00316151" w:rsidRDefault="00316151" w:rsidP="00316151">
      <w:pPr>
        <w:pStyle w:val="NormalWeb"/>
        <w:spacing w:line="300" w:lineRule="atLeast"/>
        <w:rPr>
          <w:rFonts w:ascii="Segoe UI" w:hAnsi="Segoe UI" w:cs="Segoe UI"/>
          <w:sz w:val="21"/>
          <w:szCs w:val="21"/>
        </w:rPr>
      </w:pPr>
      <w:r>
        <w:rPr>
          <w:rFonts w:ascii="Segoe UI" w:hAnsi="Segoe UI" w:cs="Segoe UI"/>
          <w:sz w:val="21"/>
          <w:szCs w:val="21"/>
        </w:rPr>
        <w:t>“Message ko temporarily queue me hold karna taaki worker Lambda safely process kar sake.”</w:t>
      </w:r>
    </w:p>
    <w:p w:rsidR="00316151" w:rsidRDefault="00316151" w:rsidP="00316151">
      <w:pPr>
        <w:pStyle w:val="NormalWeb"/>
        <w:spacing w:line="300" w:lineRule="atLeast"/>
        <w:rPr>
          <w:rFonts w:ascii="Segoe UI" w:hAnsi="Segoe UI" w:cs="Segoe UI"/>
          <w:sz w:val="21"/>
          <w:szCs w:val="21"/>
        </w:rPr>
      </w:pPr>
      <w:r>
        <w:rPr>
          <w:rFonts w:ascii="Segoe UI" w:hAnsi="Segoe UI" w:cs="Segoe UI"/>
          <w:sz w:val="21"/>
          <w:szCs w:val="21"/>
        </w:rPr>
        <w:t>Why not directly Lambda?</w:t>
      </w:r>
    </w:p>
    <w:p w:rsidR="00316151" w:rsidRDefault="00316151" w:rsidP="00316151">
      <w:pPr>
        <w:pStyle w:val="NormalWeb"/>
        <w:spacing w:line="300" w:lineRule="atLeast"/>
        <w:rPr>
          <w:rFonts w:ascii="Segoe UI" w:hAnsi="Segoe UI" w:cs="Segoe UI"/>
          <w:sz w:val="21"/>
          <w:szCs w:val="21"/>
        </w:rPr>
      </w:pPr>
      <w:r>
        <w:rPr>
          <w:rFonts w:ascii="Segoe UI" w:hAnsi="Segoe UI" w:cs="Segoe UI"/>
          <w:sz w:val="21"/>
          <w:szCs w:val="21"/>
        </w:rPr>
        <w:t>Because agar downstream system slow/down hai, direct call fail ho sakti hai. SQS buffer provide karta hai.</w:t>
      </w:r>
    </w:p>
    <w:p w:rsidR="00316151" w:rsidRDefault="00316151" w:rsidP="00316151">
      <w:pPr>
        <w:pStyle w:val="Heading3"/>
        <w:spacing w:line="300" w:lineRule="atLeast"/>
        <w:rPr>
          <w:rFonts w:ascii="Segoe UI" w:hAnsi="Segoe UI" w:cs="Segoe UI"/>
        </w:rPr>
      </w:pPr>
      <w:r>
        <w:rPr>
          <w:rFonts w:ascii="Segoe UI" w:hAnsi="Segoe UI" w:cs="Segoe UI"/>
        </w:rPr>
        <w:t>Real Project Use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0"/>
        <w:gridCol w:w="4778"/>
      </w:tblGrid>
      <w:tr w:rsidR="00316151" w:rsidTr="00316151">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316151" w:rsidRDefault="00316151">
            <w:pPr>
              <w:jc w:val="center"/>
              <w:rPr>
                <w:rFonts w:ascii="Times New Roman" w:hAnsi="Times New Roman" w:cs="Times New Roman"/>
                <w:b/>
                <w:bCs/>
              </w:rPr>
            </w:pPr>
            <w:r>
              <w:rPr>
                <w:b/>
                <w:bCs/>
              </w:rPr>
              <w:t>Use Case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316151" w:rsidRDefault="00316151">
            <w:pPr>
              <w:jc w:val="center"/>
              <w:rPr>
                <w:b/>
                <w:bCs/>
              </w:rPr>
            </w:pPr>
            <w:r>
              <w:rPr>
                <w:b/>
                <w:bCs/>
              </w:rPr>
              <w:t>Example</w:t>
            </w:r>
          </w:p>
        </w:tc>
      </w:tr>
      <w:tr w:rsidR="00316151" w:rsidTr="0031615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316151" w:rsidRDefault="00316151">
            <w:r>
              <w:t>Async processing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16151" w:rsidRDefault="00316151">
            <w:r>
              <w:t>Ticket creation background me</w:t>
            </w:r>
          </w:p>
        </w:tc>
      </w:tr>
      <w:tr w:rsidR="00316151" w:rsidTr="0031615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316151" w:rsidRDefault="00316151">
            <w:r>
              <w:t>Retry handling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16151" w:rsidRDefault="00316151">
            <w:r>
              <w:t>Failed message retry hota hai</w:t>
            </w:r>
          </w:p>
        </w:tc>
      </w:tr>
      <w:tr w:rsidR="00316151" w:rsidTr="0031615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316151" w:rsidRDefault="00316151">
            <w:r>
              <w:t>Backpressure control</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16151" w:rsidRDefault="00316151">
            <w:r>
              <w:t>High traffic me queue absorb kar leti hai</w:t>
            </w:r>
          </w:p>
        </w:tc>
      </w:tr>
      <w:tr w:rsidR="00316151" w:rsidTr="0031615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316151" w:rsidRDefault="00316151">
            <w:r>
              <w:t>DLQ support</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16151" w:rsidRDefault="00316151">
            <w:r>
              <w:t>Failed messages Dead Letter Queue me jaate hain</w:t>
            </w:r>
          </w:p>
        </w:tc>
      </w:tr>
      <w:tr w:rsidR="00316151" w:rsidTr="0031615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316151" w:rsidRDefault="00316151">
            <w:r>
              <w:t>Worker scaling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16151" w:rsidRDefault="00316151">
            <w:r>
              <w:t>Lambda queue depth ke basis par scale kar sakta hai</w:t>
            </w:r>
          </w:p>
        </w:tc>
      </w:tr>
    </w:tbl>
    <w:p w:rsidR="00316151" w:rsidRDefault="00114F67" w:rsidP="00316151">
      <w:pPr>
        <w:spacing w:line="300" w:lineRule="atLeast"/>
        <w:rPr>
          <w:rFonts w:ascii="Segoe UI" w:hAnsi="Segoe UI" w:cs="Segoe UI"/>
          <w:sz w:val="21"/>
          <w:szCs w:val="21"/>
        </w:rPr>
      </w:pPr>
      <w:r>
        <w:rPr>
          <w:rFonts w:ascii="Segoe UI" w:hAnsi="Segoe UI" w:cs="Segoe UI"/>
          <w:sz w:val="21"/>
          <w:szCs w:val="21"/>
        </w:rPr>
        <w:pict>
          <v:rect id="_x0000_i1423" style="width:0;height:1.5pt" o:hralign="center" o:hrstd="t" o:hr="t" fillcolor="#a0a0a0" stroked="f"/>
        </w:pict>
      </w:r>
    </w:p>
    <w:p w:rsidR="00316151" w:rsidRDefault="00316151" w:rsidP="00316151">
      <w:pPr>
        <w:pStyle w:val="Heading2"/>
        <w:spacing w:line="300" w:lineRule="atLeast"/>
        <w:rPr>
          <w:rFonts w:ascii="Segoe UI" w:hAnsi="Segoe UI" w:cs="Segoe UI"/>
        </w:rPr>
      </w:pPr>
      <w:r>
        <w:rPr>
          <w:rFonts w:ascii="Segoe UI" w:hAnsi="Segoe UI" w:cs="Segoe UI"/>
        </w:rPr>
        <w:t>4. SNS — Notification Fanout</w:t>
      </w:r>
    </w:p>
    <w:p w:rsidR="00316151" w:rsidRDefault="00316151" w:rsidP="00316151">
      <w:pPr>
        <w:pStyle w:val="NormalWeb"/>
        <w:spacing w:line="300" w:lineRule="atLeast"/>
        <w:rPr>
          <w:rFonts w:ascii="Segoe UI" w:hAnsi="Segoe UI" w:cs="Segoe UI"/>
          <w:sz w:val="21"/>
          <w:szCs w:val="21"/>
        </w:rPr>
      </w:pPr>
      <w:r>
        <w:rPr>
          <w:rFonts w:ascii="Segoe UI" w:hAnsi="Segoe UI" w:cs="Segoe UI"/>
          <w:sz w:val="21"/>
          <w:szCs w:val="21"/>
        </w:rPr>
        <w:t>SNS ka kaam hota hai:</w:t>
      </w:r>
    </w:p>
    <w:p w:rsidR="00316151" w:rsidRDefault="00316151" w:rsidP="00316151">
      <w:pPr>
        <w:pStyle w:val="NormalWeb"/>
        <w:spacing w:line="300" w:lineRule="atLeast"/>
        <w:rPr>
          <w:rFonts w:ascii="Segoe UI" w:hAnsi="Segoe UI" w:cs="Segoe UI"/>
          <w:sz w:val="21"/>
          <w:szCs w:val="21"/>
        </w:rPr>
      </w:pPr>
      <w:r>
        <w:rPr>
          <w:rFonts w:ascii="Segoe UI" w:hAnsi="Segoe UI" w:cs="Segoe UI"/>
          <w:sz w:val="21"/>
          <w:szCs w:val="21"/>
        </w:rPr>
        <w:t>“Ek message ko multiple subscribers tak push karna.”</w:t>
      </w:r>
    </w:p>
    <w:p w:rsidR="00316151" w:rsidRDefault="00316151" w:rsidP="00316151">
      <w:pPr>
        <w:pStyle w:val="NormalWeb"/>
        <w:spacing w:line="300" w:lineRule="atLeast"/>
        <w:rPr>
          <w:rFonts w:ascii="Segoe UI" w:hAnsi="Segoe UI" w:cs="Segoe UI"/>
          <w:sz w:val="21"/>
          <w:szCs w:val="21"/>
        </w:rPr>
      </w:pPr>
      <w:r>
        <w:rPr>
          <w:rFonts w:ascii="Segoe UI" w:hAnsi="Segoe UI" w:cs="Segoe UI"/>
          <w:sz w:val="21"/>
          <w:szCs w:val="21"/>
        </w:rPr>
        <w:t>Example:</w:t>
      </w:r>
    </w:p>
    <w:p w:rsidR="00316151" w:rsidRDefault="00316151" w:rsidP="00316151">
      <w:pPr>
        <w:pStyle w:val="NormalWeb"/>
        <w:spacing w:line="300" w:lineRule="atLeast"/>
        <w:rPr>
          <w:rFonts w:ascii="Segoe UI" w:hAnsi="Segoe UI" w:cs="Segoe UI"/>
          <w:sz w:val="21"/>
          <w:szCs w:val="21"/>
        </w:rPr>
      </w:pPr>
      <w:r>
        <w:rPr>
          <w:rFonts w:ascii="Segoe UI" w:hAnsi="Segoe UI" w:cs="Segoe UI"/>
          <w:sz w:val="21"/>
          <w:szCs w:val="21"/>
        </w:rPr>
        <w:t>Ticket processed → SNS Topic → Email / Lambda / SQS / HTTPS endpoint</w:t>
      </w:r>
    </w:p>
    <w:p w:rsidR="00316151" w:rsidRDefault="00316151" w:rsidP="00316151">
      <w:pPr>
        <w:pStyle w:val="Heading3"/>
        <w:spacing w:line="300" w:lineRule="atLeast"/>
        <w:rPr>
          <w:rFonts w:ascii="Segoe UI" w:hAnsi="Segoe UI" w:cs="Segoe UI"/>
        </w:rPr>
      </w:pPr>
      <w:r>
        <w:rPr>
          <w:rFonts w:ascii="Segoe UI" w:hAnsi="Segoe UI" w:cs="Segoe UI"/>
        </w:rPr>
        <w:t>Real Project Use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0"/>
        <w:gridCol w:w="3220"/>
      </w:tblGrid>
      <w:tr w:rsidR="00316151" w:rsidTr="00316151">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316151" w:rsidRDefault="00316151">
            <w:pPr>
              <w:jc w:val="center"/>
              <w:rPr>
                <w:rFonts w:ascii="Times New Roman" w:hAnsi="Times New Roman" w:cs="Times New Roman"/>
                <w:b/>
                <w:bCs/>
              </w:rPr>
            </w:pPr>
            <w:r>
              <w:rPr>
                <w:b/>
                <w:bCs/>
              </w:rPr>
              <w:t>Use Case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316151" w:rsidRDefault="00316151">
            <w:pPr>
              <w:jc w:val="center"/>
              <w:rPr>
                <w:b/>
                <w:bCs/>
              </w:rPr>
            </w:pPr>
            <w:r>
              <w:rPr>
                <w:b/>
                <w:bCs/>
              </w:rPr>
              <w:t>Example</w:t>
            </w:r>
          </w:p>
        </w:tc>
      </w:tr>
      <w:tr w:rsidR="00316151" w:rsidTr="0031615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316151" w:rsidRDefault="00316151">
            <w:r>
              <w:t>Notification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16151" w:rsidRDefault="00316151">
            <w:r>
              <w:t>Email to support team</w:t>
            </w:r>
          </w:p>
        </w:tc>
      </w:tr>
      <w:tr w:rsidR="00316151" w:rsidTr="0031615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316151" w:rsidRDefault="00316151">
            <w:r>
              <w:t>Fanout</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16151" w:rsidRDefault="00316151">
            <w:r>
              <w:t>Same event multiple systems ko</w:t>
            </w:r>
          </w:p>
        </w:tc>
      </w:tr>
      <w:tr w:rsidR="00316151" w:rsidTr="0031615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316151" w:rsidRDefault="00316151">
            <w:r>
              <w:t>Alerting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16151" w:rsidRDefault="00316151">
            <w:r>
              <w:t>Critical incident notification</w:t>
            </w:r>
          </w:p>
        </w:tc>
      </w:tr>
      <w:tr w:rsidR="00316151" w:rsidTr="0031615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316151" w:rsidRDefault="00316151">
            <w:r>
              <w:lastRenderedPageBreak/>
              <w:t>Integration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16151" w:rsidRDefault="00316151">
            <w:r>
              <w:t>SQS subscriber, Lambda subscriber</w:t>
            </w:r>
          </w:p>
        </w:tc>
      </w:tr>
    </w:tbl>
    <w:p w:rsidR="00316151" w:rsidRDefault="00114F67" w:rsidP="00316151">
      <w:pPr>
        <w:spacing w:line="300" w:lineRule="atLeast"/>
        <w:rPr>
          <w:rFonts w:ascii="Segoe UI" w:hAnsi="Segoe UI" w:cs="Segoe UI"/>
          <w:sz w:val="21"/>
          <w:szCs w:val="21"/>
        </w:rPr>
      </w:pPr>
      <w:r>
        <w:rPr>
          <w:rFonts w:ascii="Segoe UI" w:hAnsi="Segoe UI" w:cs="Segoe UI"/>
          <w:sz w:val="21"/>
          <w:szCs w:val="21"/>
        </w:rPr>
        <w:pict>
          <v:rect id="_x0000_i1424" style="width:0;height:1.5pt" o:hralign="center" o:hrstd="t" o:hr="t" fillcolor="#a0a0a0" stroked="f"/>
        </w:pict>
      </w:r>
    </w:p>
    <w:p w:rsidR="00316151" w:rsidRDefault="00316151" w:rsidP="00316151">
      <w:pPr>
        <w:pStyle w:val="Heading2"/>
        <w:spacing w:line="300" w:lineRule="atLeast"/>
        <w:rPr>
          <w:rFonts w:ascii="Segoe UI" w:hAnsi="Segoe UI" w:cs="Segoe UI"/>
        </w:rPr>
      </w:pPr>
      <w:r>
        <w:rPr>
          <w:rFonts w:ascii="Segoe UI" w:hAnsi="Segoe UI" w:cs="Segoe UI"/>
        </w:rPr>
        <w:t>5. Lambda — Business Logic Executor</w:t>
      </w:r>
    </w:p>
    <w:p w:rsidR="00316151" w:rsidRDefault="00316151" w:rsidP="00316151">
      <w:pPr>
        <w:pStyle w:val="NormalWeb"/>
        <w:spacing w:line="300" w:lineRule="atLeast"/>
        <w:rPr>
          <w:rFonts w:ascii="Segoe UI" w:hAnsi="Segoe UI" w:cs="Segoe UI"/>
          <w:sz w:val="21"/>
          <w:szCs w:val="21"/>
        </w:rPr>
      </w:pPr>
      <w:r>
        <w:rPr>
          <w:rFonts w:ascii="Segoe UI" w:hAnsi="Segoe UI" w:cs="Segoe UI"/>
          <w:sz w:val="21"/>
          <w:szCs w:val="21"/>
        </w:rPr>
        <w:t>Lambda yahan multiple roles me use hogi: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8"/>
        <w:gridCol w:w="3386"/>
      </w:tblGrid>
      <w:tr w:rsidR="00316151" w:rsidTr="00316151">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316151" w:rsidRDefault="00316151">
            <w:pPr>
              <w:jc w:val="center"/>
              <w:rPr>
                <w:rFonts w:ascii="Times New Roman" w:hAnsi="Times New Roman" w:cs="Times New Roman"/>
                <w:b/>
                <w:bCs/>
                <w:sz w:val="24"/>
                <w:szCs w:val="24"/>
              </w:rPr>
            </w:pPr>
            <w:r>
              <w:rPr>
                <w:b/>
                <w:bCs/>
              </w:rPr>
              <w:t>Lambda</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316151" w:rsidRDefault="00316151">
            <w:pPr>
              <w:jc w:val="center"/>
              <w:rPr>
                <w:b/>
                <w:bCs/>
              </w:rPr>
            </w:pPr>
            <w:r>
              <w:rPr>
                <w:b/>
                <w:bCs/>
              </w:rPr>
              <w:t>Kaam</w:t>
            </w:r>
          </w:p>
        </w:tc>
      </w:tr>
      <w:tr w:rsidR="00316151" w:rsidTr="0031615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316151" w:rsidRDefault="00316151">
            <w:r>
              <w:t xml:space="preserve">Existing </w:t>
            </w:r>
            <w:r>
              <w:rPr>
                <w:rStyle w:val="HTMLCode"/>
                <w:rFonts w:eastAsiaTheme="majorEastAsia"/>
              </w:rPr>
              <w:t>/chat/action</w:t>
            </w:r>
            <w:r>
              <w:t xml:space="preserve"> Lambda</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16151" w:rsidRDefault="00316151">
            <w:r>
              <w:t>EventBridge par event publish karegi</w:t>
            </w:r>
          </w:p>
        </w:tc>
      </w:tr>
      <w:tr w:rsidR="00316151" w:rsidTr="0031615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316151" w:rsidRDefault="00316151">
            <w:r>
              <w:t>New validator Lambda</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16151" w:rsidRDefault="00316151">
            <w:r>
              <w:t>Ticket validate karegi</w:t>
            </w:r>
          </w:p>
        </w:tc>
      </w:tr>
      <w:tr w:rsidR="00316151" w:rsidTr="0031615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316151" w:rsidRDefault="00316151">
            <w:r>
              <w:t>New worker Lambda</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16151" w:rsidRDefault="00316151">
            <w:r>
              <w:t>SQS message process karegi</w:t>
            </w:r>
          </w:p>
        </w:tc>
      </w:tr>
      <w:tr w:rsidR="00316151" w:rsidTr="0031615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316151" w:rsidRDefault="00316151">
            <w:r>
              <w:t>Optional notifier Lambda</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16151" w:rsidRDefault="00316151">
            <w:r>
              <w:t>SNS ya custom notification logic</w:t>
            </w:r>
          </w:p>
        </w:tc>
      </w:tr>
    </w:tbl>
    <w:p w:rsidR="00316151" w:rsidRDefault="00114F67" w:rsidP="00316151">
      <w:pPr>
        <w:spacing w:line="300" w:lineRule="atLeast"/>
        <w:rPr>
          <w:rFonts w:ascii="Segoe UI" w:hAnsi="Segoe UI" w:cs="Segoe UI"/>
          <w:sz w:val="21"/>
          <w:szCs w:val="21"/>
        </w:rPr>
      </w:pPr>
      <w:r>
        <w:rPr>
          <w:rFonts w:ascii="Segoe UI" w:hAnsi="Segoe UI" w:cs="Segoe UI"/>
          <w:sz w:val="21"/>
          <w:szCs w:val="21"/>
        </w:rPr>
        <w:pict>
          <v:rect id="_x0000_i1425" style="width:0;height:1.5pt" o:hralign="center" o:hrstd="t" o:hr="t" fillcolor="#a0a0a0" stroked="f"/>
        </w:pict>
      </w:r>
    </w:p>
    <w:p w:rsidR="00316151" w:rsidRDefault="00316151" w:rsidP="00316151">
      <w:pPr>
        <w:pStyle w:val="Heading2"/>
        <w:spacing w:line="300" w:lineRule="atLeast"/>
        <w:rPr>
          <w:rFonts w:ascii="Segoe UI" w:hAnsi="Segoe UI" w:cs="Segoe UI"/>
        </w:rPr>
      </w:pPr>
      <w:r>
        <w:rPr>
          <w:rFonts w:ascii="Segoe UI" w:hAnsi="Segoe UI" w:cs="Segoe UI"/>
        </w:rPr>
        <w:t>6. DynamoDB — State Store / Audit Store</w:t>
      </w:r>
    </w:p>
    <w:p w:rsidR="00316151" w:rsidRDefault="00316151" w:rsidP="00316151">
      <w:pPr>
        <w:pStyle w:val="NormalWeb"/>
        <w:spacing w:line="300" w:lineRule="atLeast"/>
        <w:rPr>
          <w:rFonts w:ascii="Segoe UI" w:hAnsi="Segoe UI" w:cs="Segoe UI"/>
          <w:sz w:val="21"/>
          <w:szCs w:val="21"/>
        </w:rPr>
      </w:pPr>
      <w:r>
        <w:rPr>
          <w:rFonts w:ascii="Segoe UI" w:hAnsi="Segoe UI" w:cs="Segoe UI"/>
          <w:sz w:val="21"/>
          <w:szCs w:val="21"/>
        </w:rPr>
        <w:t>DynamoDB me hum ticket workflow ka state maintain karenge:</w:t>
      </w:r>
    </w:p>
    <w:p w:rsidR="00316151" w:rsidRDefault="00316151" w:rsidP="00316151">
      <w:pPr>
        <w:pStyle w:val="NormalWeb"/>
        <w:spacing w:line="300" w:lineRule="atLeast"/>
        <w:rPr>
          <w:rFonts w:ascii="Segoe UI" w:hAnsi="Segoe UI" w:cs="Segoe UI"/>
          <w:sz w:val="21"/>
          <w:szCs w:val="21"/>
        </w:rPr>
      </w:pPr>
      <w:r>
        <w:rPr>
          <w:rFonts w:ascii="Segoe UI" w:hAnsi="Segoe UI" w:cs="Segoe UI"/>
          <w:sz w:val="21"/>
          <w:szCs w:val="21"/>
        </w:rPr>
        <w:t>CREATED → EVENT_PUBLISHED → VALIDATED → QUEUED → PROCESSING → COMPLETED / FAILED</w:t>
      </w:r>
    </w:p>
    <w:p w:rsidR="00316151" w:rsidRDefault="00316151" w:rsidP="00316151">
      <w:pPr>
        <w:pStyle w:val="NormalWeb"/>
        <w:spacing w:line="300" w:lineRule="atLeast"/>
        <w:rPr>
          <w:rFonts w:ascii="Segoe UI" w:hAnsi="Segoe UI" w:cs="Segoe UI"/>
          <w:sz w:val="21"/>
          <w:szCs w:val="21"/>
        </w:rPr>
      </w:pPr>
      <w:r>
        <w:rPr>
          <w:rFonts w:ascii="Segoe UI" w:hAnsi="Segoe UI" w:cs="Segoe UI"/>
          <w:sz w:val="21"/>
          <w:szCs w:val="21"/>
        </w:rPr>
        <w:t>Interview me yeh strong point hai:</w:t>
      </w:r>
    </w:p>
    <w:p w:rsidR="00316151" w:rsidRDefault="00316151" w:rsidP="00316151">
      <w:pPr>
        <w:pStyle w:val="NormalWeb"/>
        <w:spacing w:line="300" w:lineRule="atLeast"/>
        <w:rPr>
          <w:rFonts w:ascii="Segoe UI" w:hAnsi="Segoe UI" w:cs="Segoe UI"/>
          <w:sz w:val="21"/>
          <w:szCs w:val="21"/>
        </w:rPr>
      </w:pPr>
      <w:r>
        <w:rPr>
          <w:rFonts w:ascii="Segoe UI" w:hAnsi="Segoe UI" w:cs="Segoe UI"/>
          <w:sz w:val="21"/>
          <w:szCs w:val="21"/>
        </w:rPr>
        <w:t>“DynamoDB was used not only for ticket storage but also as a workflow state store and audit trail for event-driven processing.”</w:t>
      </w:r>
    </w:p>
    <w:p w:rsidR="00316151" w:rsidRDefault="00114F67" w:rsidP="00316151">
      <w:pPr>
        <w:spacing w:line="300" w:lineRule="atLeast"/>
        <w:rPr>
          <w:rFonts w:ascii="Segoe UI" w:hAnsi="Segoe UI" w:cs="Segoe UI"/>
          <w:sz w:val="21"/>
          <w:szCs w:val="21"/>
        </w:rPr>
      </w:pPr>
      <w:r>
        <w:rPr>
          <w:rFonts w:ascii="Segoe UI" w:hAnsi="Segoe UI" w:cs="Segoe UI"/>
          <w:sz w:val="21"/>
          <w:szCs w:val="21"/>
        </w:rPr>
        <w:pict>
          <v:rect id="_x0000_i1426" style="width:0;height:1.5pt" o:hralign="center" o:hrstd="t" o:hr="t" fillcolor="#a0a0a0" stroked="f"/>
        </w:pict>
      </w:r>
    </w:p>
    <w:p w:rsidR="00316151" w:rsidRDefault="00316151" w:rsidP="00316151">
      <w:pPr>
        <w:pStyle w:val="Heading1"/>
        <w:spacing w:line="300" w:lineRule="atLeast"/>
        <w:rPr>
          <w:rFonts w:ascii="Segoe UI" w:hAnsi="Segoe UI" w:cs="Segoe UI"/>
          <w:sz w:val="48"/>
          <w:szCs w:val="48"/>
        </w:rPr>
      </w:pPr>
      <w:r>
        <w:rPr>
          <w:rFonts w:ascii="Segoe UI" w:hAnsi="Segoe UI" w:cs="Segoe UI"/>
        </w:rPr>
        <w:t>Recommended Implementation Order</w:t>
      </w:r>
    </w:p>
    <w:p w:rsidR="00316151" w:rsidRDefault="00316151" w:rsidP="00316151">
      <w:pPr>
        <w:pStyle w:val="NormalWeb"/>
        <w:spacing w:line="300" w:lineRule="atLeast"/>
        <w:rPr>
          <w:rFonts w:ascii="Segoe UI" w:hAnsi="Segoe UI" w:cs="Segoe UI"/>
          <w:sz w:val="21"/>
          <w:szCs w:val="21"/>
        </w:rPr>
      </w:pPr>
      <w:r>
        <w:rPr>
          <w:rFonts w:ascii="Segoe UI" w:hAnsi="Segoe UI" w:cs="Segoe UI"/>
          <w:sz w:val="21"/>
          <w:szCs w:val="21"/>
        </w:rPr>
        <w:t>Hum is order me karenge, taaki har step test ho sake:</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E1. Event contract define karna</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E2. EventBridge custom event bus + rule create karna</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E3. Step Functions basic state machine create karna</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E4. /chat/action Lambda se EventBridge event publish karna</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E5. SQS queue + DLQ create karna</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E6. Step Functions se SQS message send karna</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E7. SQS worker Lambda create karna</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E8. DynamoDB ticket status update karna</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E9. SNS topic notification add karna</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lastRenderedPageBreak/>
        <w:t>E10. End-to-end test + interview story</w:t>
      </w:r>
    </w:p>
    <w:p w:rsidR="00316151" w:rsidRDefault="00114F67" w:rsidP="00316151">
      <w:pPr>
        <w:spacing w:line="300" w:lineRule="atLeast"/>
        <w:rPr>
          <w:rFonts w:ascii="Segoe UI" w:hAnsi="Segoe UI" w:cs="Segoe UI"/>
          <w:sz w:val="21"/>
          <w:szCs w:val="21"/>
        </w:rPr>
      </w:pPr>
      <w:r>
        <w:rPr>
          <w:rFonts w:ascii="Segoe UI" w:hAnsi="Segoe UI" w:cs="Segoe UI"/>
          <w:sz w:val="21"/>
          <w:szCs w:val="21"/>
        </w:rPr>
        <w:pict>
          <v:rect id="_x0000_i1427" style="width:0;height:1.5pt" o:hralign="center" o:hrstd="t" o:hr="t" fillcolor="#a0a0a0" stroked="f"/>
        </w:pict>
      </w:r>
    </w:p>
    <w:p w:rsidR="00316151" w:rsidRDefault="00316151" w:rsidP="00316151">
      <w:pPr>
        <w:pStyle w:val="Heading1"/>
        <w:spacing w:line="300" w:lineRule="atLeast"/>
        <w:rPr>
          <w:rFonts w:ascii="Segoe UI" w:hAnsi="Segoe UI" w:cs="Segoe UI"/>
          <w:sz w:val="48"/>
          <w:szCs w:val="48"/>
        </w:rPr>
      </w:pPr>
      <w:r>
        <w:rPr>
          <w:rFonts w:ascii="Segoe UI" w:hAnsi="Segoe UI" w:cs="Segoe UI"/>
        </w:rPr>
        <w:t>E1 — Event Contract Define Karte Hain</w:t>
      </w:r>
    </w:p>
    <w:p w:rsidR="00316151" w:rsidRDefault="00316151" w:rsidP="00316151">
      <w:pPr>
        <w:pStyle w:val="NormalWeb"/>
        <w:spacing w:line="300" w:lineRule="atLeast"/>
        <w:rPr>
          <w:rFonts w:ascii="Segoe UI" w:hAnsi="Segoe UI" w:cs="Segoe UI"/>
          <w:sz w:val="21"/>
          <w:szCs w:val="21"/>
        </w:rPr>
      </w:pPr>
      <w:r>
        <w:rPr>
          <w:rFonts w:ascii="Segoe UI" w:hAnsi="Segoe UI" w:cs="Segoe UI"/>
          <w:sz w:val="21"/>
          <w:szCs w:val="21"/>
        </w:rPr>
        <w:t xml:space="preserve">Sabse pehle event format fix karna important hai. Real projects me ise </w:t>
      </w:r>
      <w:r>
        <w:rPr>
          <w:rStyle w:val="Strong"/>
          <w:rFonts w:ascii="Segoe UI" w:hAnsi="Segoe UI" w:cs="Segoe UI"/>
          <w:sz w:val="21"/>
          <w:szCs w:val="21"/>
        </w:rPr>
        <w:t>event contract</w:t>
      </w:r>
      <w:r>
        <w:rPr>
          <w:rFonts w:ascii="Segoe UI" w:hAnsi="Segoe UI" w:cs="Segoe UI"/>
          <w:sz w:val="21"/>
          <w:szCs w:val="21"/>
        </w:rPr>
        <w:t xml:space="preserve"> bolte hain.</w:t>
      </w:r>
    </w:p>
    <w:p w:rsidR="00316151" w:rsidRDefault="00316151" w:rsidP="00316151">
      <w:pPr>
        <w:pStyle w:val="Heading2"/>
        <w:spacing w:line="300" w:lineRule="atLeast"/>
        <w:rPr>
          <w:rFonts w:ascii="Segoe UI" w:hAnsi="Segoe UI" w:cs="Segoe UI"/>
        </w:rPr>
      </w:pPr>
      <w:r>
        <w:rPr>
          <w:rFonts w:ascii="Segoe UI" w:hAnsi="Segoe UI" w:cs="Segoe UI"/>
        </w:rPr>
        <w:t>EventBridge Event Structure</w:t>
      </w:r>
    </w:p>
    <w:p w:rsidR="00316151" w:rsidRDefault="00316151" w:rsidP="00316151">
      <w:pPr>
        <w:pStyle w:val="NormalWeb"/>
        <w:spacing w:line="300" w:lineRule="atLeast"/>
        <w:rPr>
          <w:rFonts w:ascii="Segoe UI" w:hAnsi="Segoe UI" w:cs="Segoe UI"/>
          <w:sz w:val="21"/>
          <w:szCs w:val="21"/>
        </w:rPr>
      </w:pPr>
      <w:r>
        <w:rPr>
          <w:rFonts w:ascii="Segoe UI" w:hAnsi="Segoe UI" w:cs="Segoe UI"/>
          <w:sz w:val="21"/>
          <w:szCs w:val="21"/>
        </w:rPr>
        <w:t>EventBridge event me main fields hoti hain:</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  "Source": "enterprise-genai.assistant",</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  "DetailType": "TicketCreated",</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  "Detail": "{...json string...}",</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  "EventBusName": "enterprise-genai-event-bus"</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w:t>
      </w:r>
    </w:p>
    <w:p w:rsidR="00316151" w:rsidRDefault="00316151" w:rsidP="00316151">
      <w:pPr>
        <w:pStyle w:val="NormalWeb"/>
        <w:spacing w:line="300" w:lineRule="atLeast"/>
        <w:rPr>
          <w:rFonts w:ascii="Segoe UI" w:hAnsi="Segoe UI" w:cs="Segoe UI"/>
          <w:sz w:val="21"/>
          <w:szCs w:val="21"/>
        </w:rPr>
      </w:pPr>
      <w:r>
        <w:rPr>
          <w:rFonts w:ascii="Segoe UI" w:hAnsi="Segoe UI" w:cs="Segoe UI"/>
          <w:sz w:val="21"/>
          <w:szCs w:val="21"/>
        </w:rPr>
        <w:t>Ab in fields ko samjho.</w:t>
      </w:r>
    </w:p>
    <w:p w:rsidR="00316151" w:rsidRDefault="00114F67" w:rsidP="00316151">
      <w:pPr>
        <w:spacing w:line="300" w:lineRule="atLeast"/>
        <w:rPr>
          <w:rFonts w:ascii="Segoe UI" w:hAnsi="Segoe UI" w:cs="Segoe UI"/>
          <w:sz w:val="21"/>
          <w:szCs w:val="21"/>
        </w:rPr>
      </w:pPr>
      <w:r>
        <w:rPr>
          <w:rFonts w:ascii="Segoe UI" w:hAnsi="Segoe UI" w:cs="Segoe UI"/>
          <w:sz w:val="21"/>
          <w:szCs w:val="21"/>
        </w:rPr>
        <w:pict>
          <v:rect id="_x0000_i1428" style="width:0;height:1.5pt" o:hralign="center" o:hrstd="t" o:hr="t" fillcolor="#a0a0a0" stroked="f"/>
        </w:pict>
      </w:r>
    </w:p>
    <w:p w:rsidR="00316151" w:rsidRDefault="00316151" w:rsidP="00316151">
      <w:pPr>
        <w:pStyle w:val="Heading2"/>
        <w:spacing w:line="300" w:lineRule="atLeast"/>
        <w:rPr>
          <w:rFonts w:ascii="Segoe UI" w:hAnsi="Segoe UI" w:cs="Segoe UI"/>
        </w:rPr>
      </w:pPr>
      <w:r>
        <w:rPr>
          <w:rFonts w:ascii="Segoe UI" w:hAnsi="Segoe UI" w:cs="Segoe UI"/>
        </w:rPr>
        <w:t xml:space="preserve">Field 1: </w:t>
      </w:r>
      <w:r>
        <w:rPr>
          <w:rStyle w:val="HTMLCode"/>
          <w:rFonts w:eastAsiaTheme="majorEastAsia"/>
        </w:rPr>
        <w:t>Source</w:t>
      </w:r>
    </w:p>
    <w:p w:rsidR="00316151" w:rsidRDefault="00316151" w:rsidP="00316151">
      <w:pPr>
        <w:pStyle w:val="NormalWeb"/>
        <w:spacing w:line="300" w:lineRule="atLeast"/>
        <w:rPr>
          <w:rFonts w:ascii="Segoe UI" w:hAnsi="Segoe UI" w:cs="Segoe UI"/>
          <w:sz w:val="21"/>
          <w:szCs w:val="21"/>
        </w:rPr>
      </w:pPr>
      <w:r>
        <w:rPr>
          <w:rFonts w:ascii="Segoe UI" w:hAnsi="Segoe UI" w:cs="Segoe UI"/>
          <w:sz w:val="21"/>
          <w:szCs w:val="21"/>
        </w:rPr>
        <w:t>enterprise-genai.assistant</w:t>
      </w:r>
    </w:p>
    <w:p w:rsidR="00316151" w:rsidRDefault="00316151" w:rsidP="00316151">
      <w:pPr>
        <w:pStyle w:val="Heading3"/>
        <w:spacing w:line="300" w:lineRule="atLeast"/>
        <w:rPr>
          <w:rFonts w:ascii="Segoe UI" w:hAnsi="Segoe UI" w:cs="Segoe UI"/>
        </w:rPr>
      </w:pPr>
      <w:r>
        <w:rPr>
          <w:rFonts w:ascii="Segoe UI" w:hAnsi="Segoe UI" w:cs="Segoe UI"/>
        </w:rPr>
        <w:t>Meaning</w:t>
      </w:r>
    </w:p>
    <w:p w:rsidR="00316151" w:rsidRDefault="00316151" w:rsidP="00316151">
      <w:pPr>
        <w:pStyle w:val="NormalWeb"/>
        <w:spacing w:line="300" w:lineRule="atLeast"/>
        <w:rPr>
          <w:rFonts w:ascii="Segoe UI" w:hAnsi="Segoe UI" w:cs="Segoe UI"/>
          <w:sz w:val="21"/>
          <w:szCs w:val="21"/>
        </w:rPr>
      </w:pPr>
      <w:r>
        <w:rPr>
          <w:rFonts w:ascii="Segoe UI" w:hAnsi="Segoe UI" w:cs="Segoe UI"/>
          <w:sz w:val="21"/>
          <w:szCs w:val="21"/>
        </w:rPr>
        <w:t>Yeh batata hai event kis application/service se aa raha hai.</w:t>
      </w:r>
    </w:p>
    <w:p w:rsidR="00316151" w:rsidRDefault="00316151" w:rsidP="00316151">
      <w:pPr>
        <w:pStyle w:val="Heading3"/>
        <w:spacing w:line="300" w:lineRule="atLeast"/>
        <w:rPr>
          <w:rFonts w:ascii="Segoe UI" w:hAnsi="Segoe UI" w:cs="Segoe UI"/>
        </w:rPr>
      </w:pPr>
      <w:r>
        <w:rPr>
          <w:rFonts w:ascii="Segoe UI" w:hAnsi="Segoe UI" w:cs="Segoe UI"/>
        </w:rPr>
        <w:t>Real-world examples</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enterprise-genai.assistant</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order-service</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payment-service</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hrms.employee</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support.ticketing</w:t>
      </w:r>
    </w:p>
    <w:p w:rsidR="00316151" w:rsidRDefault="00316151" w:rsidP="00316151">
      <w:pPr>
        <w:pStyle w:val="Heading3"/>
        <w:spacing w:line="300" w:lineRule="atLeast"/>
        <w:rPr>
          <w:rFonts w:ascii="Segoe UI" w:hAnsi="Segoe UI" w:cs="Segoe UI"/>
        </w:rPr>
      </w:pPr>
      <w:r>
        <w:rPr>
          <w:rFonts w:ascii="Segoe UI" w:hAnsi="Segoe UI" w:cs="Segoe UI"/>
        </w:rPr>
        <w:t>Interview Answer</w:t>
      </w:r>
    </w:p>
    <w:p w:rsidR="00316151" w:rsidRDefault="00316151" w:rsidP="00316151">
      <w:pPr>
        <w:pStyle w:val="NormalWeb"/>
        <w:spacing w:line="300" w:lineRule="atLeast"/>
        <w:rPr>
          <w:rFonts w:ascii="Segoe UI" w:hAnsi="Segoe UI" w:cs="Segoe UI"/>
          <w:sz w:val="21"/>
          <w:szCs w:val="21"/>
        </w:rPr>
      </w:pPr>
      <w:r>
        <w:rPr>
          <w:rFonts w:ascii="Segoe UI" w:hAnsi="Segoe UI" w:cs="Segoe UI"/>
          <w:sz w:val="21"/>
          <w:szCs w:val="21"/>
        </w:rPr>
        <w:t xml:space="preserve">“Source is used to identify the producer of the event. In my project, I used </w:t>
      </w:r>
      <w:r>
        <w:rPr>
          <w:rStyle w:val="HTMLCode"/>
          <w:rFonts w:eastAsiaTheme="majorEastAsia"/>
        </w:rPr>
        <w:t>enterprise-genai.assistant</w:t>
      </w:r>
      <w:r>
        <w:rPr>
          <w:rFonts w:ascii="Segoe UI" w:hAnsi="Segoe UI" w:cs="Segoe UI"/>
          <w:sz w:val="21"/>
          <w:szCs w:val="21"/>
        </w:rPr>
        <w:t xml:space="preserve"> as the event source so EventBridge rules can filter only GenAI assistant events.”</w:t>
      </w:r>
    </w:p>
    <w:p w:rsidR="00316151" w:rsidRDefault="00114F67" w:rsidP="00316151">
      <w:pPr>
        <w:spacing w:line="300" w:lineRule="atLeast"/>
        <w:rPr>
          <w:rFonts w:ascii="Segoe UI" w:hAnsi="Segoe UI" w:cs="Segoe UI"/>
          <w:sz w:val="21"/>
          <w:szCs w:val="21"/>
        </w:rPr>
      </w:pPr>
      <w:r>
        <w:rPr>
          <w:rFonts w:ascii="Segoe UI" w:hAnsi="Segoe UI" w:cs="Segoe UI"/>
          <w:sz w:val="21"/>
          <w:szCs w:val="21"/>
        </w:rPr>
        <w:pict>
          <v:rect id="_x0000_i1429" style="width:0;height:1.5pt" o:hralign="center" o:hrstd="t" o:hr="t" fillcolor="#a0a0a0" stroked="f"/>
        </w:pict>
      </w:r>
    </w:p>
    <w:p w:rsidR="00316151" w:rsidRDefault="00316151" w:rsidP="00316151">
      <w:pPr>
        <w:pStyle w:val="Heading2"/>
        <w:spacing w:line="300" w:lineRule="atLeast"/>
        <w:rPr>
          <w:rFonts w:ascii="Segoe UI" w:hAnsi="Segoe UI" w:cs="Segoe UI"/>
        </w:rPr>
      </w:pPr>
      <w:r>
        <w:rPr>
          <w:rFonts w:ascii="Segoe UI" w:hAnsi="Segoe UI" w:cs="Segoe UI"/>
        </w:rPr>
        <w:lastRenderedPageBreak/>
        <w:t xml:space="preserve">Field 2: </w:t>
      </w:r>
      <w:r>
        <w:rPr>
          <w:rStyle w:val="HTMLCode"/>
          <w:rFonts w:eastAsiaTheme="majorEastAsia"/>
        </w:rPr>
        <w:t>DetailType</w:t>
      </w:r>
    </w:p>
    <w:p w:rsidR="00316151" w:rsidRDefault="00316151" w:rsidP="00316151">
      <w:pPr>
        <w:pStyle w:val="NormalWeb"/>
        <w:spacing w:line="300" w:lineRule="atLeast"/>
        <w:rPr>
          <w:rFonts w:ascii="Segoe UI" w:hAnsi="Segoe UI" w:cs="Segoe UI"/>
          <w:sz w:val="21"/>
          <w:szCs w:val="21"/>
        </w:rPr>
      </w:pPr>
      <w:r>
        <w:rPr>
          <w:rFonts w:ascii="Segoe UI" w:hAnsi="Segoe UI" w:cs="Segoe UI"/>
          <w:sz w:val="21"/>
          <w:szCs w:val="21"/>
        </w:rPr>
        <w:t>TicketCreated</w:t>
      </w:r>
    </w:p>
    <w:p w:rsidR="00316151" w:rsidRDefault="00316151" w:rsidP="00316151">
      <w:pPr>
        <w:pStyle w:val="Heading3"/>
        <w:spacing w:line="300" w:lineRule="atLeast"/>
        <w:rPr>
          <w:rFonts w:ascii="Segoe UI" w:hAnsi="Segoe UI" w:cs="Segoe UI"/>
        </w:rPr>
      </w:pPr>
      <w:r>
        <w:rPr>
          <w:rFonts w:ascii="Segoe UI" w:hAnsi="Segoe UI" w:cs="Segoe UI"/>
        </w:rPr>
        <w:t>Meaning</w:t>
      </w:r>
    </w:p>
    <w:p w:rsidR="00316151" w:rsidRDefault="00316151" w:rsidP="00316151">
      <w:pPr>
        <w:pStyle w:val="NormalWeb"/>
        <w:spacing w:line="300" w:lineRule="atLeast"/>
        <w:rPr>
          <w:rFonts w:ascii="Segoe UI" w:hAnsi="Segoe UI" w:cs="Segoe UI"/>
          <w:sz w:val="21"/>
          <w:szCs w:val="21"/>
        </w:rPr>
      </w:pPr>
      <w:r>
        <w:rPr>
          <w:rFonts w:ascii="Segoe UI" w:hAnsi="Segoe UI" w:cs="Segoe UI"/>
          <w:sz w:val="21"/>
          <w:szCs w:val="21"/>
        </w:rPr>
        <w:t>Yeh batata hai event ka type kya hai.</w:t>
      </w:r>
    </w:p>
    <w:p w:rsidR="00316151" w:rsidRDefault="00316151" w:rsidP="00316151">
      <w:pPr>
        <w:pStyle w:val="Heading3"/>
        <w:spacing w:line="300" w:lineRule="atLeast"/>
        <w:rPr>
          <w:rFonts w:ascii="Segoe UI" w:hAnsi="Segoe UI" w:cs="Segoe UI"/>
        </w:rPr>
      </w:pPr>
      <w:r>
        <w:rPr>
          <w:rFonts w:ascii="Segoe UI" w:hAnsi="Segoe UI" w:cs="Segoe UI"/>
        </w:rPr>
        <w:t>Examples</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TicketCreated</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TicketValidated</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TicketFailed</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ApprovalRequested</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DocumentIngested</w:t>
      </w:r>
    </w:p>
    <w:p w:rsidR="00316151" w:rsidRDefault="00316151" w:rsidP="00316151">
      <w:pPr>
        <w:pStyle w:val="Heading3"/>
        <w:spacing w:line="300" w:lineRule="atLeast"/>
        <w:rPr>
          <w:rFonts w:ascii="Segoe UI" w:hAnsi="Segoe UI" w:cs="Segoe UI"/>
        </w:rPr>
      </w:pPr>
      <w:r>
        <w:rPr>
          <w:rFonts w:ascii="Segoe UI" w:hAnsi="Segoe UI" w:cs="Segoe UI"/>
        </w:rPr>
        <w:t>Interview Answer</w:t>
      </w:r>
    </w:p>
    <w:p w:rsidR="00316151" w:rsidRDefault="00316151" w:rsidP="00316151">
      <w:pPr>
        <w:pStyle w:val="NormalWeb"/>
        <w:spacing w:line="300" w:lineRule="atLeast"/>
        <w:rPr>
          <w:rFonts w:ascii="Segoe UI" w:hAnsi="Segoe UI" w:cs="Segoe UI"/>
          <w:sz w:val="21"/>
          <w:szCs w:val="21"/>
        </w:rPr>
      </w:pPr>
      <w:r>
        <w:rPr>
          <w:rFonts w:ascii="Segoe UI" w:hAnsi="Segoe UI" w:cs="Segoe UI"/>
          <w:sz w:val="21"/>
          <w:szCs w:val="21"/>
        </w:rPr>
        <w:t xml:space="preserve">“DetailType helped us define the business event type. For example, </w:t>
      </w:r>
      <w:r>
        <w:rPr>
          <w:rStyle w:val="HTMLCode"/>
          <w:rFonts w:eastAsiaTheme="majorEastAsia"/>
        </w:rPr>
        <w:t>TicketCreated</w:t>
      </w:r>
      <w:r>
        <w:rPr>
          <w:rFonts w:ascii="Segoe UI" w:hAnsi="Segoe UI" w:cs="Segoe UI"/>
          <w:sz w:val="21"/>
          <w:szCs w:val="21"/>
        </w:rPr>
        <w:t xml:space="preserve"> was used when the assistant generated a support ticket action.”</w:t>
      </w:r>
    </w:p>
    <w:p w:rsidR="00316151" w:rsidRDefault="00114F67" w:rsidP="00316151">
      <w:pPr>
        <w:spacing w:line="300" w:lineRule="atLeast"/>
        <w:rPr>
          <w:rFonts w:ascii="Segoe UI" w:hAnsi="Segoe UI" w:cs="Segoe UI"/>
          <w:sz w:val="21"/>
          <w:szCs w:val="21"/>
        </w:rPr>
      </w:pPr>
      <w:r>
        <w:rPr>
          <w:rFonts w:ascii="Segoe UI" w:hAnsi="Segoe UI" w:cs="Segoe UI"/>
          <w:sz w:val="21"/>
          <w:szCs w:val="21"/>
        </w:rPr>
        <w:pict>
          <v:rect id="_x0000_i1430" style="width:0;height:1.5pt" o:hralign="center" o:hrstd="t" o:hr="t" fillcolor="#a0a0a0" stroked="f"/>
        </w:pict>
      </w:r>
    </w:p>
    <w:p w:rsidR="00316151" w:rsidRDefault="00316151" w:rsidP="00316151">
      <w:pPr>
        <w:pStyle w:val="Heading2"/>
        <w:spacing w:line="300" w:lineRule="atLeast"/>
        <w:rPr>
          <w:rFonts w:ascii="Segoe UI" w:hAnsi="Segoe UI" w:cs="Segoe UI"/>
        </w:rPr>
      </w:pPr>
      <w:r>
        <w:rPr>
          <w:rFonts w:ascii="Segoe UI" w:hAnsi="Segoe UI" w:cs="Segoe UI"/>
        </w:rPr>
        <w:t xml:space="preserve">Field 3: </w:t>
      </w:r>
      <w:r>
        <w:rPr>
          <w:rStyle w:val="HTMLCode"/>
          <w:rFonts w:eastAsiaTheme="majorEastAsia"/>
        </w:rPr>
        <w:t>Detail</w:t>
      </w:r>
    </w:p>
    <w:p w:rsidR="00316151" w:rsidRDefault="00316151" w:rsidP="00316151">
      <w:pPr>
        <w:pStyle w:val="NormalWeb"/>
        <w:spacing w:line="300" w:lineRule="atLeast"/>
        <w:rPr>
          <w:rFonts w:ascii="Segoe UI" w:hAnsi="Segoe UI" w:cs="Segoe UI"/>
          <w:sz w:val="21"/>
          <w:szCs w:val="21"/>
        </w:rPr>
      </w:pPr>
      <w:r>
        <w:rPr>
          <w:rFonts w:ascii="Segoe UI" w:hAnsi="Segoe UI" w:cs="Segoe UI"/>
          <w:sz w:val="21"/>
          <w:szCs w:val="21"/>
        </w:rPr>
        <w:t>Yeh actual business payload hota hai.</w:t>
      </w:r>
    </w:p>
    <w:p w:rsidR="00316151" w:rsidRDefault="00316151" w:rsidP="00316151">
      <w:pPr>
        <w:pStyle w:val="NormalWeb"/>
        <w:spacing w:line="300" w:lineRule="atLeast"/>
        <w:rPr>
          <w:rFonts w:ascii="Segoe UI" w:hAnsi="Segoe UI" w:cs="Segoe UI"/>
          <w:sz w:val="21"/>
          <w:szCs w:val="21"/>
        </w:rPr>
      </w:pPr>
      <w:r>
        <w:rPr>
          <w:rFonts w:ascii="Segoe UI" w:hAnsi="Segoe UI" w:cs="Segoe UI"/>
          <w:sz w:val="21"/>
          <w:szCs w:val="21"/>
        </w:rPr>
        <w:t>Example:</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  "ticketId": "TCK-12345",</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  "userId": "user-001",</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  "sessionId": "session-abc",</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  "title": "Unable to login",</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  "description": "User is unable to login to enterprise portal",</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  "priority": "high",</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  "category": "incident",</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  "createdAt": "2026-05-21T05:55:00Z",</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  "requestedBy": "</w:t>
      </w:r>
      <w:hyperlink r:id="rId124" w:history="1">
        <w:r>
          <w:rPr>
            <w:rStyle w:val="Hyperlink"/>
            <w:rFonts w:ascii="Segoe UI" w:hAnsi="Segoe UI" w:cs="Segoe UI"/>
            <w:sz w:val="21"/>
            <w:szCs w:val="21"/>
          </w:rPr>
          <w:t>prashant@example.com</w:t>
        </w:r>
      </w:hyperlink>
      <w:r>
        <w:rPr>
          <w:rFonts w:ascii="Segoe UI" w:hAnsi="Segoe UI" w:cs="Segoe UI"/>
          <w:sz w:val="21"/>
          <w:szCs w:val="21"/>
        </w:rPr>
        <w:t>"</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w:t>
      </w:r>
    </w:p>
    <w:p w:rsidR="00316151" w:rsidRDefault="00316151" w:rsidP="00316151">
      <w:pPr>
        <w:pStyle w:val="Heading3"/>
        <w:spacing w:line="300" w:lineRule="atLeast"/>
        <w:rPr>
          <w:rFonts w:ascii="Segoe UI" w:hAnsi="Segoe UI" w:cs="Segoe UI"/>
        </w:rPr>
      </w:pPr>
      <w:r>
        <w:rPr>
          <w:rFonts w:ascii="Segoe UI" w:hAnsi="Segoe UI" w:cs="Segoe UI"/>
        </w:rPr>
        <w:t>Meaning</w:t>
      </w:r>
    </w:p>
    <w:p w:rsidR="00316151" w:rsidRDefault="00316151" w:rsidP="00316151">
      <w:pPr>
        <w:pStyle w:val="NormalWeb"/>
        <w:spacing w:line="300" w:lineRule="atLeast"/>
        <w:rPr>
          <w:rFonts w:ascii="Segoe UI" w:hAnsi="Segoe UI" w:cs="Segoe UI"/>
          <w:sz w:val="21"/>
          <w:szCs w:val="21"/>
        </w:rPr>
      </w:pPr>
      <w:r>
        <w:rPr>
          <w:rFonts w:ascii="Segoe UI" w:hAnsi="Segoe UI" w:cs="Segoe UI"/>
          <w:sz w:val="21"/>
          <w:szCs w:val="21"/>
        </w:rPr>
        <w:t>Isme woh data hota hai jiske basis par workflow execute hoga.</w:t>
      </w:r>
    </w:p>
    <w:p w:rsidR="00316151" w:rsidRDefault="00316151" w:rsidP="00316151">
      <w:pPr>
        <w:pStyle w:val="Heading3"/>
        <w:spacing w:line="300" w:lineRule="atLeast"/>
        <w:rPr>
          <w:rFonts w:ascii="Segoe UI" w:hAnsi="Segoe UI" w:cs="Segoe UI"/>
        </w:rPr>
      </w:pPr>
      <w:r>
        <w:rPr>
          <w:rFonts w:ascii="Segoe UI" w:hAnsi="Segoe UI" w:cs="Segoe UI"/>
        </w:rPr>
        <w:lastRenderedPageBreak/>
        <w:t>Interview Answer</w:t>
      </w:r>
    </w:p>
    <w:p w:rsidR="00316151" w:rsidRDefault="00316151" w:rsidP="00316151">
      <w:pPr>
        <w:pStyle w:val="NormalWeb"/>
        <w:spacing w:line="300" w:lineRule="atLeast"/>
        <w:rPr>
          <w:rFonts w:ascii="Segoe UI" w:hAnsi="Segoe UI" w:cs="Segoe UI"/>
          <w:sz w:val="21"/>
          <w:szCs w:val="21"/>
        </w:rPr>
      </w:pPr>
      <w:r>
        <w:rPr>
          <w:rFonts w:ascii="Segoe UI" w:hAnsi="Segoe UI" w:cs="Segoe UI"/>
          <w:sz w:val="21"/>
          <w:szCs w:val="21"/>
        </w:rPr>
        <w:t>“The detail section carried the actual ticket payload such as ticketId, userId, priority, category, and timestamp. Step Functions used this data for validation and routing decisions.”</w:t>
      </w:r>
    </w:p>
    <w:p w:rsidR="00316151" w:rsidRDefault="00114F67" w:rsidP="00316151">
      <w:pPr>
        <w:spacing w:line="300" w:lineRule="atLeast"/>
        <w:rPr>
          <w:rFonts w:ascii="Segoe UI" w:hAnsi="Segoe UI" w:cs="Segoe UI"/>
          <w:sz w:val="21"/>
          <w:szCs w:val="21"/>
        </w:rPr>
      </w:pPr>
      <w:r>
        <w:rPr>
          <w:rFonts w:ascii="Segoe UI" w:hAnsi="Segoe UI" w:cs="Segoe UI"/>
          <w:sz w:val="21"/>
          <w:szCs w:val="21"/>
        </w:rPr>
        <w:pict>
          <v:rect id="_x0000_i1431" style="width:0;height:1.5pt" o:hralign="center" o:hrstd="t" o:hr="t" fillcolor="#a0a0a0" stroked="f"/>
        </w:pict>
      </w:r>
    </w:p>
    <w:p w:rsidR="00316151" w:rsidRDefault="00316151" w:rsidP="00316151">
      <w:pPr>
        <w:pStyle w:val="Heading2"/>
        <w:spacing w:line="300" w:lineRule="atLeast"/>
        <w:rPr>
          <w:rFonts w:ascii="Segoe UI" w:hAnsi="Segoe UI" w:cs="Segoe UI"/>
        </w:rPr>
      </w:pPr>
      <w:r>
        <w:rPr>
          <w:rFonts w:ascii="Segoe UI" w:hAnsi="Segoe UI" w:cs="Segoe UI"/>
        </w:rPr>
        <w:t xml:space="preserve">Field 4: </w:t>
      </w:r>
      <w:r>
        <w:rPr>
          <w:rStyle w:val="HTMLCode"/>
          <w:rFonts w:eastAsiaTheme="majorEastAsia"/>
        </w:rPr>
        <w:t>EventBusName</w:t>
      </w:r>
    </w:p>
    <w:p w:rsidR="00316151" w:rsidRDefault="00316151" w:rsidP="00316151">
      <w:pPr>
        <w:pStyle w:val="NormalWeb"/>
        <w:spacing w:line="300" w:lineRule="atLeast"/>
        <w:rPr>
          <w:rFonts w:ascii="Segoe UI" w:hAnsi="Segoe UI" w:cs="Segoe UI"/>
          <w:sz w:val="21"/>
          <w:szCs w:val="21"/>
        </w:rPr>
      </w:pPr>
      <w:r>
        <w:rPr>
          <w:rFonts w:ascii="Segoe UI" w:hAnsi="Segoe UI" w:cs="Segoe UI"/>
          <w:sz w:val="21"/>
          <w:szCs w:val="21"/>
        </w:rPr>
        <w:t>enterprise-genai-event-bus</w:t>
      </w:r>
    </w:p>
    <w:p w:rsidR="00316151" w:rsidRDefault="00316151" w:rsidP="00316151">
      <w:pPr>
        <w:pStyle w:val="Heading3"/>
        <w:spacing w:line="300" w:lineRule="atLeast"/>
        <w:rPr>
          <w:rFonts w:ascii="Segoe UI" w:hAnsi="Segoe UI" w:cs="Segoe UI"/>
        </w:rPr>
      </w:pPr>
      <w:r>
        <w:rPr>
          <w:rFonts w:ascii="Segoe UI" w:hAnsi="Segoe UI" w:cs="Segoe UI"/>
        </w:rPr>
        <w:t>Meaning</w:t>
      </w:r>
    </w:p>
    <w:p w:rsidR="00316151" w:rsidRDefault="00316151" w:rsidP="00316151">
      <w:pPr>
        <w:pStyle w:val="NormalWeb"/>
        <w:spacing w:line="300" w:lineRule="atLeast"/>
        <w:rPr>
          <w:rFonts w:ascii="Segoe UI" w:hAnsi="Segoe UI" w:cs="Segoe UI"/>
          <w:sz w:val="21"/>
          <w:szCs w:val="21"/>
        </w:rPr>
      </w:pPr>
      <w:r>
        <w:rPr>
          <w:rFonts w:ascii="Segoe UI" w:hAnsi="Segoe UI" w:cs="Segoe UI"/>
          <w:sz w:val="21"/>
          <w:szCs w:val="21"/>
        </w:rPr>
        <w:t>Event kis EventBridge bus par publish hoga.</w:t>
      </w:r>
    </w:p>
    <w:p w:rsidR="00316151" w:rsidRDefault="00316151" w:rsidP="00316151">
      <w:pPr>
        <w:pStyle w:val="NormalWeb"/>
        <w:spacing w:line="300" w:lineRule="atLeast"/>
        <w:rPr>
          <w:rFonts w:ascii="Segoe UI" w:hAnsi="Segoe UI" w:cs="Segoe UI"/>
          <w:sz w:val="21"/>
          <w:szCs w:val="21"/>
        </w:rPr>
      </w:pPr>
      <w:r>
        <w:rPr>
          <w:rFonts w:ascii="Segoe UI" w:hAnsi="Segoe UI" w:cs="Segoe UI"/>
          <w:sz w:val="21"/>
          <w:szCs w:val="21"/>
        </w:rPr>
        <w:t>AWS me 3 common options hote hain: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4"/>
        <w:gridCol w:w="4090"/>
      </w:tblGrid>
      <w:tr w:rsidR="00316151" w:rsidTr="00316151">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316151" w:rsidRDefault="00316151">
            <w:pPr>
              <w:jc w:val="center"/>
              <w:rPr>
                <w:rFonts w:ascii="Times New Roman" w:hAnsi="Times New Roman" w:cs="Times New Roman"/>
                <w:b/>
                <w:bCs/>
                <w:sz w:val="24"/>
                <w:szCs w:val="24"/>
              </w:rPr>
            </w:pPr>
            <w:r>
              <w:rPr>
                <w:b/>
                <w:bCs/>
              </w:rPr>
              <w:t>Event Bus 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316151" w:rsidRDefault="00316151">
            <w:pPr>
              <w:jc w:val="center"/>
              <w:rPr>
                <w:b/>
                <w:bCs/>
              </w:rPr>
            </w:pPr>
            <w:r>
              <w:rPr>
                <w:b/>
                <w:bCs/>
              </w:rPr>
              <w:t>Use</w:t>
            </w:r>
          </w:p>
        </w:tc>
      </w:tr>
      <w:tr w:rsidR="00316151" w:rsidTr="0031615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316151" w:rsidRDefault="00316151">
            <w:r>
              <w:t>Default event bus</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16151" w:rsidRDefault="00316151">
            <w:r>
              <w:t>AWS service events aur simple integrations</w:t>
            </w:r>
          </w:p>
        </w:tc>
      </w:tr>
      <w:tr w:rsidR="00316151" w:rsidTr="0031615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316151" w:rsidRDefault="00316151">
            <w:r>
              <w:t>Custom event bus</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16151" w:rsidRDefault="00316151">
            <w:r>
              <w:t>Application-specific business events</w:t>
            </w:r>
          </w:p>
        </w:tc>
      </w:tr>
      <w:tr w:rsidR="00316151" w:rsidTr="0031615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316151" w:rsidRDefault="00316151">
            <w:r>
              <w:t>Partner event bus</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16151" w:rsidRDefault="00316151">
            <w:r>
              <w:t>SaaS integrations like Datadog, Zendesk, etc.</w:t>
            </w:r>
          </w:p>
        </w:tc>
      </w:tr>
    </w:tbl>
    <w:p w:rsidR="00316151" w:rsidRDefault="00316151" w:rsidP="00316151">
      <w:pPr>
        <w:pStyle w:val="NormalWeb"/>
        <w:spacing w:line="300" w:lineRule="atLeast"/>
        <w:rPr>
          <w:rFonts w:ascii="Segoe UI" w:hAnsi="Segoe UI" w:cs="Segoe UI"/>
          <w:sz w:val="21"/>
          <w:szCs w:val="21"/>
        </w:rPr>
      </w:pPr>
      <w:r>
        <w:rPr>
          <w:rFonts w:ascii="Segoe UI" w:hAnsi="Segoe UI" w:cs="Segoe UI"/>
          <w:sz w:val="21"/>
          <w:szCs w:val="21"/>
        </w:rPr>
        <w:t xml:space="preserve">Hum </w:t>
      </w:r>
      <w:r>
        <w:rPr>
          <w:rStyle w:val="Strong"/>
          <w:rFonts w:ascii="Segoe UI" w:hAnsi="Segoe UI" w:cs="Segoe UI"/>
          <w:sz w:val="21"/>
          <w:szCs w:val="21"/>
        </w:rPr>
        <w:t>custom event bus</w:t>
      </w:r>
      <w:r>
        <w:rPr>
          <w:rFonts w:ascii="Segoe UI" w:hAnsi="Segoe UI" w:cs="Segoe UI"/>
          <w:sz w:val="21"/>
          <w:szCs w:val="21"/>
        </w:rPr>
        <w:t xml:space="preserve"> use karenge.</w:t>
      </w:r>
    </w:p>
    <w:p w:rsidR="00316151" w:rsidRDefault="00316151" w:rsidP="00316151">
      <w:pPr>
        <w:pStyle w:val="Heading3"/>
        <w:spacing w:line="300" w:lineRule="atLeast"/>
        <w:rPr>
          <w:rFonts w:ascii="Segoe UI" w:hAnsi="Segoe UI" w:cs="Segoe UI"/>
        </w:rPr>
      </w:pPr>
      <w:r>
        <w:rPr>
          <w:rFonts w:ascii="Segoe UI" w:hAnsi="Segoe UI" w:cs="Segoe UI"/>
        </w:rPr>
        <w:t>Why Custom Event Bus?</w:t>
      </w:r>
    </w:p>
    <w:p w:rsidR="00316151" w:rsidRDefault="00316151" w:rsidP="00316151">
      <w:pPr>
        <w:pStyle w:val="NormalWeb"/>
        <w:spacing w:line="300" w:lineRule="atLeast"/>
        <w:rPr>
          <w:rFonts w:ascii="Segoe UI" w:hAnsi="Segoe UI" w:cs="Segoe UI"/>
          <w:sz w:val="21"/>
          <w:szCs w:val="21"/>
        </w:rPr>
      </w:pPr>
      <w:r>
        <w:rPr>
          <w:rFonts w:ascii="Segoe UI" w:hAnsi="Segoe UI" w:cs="Segoe UI"/>
          <w:sz w:val="21"/>
          <w:szCs w:val="21"/>
        </w:rPr>
        <w:t>Production me custom event bus better hota hai because:</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 Application events isolated rehte hain</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 Rules clean rehte hain</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 Security/IAM control better hota hai</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 Multi-team ownership easy hoti hai</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 Audit and governance clean hota hai</w:t>
      </w:r>
    </w:p>
    <w:p w:rsidR="00316151" w:rsidRDefault="00316151" w:rsidP="00316151">
      <w:pPr>
        <w:pStyle w:val="Heading3"/>
        <w:spacing w:line="300" w:lineRule="atLeast"/>
        <w:rPr>
          <w:rFonts w:ascii="Segoe UI" w:hAnsi="Segoe UI" w:cs="Segoe UI"/>
        </w:rPr>
      </w:pPr>
      <w:r>
        <w:rPr>
          <w:rFonts w:ascii="Segoe UI" w:hAnsi="Segoe UI" w:cs="Segoe UI"/>
        </w:rPr>
        <w:t>Interview Answer</w:t>
      </w:r>
    </w:p>
    <w:p w:rsidR="00316151" w:rsidRDefault="00316151" w:rsidP="00316151">
      <w:pPr>
        <w:pStyle w:val="NormalWeb"/>
        <w:spacing w:line="300" w:lineRule="atLeast"/>
        <w:rPr>
          <w:rFonts w:ascii="Segoe UI" w:hAnsi="Segoe UI" w:cs="Segoe UI"/>
          <w:sz w:val="21"/>
          <w:szCs w:val="21"/>
        </w:rPr>
      </w:pPr>
      <w:r>
        <w:rPr>
          <w:rFonts w:ascii="Segoe UI" w:hAnsi="Segoe UI" w:cs="Segoe UI"/>
          <w:sz w:val="21"/>
          <w:szCs w:val="21"/>
        </w:rPr>
        <w:t>“I used a custom EventBridge event bus instead of the default bus to isolate GenAI business events from AWS service events and to keep routing rules, permissions, and observability cleaner.”</w:t>
      </w:r>
    </w:p>
    <w:p w:rsidR="00316151" w:rsidRDefault="00114F67" w:rsidP="00316151">
      <w:pPr>
        <w:spacing w:line="300" w:lineRule="atLeast"/>
        <w:rPr>
          <w:rFonts w:ascii="Segoe UI" w:hAnsi="Segoe UI" w:cs="Segoe UI"/>
          <w:sz w:val="21"/>
          <w:szCs w:val="21"/>
        </w:rPr>
      </w:pPr>
      <w:r>
        <w:rPr>
          <w:rFonts w:ascii="Segoe UI" w:hAnsi="Segoe UI" w:cs="Segoe UI"/>
          <w:sz w:val="21"/>
          <w:szCs w:val="21"/>
        </w:rPr>
        <w:pict>
          <v:rect id="_x0000_i1432" style="width:0;height:1.5pt" o:hralign="center" o:hrstd="t" o:hr="t" fillcolor="#a0a0a0" stroked="f"/>
        </w:pict>
      </w:r>
    </w:p>
    <w:p w:rsidR="00316151" w:rsidRDefault="00316151" w:rsidP="00316151">
      <w:pPr>
        <w:pStyle w:val="Heading1"/>
        <w:spacing w:line="300" w:lineRule="atLeast"/>
        <w:rPr>
          <w:rFonts w:ascii="Segoe UI" w:hAnsi="Segoe UI" w:cs="Segoe UI"/>
          <w:sz w:val="48"/>
          <w:szCs w:val="48"/>
        </w:rPr>
      </w:pPr>
      <w:r>
        <w:rPr>
          <w:rFonts w:ascii="Segoe UI" w:hAnsi="Segoe UI" w:cs="Segoe UI"/>
        </w:rPr>
        <w:t>EventBridge Rule Fields Samjho</w:t>
      </w:r>
    </w:p>
    <w:p w:rsidR="00316151" w:rsidRDefault="00316151" w:rsidP="00316151">
      <w:pPr>
        <w:pStyle w:val="NormalWeb"/>
        <w:spacing w:line="300" w:lineRule="atLeast"/>
        <w:rPr>
          <w:rFonts w:ascii="Segoe UI" w:hAnsi="Segoe UI" w:cs="Segoe UI"/>
          <w:sz w:val="21"/>
          <w:szCs w:val="21"/>
        </w:rPr>
      </w:pPr>
      <w:r>
        <w:rPr>
          <w:rFonts w:ascii="Segoe UI" w:hAnsi="Segoe UI" w:cs="Segoe UI"/>
          <w:sz w:val="21"/>
          <w:szCs w:val="21"/>
        </w:rPr>
        <w:t>Jab hum rule create karenge, ye fields aayengi.</w:t>
      </w:r>
    </w:p>
    <w:p w:rsidR="00316151" w:rsidRDefault="00316151" w:rsidP="00316151">
      <w:pPr>
        <w:pStyle w:val="Heading2"/>
        <w:spacing w:line="300" w:lineRule="atLeast"/>
        <w:rPr>
          <w:rFonts w:ascii="Segoe UI" w:hAnsi="Segoe UI" w:cs="Segoe UI"/>
        </w:rPr>
      </w:pPr>
      <w:r>
        <w:rPr>
          <w:rFonts w:ascii="Segoe UI" w:hAnsi="Segoe UI" w:cs="Segoe UI"/>
        </w:rPr>
        <w:t>1. Rule Name</w:t>
      </w:r>
    </w:p>
    <w:p w:rsidR="00316151" w:rsidRDefault="00316151" w:rsidP="00316151">
      <w:pPr>
        <w:pStyle w:val="NormalWeb"/>
        <w:spacing w:line="300" w:lineRule="atLeast"/>
        <w:rPr>
          <w:rFonts w:ascii="Segoe UI" w:hAnsi="Segoe UI" w:cs="Segoe UI"/>
          <w:sz w:val="21"/>
          <w:szCs w:val="21"/>
        </w:rPr>
      </w:pPr>
      <w:r>
        <w:rPr>
          <w:rFonts w:ascii="Segoe UI" w:hAnsi="Segoe UI" w:cs="Segoe UI"/>
          <w:sz w:val="21"/>
          <w:szCs w:val="21"/>
        </w:rPr>
        <w:lastRenderedPageBreak/>
        <w:t>Example:</w:t>
      </w:r>
    </w:p>
    <w:p w:rsidR="00316151" w:rsidRDefault="00316151" w:rsidP="00316151">
      <w:pPr>
        <w:pStyle w:val="NormalWeb"/>
        <w:spacing w:line="300" w:lineRule="atLeast"/>
        <w:rPr>
          <w:rFonts w:ascii="Segoe UI" w:hAnsi="Segoe UI" w:cs="Segoe UI"/>
          <w:sz w:val="21"/>
          <w:szCs w:val="21"/>
        </w:rPr>
      </w:pPr>
      <w:r>
        <w:rPr>
          <w:rFonts w:ascii="Segoe UI" w:hAnsi="Segoe UI" w:cs="Segoe UI"/>
          <w:sz w:val="21"/>
          <w:szCs w:val="21"/>
        </w:rPr>
        <w:t>enterprise-genai-ticket-created-rule</w:t>
      </w:r>
    </w:p>
    <w:p w:rsidR="00316151" w:rsidRDefault="00316151" w:rsidP="00316151">
      <w:pPr>
        <w:pStyle w:val="NormalWeb"/>
        <w:spacing w:line="300" w:lineRule="atLeast"/>
        <w:rPr>
          <w:rFonts w:ascii="Segoe UI" w:hAnsi="Segoe UI" w:cs="Segoe UI"/>
          <w:sz w:val="21"/>
          <w:szCs w:val="21"/>
        </w:rPr>
      </w:pPr>
      <w:r>
        <w:rPr>
          <w:rFonts w:ascii="Segoe UI" w:hAnsi="Segoe UI" w:cs="Segoe UI"/>
          <w:sz w:val="21"/>
          <w:szCs w:val="21"/>
        </w:rPr>
        <w:t>Meaning:</w:t>
      </w:r>
    </w:p>
    <w:p w:rsidR="00316151" w:rsidRDefault="00316151" w:rsidP="00316151">
      <w:pPr>
        <w:pStyle w:val="NormalWeb"/>
        <w:spacing w:line="300" w:lineRule="atLeast"/>
        <w:rPr>
          <w:rFonts w:ascii="Segoe UI" w:hAnsi="Segoe UI" w:cs="Segoe UI"/>
          <w:sz w:val="21"/>
          <w:szCs w:val="21"/>
        </w:rPr>
      </w:pPr>
      <w:r>
        <w:rPr>
          <w:rFonts w:ascii="Segoe UI" w:hAnsi="Segoe UI" w:cs="Segoe UI"/>
          <w:sz w:val="21"/>
          <w:szCs w:val="21"/>
        </w:rPr>
        <w:t>Rule ka unique name.</w:t>
      </w:r>
    </w:p>
    <w:p w:rsidR="00316151" w:rsidRDefault="00316151" w:rsidP="00316151">
      <w:pPr>
        <w:pStyle w:val="NormalWeb"/>
        <w:spacing w:line="300" w:lineRule="atLeast"/>
        <w:rPr>
          <w:rFonts w:ascii="Segoe UI" w:hAnsi="Segoe UI" w:cs="Segoe UI"/>
          <w:sz w:val="21"/>
          <w:szCs w:val="21"/>
        </w:rPr>
      </w:pPr>
      <w:r>
        <w:rPr>
          <w:rFonts w:ascii="Segoe UI" w:hAnsi="Segoe UI" w:cs="Segoe UI"/>
          <w:sz w:val="21"/>
          <w:szCs w:val="21"/>
        </w:rPr>
        <w:t>Production naming pattern:</w:t>
      </w:r>
    </w:p>
    <w:p w:rsidR="00316151" w:rsidRDefault="00316151" w:rsidP="00316151">
      <w:pPr>
        <w:pStyle w:val="NormalWeb"/>
        <w:spacing w:line="300" w:lineRule="atLeast"/>
        <w:rPr>
          <w:rFonts w:ascii="Segoe UI" w:hAnsi="Segoe UI" w:cs="Segoe UI"/>
          <w:sz w:val="21"/>
          <w:szCs w:val="21"/>
        </w:rPr>
      </w:pPr>
      <w:r>
        <w:rPr>
          <w:rFonts w:ascii="Segoe UI" w:hAnsi="Segoe UI" w:cs="Segoe UI"/>
          <w:sz w:val="21"/>
          <w:szCs w:val="21"/>
        </w:rPr>
        <w:t>&lt;project&gt;-&lt;event-type&gt;-rule</w:t>
      </w:r>
    </w:p>
    <w:p w:rsidR="00316151" w:rsidRDefault="00114F67" w:rsidP="00316151">
      <w:pPr>
        <w:spacing w:line="300" w:lineRule="atLeast"/>
        <w:rPr>
          <w:rFonts w:ascii="Segoe UI" w:hAnsi="Segoe UI" w:cs="Segoe UI"/>
          <w:sz w:val="21"/>
          <w:szCs w:val="21"/>
        </w:rPr>
      </w:pPr>
      <w:r>
        <w:rPr>
          <w:rFonts w:ascii="Segoe UI" w:hAnsi="Segoe UI" w:cs="Segoe UI"/>
          <w:sz w:val="21"/>
          <w:szCs w:val="21"/>
        </w:rPr>
        <w:pict>
          <v:rect id="_x0000_i1433" style="width:0;height:1.5pt" o:hralign="center" o:hrstd="t" o:hr="t" fillcolor="#a0a0a0" stroked="f"/>
        </w:pict>
      </w:r>
    </w:p>
    <w:p w:rsidR="00316151" w:rsidRDefault="00316151" w:rsidP="00316151">
      <w:pPr>
        <w:pStyle w:val="Heading2"/>
        <w:spacing w:line="300" w:lineRule="atLeast"/>
        <w:rPr>
          <w:rFonts w:ascii="Segoe UI" w:hAnsi="Segoe UI" w:cs="Segoe UI"/>
        </w:rPr>
      </w:pPr>
      <w:r>
        <w:rPr>
          <w:rFonts w:ascii="Segoe UI" w:hAnsi="Segoe UI" w:cs="Segoe UI"/>
        </w:rPr>
        <w:t>2. Event Bus</w:t>
      </w:r>
    </w:p>
    <w:p w:rsidR="00316151" w:rsidRDefault="00316151" w:rsidP="00316151">
      <w:pPr>
        <w:pStyle w:val="NormalWeb"/>
        <w:spacing w:line="300" w:lineRule="atLeast"/>
        <w:rPr>
          <w:rFonts w:ascii="Segoe UI" w:hAnsi="Segoe UI" w:cs="Segoe UI"/>
          <w:sz w:val="21"/>
          <w:szCs w:val="21"/>
        </w:rPr>
      </w:pPr>
      <w:r>
        <w:rPr>
          <w:rFonts w:ascii="Segoe UI" w:hAnsi="Segoe UI" w:cs="Segoe UI"/>
          <w:sz w:val="21"/>
          <w:szCs w:val="21"/>
        </w:rPr>
        <w:t>Example:</w:t>
      </w:r>
    </w:p>
    <w:p w:rsidR="00316151" w:rsidRDefault="00316151" w:rsidP="00316151">
      <w:pPr>
        <w:pStyle w:val="NormalWeb"/>
        <w:spacing w:line="300" w:lineRule="atLeast"/>
        <w:rPr>
          <w:rFonts w:ascii="Segoe UI" w:hAnsi="Segoe UI" w:cs="Segoe UI"/>
          <w:sz w:val="21"/>
          <w:szCs w:val="21"/>
        </w:rPr>
      </w:pPr>
      <w:r>
        <w:rPr>
          <w:rFonts w:ascii="Segoe UI" w:hAnsi="Segoe UI" w:cs="Segoe UI"/>
          <w:sz w:val="21"/>
          <w:szCs w:val="21"/>
        </w:rPr>
        <w:t>enterprise-genai-event-bus</w:t>
      </w:r>
    </w:p>
    <w:p w:rsidR="00316151" w:rsidRDefault="00316151" w:rsidP="00316151">
      <w:pPr>
        <w:pStyle w:val="NormalWeb"/>
        <w:spacing w:line="300" w:lineRule="atLeast"/>
        <w:rPr>
          <w:rFonts w:ascii="Segoe UI" w:hAnsi="Segoe UI" w:cs="Segoe UI"/>
          <w:sz w:val="21"/>
          <w:szCs w:val="21"/>
        </w:rPr>
      </w:pPr>
      <w:r>
        <w:rPr>
          <w:rFonts w:ascii="Segoe UI" w:hAnsi="Segoe UI" w:cs="Segoe UI"/>
          <w:sz w:val="21"/>
          <w:szCs w:val="21"/>
        </w:rPr>
        <w:t>Yahi custom bus select karenge.</w:t>
      </w:r>
    </w:p>
    <w:p w:rsidR="00316151" w:rsidRDefault="00114F67" w:rsidP="00316151">
      <w:pPr>
        <w:spacing w:line="300" w:lineRule="atLeast"/>
        <w:rPr>
          <w:rFonts w:ascii="Segoe UI" w:hAnsi="Segoe UI" w:cs="Segoe UI"/>
          <w:sz w:val="21"/>
          <w:szCs w:val="21"/>
        </w:rPr>
      </w:pPr>
      <w:r>
        <w:rPr>
          <w:rFonts w:ascii="Segoe UI" w:hAnsi="Segoe UI" w:cs="Segoe UI"/>
          <w:sz w:val="21"/>
          <w:szCs w:val="21"/>
        </w:rPr>
        <w:pict>
          <v:rect id="_x0000_i1434" style="width:0;height:1.5pt" o:hralign="center" o:hrstd="t" o:hr="t" fillcolor="#a0a0a0" stroked="f"/>
        </w:pict>
      </w:r>
    </w:p>
    <w:p w:rsidR="00316151" w:rsidRDefault="00316151" w:rsidP="00316151">
      <w:pPr>
        <w:pStyle w:val="Heading2"/>
        <w:spacing w:line="300" w:lineRule="atLeast"/>
        <w:rPr>
          <w:rFonts w:ascii="Segoe UI" w:hAnsi="Segoe UI" w:cs="Segoe UI"/>
        </w:rPr>
      </w:pPr>
      <w:r>
        <w:rPr>
          <w:rFonts w:ascii="Segoe UI" w:hAnsi="Segoe UI" w:cs="Segoe UI"/>
        </w:rPr>
        <w:t>3. Rule Type</w:t>
      </w:r>
    </w:p>
    <w:p w:rsidR="00316151" w:rsidRDefault="00316151" w:rsidP="00316151">
      <w:pPr>
        <w:pStyle w:val="NormalWeb"/>
        <w:spacing w:line="300" w:lineRule="atLeast"/>
        <w:rPr>
          <w:rFonts w:ascii="Segoe UI" w:hAnsi="Segoe UI" w:cs="Segoe UI"/>
          <w:sz w:val="21"/>
          <w:szCs w:val="21"/>
        </w:rPr>
      </w:pPr>
      <w:r>
        <w:rPr>
          <w:rFonts w:ascii="Segoe UI" w:hAnsi="Segoe UI" w:cs="Segoe UI"/>
          <w:sz w:val="21"/>
          <w:szCs w:val="21"/>
        </w:rPr>
        <w:t>Options usually:</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Rule with an event pattern</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Schedule</w:t>
      </w:r>
    </w:p>
    <w:p w:rsidR="00316151" w:rsidRDefault="00316151" w:rsidP="00316151">
      <w:pPr>
        <w:pStyle w:val="NormalWeb"/>
        <w:spacing w:line="300" w:lineRule="atLeast"/>
        <w:rPr>
          <w:rFonts w:ascii="Segoe UI" w:hAnsi="Segoe UI" w:cs="Segoe UI"/>
          <w:sz w:val="21"/>
          <w:szCs w:val="21"/>
        </w:rPr>
      </w:pPr>
      <w:r>
        <w:rPr>
          <w:rFonts w:ascii="Segoe UI" w:hAnsi="Segoe UI" w:cs="Segoe UI"/>
          <w:sz w:val="21"/>
          <w:szCs w:val="21"/>
        </w:rPr>
        <w:t>Hum choose karenge:</w:t>
      </w:r>
    </w:p>
    <w:p w:rsidR="00316151" w:rsidRDefault="00316151" w:rsidP="00316151">
      <w:pPr>
        <w:pStyle w:val="NormalWeb"/>
        <w:spacing w:line="300" w:lineRule="atLeast"/>
        <w:rPr>
          <w:rFonts w:ascii="Segoe UI" w:hAnsi="Segoe UI" w:cs="Segoe UI"/>
          <w:sz w:val="21"/>
          <w:szCs w:val="21"/>
        </w:rPr>
      </w:pPr>
      <w:r>
        <w:rPr>
          <w:rFonts w:ascii="Segoe UI" w:hAnsi="Segoe UI" w:cs="Segoe UI"/>
          <w:sz w:val="21"/>
          <w:szCs w:val="21"/>
        </w:rPr>
        <w:t>Rule with an event pattern</w:t>
      </w:r>
    </w:p>
    <w:p w:rsidR="00316151" w:rsidRDefault="00316151" w:rsidP="00316151">
      <w:pPr>
        <w:pStyle w:val="Heading3"/>
        <w:spacing w:line="300" w:lineRule="atLeast"/>
        <w:rPr>
          <w:rFonts w:ascii="Segoe UI" w:hAnsi="Segoe UI" w:cs="Segoe UI"/>
        </w:rPr>
      </w:pPr>
      <w:r>
        <w:rPr>
          <w:rFonts w:ascii="Segoe UI" w:hAnsi="Segoe UI" w:cs="Segoe UI"/>
        </w:rPr>
        <w:t>Why?</w:t>
      </w:r>
    </w:p>
    <w:p w:rsidR="00316151" w:rsidRDefault="00316151" w:rsidP="00316151">
      <w:pPr>
        <w:pStyle w:val="NormalWeb"/>
        <w:spacing w:line="300" w:lineRule="atLeast"/>
        <w:rPr>
          <w:rFonts w:ascii="Segoe UI" w:hAnsi="Segoe UI" w:cs="Segoe UI"/>
          <w:sz w:val="21"/>
          <w:szCs w:val="21"/>
        </w:rPr>
      </w:pPr>
      <w:r>
        <w:rPr>
          <w:rFonts w:ascii="Segoe UI" w:hAnsi="Segoe UI" w:cs="Segoe UI"/>
          <w:sz w:val="21"/>
          <w:szCs w:val="21"/>
        </w:rPr>
        <w:t>Because hum event aane par workflow trigger karna chahte hain.</w:t>
      </w:r>
    </w:p>
    <w:p w:rsidR="00316151" w:rsidRDefault="00316151" w:rsidP="00316151">
      <w:pPr>
        <w:pStyle w:val="NormalWeb"/>
        <w:spacing w:line="300" w:lineRule="atLeast"/>
        <w:rPr>
          <w:rFonts w:ascii="Segoe UI" w:hAnsi="Segoe UI" w:cs="Segoe UI"/>
          <w:sz w:val="21"/>
          <w:szCs w:val="21"/>
        </w:rPr>
      </w:pPr>
      <w:r>
        <w:rPr>
          <w:rFonts w:ascii="Segoe UI" w:hAnsi="Segoe UI" w:cs="Segoe UI"/>
          <w:sz w:val="21"/>
          <w:szCs w:val="21"/>
        </w:rPr>
        <w:t>Schedule tab use hota hai jab cron job type requirement ho:</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Every 5 minutes</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Daily at 10 AM</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Monthly report</w:t>
      </w:r>
    </w:p>
    <w:p w:rsidR="00316151" w:rsidRDefault="00114F67" w:rsidP="00316151">
      <w:pPr>
        <w:spacing w:line="300" w:lineRule="atLeast"/>
        <w:rPr>
          <w:rFonts w:ascii="Segoe UI" w:hAnsi="Segoe UI" w:cs="Segoe UI"/>
          <w:sz w:val="21"/>
          <w:szCs w:val="21"/>
        </w:rPr>
      </w:pPr>
      <w:r>
        <w:rPr>
          <w:rFonts w:ascii="Segoe UI" w:hAnsi="Segoe UI" w:cs="Segoe UI"/>
          <w:sz w:val="21"/>
          <w:szCs w:val="21"/>
        </w:rPr>
        <w:pict>
          <v:rect id="_x0000_i1435" style="width:0;height:1.5pt" o:hralign="center" o:hrstd="t" o:hr="t" fillcolor="#a0a0a0" stroked="f"/>
        </w:pict>
      </w:r>
    </w:p>
    <w:p w:rsidR="00316151" w:rsidRDefault="00316151" w:rsidP="00316151">
      <w:pPr>
        <w:pStyle w:val="Heading2"/>
        <w:spacing w:line="300" w:lineRule="atLeast"/>
        <w:rPr>
          <w:rFonts w:ascii="Segoe UI" w:hAnsi="Segoe UI" w:cs="Segoe UI"/>
        </w:rPr>
      </w:pPr>
      <w:r>
        <w:rPr>
          <w:rFonts w:ascii="Segoe UI" w:hAnsi="Segoe UI" w:cs="Segoe UI"/>
        </w:rPr>
        <w:t>4. Event Pattern</w:t>
      </w:r>
    </w:p>
    <w:p w:rsidR="00316151" w:rsidRDefault="00316151" w:rsidP="00316151">
      <w:pPr>
        <w:pStyle w:val="NormalWeb"/>
        <w:spacing w:line="300" w:lineRule="atLeast"/>
        <w:rPr>
          <w:rFonts w:ascii="Segoe UI" w:hAnsi="Segoe UI" w:cs="Segoe UI"/>
          <w:sz w:val="21"/>
          <w:szCs w:val="21"/>
        </w:rPr>
      </w:pPr>
      <w:r>
        <w:rPr>
          <w:rFonts w:ascii="Segoe UI" w:hAnsi="Segoe UI" w:cs="Segoe UI"/>
          <w:sz w:val="21"/>
          <w:szCs w:val="21"/>
        </w:rPr>
        <w:t>Humara pattern:</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lastRenderedPageBreak/>
        <w:t>{</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  "source": ["enterprise-genai.assistant"],</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  "detail-type": ["TicketCreated"]</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w:t>
      </w:r>
    </w:p>
    <w:p w:rsidR="00316151" w:rsidRDefault="00316151" w:rsidP="00316151">
      <w:pPr>
        <w:pStyle w:val="NormalWeb"/>
        <w:spacing w:line="300" w:lineRule="atLeast"/>
        <w:rPr>
          <w:rFonts w:ascii="Segoe UI" w:hAnsi="Segoe UI" w:cs="Segoe UI"/>
          <w:sz w:val="21"/>
          <w:szCs w:val="21"/>
        </w:rPr>
      </w:pPr>
      <w:r>
        <w:rPr>
          <w:rFonts w:ascii="Segoe UI" w:hAnsi="Segoe UI" w:cs="Segoe UI"/>
          <w:sz w:val="21"/>
          <w:szCs w:val="21"/>
        </w:rPr>
        <w:t>Meaning:</w:t>
      </w:r>
    </w:p>
    <w:p w:rsidR="00316151" w:rsidRDefault="00316151" w:rsidP="00316151">
      <w:pPr>
        <w:pStyle w:val="NormalWeb"/>
        <w:spacing w:line="300" w:lineRule="atLeast"/>
        <w:rPr>
          <w:rFonts w:ascii="Segoe UI" w:hAnsi="Segoe UI" w:cs="Segoe UI"/>
          <w:sz w:val="21"/>
          <w:szCs w:val="21"/>
        </w:rPr>
      </w:pPr>
      <w:r>
        <w:rPr>
          <w:rFonts w:ascii="Segoe UI" w:hAnsi="Segoe UI" w:cs="Segoe UI"/>
          <w:sz w:val="21"/>
          <w:szCs w:val="21"/>
        </w:rPr>
        <w:t xml:space="preserve">Sirf woh events match honge jinka source </w:t>
      </w:r>
      <w:r>
        <w:rPr>
          <w:rStyle w:val="HTMLCode"/>
          <w:rFonts w:eastAsiaTheme="majorEastAsia"/>
        </w:rPr>
        <w:t>enterprise-genai.assistant</w:t>
      </w:r>
      <w:r>
        <w:rPr>
          <w:rFonts w:ascii="Segoe UI" w:hAnsi="Segoe UI" w:cs="Segoe UI"/>
          <w:sz w:val="21"/>
          <w:szCs w:val="21"/>
        </w:rPr>
        <w:t xml:space="preserve"> aur detail-type </w:t>
      </w:r>
      <w:r>
        <w:rPr>
          <w:rStyle w:val="HTMLCode"/>
          <w:rFonts w:eastAsiaTheme="majorEastAsia"/>
        </w:rPr>
        <w:t>TicketCreated</w:t>
      </w:r>
      <w:r>
        <w:rPr>
          <w:rFonts w:ascii="Segoe UI" w:hAnsi="Segoe UI" w:cs="Segoe UI"/>
          <w:sz w:val="21"/>
          <w:szCs w:val="21"/>
        </w:rPr>
        <w:t xml:space="preserve"> hai.</w:t>
      </w:r>
    </w:p>
    <w:p w:rsidR="00316151" w:rsidRDefault="00114F67" w:rsidP="00316151">
      <w:pPr>
        <w:spacing w:line="300" w:lineRule="atLeast"/>
        <w:rPr>
          <w:rFonts w:ascii="Segoe UI" w:hAnsi="Segoe UI" w:cs="Segoe UI"/>
          <w:sz w:val="21"/>
          <w:szCs w:val="21"/>
        </w:rPr>
      </w:pPr>
      <w:r>
        <w:rPr>
          <w:rFonts w:ascii="Segoe UI" w:hAnsi="Segoe UI" w:cs="Segoe UI"/>
          <w:sz w:val="21"/>
          <w:szCs w:val="21"/>
        </w:rPr>
        <w:pict>
          <v:rect id="_x0000_i1436" style="width:0;height:1.5pt" o:hralign="center" o:hrstd="t" o:hr="t" fillcolor="#a0a0a0" stroked="f"/>
        </w:pict>
      </w:r>
    </w:p>
    <w:p w:rsidR="00316151" w:rsidRDefault="00316151" w:rsidP="00316151">
      <w:pPr>
        <w:pStyle w:val="Heading2"/>
        <w:spacing w:line="300" w:lineRule="atLeast"/>
        <w:rPr>
          <w:rFonts w:ascii="Segoe UI" w:hAnsi="Segoe UI" w:cs="Segoe UI"/>
        </w:rPr>
      </w:pPr>
      <w:r>
        <w:rPr>
          <w:rFonts w:ascii="Segoe UI" w:hAnsi="Segoe UI" w:cs="Segoe UI"/>
        </w:rPr>
        <w:t>5. Target</w:t>
      </w:r>
    </w:p>
    <w:p w:rsidR="00316151" w:rsidRDefault="00316151" w:rsidP="00316151">
      <w:pPr>
        <w:pStyle w:val="NormalWeb"/>
        <w:spacing w:line="300" w:lineRule="atLeast"/>
        <w:rPr>
          <w:rFonts w:ascii="Segoe UI" w:hAnsi="Segoe UI" w:cs="Segoe UI"/>
          <w:sz w:val="21"/>
          <w:szCs w:val="21"/>
        </w:rPr>
      </w:pPr>
      <w:r>
        <w:rPr>
          <w:rFonts w:ascii="Segoe UI" w:hAnsi="Segoe UI" w:cs="Segoe UI"/>
          <w:sz w:val="21"/>
          <w:szCs w:val="21"/>
        </w:rPr>
        <w:t>Target woh service hoti hai jisko EventBridge trigger karega.</w:t>
      </w:r>
    </w:p>
    <w:p w:rsidR="00316151" w:rsidRDefault="00316151" w:rsidP="00316151">
      <w:pPr>
        <w:pStyle w:val="NormalWeb"/>
        <w:spacing w:line="300" w:lineRule="atLeast"/>
        <w:rPr>
          <w:rFonts w:ascii="Segoe UI" w:hAnsi="Segoe UI" w:cs="Segoe UI"/>
          <w:sz w:val="21"/>
          <w:szCs w:val="21"/>
        </w:rPr>
      </w:pPr>
      <w:r>
        <w:rPr>
          <w:rFonts w:ascii="Segoe UI" w:hAnsi="Segoe UI" w:cs="Segoe UI"/>
          <w:sz w:val="21"/>
          <w:szCs w:val="21"/>
        </w:rPr>
        <w:t>Humara target:</w:t>
      </w:r>
    </w:p>
    <w:p w:rsidR="00316151" w:rsidRDefault="00316151" w:rsidP="00316151">
      <w:pPr>
        <w:pStyle w:val="NormalWeb"/>
        <w:spacing w:line="300" w:lineRule="atLeast"/>
        <w:rPr>
          <w:rFonts w:ascii="Segoe UI" w:hAnsi="Segoe UI" w:cs="Segoe UI"/>
          <w:sz w:val="21"/>
          <w:szCs w:val="21"/>
        </w:rPr>
      </w:pPr>
      <w:r>
        <w:rPr>
          <w:rFonts w:ascii="Segoe UI" w:hAnsi="Segoe UI" w:cs="Segoe UI"/>
          <w:sz w:val="21"/>
          <w:szCs w:val="21"/>
        </w:rPr>
        <w:t>Step Functions State Machine</w:t>
      </w:r>
    </w:p>
    <w:p w:rsidR="00316151" w:rsidRDefault="00316151" w:rsidP="00316151">
      <w:pPr>
        <w:pStyle w:val="NormalWeb"/>
        <w:spacing w:line="300" w:lineRule="atLeast"/>
        <w:rPr>
          <w:rFonts w:ascii="Segoe UI" w:hAnsi="Segoe UI" w:cs="Segoe UI"/>
          <w:sz w:val="21"/>
          <w:szCs w:val="21"/>
        </w:rPr>
      </w:pPr>
      <w:r>
        <w:rPr>
          <w:rFonts w:ascii="Segoe UI" w:hAnsi="Segoe UI" w:cs="Segoe UI"/>
          <w:sz w:val="21"/>
          <w:szCs w:val="21"/>
        </w:rPr>
        <w:t>Other target options: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2"/>
        <w:gridCol w:w="2855"/>
      </w:tblGrid>
      <w:tr w:rsidR="00316151" w:rsidTr="00316151">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316151" w:rsidRDefault="00316151">
            <w:pPr>
              <w:jc w:val="center"/>
              <w:rPr>
                <w:rFonts w:ascii="Times New Roman" w:hAnsi="Times New Roman" w:cs="Times New Roman"/>
                <w:b/>
                <w:bCs/>
                <w:sz w:val="24"/>
                <w:szCs w:val="24"/>
              </w:rPr>
            </w:pPr>
            <w:r>
              <w:rPr>
                <w:b/>
                <w:bCs/>
              </w:rPr>
              <w:t>Target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316151" w:rsidRDefault="00316151">
            <w:pPr>
              <w:jc w:val="center"/>
              <w:rPr>
                <w:b/>
                <w:bCs/>
              </w:rPr>
            </w:pPr>
            <w:r>
              <w:rPr>
                <w:b/>
                <w:bCs/>
              </w:rPr>
              <w:t>Kab use hota hai</w:t>
            </w:r>
          </w:p>
        </w:tc>
      </w:tr>
      <w:tr w:rsidR="00316151" w:rsidTr="0031615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316151" w:rsidRDefault="00316151">
            <w:r>
              <w:t>Lambda</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16151" w:rsidRDefault="00316151">
            <w:r>
              <w:t>Simple event handling</w:t>
            </w:r>
          </w:p>
        </w:tc>
      </w:tr>
      <w:tr w:rsidR="00316151" w:rsidTr="0031615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316151" w:rsidRDefault="00316151">
            <w:r>
              <w:t>Step Functions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16151" w:rsidRDefault="00316151">
            <w:r>
              <w:t>Multi-step workflow</w:t>
            </w:r>
          </w:p>
        </w:tc>
      </w:tr>
      <w:tr w:rsidR="00316151" w:rsidTr="0031615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316151" w:rsidRDefault="00316151">
            <w:r>
              <w:t>SNS</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16151" w:rsidRDefault="00316151">
            <w:r>
              <w:t>Notification fanout</w:t>
            </w:r>
          </w:p>
        </w:tc>
      </w:tr>
      <w:tr w:rsidR="00316151" w:rsidTr="0031615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316151" w:rsidRDefault="00316151">
            <w:r>
              <w:t>SQS</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16151" w:rsidRDefault="00316151">
            <w:r>
              <w:t>Queue-based async processing</w:t>
            </w:r>
          </w:p>
        </w:tc>
      </w:tr>
      <w:tr w:rsidR="00316151" w:rsidTr="0031615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316151" w:rsidRDefault="00316151">
            <w:r>
              <w:t>CloudWatch Logs</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16151" w:rsidRDefault="00316151">
            <w:r>
              <w:t>Debugging / audit</w:t>
            </w:r>
          </w:p>
        </w:tc>
      </w:tr>
      <w:tr w:rsidR="00316151" w:rsidTr="0031615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316151" w:rsidRDefault="00316151">
            <w:r>
              <w:t>ECS task</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16151" w:rsidRDefault="00316151">
            <w:r>
              <w:t>Container workload trigger</w:t>
            </w:r>
          </w:p>
        </w:tc>
      </w:tr>
    </w:tbl>
    <w:p w:rsidR="00316151" w:rsidRDefault="00316151" w:rsidP="00316151">
      <w:pPr>
        <w:pStyle w:val="NormalWeb"/>
        <w:spacing w:line="300" w:lineRule="atLeast"/>
        <w:rPr>
          <w:rFonts w:ascii="Segoe UI" w:hAnsi="Segoe UI" w:cs="Segoe UI"/>
          <w:sz w:val="21"/>
          <w:szCs w:val="21"/>
        </w:rPr>
      </w:pPr>
      <w:r>
        <w:rPr>
          <w:rFonts w:ascii="Segoe UI" w:hAnsi="Segoe UI" w:cs="Segoe UI"/>
          <w:sz w:val="21"/>
          <w:szCs w:val="21"/>
        </w:rPr>
        <w:t>Hum Step Functions choose karenge because workflow multi-step hoga.</w:t>
      </w:r>
    </w:p>
    <w:p w:rsidR="00316151" w:rsidRDefault="00114F67" w:rsidP="00316151">
      <w:pPr>
        <w:spacing w:line="300" w:lineRule="atLeast"/>
        <w:rPr>
          <w:rFonts w:ascii="Segoe UI" w:hAnsi="Segoe UI" w:cs="Segoe UI"/>
          <w:sz w:val="21"/>
          <w:szCs w:val="21"/>
        </w:rPr>
      </w:pPr>
      <w:r>
        <w:rPr>
          <w:rFonts w:ascii="Segoe UI" w:hAnsi="Segoe UI" w:cs="Segoe UI"/>
          <w:sz w:val="21"/>
          <w:szCs w:val="21"/>
        </w:rPr>
        <w:pict>
          <v:rect id="_x0000_i1437" style="width:0;height:1.5pt" o:hralign="center" o:hrstd="t" o:hr="t" fillcolor="#a0a0a0" stroked="f"/>
        </w:pict>
      </w:r>
    </w:p>
    <w:p w:rsidR="00316151" w:rsidRDefault="00316151" w:rsidP="00316151">
      <w:pPr>
        <w:pStyle w:val="Heading2"/>
        <w:spacing w:line="300" w:lineRule="atLeast"/>
        <w:rPr>
          <w:rFonts w:ascii="Segoe UI" w:hAnsi="Segoe UI" w:cs="Segoe UI"/>
        </w:rPr>
      </w:pPr>
      <w:r>
        <w:rPr>
          <w:rFonts w:ascii="Segoe UI" w:hAnsi="Segoe UI" w:cs="Segoe UI"/>
        </w:rPr>
        <w:t>6. IAM Role for Target</w:t>
      </w:r>
    </w:p>
    <w:p w:rsidR="00316151" w:rsidRDefault="00316151" w:rsidP="00316151">
      <w:pPr>
        <w:pStyle w:val="NormalWeb"/>
        <w:spacing w:line="300" w:lineRule="atLeast"/>
        <w:rPr>
          <w:rFonts w:ascii="Segoe UI" w:hAnsi="Segoe UI" w:cs="Segoe UI"/>
          <w:sz w:val="21"/>
          <w:szCs w:val="21"/>
        </w:rPr>
      </w:pPr>
      <w:r>
        <w:rPr>
          <w:rFonts w:ascii="Segoe UI" w:hAnsi="Segoe UI" w:cs="Segoe UI"/>
          <w:sz w:val="21"/>
          <w:szCs w:val="21"/>
        </w:rPr>
        <w:t>EventBridge ko permission chahiye hogi Step Functions start karne ke liye.</w:t>
      </w:r>
    </w:p>
    <w:p w:rsidR="00316151" w:rsidRDefault="00316151" w:rsidP="00316151">
      <w:pPr>
        <w:pStyle w:val="NormalWeb"/>
        <w:spacing w:line="300" w:lineRule="atLeast"/>
        <w:rPr>
          <w:rFonts w:ascii="Segoe UI" w:hAnsi="Segoe UI" w:cs="Segoe UI"/>
          <w:sz w:val="21"/>
          <w:szCs w:val="21"/>
        </w:rPr>
      </w:pPr>
      <w:r>
        <w:rPr>
          <w:rFonts w:ascii="Segoe UI" w:hAnsi="Segoe UI" w:cs="Segoe UI"/>
          <w:sz w:val="21"/>
          <w:szCs w:val="21"/>
        </w:rPr>
        <w:t>Permission:</w:t>
      </w:r>
    </w:p>
    <w:p w:rsidR="00316151" w:rsidRDefault="00316151" w:rsidP="00316151">
      <w:pPr>
        <w:pStyle w:val="NormalWeb"/>
        <w:spacing w:line="300" w:lineRule="atLeast"/>
        <w:rPr>
          <w:rFonts w:ascii="Segoe UI" w:hAnsi="Segoe UI" w:cs="Segoe UI"/>
          <w:sz w:val="21"/>
          <w:szCs w:val="21"/>
        </w:rPr>
      </w:pPr>
      <w:r>
        <w:rPr>
          <w:rFonts w:ascii="Segoe UI" w:hAnsi="Segoe UI" w:cs="Segoe UI"/>
          <w:sz w:val="21"/>
          <w:szCs w:val="21"/>
        </w:rPr>
        <w:t>states:StartExecution</w:t>
      </w:r>
    </w:p>
    <w:p w:rsidR="00316151" w:rsidRDefault="00316151" w:rsidP="00316151">
      <w:pPr>
        <w:pStyle w:val="NormalWeb"/>
        <w:spacing w:line="300" w:lineRule="atLeast"/>
        <w:rPr>
          <w:rFonts w:ascii="Segoe UI" w:hAnsi="Segoe UI" w:cs="Segoe UI"/>
          <w:sz w:val="21"/>
          <w:szCs w:val="21"/>
        </w:rPr>
      </w:pPr>
      <w:r>
        <w:rPr>
          <w:rFonts w:ascii="Segoe UI" w:hAnsi="Segoe UI" w:cs="Segoe UI"/>
          <w:sz w:val="21"/>
          <w:szCs w:val="21"/>
        </w:rPr>
        <w:t>Interview answer:</w:t>
      </w:r>
    </w:p>
    <w:p w:rsidR="00316151" w:rsidRDefault="00316151" w:rsidP="00316151">
      <w:pPr>
        <w:pStyle w:val="NormalWeb"/>
        <w:spacing w:line="300" w:lineRule="atLeast"/>
        <w:rPr>
          <w:rFonts w:ascii="Segoe UI" w:hAnsi="Segoe UI" w:cs="Segoe UI"/>
          <w:sz w:val="21"/>
          <w:szCs w:val="21"/>
        </w:rPr>
      </w:pPr>
      <w:r>
        <w:rPr>
          <w:rFonts w:ascii="Segoe UI" w:hAnsi="Segoe UI" w:cs="Segoe UI"/>
          <w:sz w:val="21"/>
          <w:szCs w:val="21"/>
        </w:rPr>
        <w:lastRenderedPageBreak/>
        <w:t xml:space="preserve">“EventBridge does not automatically get permission to invoke targets. I created an IAM role that allowed EventBridge to start Step Functions execution using </w:t>
      </w:r>
      <w:r>
        <w:rPr>
          <w:rStyle w:val="HTMLCode"/>
          <w:rFonts w:eastAsiaTheme="majorEastAsia"/>
        </w:rPr>
        <w:t>states:StartExecution</w:t>
      </w:r>
      <w:r>
        <w:rPr>
          <w:rFonts w:ascii="Segoe UI" w:hAnsi="Segoe UI" w:cs="Segoe UI"/>
          <w:sz w:val="21"/>
          <w:szCs w:val="21"/>
        </w:rPr>
        <w:t>.”</w:t>
      </w:r>
    </w:p>
    <w:p w:rsidR="00316151" w:rsidRDefault="00114F67" w:rsidP="00316151">
      <w:pPr>
        <w:spacing w:line="300" w:lineRule="atLeast"/>
        <w:rPr>
          <w:rFonts w:ascii="Segoe UI" w:hAnsi="Segoe UI" w:cs="Segoe UI"/>
          <w:sz w:val="21"/>
          <w:szCs w:val="21"/>
        </w:rPr>
      </w:pPr>
      <w:r>
        <w:rPr>
          <w:rFonts w:ascii="Segoe UI" w:hAnsi="Segoe UI" w:cs="Segoe UI"/>
          <w:sz w:val="21"/>
          <w:szCs w:val="21"/>
        </w:rPr>
        <w:pict>
          <v:rect id="_x0000_i1438" style="width:0;height:1.5pt" o:hralign="center" o:hrstd="t" o:hr="t" fillcolor="#a0a0a0" stroked="f"/>
        </w:pict>
      </w:r>
    </w:p>
    <w:p w:rsidR="00316151" w:rsidRDefault="00316151" w:rsidP="00316151">
      <w:pPr>
        <w:pStyle w:val="Heading2"/>
        <w:spacing w:line="300" w:lineRule="atLeast"/>
        <w:rPr>
          <w:rFonts w:ascii="Segoe UI" w:hAnsi="Segoe UI" w:cs="Segoe UI"/>
        </w:rPr>
      </w:pPr>
      <w:r>
        <w:rPr>
          <w:rFonts w:ascii="Segoe UI" w:hAnsi="Segoe UI" w:cs="Segoe UI"/>
        </w:rPr>
        <w:t>7. Retry Policy</w:t>
      </w:r>
    </w:p>
    <w:p w:rsidR="00316151" w:rsidRDefault="00316151" w:rsidP="00316151">
      <w:pPr>
        <w:pStyle w:val="NormalWeb"/>
        <w:spacing w:line="300" w:lineRule="atLeast"/>
        <w:rPr>
          <w:rFonts w:ascii="Segoe UI" w:hAnsi="Segoe UI" w:cs="Segoe UI"/>
          <w:sz w:val="21"/>
          <w:szCs w:val="21"/>
        </w:rPr>
      </w:pPr>
      <w:r>
        <w:rPr>
          <w:rFonts w:ascii="Segoe UI" w:hAnsi="Segoe UI" w:cs="Segoe UI"/>
          <w:sz w:val="21"/>
          <w:szCs w:val="21"/>
        </w:rPr>
        <w:t>EventBridge target invocation fail hone par retry kar sakta hai.</w:t>
      </w:r>
    </w:p>
    <w:p w:rsidR="00316151" w:rsidRDefault="00316151" w:rsidP="00316151">
      <w:pPr>
        <w:pStyle w:val="NormalWeb"/>
        <w:spacing w:line="300" w:lineRule="atLeast"/>
        <w:rPr>
          <w:rFonts w:ascii="Segoe UI" w:hAnsi="Segoe UI" w:cs="Segoe UI"/>
          <w:sz w:val="21"/>
          <w:szCs w:val="21"/>
        </w:rPr>
      </w:pPr>
      <w:r>
        <w:rPr>
          <w:rFonts w:ascii="Segoe UI" w:hAnsi="Segoe UI" w:cs="Segoe UI"/>
          <w:sz w:val="21"/>
          <w:szCs w:val="21"/>
        </w:rPr>
        <w:t>Important options:</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Maximum age of event</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Retry attempts</w:t>
      </w:r>
    </w:p>
    <w:p w:rsidR="00316151" w:rsidRDefault="00316151" w:rsidP="00316151">
      <w:pPr>
        <w:pStyle w:val="NormalWeb"/>
        <w:spacing w:line="300" w:lineRule="atLeast"/>
        <w:rPr>
          <w:rFonts w:ascii="Segoe UI" w:hAnsi="Segoe UI" w:cs="Segoe UI"/>
          <w:sz w:val="21"/>
          <w:szCs w:val="21"/>
        </w:rPr>
      </w:pPr>
      <w:r>
        <w:rPr>
          <w:rFonts w:ascii="Segoe UI" w:hAnsi="Segoe UI" w:cs="Segoe UI"/>
          <w:sz w:val="21"/>
          <w:szCs w:val="21"/>
        </w:rPr>
        <w:t>Example production setting:</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Maximum age: 1 hour</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Retry attempts: 3</w:t>
      </w:r>
    </w:p>
    <w:p w:rsidR="00316151" w:rsidRDefault="00316151" w:rsidP="00316151">
      <w:pPr>
        <w:pStyle w:val="NormalWeb"/>
        <w:spacing w:line="300" w:lineRule="atLeast"/>
        <w:rPr>
          <w:rFonts w:ascii="Segoe UI" w:hAnsi="Segoe UI" w:cs="Segoe UI"/>
          <w:sz w:val="21"/>
          <w:szCs w:val="21"/>
        </w:rPr>
      </w:pPr>
      <w:r>
        <w:rPr>
          <w:rFonts w:ascii="Segoe UI" w:hAnsi="Segoe UI" w:cs="Segoe UI"/>
          <w:sz w:val="21"/>
          <w:szCs w:val="21"/>
        </w:rPr>
        <w:t>Meaning:</w:t>
      </w:r>
    </w:p>
    <w:p w:rsidR="00316151" w:rsidRDefault="00316151" w:rsidP="00316151">
      <w:pPr>
        <w:pStyle w:val="NormalWeb"/>
        <w:spacing w:line="300" w:lineRule="atLeast"/>
        <w:rPr>
          <w:rFonts w:ascii="Segoe UI" w:hAnsi="Segoe UI" w:cs="Segoe UI"/>
          <w:sz w:val="21"/>
          <w:szCs w:val="21"/>
        </w:rPr>
      </w:pPr>
      <w:r>
        <w:rPr>
          <w:rFonts w:ascii="Segoe UI" w:hAnsi="Segoe UI" w:cs="Segoe UI"/>
          <w:sz w:val="21"/>
          <w:szCs w:val="21"/>
        </w:rPr>
        <w:t>Agar Step Functions temporarily unavailable hai, EventBridge retry karega.</w:t>
      </w:r>
    </w:p>
    <w:p w:rsidR="00316151" w:rsidRDefault="00114F67" w:rsidP="00316151">
      <w:pPr>
        <w:spacing w:line="300" w:lineRule="atLeast"/>
        <w:rPr>
          <w:rFonts w:ascii="Segoe UI" w:hAnsi="Segoe UI" w:cs="Segoe UI"/>
          <w:sz w:val="21"/>
          <w:szCs w:val="21"/>
        </w:rPr>
      </w:pPr>
      <w:r>
        <w:rPr>
          <w:rFonts w:ascii="Segoe UI" w:hAnsi="Segoe UI" w:cs="Segoe UI"/>
          <w:sz w:val="21"/>
          <w:szCs w:val="21"/>
        </w:rPr>
        <w:pict>
          <v:rect id="_x0000_i1439" style="width:0;height:1.5pt" o:hralign="center" o:hrstd="t" o:hr="t" fillcolor="#a0a0a0" stroked="f"/>
        </w:pict>
      </w:r>
    </w:p>
    <w:p w:rsidR="00316151" w:rsidRDefault="00316151" w:rsidP="00316151">
      <w:pPr>
        <w:pStyle w:val="Heading2"/>
        <w:spacing w:line="300" w:lineRule="atLeast"/>
        <w:rPr>
          <w:rFonts w:ascii="Segoe UI" w:hAnsi="Segoe UI" w:cs="Segoe UI"/>
        </w:rPr>
      </w:pPr>
      <w:r>
        <w:rPr>
          <w:rFonts w:ascii="Segoe UI" w:hAnsi="Segoe UI" w:cs="Segoe UI"/>
        </w:rPr>
        <w:t>8. Dead Letter Queue</w:t>
      </w:r>
    </w:p>
    <w:p w:rsidR="00316151" w:rsidRDefault="00316151" w:rsidP="00316151">
      <w:pPr>
        <w:pStyle w:val="NormalWeb"/>
        <w:spacing w:line="300" w:lineRule="atLeast"/>
        <w:rPr>
          <w:rFonts w:ascii="Segoe UI" w:hAnsi="Segoe UI" w:cs="Segoe UI"/>
          <w:sz w:val="21"/>
          <w:szCs w:val="21"/>
        </w:rPr>
      </w:pPr>
      <w:r>
        <w:rPr>
          <w:rFonts w:ascii="Segoe UI" w:hAnsi="Segoe UI" w:cs="Segoe UI"/>
          <w:sz w:val="21"/>
          <w:szCs w:val="21"/>
        </w:rPr>
        <w:t>DLQ ka use failed events store karne ke liye hota hai.</w:t>
      </w:r>
    </w:p>
    <w:p w:rsidR="00316151" w:rsidRDefault="00316151" w:rsidP="00316151">
      <w:pPr>
        <w:pStyle w:val="NormalWeb"/>
        <w:spacing w:line="300" w:lineRule="atLeast"/>
        <w:rPr>
          <w:rFonts w:ascii="Segoe UI" w:hAnsi="Segoe UI" w:cs="Segoe UI"/>
          <w:sz w:val="21"/>
          <w:szCs w:val="21"/>
        </w:rPr>
      </w:pPr>
      <w:r>
        <w:rPr>
          <w:rFonts w:ascii="Segoe UI" w:hAnsi="Segoe UI" w:cs="Segoe UI"/>
          <w:sz w:val="21"/>
          <w:szCs w:val="21"/>
        </w:rPr>
        <w:t>Example:</w:t>
      </w:r>
    </w:p>
    <w:p w:rsidR="00316151" w:rsidRDefault="00316151" w:rsidP="00316151">
      <w:pPr>
        <w:pStyle w:val="NormalWeb"/>
        <w:spacing w:line="300" w:lineRule="atLeast"/>
        <w:rPr>
          <w:rFonts w:ascii="Segoe UI" w:hAnsi="Segoe UI" w:cs="Segoe UI"/>
          <w:sz w:val="21"/>
          <w:szCs w:val="21"/>
        </w:rPr>
      </w:pPr>
      <w:r>
        <w:rPr>
          <w:rFonts w:ascii="Segoe UI" w:hAnsi="Segoe UI" w:cs="Segoe UI"/>
          <w:sz w:val="21"/>
          <w:szCs w:val="21"/>
        </w:rPr>
        <w:t>enterprise-genai-eventbridge-dlq</w:t>
      </w:r>
    </w:p>
    <w:p w:rsidR="00316151" w:rsidRDefault="00316151" w:rsidP="00316151">
      <w:pPr>
        <w:pStyle w:val="NormalWeb"/>
        <w:spacing w:line="300" w:lineRule="atLeast"/>
        <w:rPr>
          <w:rFonts w:ascii="Segoe UI" w:hAnsi="Segoe UI" w:cs="Segoe UI"/>
          <w:sz w:val="21"/>
          <w:szCs w:val="21"/>
        </w:rPr>
      </w:pPr>
      <w:r>
        <w:rPr>
          <w:rFonts w:ascii="Segoe UI" w:hAnsi="Segoe UI" w:cs="Segoe UI"/>
          <w:sz w:val="21"/>
          <w:szCs w:val="21"/>
        </w:rPr>
        <w:t>Production me recommended hai.</w:t>
      </w:r>
    </w:p>
    <w:p w:rsidR="00316151" w:rsidRDefault="00316151" w:rsidP="00316151">
      <w:pPr>
        <w:pStyle w:val="NormalWeb"/>
        <w:spacing w:line="300" w:lineRule="atLeast"/>
        <w:rPr>
          <w:rFonts w:ascii="Segoe UI" w:hAnsi="Segoe UI" w:cs="Segoe UI"/>
          <w:sz w:val="21"/>
          <w:szCs w:val="21"/>
        </w:rPr>
      </w:pPr>
      <w:r>
        <w:rPr>
          <w:rFonts w:ascii="Segoe UI" w:hAnsi="Segoe UI" w:cs="Segoe UI"/>
          <w:sz w:val="21"/>
          <w:szCs w:val="21"/>
        </w:rPr>
        <w:t>Interview answer:</w:t>
      </w:r>
    </w:p>
    <w:p w:rsidR="00316151" w:rsidRDefault="00316151" w:rsidP="00316151">
      <w:pPr>
        <w:pStyle w:val="NormalWeb"/>
        <w:spacing w:line="300" w:lineRule="atLeast"/>
        <w:rPr>
          <w:rFonts w:ascii="Segoe UI" w:hAnsi="Segoe UI" w:cs="Segoe UI"/>
          <w:sz w:val="21"/>
          <w:szCs w:val="21"/>
        </w:rPr>
      </w:pPr>
      <w:r>
        <w:rPr>
          <w:rFonts w:ascii="Segoe UI" w:hAnsi="Segoe UI" w:cs="Segoe UI"/>
          <w:sz w:val="21"/>
          <w:szCs w:val="21"/>
        </w:rPr>
        <w:t>“For production reliability, I configured DLQ for failed EventBridge target invocations so failed events are not lost and can be reprocessed later.”</w:t>
      </w:r>
    </w:p>
    <w:p w:rsidR="00316151" w:rsidRDefault="00114F67" w:rsidP="00316151">
      <w:pPr>
        <w:spacing w:line="300" w:lineRule="atLeast"/>
        <w:rPr>
          <w:rFonts w:ascii="Segoe UI" w:hAnsi="Segoe UI" w:cs="Segoe UI"/>
          <w:sz w:val="21"/>
          <w:szCs w:val="21"/>
        </w:rPr>
      </w:pPr>
      <w:r>
        <w:rPr>
          <w:rFonts w:ascii="Segoe UI" w:hAnsi="Segoe UI" w:cs="Segoe UI"/>
          <w:sz w:val="21"/>
          <w:szCs w:val="21"/>
        </w:rPr>
        <w:pict>
          <v:rect id="_x0000_i1440" style="width:0;height:1.5pt" o:hralign="center" o:hrstd="t" o:hr="t" fillcolor="#a0a0a0" stroked="f"/>
        </w:pict>
      </w:r>
    </w:p>
    <w:p w:rsidR="00316151" w:rsidRDefault="00316151" w:rsidP="00316151">
      <w:pPr>
        <w:pStyle w:val="Heading1"/>
        <w:spacing w:line="300" w:lineRule="atLeast"/>
        <w:rPr>
          <w:rFonts w:ascii="Segoe UI" w:hAnsi="Segoe UI" w:cs="Segoe UI"/>
          <w:sz w:val="48"/>
          <w:szCs w:val="48"/>
        </w:rPr>
      </w:pPr>
      <w:r>
        <w:rPr>
          <w:rFonts w:ascii="Segoe UI" w:hAnsi="Segoe UI" w:cs="Segoe UI"/>
        </w:rPr>
        <w:t>Terraform Se Kya Banega?</w:t>
      </w:r>
    </w:p>
    <w:p w:rsidR="00316151" w:rsidRDefault="00316151" w:rsidP="00316151">
      <w:pPr>
        <w:pStyle w:val="NormalWeb"/>
        <w:spacing w:line="300" w:lineRule="atLeast"/>
        <w:rPr>
          <w:rFonts w:ascii="Segoe UI" w:hAnsi="Segoe UI" w:cs="Segoe UI"/>
          <w:sz w:val="21"/>
          <w:szCs w:val="21"/>
        </w:rPr>
      </w:pPr>
      <w:r>
        <w:rPr>
          <w:rFonts w:ascii="Segoe UI" w:hAnsi="Segoe UI" w:cs="Segoe UI"/>
          <w:sz w:val="21"/>
          <w:szCs w:val="21"/>
        </w:rPr>
        <w:t>Hum next step me Terraform se ye resources add karenge:</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1. Custom EventBridge event bus</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2. EventBridge rule for TicketCreated</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3. IAM role for EventBridge to start Step Functions</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4. Basic Step Functions state machine placeholder</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lastRenderedPageBreak/>
        <w:t>5. EventBridge target connecting rule to Step Functions</w:t>
      </w:r>
    </w:p>
    <w:p w:rsidR="00316151" w:rsidRDefault="00316151" w:rsidP="00316151">
      <w:pPr>
        <w:pStyle w:val="NormalWeb"/>
        <w:spacing w:line="300" w:lineRule="atLeast"/>
        <w:rPr>
          <w:rFonts w:ascii="Segoe UI" w:hAnsi="Segoe UI" w:cs="Segoe UI"/>
          <w:sz w:val="21"/>
          <w:szCs w:val="21"/>
        </w:rPr>
      </w:pPr>
      <w:r>
        <w:rPr>
          <w:rFonts w:ascii="Segoe UI" w:hAnsi="Segoe UI" w:cs="Segoe UI"/>
          <w:sz w:val="21"/>
          <w:szCs w:val="21"/>
        </w:rPr>
        <w:t>But ek important baat:</w:t>
      </w:r>
    </w:p>
    <w:p w:rsidR="00316151" w:rsidRDefault="00316151" w:rsidP="00316151">
      <w:pPr>
        <w:pStyle w:val="NormalWeb"/>
        <w:spacing w:line="300" w:lineRule="atLeast"/>
        <w:rPr>
          <w:rFonts w:ascii="Segoe UI" w:hAnsi="Segoe UI" w:cs="Segoe UI"/>
          <w:sz w:val="21"/>
          <w:szCs w:val="21"/>
        </w:rPr>
      </w:pPr>
      <w:r>
        <w:rPr>
          <w:rFonts w:ascii="Segoe UI" w:hAnsi="Segoe UI" w:cs="Segoe UI"/>
          <w:sz w:val="21"/>
          <w:szCs w:val="21"/>
        </w:rPr>
        <w:t xml:space="preserve">EventBridge target ko Step Functions chahiye hoti hai. Isliye hum E2 me sirf EventBridge bus nahi, ek </w:t>
      </w:r>
      <w:r>
        <w:rPr>
          <w:rStyle w:val="Strong"/>
          <w:rFonts w:ascii="Segoe UI" w:hAnsi="Segoe UI" w:cs="Segoe UI"/>
          <w:sz w:val="21"/>
          <w:szCs w:val="21"/>
        </w:rPr>
        <w:t>basic Step Functions placeholder</w:t>
      </w:r>
      <w:r>
        <w:rPr>
          <w:rFonts w:ascii="Segoe UI" w:hAnsi="Segoe UI" w:cs="Segoe UI"/>
          <w:sz w:val="21"/>
          <w:szCs w:val="21"/>
        </w:rPr>
        <w:t xml:space="preserve"> bhi banayenge.</w:t>
      </w:r>
    </w:p>
    <w:p w:rsidR="00316151" w:rsidRDefault="00316151" w:rsidP="00316151">
      <w:pPr>
        <w:pStyle w:val="NormalWeb"/>
        <w:spacing w:line="300" w:lineRule="atLeast"/>
        <w:rPr>
          <w:rFonts w:ascii="Segoe UI" w:hAnsi="Segoe UI" w:cs="Segoe UI"/>
          <w:sz w:val="21"/>
          <w:szCs w:val="21"/>
        </w:rPr>
      </w:pPr>
      <w:r>
        <w:rPr>
          <w:rFonts w:ascii="Segoe UI" w:hAnsi="Segoe UI" w:cs="Segoe UI"/>
          <w:sz w:val="21"/>
          <w:szCs w:val="21"/>
        </w:rPr>
        <w:t>Initial Step Function simple hogi:</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Start</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Pass State: Ticket event received</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End</w:t>
      </w:r>
    </w:p>
    <w:p w:rsidR="00316151" w:rsidRDefault="00316151" w:rsidP="00316151">
      <w:pPr>
        <w:pStyle w:val="NormalWeb"/>
        <w:spacing w:line="300" w:lineRule="atLeast"/>
        <w:rPr>
          <w:rFonts w:ascii="Segoe UI" w:hAnsi="Segoe UI" w:cs="Segoe UI"/>
          <w:sz w:val="21"/>
          <w:szCs w:val="21"/>
        </w:rPr>
      </w:pPr>
      <w:r>
        <w:rPr>
          <w:rFonts w:ascii="Segoe UI" w:hAnsi="Segoe UI" w:cs="Segoe UI"/>
          <w:sz w:val="21"/>
          <w:szCs w:val="21"/>
        </w:rPr>
        <w:t>Baad me isme validation, SQS, SNS, DynamoDB update add karenge.</w:t>
      </w:r>
    </w:p>
    <w:p w:rsidR="00316151" w:rsidRDefault="00114F67" w:rsidP="00316151">
      <w:pPr>
        <w:spacing w:line="300" w:lineRule="atLeast"/>
        <w:rPr>
          <w:rFonts w:ascii="Segoe UI" w:hAnsi="Segoe UI" w:cs="Segoe UI"/>
          <w:sz w:val="21"/>
          <w:szCs w:val="21"/>
        </w:rPr>
      </w:pPr>
      <w:r>
        <w:rPr>
          <w:rFonts w:ascii="Segoe UI" w:hAnsi="Segoe UI" w:cs="Segoe UI"/>
          <w:sz w:val="21"/>
          <w:szCs w:val="21"/>
        </w:rPr>
        <w:pict>
          <v:rect id="_x0000_i1441" style="width:0;height:1.5pt" o:hralign="center" o:hrstd="t" o:hr="t" fillcolor="#a0a0a0" stroked="f"/>
        </w:pict>
      </w:r>
    </w:p>
    <w:p w:rsidR="00316151" w:rsidRDefault="00316151" w:rsidP="00316151">
      <w:pPr>
        <w:pStyle w:val="Heading1"/>
        <w:spacing w:line="300" w:lineRule="atLeast"/>
        <w:rPr>
          <w:rFonts w:ascii="Segoe UI" w:hAnsi="Segoe UI" w:cs="Segoe UI"/>
          <w:sz w:val="48"/>
          <w:szCs w:val="48"/>
        </w:rPr>
      </w:pPr>
      <w:r>
        <w:rPr>
          <w:rFonts w:ascii="Segoe UI" w:hAnsi="Segoe UI" w:cs="Segoe UI"/>
        </w:rPr>
        <w:t>Final Architecture for E2</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/chat/action Lambda</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       ↓ later</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EventBridge Custom Bus</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       ↓</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TicketCreated Rule</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       ↓</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Step Functions State Machine</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       ↓</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Pass State for now</w:t>
      </w:r>
    </w:p>
    <w:p w:rsidR="00316151" w:rsidRDefault="00316151" w:rsidP="00316151">
      <w:pPr>
        <w:pStyle w:val="NormalWeb"/>
        <w:spacing w:line="300" w:lineRule="atLeast"/>
        <w:rPr>
          <w:rFonts w:ascii="Segoe UI" w:hAnsi="Segoe UI" w:cs="Segoe UI"/>
          <w:sz w:val="21"/>
          <w:szCs w:val="21"/>
        </w:rPr>
      </w:pPr>
      <w:r>
        <w:rPr>
          <w:rFonts w:ascii="Segoe UI" w:hAnsi="Segoe UI" w:cs="Segoe UI"/>
          <w:sz w:val="21"/>
          <w:szCs w:val="21"/>
        </w:rPr>
        <w:t>Abhi Lambda event publish baad me karenge. Pehle infrastructure ready karenge.</w:t>
      </w:r>
    </w:p>
    <w:p w:rsidR="00316151" w:rsidRDefault="00114F67" w:rsidP="00316151">
      <w:pPr>
        <w:spacing w:line="300" w:lineRule="atLeast"/>
        <w:rPr>
          <w:rFonts w:ascii="Segoe UI" w:hAnsi="Segoe UI" w:cs="Segoe UI"/>
          <w:sz w:val="21"/>
          <w:szCs w:val="21"/>
        </w:rPr>
      </w:pPr>
      <w:r>
        <w:rPr>
          <w:rFonts w:ascii="Segoe UI" w:hAnsi="Segoe UI" w:cs="Segoe UI"/>
          <w:sz w:val="21"/>
          <w:szCs w:val="21"/>
        </w:rPr>
        <w:pict>
          <v:rect id="_x0000_i1442" style="width:0;height:1.5pt" o:hralign="center" o:hrstd="t" o:hr="t" fillcolor="#a0a0a0" stroked="f"/>
        </w:pict>
      </w:r>
    </w:p>
    <w:p w:rsidR="00316151" w:rsidRDefault="00316151" w:rsidP="00316151">
      <w:pPr>
        <w:pStyle w:val="Heading1"/>
        <w:spacing w:line="300" w:lineRule="atLeast"/>
        <w:rPr>
          <w:rFonts w:ascii="Segoe UI" w:hAnsi="Segoe UI" w:cs="Segoe UI"/>
          <w:sz w:val="48"/>
          <w:szCs w:val="48"/>
        </w:rPr>
      </w:pPr>
      <w:r>
        <w:rPr>
          <w:rFonts w:ascii="Segoe UI" w:hAnsi="Segoe UI" w:cs="Segoe UI"/>
        </w:rPr>
        <w:t>Ab Next Practical Step</w:t>
      </w:r>
    </w:p>
    <w:p w:rsidR="00316151" w:rsidRDefault="00316151" w:rsidP="00316151">
      <w:pPr>
        <w:pStyle w:val="NormalWeb"/>
        <w:spacing w:line="300" w:lineRule="atLeast"/>
        <w:rPr>
          <w:rFonts w:ascii="Segoe UI" w:hAnsi="Segoe UI" w:cs="Segoe UI"/>
          <w:sz w:val="21"/>
          <w:szCs w:val="21"/>
        </w:rPr>
      </w:pPr>
      <w:r>
        <w:rPr>
          <w:rFonts w:ascii="Segoe UI" w:hAnsi="Segoe UI" w:cs="Segoe UI"/>
          <w:sz w:val="21"/>
          <w:szCs w:val="21"/>
        </w:rPr>
        <w:t xml:space="preserve">Next message me hum </w:t>
      </w:r>
      <w:r>
        <w:rPr>
          <w:rStyle w:val="Strong"/>
          <w:rFonts w:ascii="Segoe UI" w:hAnsi="Segoe UI" w:cs="Segoe UI"/>
          <w:sz w:val="21"/>
          <w:szCs w:val="21"/>
        </w:rPr>
        <w:t>Terraform files update</w:t>
      </w:r>
      <w:r>
        <w:rPr>
          <w:rFonts w:ascii="Segoe UI" w:hAnsi="Segoe UI" w:cs="Segoe UI"/>
          <w:sz w:val="21"/>
          <w:szCs w:val="21"/>
        </w:rPr>
        <w:t xml:space="preserve"> karenge:</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terraform/eventbridge.tf</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terraform/stepfunctions.tf</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terraform/iam_eventbridge_sfn.tf</w:t>
      </w:r>
    </w:p>
    <w:p w:rsidR="00316151" w:rsidRDefault="00316151" w:rsidP="00316151">
      <w:pPr>
        <w:pStyle w:val="NormalWeb"/>
        <w:spacing w:line="300" w:lineRule="atLeast"/>
        <w:rPr>
          <w:rFonts w:ascii="Segoe UI" w:hAnsi="Segoe UI" w:cs="Segoe UI"/>
          <w:sz w:val="21"/>
          <w:szCs w:val="21"/>
        </w:rPr>
      </w:pPr>
      <w:r>
        <w:rPr>
          <w:rFonts w:ascii="Segoe UI" w:hAnsi="Segoe UI" w:cs="Segoe UI"/>
          <w:sz w:val="21"/>
          <w:szCs w:val="21"/>
        </w:rPr>
        <w:t>Aur phir run karenge:</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terraform fmt</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lastRenderedPageBreak/>
        <w:t>terraform validate</w:t>
      </w:r>
    </w:p>
    <w:p w:rsidR="00316151" w:rsidRDefault="00316151" w:rsidP="00316151">
      <w:pPr>
        <w:spacing w:line="300" w:lineRule="atLeast"/>
        <w:rPr>
          <w:rFonts w:ascii="Segoe UI" w:hAnsi="Segoe UI" w:cs="Segoe UI"/>
          <w:sz w:val="21"/>
          <w:szCs w:val="21"/>
        </w:rPr>
      </w:pPr>
      <w:r>
        <w:rPr>
          <w:rFonts w:ascii="Segoe UI" w:hAnsi="Segoe UI" w:cs="Segoe UI"/>
          <w:sz w:val="21"/>
          <w:szCs w:val="21"/>
        </w:rPr>
        <w:t>terraform plan</w:t>
      </w:r>
    </w:p>
    <w:p w:rsidR="00316151" w:rsidRDefault="00316151" w:rsidP="00316151">
      <w:pPr>
        <w:pStyle w:val="NormalWeb"/>
        <w:spacing w:line="300" w:lineRule="atLeast"/>
        <w:rPr>
          <w:rFonts w:ascii="Segoe UI" w:hAnsi="Segoe UI" w:cs="Segoe UI"/>
          <w:sz w:val="21"/>
          <w:szCs w:val="21"/>
        </w:rPr>
      </w:pPr>
      <w:r>
        <w:rPr>
          <w:rFonts w:ascii="Segoe UI" w:hAnsi="Segoe UI" w:cs="Segoe UI"/>
          <w:sz w:val="21"/>
          <w:szCs w:val="21"/>
        </w:rPr>
        <w:t>Abhi apply se pehle plan dekhenge.</w:t>
      </w:r>
    </w:p>
    <w:p w:rsidR="00316151" w:rsidRDefault="00316151" w:rsidP="00316151">
      <w:pPr>
        <w:pStyle w:val="NormalWeb"/>
        <w:spacing w:line="300" w:lineRule="atLeast"/>
        <w:rPr>
          <w:rFonts w:ascii="Segoe UI" w:hAnsi="Segoe UI" w:cs="Segoe UI"/>
          <w:sz w:val="21"/>
          <w:szCs w:val="21"/>
        </w:rPr>
      </w:pPr>
      <w:r>
        <w:rPr>
          <w:rFonts w:ascii="Segoe UI" w:hAnsi="Segoe UI" w:cs="Segoe UI"/>
          <w:sz w:val="21"/>
          <w:szCs w:val="21"/>
        </w:rPr>
        <w:t>Bhai ab bolo:</w:t>
      </w:r>
    </w:p>
    <w:p w:rsidR="00316151" w:rsidRDefault="00316151" w:rsidP="00316151">
      <w:pPr>
        <w:pStyle w:val="NormalWeb"/>
        <w:spacing w:line="300" w:lineRule="atLeast"/>
        <w:rPr>
          <w:rFonts w:ascii="Segoe UI" w:hAnsi="Segoe UI" w:cs="Segoe UI"/>
          <w:sz w:val="21"/>
          <w:szCs w:val="21"/>
        </w:rPr>
      </w:pPr>
      <w:r>
        <w:rPr>
          <w:rFonts w:ascii="Segoe UI" w:hAnsi="Segoe UI" w:cs="Segoe UI"/>
          <w:sz w:val="21"/>
          <w:szCs w:val="21"/>
        </w:rPr>
        <w:t>EventBridge Terraform start karo</w:t>
      </w:r>
    </w:p>
    <w:p w:rsidR="00316151" w:rsidRDefault="00316151" w:rsidP="00316151">
      <w:pPr>
        <w:pStyle w:val="NormalWeb"/>
        <w:spacing w:line="300" w:lineRule="atLeast"/>
        <w:rPr>
          <w:rFonts w:ascii="Segoe UI" w:hAnsi="Segoe UI" w:cs="Segoe UI"/>
          <w:sz w:val="21"/>
          <w:szCs w:val="21"/>
        </w:rPr>
      </w:pPr>
      <w:r>
        <w:rPr>
          <w:rFonts w:ascii="Segoe UI" w:hAnsi="Segoe UI" w:cs="Segoe UI"/>
          <w:sz w:val="21"/>
          <w:szCs w:val="21"/>
        </w:rPr>
        <w:t xml:space="preserve">Phir main tumhe sirf first small block dunga — pehle </w:t>
      </w:r>
      <w:r>
        <w:rPr>
          <w:rStyle w:val="Strong"/>
          <w:rFonts w:ascii="Segoe UI" w:hAnsi="Segoe UI" w:cs="Segoe UI"/>
          <w:sz w:val="21"/>
          <w:szCs w:val="21"/>
        </w:rPr>
        <w:t>custom event bus + basic Step Function</w:t>
      </w:r>
      <w:r>
        <w:rPr>
          <w:rFonts w:ascii="Segoe UI" w:hAnsi="Segoe UI" w:cs="Segoe UI"/>
          <w:sz w:val="21"/>
          <w:szCs w:val="21"/>
        </w:rPr>
        <w:t xml:space="preserve"> — zyada steps ek saath nahi </w:t>
      </w:r>
      <w:r>
        <w:rPr>
          <w:rFonts w:ascii="Nirmala UI" w:hAnsi="Nirmala UI" w:cs="Nirmala UI"/>
          <w:sz w:val="21"/>
          <w:szCs w:val="21"/>
        </w:rPr>
        <w:t>दूंगा</w:t>
      </w:r>
      <w:r>
        <w:rPr>
          <w:rFonts w:ascii="Segoe UI" w:hAnsi="Segoe UI" w:cs="Segoe UI"/>
          <w:sz w:val="21"/>
          <w:szCs w:val="21"/>
        </w:rPr>
        <w:t>.</w:t>
      </w:r>
    </w:p>
    <w:p w:rsidR="00814E6F" w:rsidRDefault="005F7522" w:rsidP="00D43A0B">
      <w:pPr>
        <w:pStyle w:val="NormalWeb"/>
        <w:spacing w:line="300" w:lineRule="atLeast"/>
        <w:rPr>
          <w:rFonts w:ascii="Segoe UI" w:hAnsi="Segoe UI" w:cs="Segoe UI"/>
          <w:color w:val="424242"/>
          <w:shd w:val="clear" w:color="auto" w:fill="F5F5F5"/>
        </w:rPr>
      </w:pPr>
      <w:r>
        <w:rPr>
          <w:rFonts w:ascii="Segoe UI" w:hAnsi="Segoe UI" w:cs="Segoe UI"/>
          <w:color w:val="424242"/>
          <w:shd w:val="clear" w:color="auto" w:fill="F5F5F5"/>
        </w:rPr>
        <w:t>EventBridge Terraform start karo,</w:t>
      </w:r>
      <w:r>
        <w:rPr>
          <w:rFonts w:ascii="Segoe UI" w:hAnsi="Segoe UI" w:cs="Segoe UI"/>
          <w:color w:val="424242"/>
        </w:rPr>
        <w:br/>
      </w:r>
      <w:r>
        <w:rPr>
          <w:rFonts w:ascii="Segoe UI" w:hAnsi="Segoe UI" w:cs="Segoe UI"/>
          <w:color w:val="424242"/>
          <w:shd w:val="clear" w:color="auto" w:fill="F5F5F5"/>
        </w:rPr>
        <w:t xml:space="preserve">par jab bhi tum koi service use karo jaise EventBridge, SF, SNS etc etc, unke baare mai Console se bhi samjhana kyonki terraform code samjhna mushkil hota hai, </w:t>
      </w:r>
      <w:r>
        <w:rPr>
          <w:rFonts w:ascii="Segoe UI" w:hAnsi="Segoe UI" w:cs="Segoe UI"/>
          <w:color w:val="424242"/>
        </w:rPr>
        <w:br/>
      </w:r>
      <w:r>
        <w:rPr>
          <w:rFonts w:ascii="Segoe UI" w:hAnsi="Segoe UI" w:cs="Segoe UI"/>
          <w:color w:val="424242"/>
          <w:shd w:val="clear" w:color="auto" w:fill="F5F5F5"/>
        </w:rPr>
        <w:t>Second mai har services ke fields ka screenshot share karunga taaki tum mujhko uska use karna sikhao aur tumare paas bhi update rhe ki ab kaun se fields hoti hai.</w:t>
      </w:r>
    </w:p>
    <w:p w:rsidR="005F7522" w:rsidRDefault="005F7522" w:rsidP="005F7522">
      <w:pPr>
        <w:pStyle w:val="NormalWeb"/>
        <w:spacing w:line="300" w:lineRule="atLeast"/>
        <w:rPr>
          <w:rFonts w:ascii="Segoe UI" w:hAnsi="Segoe UI" w:cs="Segoe UI"/>
          <w:sz w:val="21"/>
          <w:szCs w:val="21"/>
        </w:rPr>
      </w:pPr>
      <w:r>
        <w:rPr>
          <w:rFonts w:ascii="Segoe UI" w:hAnsi="Segoe UI" w:cs="Segoe UI"/>
          <w:sz w:val="21"/>
          <w:szCs w:val="21"/>
        </w:rPr>
        <w:t xml:space="preserve">Perfect bhai </w:t>
      </w:r>
      <w:r>
        <w:rPr>
          <w:rFonts w:ascii="Segoe UI Symbol" w:hAnsi="Segoe UI Symbol" w:cs="Segoe UI Symbol"/>
          <w:sz w:val="21"/>
          <w:szCs w:val="21"/>
        </w:rPr>
        <w:t>✅</w:t>
      </w:r>
      <w:r>
        <w:rPr>
          <w:rFonts w:ascii="Segoe UI" w:hAnsi="Segoe UI" w:cs="Segoe UI"/>
          <w:sz w:val="21"/>
          <w:szCs w:val="21"/>
        </w:rPr>
        <w:t xml:space="preserve"> bilkul sahi approach hai.</w:t>
      </w:r>
    </w:p>
    <w:p w:rsidR="005F7522" w:rsidRDefault="005F7522" w:rsidP="005F7522">
      <w:pPr>
        <w:pStyle w:val="NormalWeb"/>
        <w:spacing w:line="300" w:lineRule="atLeast"/>
        <w:rPr>
          <w:rFonts w:ascii="Segoe UI" w:hAnsi="Segoe UI" w:cs="Segoe UI"/>
          <w:sz w:val="21"/>
          <w:szCs w:val="21"/>
        </w:rPr>
      </w:pPr>
      <w:r>
        <w:rPr>
          <w:rFonts w:ascii="Segoe UI" w:hAnsi="Segoe UI" w:cs="Segoe UI"/>
          <w:sz w:val="21"/>
          <w:szCs w:val="21"/>
        </w:rPr>
        <w:t xml:space="preserve">Hum </w:t>
      </w:r>
      <w:r>
        <w:rPr>
          <w:rStyle w:val="Strong"/>
          <w:rFonts w:ascii="Segoe UI" w:hAnsi="Segoe UI" w:cs="Segoe UI"/>
          <w:sz w:val="21"/>
          <w:szCs w:val="21"/>
        </w:rPr>
        <w:t>Terraform + Console dono parallel</w:t>
      </w:r>
      <w:r>
        <w:rPr>
          <w:rFonts w:ascii="Segoe UI" w:hAnsi="Segoe UI" w:cs="Segoe UI"/>
          <w:sz w:val="21"/>
          <w:szCs w:val="21"/>
        </w:rPr>
        <w:t xml:space="preserve"> samjhenge:</w:t>
      </w:r>
    </w:p>
    <w:p w:rsidR="005F7522" w:rsidRDefault="005F7522" w:rsidP="005F7522">
      <w:pPr>
        <w:numPr>
          <w:ilvl w:val="0"/>
          <w:numId w:val="46"/>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Terraform</w:t>
      </w:r>
      <w:r>
        <w:rPr>
          <w:rFonts w:ascii="Segoe UI" w:hAnsi="Segoe UI" w:cs="Segoe UI"/>
          <w:sz w:val="21"/>
          <w:szCs w:val="21"/>
        </w:rPr>
        <w:t xml:space="preserve"> se hum real project style IaC maintain karenge.</w:t>
      </w:r>
    </w:p>
    <w:p w:rsidR="005F7522" w:rsidRDefault="005F7522" w:rsidP="005F7522">
      <w:pPr>
        <w:numPr>
          <w:ilvl w:val="0"/>
          <w:numId w:val="46"/>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AWS Console</w:t>
      </w:r>
      <w:r>
        <w:rPr>
          <w:rFonts w:ascii="Segoe UI" w:hAnsi="Segoe UI" w:cs="Segoe UI"/>
          <w:sz w:val="21"/>
          <w:szCs w:val="21"/>
        </w:rPr>
        <w:t xml:space="preserve"> se tum fields/options visually samjhoge.</w:t>
      </w:r>
    </w:p>
    <w:p w:rsidR="005F7522" w:rsidRDefault="005F7522" w:rsidP="005F7522">
      <w:pPr>
        <w:numPr>
          <w:ilvl w:val="0"/>
          <w:numId w:val="4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Tum screenshots share karoge, main har field ka meaning, real use case, interview answer explain karunga.</w:t>
      </w:r>
    </w:p>
    <w:p w:rsidR="005F7522" w:rsidRDefault="005F7522" w:rsidP="005F7522">
      <w:pPr>
        <w:numPr>
          <w:ilvl w:val="0"/>
          <w:numId w:val="4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Agar console me koi new/changed field dikhega, hum uske hisaab se update karenge.</w:t>
      </w:r>
    </w:p>
    <w:p w:rsidR="005F7522" w:rsidRDefault="00114F67" w:rsidP="005F7522">
      <w:pPr>
        <w:spacing w:after="0" w:line="300" w:lineRule="atLeast"/>
        <w:rPr>
          <w:rFonts w:ascii="Segoe UI" w:hAnsi="Segoe UI" w:cs="Segoe UI"/>
          <w:sz w:val="21"/>
          <w:szCs w:val="21"/>
        </w:rPr>
      </w:pPr>
      <w:r>
        <w:rPr>
          <w:rFonts w:ascii="Segoe UI" w:hAnsi="Segoe UI" w:cs="Segoe UI"/>
          <w:sz w:val="21"/>
          <w:szCs w:val="21"/>
        </w:rPr>
        <w:pict>
          <v:rect id="_x0000_i1443" style="width:0;height:1.5pt" o:hralign="center" o:hrstd="t" o:hr="t" fillcolor="#a0a0a0" stroked="f"/>
        </w:pict>
      </w:r>
    </w:p>
    <w:p w:rsidR="005F7522" w:rsidRDefault="005F7522" w:rsidP="005F7522">
      <w:pPr>
        <w:pStyle w:val="Heading1"/>
        <w:spacing w:line="300" w:lineRule="atLeast"/>
        <w:rPr>
          <w:rFonts w:ascii="Segoe UI" w:hAnsi="Segoe UI" w:cs="Segoe UI"/>
          <w:sz w:val="48"/>
          <w:szCs w:val="48"/>
        </w:rPr>
      </w:pPr>
      <w:r>
        <w:rPr>
          <w:rFonts w:ascii="Segoe UI" w:hAnsi="Segoe UI" w:cs="Segoe UI"/>
        </w:rPr>
        <w:t>Phase E — Step 1: EventBridge Terraform Start</w:t>
      </w:r>
    </w:p>
    <w:p w:rsidR="005F7522" w:rsidRDefault="005F7522" w:rsidP="005F7522">
      <w:pPr>
        <w:pStyle w:val="NormalWeb"/>
        <w:spacing w:line="300" w:lineRule="atLeast"/>
        <w:rPr>
          <w:rFonts w:ascii="Segoe UI" w:hAnsi="Segoe UI" w:cs="Segoe UI"/>
          <w:sz w:val="21"/>
          <w:szCs w:val="21"/>
        </w:rPr>
      </w:pPr>
      <w:r>
        <w:rPr>
          <w:rFonts w:ascii="Segoe UI" w:hAnsi="Segoe UI" w:cs="Segoe UI"/>
          <w:sz w:val="21"/>
          <w:szCs w:val="21"/>
        </w:rPr>
        <w:t xml:space="preserve">Abhi hum sirf </w:t>
      </w:r>
      <w:r>
        <w:rPr>
          <w:rStyle w:val="Strong"/>
          <w:rFonts w:ascii="Segoe UI" w:hAnsi="Segoe UI" w:cs="Segoe UI"/>
          <w:sz w:val="21"/>
          <w:szCs w:val="21"/>
        </w:rPr>
        <w:t>small first step</w:t>
      </w:r>
      <w:r>
        <w:rPr>
          <w:rFonts w:ascii="Segoe UI" w:hAnsi="Segoe UI" w:cs="Segoe UI"/>
          <w:sz w:val="21"/>
          <w:szCs w:val="21"/>
        </w:rPr>
        <w:t xml:space="preserve"> karenge:</w:t>
      </w:r>
    </w:p>
    <w:p w:rsidR="005F7522" w:rsidRDefault="005F7522" w:rsidP="005F7522">
      <w:pPr>
        <w:pStyle w:val="NormalWeb"/>
        <w:spacing w:line="300" w:lineRule="atLeast"/>
        <w:rPr>
          <w:rFonts w:ascii="Segoe UI" w:hAnsi="Segoe UI" w:cs="Segoe UI"/>
          <w:sz w:val="21"/>
          <w:szCs w:val="21"/>
        </w:rPr>
      </w:pPr>
      <w:r>
        <w:rPr>
          <w:rFonts w:ascii="Segoe UI Symbol" w:hAnsi="Segoe UI Symbol" w:cs="Segoe UI Symbol"/>
          <w:sz w:val="21"/>
          <w:szCs w:val="21"/>
        </w:rPr>
        <w:t>✅</w:t>
      </w:r>
      <w:r>
        <w:rPr>
          <w:rFonts w:ascii="Segoe UI" w:hAnsi="Segoe UI" w:cs="Segoe UI"/>
          <w:sz w:val="21"/>
          <w:szCs w:val="21"/>
        </w:rPr>
        <w:t xml:space="preserve"> Custom EventBridge Event Bus create karenge</w:t>
      </w:r>
      <w:r>
        <w:rPr>
          <w:rFonts w:ascii="Segoe UI" w:hAnsi="Segoe UI" w:cs="Segoe UI"/>
          <w:sz w:val="21"/>
          <w:szCs w:val="21"/>
        </w:rPr>
        <w:br/>
      </w:r>
      <w:r>
        <w:rPr>
          <w:rFonts w:ascii="Segoe UI Symbol" w:hAnsi="Segoe UI Symbol" w:cs="Segoe UI Symbol"/>
          <w:sz w:val="21"/>
          <w:szCs w:val="21"/>
        </w:rPr>
        <w:t>✅</w:t>
      </w:r>
      <w:r>
        <w:rPr>
          <w:rFonts w:ascii="Segoe UI" w:hAnsi="Segoe UI" w:cs="Segoe UI"/>
          <w:sz w:val="21"/>
          <w:szCs w:val="21"/>
        </w:rPr>
        <w:t xml:space="preserve"> Console me usko verify karenge</w:t>
      </w:r>
      <w:r>
        <w:rPr>
          <w:rFonts w:ascii="Segoe UI" w:hAnsi="Segoe UI" w:cs="Segoe UI"/>
          <w:sz w:val="21"/>
          <w:szCs w:val="21"/>
        </w:rPr>
        <w:br/>
      </w:r>
      <w:r>
        <w:rPr>
          <w:rFonts w:ascii="Segoe UI Symbol" w:hAnsi="Segoe UI Symbol" w:cs="Segoe UI Symbol"/>
          <w:sz w:val="21"/>
          <w:szCs w:val="21"/>
        </w:rPr>
        <w:t>❌</w:t>
      </w:r>
      <w:r>
        <w:rPr>
          <w:rFonts w:ascii="Segoe UI" w:hAnsi="Segoe UI" w:cs="Segoe UI"/>
          <w:sz w:val="21"/>
          <w:szCs w:val="21"/>
        </w:rPr>
        <w:t xml:space="preserve"> Abhi Rule/Step Function target nahi banayenge — next step me karenge</w:t>
      </w:r>
    </w:p>
    <w:p w:rsidR="005F7522" w:rsidRDefault="005F7522" w:rsidP="005F7522">
      <w:pPr>
        <w:pStyle w:val="NormalWeb"/>
        <w:spacing w:line="300" w:lineRule="atLeast"/>
        <w:rPr>
          <w:rFonts w:ascii="Segoe UI" w:hAnsi="Segoe UI" w:cs="Segoe UI"/>
          <w:sz w:val="21"/>
          <w:szCs w:val="21"/>
        </w:rPr>
      </w:pPr>
      <w:r>
        <w:rPr>
          <w:rFonts w:ascii="Segoe UI" w:hAnsi="Segoe UI" w:cs="Segoe UI"/>
          <w:sz w:val="21"/>
          <w:szCs w:val="21"/>
        </w:rPr>
        <w:t>Reason: Pehle bus create karo, console me samjho, phir rule create karenge.</w:t>
      </w:r>
    </w:p>
    <w:p w:rsidR="005F7522" w:rsidRDefault="00114F67" w:rsidP="005F7522">
      <w:pPr>
        <w:spacing w:line="300" w:lineRule="atLeast"/>
        <w:rPr>
          <w:rFonts w:ascii="Segoe UI" w:hAnsi="Segoe UI" w:cs="Segoe UI"/>
          <w:sz w:val="21"/>
          <w:szCs w:val="21"/>
        </w:rPr>
      </w:pPr>
      <w:r>
        <w:rPr>
          <w:rFonts w:ascii="Segoe UI" w:hAnsi="Segoe UI" w:cs="Segoe UI"/>
          <w:sz w:val="21"/>
          <w:szCs w:val="21"/>
        </w:rPr>
        <w:pict>
          <v:rect id="_x0000_i1444" style="width:0;height:1.5pt" o:hralign="center" o:hrstd="t" o:hr="t" fillcolor="#a0a0a0" stroked="f"/>
        </w:pict>
      </w:r>
    </w:p>
    <w:p w:rsidR="005F7522" w:rsidRDefault="005F7522" w:rsidP="005F7522">
      <w:pPr>
        <w:pStyle w:val="Heading1"/>
        <w:spacing w:line="300" w:lineRule="atLeast"/>
        <w:rPr>
          <w:rFonts w:ascii="Segoe UI" w:hAnsi="Segoe UI" w:cs="Segoe UI"/>
          <w:sz w:val="48"/>
          <w:szCs w:val="48"/>
        </w:rPr>
      </w:pPr>
      <w:r>
        <w:rPr>
          <w:rFonts w:ascii="Segoe UI" w:hAnsi="Segoe UI" w:cs="Segoe UI"/>
        </w:rPr>
        <w:t>1. EventBridge Custom Event Bus Kya Hai?</w:t>
      </w:r>
    </w:p>
    <w:p w:rsidR="005F7522" w:rsidRDefault="005F7522" w:rsidP="005F7522">
      <w:pPr>
        <w:pStyle w:val="NormalWeb"/>
        <w:spacing w:line="300" w:lineRule="atLeast"/>
        <w:rPr>
          <w:rFonts w:ascii="Segoe UI" w:hAnsi="Segoe UI" w:cs="Segoe UI"/>
          <w:sz w:val="21"/>
          <w:szCs w:val="21"/>
        </w:rPr>
      </w:pPr>
      <w:r>
        <w:rPr>
          <w:rFonts w:ascii="Segoe UI" w:hAnsi="Segoe UI" w:cs="Segoe UI"/>
          <w:sz w:val="21"/>
          <w:szCs w:val="21"/>
        </w:rPr>
        <w:t xml:space="preserve">EventBridge me </w:t>
      </w:r>
      <w:r>
        <w:rPr>
          <w:rStyle w:val="Strong"/>
          <w:rFonts w:ascii="Segoe UI" w:hAnsi="Segoe UI" w:cs="Segoe UI"/>
          <w:sz w:val="21"/>
          <w:szCs w:val="21"/>
        </w:rPr>
        <w:t>Event Bus</w:t>
      </w:r>
      <w:r>
        <w:rPr>
          <w:rFonts w:ascii="Segoe UI" w:hAnsi="Segoe UI" w:cs="Segoe UI"/>
          <w:sz w:val="21"/>
          <w:szCs w:val="21"/>
        </w:rPr>
        <w:t xml:space="preserve"> ek logical channel hota hai jahan events publish hote hain.</w:t>
      </w:r>
    </w:p>
    <w:p w:rsidR="005F7522" w:rsidRDefault="005F7522" w:rsidP="005F7522">
      <w:pPr>
        <w:pStyle w:val="NormalWeb"/>
        <w:spacing w:line="300" w:lineRule="atLeast"/>
        <w:rPr>
          <w:rFonts w:ascii="Segoe UI" w:hAnsi="Segoe UI" w:cs="Segoe UI"/>
          <w:sz w:val="21"/>
          <w:szCs w:val="21"/>
        </w:rPr>
      </w:pPr>
      <w:r>
        <w:rPr>
          <w:rFonts w:ascii="Segoe UI" w:hAnsi="Segoe UI" w:cs="Segoe UI"/>
          <w:sz w:val="21"/>
          <w:szCs w:val="21"/>
        </w:rPr>
        <w:t>Example:</w:t>
      </w:r>
    </w:p>
    <w:p w:rsidR="005F7522" w:rsidRDefault="005F7522" w:rsidP="005F7522">
      <w:pPr>
        <w:spacing w:line="300" w:lineRule="atLeast"/>
        <w:rPr>
          <w:rFonts w:ascii="Segoe UI" w:hAnsi="Segoe UI" w:cs="Segoe UI"/>
          <w:sz w:val="21"/>
          <w:szCs w:val="21"/>
        </w:rPr>
      </w:pPr>
      <w:r>
        <w:rPr>
          <w:rFonts w:ascii="Segoe UI" w:hAnsi="Segoe UI" w:cs="Segoe UI"/>
          <w:sz w:val="21"/>
          <w:szCs w:val="21"/>
        </w:rPr>
        <w:t>/chat/action Lambda/chat ↓</w:t>
      </w:r>
    </w:p>
    <w:p w:rsidR="005F7522" w:rsidRDefault="005F7522" w:rsidP="005F7522">
      <w:pPr>
        <w:spacing w:line="300" w:lineRule="atLeast"/>
        <w:rPr>
          <w:rFonts w:ascii="Segoe UI" w:hAnsi="Segoe UI" w:cs="Segoe UI"/>
          <w:sz w:val="21"/>
          <w:szCs w:val="21"/>
        </w:rPr>
      </w:pPr>
      <w:r>
        <w:rPr>
          <w:rFonts w:ascii="Segoe UI" w:hAnsi="Segoe UI" w:cs="Segoe UI"/>
          <w:sz w:val="21"/>
          <w:szCs w:val="21"/>
        </w:rPr>
        <w:t>Rules</w:t>
      </w:r>
    </w:p>
    <w:p w:rsidR="005F7522" w:rsidRDefault="005F7522" w:rsidP="005F7522">
      <w:pPr>
        <w:spacing w:line="300" w:lineRule="atLeast"/>
        <w:rPr>
          <w:rFonts w:ascii="Segoe UI" w:hAnsi="Segoe UI" w:cs="Segoe UI"/>
          <w:sz w:val="21"/>
          <w:szCs w:val="21"/>
        </w:rPr>
      </w:pPr>
      <w:r>
        <w:rPr>
          <w:rFonts w:ascii="Segoe UI" w:hAnsi="Segoe UI" w:cs="Segoe UI"/>
          <w:sz w:val="21"/>
          <w:szCs w:val="21"/>
        </w:rPr>
        <w:t>      ↓</w:t>
      </w:r>
    </w:p>
    <w:p w:rsidR="005F7522" w:rsidRDefault="005F7522" w:rsidP="005F7522">
      <w:pPr>
        <w:spacing w:line="300" w:lineRule="atLeast"/>
        <w:rPr>
          <w:rFonts w:ascii="Segoe UI" w:hAnsi="Segoe UI" w:cs="Segoe UI"/>
          <w:sz w:val="21"/>
          <w:szCs w:val="21"/>
        </w:rPr>
      </w:pPr>
      <w:r>
        <w:rPr>
          <w:rFonts w:ascii="Segoe UI" w:hAnsi="Segoe UI" w:cs="Segoe UI"/>
          <w:sz w:val="21"/>
          <w:szCs w:val="21"/>
        </w:rPr>
        <w:lastRenderedPageBreak/>
        <w:t>Step Functions / SNS / SQS / Lambda</w:t>
      </w:r>
    </w:p>
    <w:p w:rsidR="005F7522" w:rsidRDefault="005F7522" w:rsidP="005F7522">
      <w:pPr>
        <w:spacing w:line="300" w:lineRule="atLeast"/>
        <w:rPr>
          <w:rFonts w:ascii="Segoe UI" w:hAnsi="Segoe UI" w:cs="Segoe UI"/>
          <w:sz w:val="21"/>
          <w:szCs w:val="21"/>
        </w:rPr>
      </w:pPr>
      <w:r>
        <w:rPr>
          <w:rFonts w:ascii="Segoe UI" w:hAnsi="Segoe UI" w:cs="Segoe UI"/>
          <w:sz w:val="21"/>
          <w:szCs w:val="21"/>
        </w:rPr>
        <w:t>      ↓</w:t>
      </w:r>
    </w:p>
    <w:p w:rsidR="005F7522" w:rsidRDefault="005F7522" w:rsidP="005F7522">
      <w:pPr>
        <w:spacing w:line="300" w:lineRule="atLeast"/>
        <w:rPr>
          <w:rFonts w:ascii="Segoe UI" w:hAnsi="Segoe UI" w:cs="Segoe UI"/>
          <w:sz w:val="21"/>
          <w:szCs w:val="21"/>
        </w:rPr>
      </w:pPr>
      <w:r>
        <w:rPr>
          <w:rFonts w:ascii="Segoe UI" w:hAnsi="Segoe UI" w:cs="Segoe UI"/>
          <w:sz w:val="21"/>
          <w:szCs w:val="21"/>
        </w:rPr>
        <w:t>EventBridge Custom Bus</w:t>
      </w:r>
    </w:p>
    <w:p w:rsidR="005F7522" w:rsidRDefault="005F7522" w:rsidP="005F7522">
      <w:pPr>
        <w:pStyle w:val="NormalWeb"/>
        <w:spacing w:line="300" w:lineRule="atLeast"/>
        <w:rPr>
          <w:rFonts w:ascii="Segoe UI" w:hAnsi="Segoe UI" w:cs="Segoe UI"/>
          <w:sz w:val="21"/>
          <w:szCs w:val="21"/>
        </w:rPr>
      </w:pPr>
      <w:r>
        <w:rPr>
          <w:rFonts w:ascii="Segoe UI" w:hAnsi="Segoe UI" w:cs="Segoe UI"/>
          <w:sz w:val="21"/>
          <w:szCs w:val="21"/>
        </w:rPr>
        <w:t>Hum custom bus bana rahe hain:</w:t>
      </w:r>
    </w:p>
    <w:p w:rsidR="005F7522" w:rsidRDefault="005F7522" w:rsidP="005F7522">
      <w:pPr>
        <w:pStyle w:val="NormalWeb"/>
        <w:spacing w:line="300" w:lineRule="atLeast"/>
        <w:rPr>
          <w:rFonts w:ascii="Segoe UI" w:hAnsi="Segoe UI" w:cs="Segoe UI"/>
          <w:sz w:val="21"/>
          <w:szCs w:val="21"/>
        </w:rPr>
      </w:pPr>
      <w:r>
        <w:rPr>
          <w:rFonts w:ascii="Segoe UI" w:hAnsi="Segoe UI" w:cs="Segoe UI"/>
          <w:sz w:val="21"/>
          <w:szCs w:val="21"/>
        </w:rPr>
        <w:t>enterprise-genai-event-bus</w:t>
      </w:r>
    </w:p>
    <w:p w:rsidR="005F7522" w:rsidRDefault="005F7522" w:rsidP="005F7522">
      <w:pPr>
        <w:pStyle w:val="Heading2"/>
        <w:spacing w:line="300" w:lineRule="atLeast"/>
        <w:rPr>
          <w:rFonts w:ascii="Segoe UI" w:hAnsi="Segoe UI" w:cs="Segoe UI"/>
        </w:rPr>
      </w:pPr>
      <w:r>
        <w:rPr>
          <w:rFonts w:ascii="Segoe UI" w:hAnsi="Segoe UI" w:cs="Segoe UI"/>
        </w:rPr>
        <w:t>Why custom bus?</w:t>
      </w:r>
    </w:p>
    <w:p w:rsidR="005F7522" w:rsidRDefault="005F7522" w:rsidP="005F7522">
      <w:pPr>
        <w:pStyle w:val="NormalWeb"/>
        <w:spacing w:line="300" w:lineRule="atLeast"/>
        <w:rPr>
          <w:rFonts w:ascii="Segoe UI" w:hAnsi="Segoe UI" w:cs="Segoe UI"/>
          <w:sz w:val="21"/>
          <w:szCs w:val="21"/>
        </w:rPr>
      </w:pPr>
      <w:r>
        <w:rPr>
          <w:rFonts w:ascii="Segoe UI" w:hAnsi="Segoe UI" w:cs="Segoe UI"/>
          <w:sz w:val="21"/>
          <w:szCs w:val="21"/>
        </w:rPr>
        <w:t>Real projects me custom bus recommended hota hai jab application-specific events hote hain.</w:t>
      </w:r>
    </w:p>
    <w:p w:rsidR="005F7522" w:rsidRDefault="005F7522" w:rsidP="005F7522">
      <w:pPr>
        <w:pStyle w:val="NormalWeb"/>
        <w:spacing w:line="300" w:lineRule="atLeast"/>
        <w:rPr>
          <w:rFonts w:ascii="Segoe UI" w:hAnsi="Segoe UI" w:cs="Segoe UI"/>
          <w:sz w:val="21"/>
          <w:szCs w:val="21"/>
        </w:rPr>
      </w:pPr>
      <w:r>
        <w:rPr>
          <w:rFonts w:ascii="Segoe UI" w:hAnsi="Segoe UI" w:cs="Segoe UI"/>
          <w:sz w:val="21"/>
          <w:szCs w:val="21"/>
        </w:rPr>
        <w:t>Example:</w:t>
      </w:r>
    </w:p>
    <w:p w:rsidR="005F7522" w:rsidRDefault="005F7522" w:rsidP="005F7522">
      <w:pPr>
        <w:spacing w:line="300" w:lineRule="atLeast"/>
        <w:rPr>
          <w:rFonts w:ascii="Segoe UI" w:hAnsi="Segoe UI" w:cs="Segoe UI"/>
          <w:sz w:val="21"/>
          <w:szCs w:val="21"/>
        </w:rPr>
      </w:pPr>
      <w:r>
        <w:rPr>
          <w:rFonts w:ascii="Segoe UI" w:hAnsi="Segoe UI" w:cs="Segoe UI"/>
          <w:sz w:val="21"/>
          <w:szCs w:val="21"/>
        </w:rPr>
        <w:t>TicketCreated</w:t>
      </w:r>
    </w:p>
    <w:p w:rsidR="005F7522" w:rsidRDefault="005F7522" w:rsidP="005F7522">
      <w:pPr>
        <w:spacing w:line="300" w:lineRule="atLeast"/>
        <w:rPr>
          <w:rFonts w:ascii="Segoe UI" w:hAnsi="Segoe UI" w:cs="Segoe UI"/>
          <w:sz w:val="21"/>
          <w:szCs w:val="21"/>
        </w:rPr>
      </w:pPr>
      <w:r>
        <w:rPr>
          <w:rFonts w:ascii="Segoe UI" w:hAnsi="Segoe UI" w:cs="Segoe UI"/>
          <w:sz w:val="21"/>
          <w:szCs w:val="21"/>
        </w:rPr>
        <w:t>TicketValidated</w:t>
      </w:r>
    </w:p>
    <w:p w:rsidR="005F7522" w:rsidRDefault="005F7522" w:rsidP="005F7522">
      <w:pPr>
        <w:spacing w:line="300" w:lineRule="atLeast"/>
        <w:rPr>
          <w:rFonts w:ascii="Segoe UI" w:hAnsi="Segoe UI" w:cs="Segoe UI"/>
          <w:sz w:val="21"/>
          <w:szCs w:val="21"/>
        </w:rPr>
      </w:pPr>
      <w:r>
        <w:rPr>
          <w:rFonts w:ascii="Segoe UI" w:hAnsi="Segoe UI" w:cs="Segoe UI"/>
          <w:sz w:val="21"/>
          <w:szCs w:val="21"/>
        </w:rPr>
        <w:t>TicketFailed</w:t>
      </w:r>
    </w:p>
    <w:p w:rsidR="005F7522" w:rsidRDefault="005F7522" w:rsidP="005F7522">
      <w:pPr>
        <w:spacing w:line="300" w:lineRule="atLeast"/>
        <w:rPr>
          <w:rFonts w:ascii="Segoe UI" w:hAnsi="Segoe UI" w:cs="Segoe UI"/>
          <w:sz w:val="21"/>
          <w:szCs w:val="21"/>
        </w:rPr>
      </w:pPr>
      <w:r>
        <w:rPr>
          <w:rFonts w:ascii="Segoe UI" w:hAnsi="Segoe UI" w:cs="Segoe UI"/>
          <w:sz w:val="21"/>
          <w:szCs w:val="21"/>
        </w:rPr>
        <w:t>ApprovalRequested</w:t>
      </w:r>
    </w:p>
    <w:p w:rsidR="005F7522" w:rsidRDefault="005F7522" w:rsidP="005F7522">
      <w:pPr>
        <w:spacing w:line="300" w:lineRule="atLeast"/>
        <w:rPr>
          <w:rFonts w:ascii="Segoe UI" w:hAnsi="Segoe UI" w:cs="Segoe UI"/>
          <w:sz w:val="21"/>
          <w:szCs w:val="21"/>
        </w:rPr>
      </w:pPr>
      <w:r>
        <w:rPr>
          <w:rFonts w:ascii="Segoe UI" w:hAnsi="Segoe UI" w:cs="Segoe UI"/>
          <w:sz w:val="21"/>
          <w:szCs w:val="21"/>
        </w:rPr>
        <w:t>DocumentIngested</w:t>
      </w:r>
    </w:p>
    <w:p w:rsidR="005F7522" w:rsidRDefault="005F7522" w:rsidP="005F7522">
      <w:pPr>
        <w:pStyle w:val="NormalWeb"/>
        <w:spacing w:line="300" w:lineRule="atLeast"/>
        <w:rPr>
          <w:rFonts w:ascii="Segoe UI" w:hAnsi="Segoe UI" w:cs="Segoe UI"/>
          <w:sz w:val="21"/>
          <w:szCs w:val="21"/>
        </w:rPr>
      </w:pPr>
      <w:r>
        <w:rPr>
          <w:rFonts w:ascii="Segoe UI" w:hAnsi="Segoe UI" w:cs="Segoe UI"/>
          <w:sz w:val="21"/>
          <w:szCs w:val="21"/>
        </w:rPr>
        <w:t>Agar hum default bus use karte, toh AWS service events aur application events mix ho jaate.</w:t>
      </w:r>
    </w:p>
    <w:p w:rsidR="005F7522" w:rsidRDefault="005F7522" w:rsidP="005F7522">
      <w:pPr>
        <w:pStyle w:val="NormalWeb"/>
        <w:spacing w:line="300" w:lineRule="atLeast"/>
        <w:rPr>
          <w:rFonts w:ascii="Segoe UI" w:hAnsi="Segoe UI" w:cs="Segoe UI"/>
          <w:sz w:val="21"/>
          <w:szCs w:val="21"/>
        </w:rPr>
      </w:pPr>
      <w:r>
        <w:rPr>
          <w:rFonts w:ascii="Segoe UI" w:hAnsi="Segoe UI" w:cs="Segoe UI"/>
          <w:sz w:val="21"/>
          <w:szCs w:val="21"/>
        </w:rPr>
        <w:t>Interview answer:</w:t>
      </w:r>
    </w:p>
    <w:p w:rsidR="005F7522" w:rsidRDefault="005F7522" w:rsidP="005F7522">
      <w:pPr>
        <w:pStyle w:val="NormalWeb"/>
        <w:spacing w:line="300" w:lineRule="atLeast"/>
        <w:rPr>
          <w:rFonts w:ascii="Segoe UI" w:hAnsi="Segoe UI" w:cs="Segoe UI"/>
          <w:sz w:val="21"/>
          <w:szCs w:val="21"/>
        </w:rPr>
      </w:pPr>
      <w:r>
        <w:rPr>
          <w:rFonts w:ascii="Segoe UI" w:hAnsi="Segoe UI" w:cs="Segoe UI"/>
          <w:sz w:val="21"/>
          <w:szCs w:val="21"/>
        </w:rPr>
        <w:t>“I used a custom EventBridge bus to isolate GenAI application events from AWS service events. This gives better governance, cleaner routing rules, security boundaries, and easier troubleshooting.”</w:t>
      </w:r>
    </w:p>
    <w:p w:rsidR="005F7522" w:rsidRDefault="00114F67" w:rsidP="005F7522">
      <w:pPr>
        <w:spacing w:line="300" w:lineRule="atLeast"/>
        <w:rPr>
          <w:rFonts w:ascii="Segoe UI" w:hAnsi="Segoe UI" w:cs="Segoe UI"/>
          <w:sz w:val="21"/>
          <w:szCs w:val="21"/>
        </w:rPr>
      </w:pPr>
      <w:r>
        <w:rPr>
          <w:rFonts w:ascii="Segoe UI" w:hAnsi="Segoe UI" w:cs="Segoe UI"/>
          <w:sz w:val="21"/>
          <w:szCs w:val="21"/>
        </w:rPr>
        <w:pict>
          <v:rect id="_x0000_i1445" style="width:0;height:1.5pt" o:hralign="center" o:hrstd="t" o:hr="t" fillcolor="#a0a0a0" stroked="f"/>
        </w:pict>
      </w:r>
    </w:p>
    <w:p w:rsidR="005F7522" w:rsidRDefault="005F7522" w:rsidP="005F7522">
      <w:pPr>
        <w:pStyle w:val="Heading1"/>
        <w:spacing w:line="300" w:lineRule="atLeast"/>
        <w:rPr>
          <w:rFonts w:ascii="Segoe UI" w:hAnsi="Segoe UI" w:cs="Segoe UI"/>
          <w:sz w:val="48"/>
          <w:szCs w:val="48"/>
        </w:rPr>
      </w:pPr>
      <w:r>
        <w:rPr>
          <w:rFonts w:ascii="Segoe UI" w:hAnsi="Segoe UI" w:cs="Segoe UI"/>
        </w:rPr>
        <w:t>2. Console Me Kahan Dikhega?</w:t>
      </w:r>
    </w:p>
    <w:p w:rsidR="005F7522" w:rsidRDefault="005F7522" w:rsidP="005F7522">
      <w:pPr>
        <w:pStyle w:val="NormalWeb"/>
        <w:spacing w:line="300" w:lineRule="atLeast"/>
        <w:rPr>
          <w:rFonts w:ascii="Segoe UI" w:hAnsi="Segoe UI" w:cs="Segoe UI"/>
          <w:sz w:val="21"/>
          <w:szCs w:val="21"/>
        </w:rPr>
      </w:pPr>
      <w:r>
        <w:rPr>
          <w:rFonts w:ascii="Segoe UI" w:hAnsi="Segoe UI" w:cs="Segoe UI"/>
          <w:sz w:val="21"/>
          <w:szCs w:val="21"/>
        </w:rPr>
        <w:t>Terraform apply ke baad tum AWS Console me jaoge:</w:t>
      </w:r>
    </w:p>
    <w:p w:rsidR="005F7522" w:rsidRDefault="005F7522" w:rsidP="005F7522">
      <w:pPr>
        <w:spacing w:line="300" w:lineRule="atLeast"/>
        <w:rPr>
          <w:rFonts w:ascii="Segoe UI" w:hAnsi="Segoe UI" w:cs="Segoe UI"/>
          <w:sz w:val="21"/>
          <w:szCs w:val="21"/>
        </w:rPr>
      </w:pPr>
      <w:r>
        <w:rPr>
          <w:rFonts w:ascii="Segoe UI" w:hAnsi="Segoe UI" w:cs="Segoe UI"/>
          <w:sz w:val="21"/>
          <w:szCs w:val="21"/>
        </w:rPr>
        <w:t>AWS Console</w:t>
      </w:r>
    </w:p>
    <w:p w:rsidR="005F7522" w:rsidRDefault="005F7522" w:rsidP="005F7522">
      <w:pPr>
        <w:spacing w:line="300" w:lineRule="atLeast"/>
        <w:rPr>
          <w:rFonts w:ascii="Segoe UI" w:hAnsi="Segoe UI" w:cs="Segoe UI"/>
          <w:sz w:val="21"/>
          <w:szCs w:val="21"/>
        </w:rPr>
      </w:pPr>
      <w:r>
        <w:rPr>
          <w:rFonts w:ascii="Segoe UI" w:hAnsi="Segoe UI" w:cs="Segoe UI"/>
          <w:sz w:val="21"/>
          <w:szCs w:val="21"/>
        </w:rPr>
        <w:t>→ Amazon EventBridge</w:t>
      </w:r>
    </w:p>
    <w:p w:rsidR="005F7522" w:rsidRDefault="005F7522" w:rsidP="005F7522">
      <w:pPr>
        <w:spacing w:line="300" w:lineRule="atLeast"/>
        <w:rPr>
          <w:rFonts w:ascii="Segoe UI" w:hAnsi="Segoe UI" w:cs="Segoe UI"/>
          <w:sz w:val="21"/>
          <w:szCs w:val="21"/>
        </w:rPr>
      </w:pPr>
      <w:r>
        <w:rPr>
          <w:rFonts w:ascii="Segoe UI" w:hAnsi="Segoe UI" w:cs="Segoe UI"/>
          <w:sz w:val="21"/>
          <w:szCs w:val="21"/>
        </w:rPr>
        <w:t>→ Event buses</w:t>
      </w:r>
    </w:p>
    <w:p w:rsidR="005F7522" w:rsidRDefault="005F7522" w:rsidP="005F7522">
      <w:pPr>
        <w:pStyle w:val="NormalWeb"/>
        <w:spacing w:line="300" w:lineRule="atLeast"/>
        <w:rPr>
          <w:rFonts w:ascii="Segoe UI" w:hAnsi="Segoe UI" w:cs="Segoe UI"/>
          <w:sz w:val="21"/>
          <w:szCs w:val="21"/>
        </w:rPr>
      </w:pPr>
      <w:r>
        <w:rPr>
          <w:rFonts w:ascii="Segoe UI" w:hAnsi="Segoe UI" w:cs="Segoe UI"/>
          <w:sz w:val="21"/>
          <w:szCs w:val="21"/>
        </w:rPr>
        <w:t>Wahan tumhe ye bus dikhega:</w:t>
      </w:r>
    </w:p>
    <w:p w:rsidR="005F7522" w:rsidRDefault="005F7522" w:rsidP="005F7522">
      <w:pPr>
        <w:pStyle w:val="NormalWeb"/>
        <w:spacing w:line="300" w:lineRule="atLeast"/>
        <w:rPr>
          <w:rFonts w:ascii="Segoe UI" w:hAnsi="Segoe UI" w:cs="Segoe UI"/>
          <w:sz w:val="21"/>
          <w:szCs w:val="21"/>
        </w:rPr>
      </w:pPr>
      <w:r>
        <w:rPr>
          <w:rFonts w:ascii="Segoe UI" w:hAnsi="Segoe UI" w:cs="Segoe UI"/>
          <w:sz w:val="21"/>
          <w:szCs w:val="21"/>
        </w:rPr>
        <w:t>enterprise-genai-event-bus</w:t>
      </w:r>
    </w:p>
    <w:p w:rsidR="005F7522" w:rsidRDefault="005F7522" w:rsidP="005F7522">
      <w:pPr>
        <w:pStyle w:val="NormalWeb"/>
        <w:spacing w:line="300" w:lineRule="atLeast"/>
        <w:rPr>
          <w:rFonts w:ascii="Segoe UI" w:hAnsi="Segoe UI" w:cs="Segoe UI"/>
          <w:sz w:val="21"/>
          <w:szCs w:val="21"/>
        </w:rPr>
      </w:pPr>
      <w:r>
        <w:rPr>
          <w:rFonts w:ascii="Segoe UI" w:hAnsi="Segoe UI" w:cs="Segoe UI"/>
          <w:sz w:val="21"/>
          <w:szCs w:val="21"/>
        </w:rPr>
        <w:t>Console me generally ye fields dikhenge: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8"/>
        <w:gridCol w:w="4662"/>
      </w:tblGrid>
      <w:tr w:rsidR="005F7522" w:rsidTr="005F7522">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5F7522" w:rsidRDefault="005F7522">
            <w:pPr>
              <w:jc w:val="center"/>
              <w:rPr>
                <w:rFonts w:ascii="Times New Roman" w:hAnsi="Times New Roman" w:cs="Times New Roman"/>
                <w:b/>
                <w:bCs/>
                <w:sz w:val="24"/>
                <w:szCs w:val="24"/>
              </w:rPr>
            </w:pPr>
            <w:r>
              <w:rPr>
                <w:b/>
                <w:bCs/>
              </w:rPr>
              <w:t>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5F7522" w:rsidRDefault="005F7522">
            <w:pPr>
              <w:jc w:val="center"/>
              <w:rPr>
                <w:b/>
                <w:bCs/>
              </w:rPr>
            </w:pPr>
            <w:r>
              <w:rPr>
                <w:b/>
                <w:bCs/>
              </w:rPr>
              <w:t>Meaning</w:t>
            </w:r>
          </w:p>
        </w:tc>
      </w:tr>
      <w:tr w:rsidR="005F7522" w:rsidTr="005F7522">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5F7522" w:rsidRDefault="005F7522">
            <w:r>
              <w:t>Name</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5F7522" w:rsidRDefault="005F7522">
            <w:r>
              <w:t>Event bus ka naam</w:t>
            </w:r>
          </w:p>
        </w:tc>
      </w:tr>
      <w:tr w:rsidR="005F7522" w:rsidTr="005F7522">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5F7522" w:rsidRDefault="005F7522">
            <w:r>
              <w:t>ARN</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5F7522" w:rsidRDefault="005F7522">
            <w:r>
              <w:t>Unique AWS resource identifier</w:t>
            </w:r>
          </w:p>
        </w:tc>
      </w:tr>
      <w:tr w:rsidR="005F7522" w:rsidTr="005F7522">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5F7522" w:rsidRDefault="005F7522">
            <w:r>
              <w:lastRenderedPageBreak/>
              <w:t>Policy</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5F7522" w:rsidRDefault="005F7522">
            <w:r>
              <w:t>Kaun is bus par events put kar sakta hai</w:t>
            </w:r>
          </w:p>
        </w:tc>
      </w:tr>
      <w:tr w:rsidR="005F7522" w:rsidTr="005F7522">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5F7522" w:rsidRDefault="005F7522">
            <w:r>
              <w:t>Rules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5F7522" w:rsidRDefault="005F7522">
            <w:r>
              <w:t>Is bus ke andar kitne rules configured hain</w:t>
            </w:r>
          </w:p>
        </w:tc>
      </w:tr>
      <w:tr w:rsidR="005F7522" w:rsidTr="005F7522">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5F7522" w:rsidRDefault="005F7522">
            <w:r>
              <w:t>Tags</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5F7522" w:rsidRDefault="005F7522">
            <w:r>
              <w:t>Cost allocation / ownership / environment tracking</w:t>
            </w:r>
          </w:p>
        </w:tc>
      </w:tr>
    </w:tbl>
    <w:p w:rsidR="005F7522" w:rsidRDefault="005F7522" w:rsidP="005F7522">
      <w:pPr>
        <w:pStyle w:val="NormalWeb"/>
        <w:spacing w:line="300" w:lineRule="atLeast"/>
        <w:rPr>
          <w:rFonts w:ascii="Segoe UI" w:hAnsi="Segoe UI" w:cs="Segoe UI"/>
          <w:sz w:val="21"/>
          <w:szCs w:val="21"/>
        </w:rPr>
      </w:pPr>
      <w:r>
        <w:rPr>
          <w:rFonts w:ascii="Segoe UI" w:hAnsi="Segoe UI" w:cs="Segoe UI"/>
          <w:sz w:val="21"/>
          <w:szCs w:val="21"/>
        </w:rPr>
        <w:t xml:space="preserve">Abhi rules </w:t>
      </w:r>
      <w:r>
        <w:rPr>
          <w:rStyle w:val="HTMLCode"/>
          <w:rFonts w:eastAsiaTheme="majorEastAsia"/>
        </w:rPr>
        <w:t>0</w:t>
      </w:r>
      <w:r>
        <w:rPr>
          <w:rFonts w:ascii="Segoe UI" w:hAnsi="Segoe UI" w:cs="Segoe UI"/>
          <w:sz w:val="21"/>
          <w:szCs w:val="21"/>
        </w:rPr>
        <w:t xml:space="preserve"> honge, because hum sirf bus create kar rahe hain.</w:t>
      </w:r>
    </w:p>
    <w:p w:rsidR="005F7522" w:rsidRDefault="00114F67" w:rsidP="005F7522">
      <w:pPr>
        <w:spacing w:line="300" w:lineRule="atLeast"/>
        <w:rPr>
          <w:rFonts w:ascii="Segoe UI" w:hAnsi="Segoe UI" w:cs="Segoe UI"/>
          <w:sz w:val="21"/>
          <w:szCs w:val="21"/>
        </w:rPr>
      </w:pPr>
      <w:r>
        <w:rPr>
          <w:rFonts w:ascii="Segoe UI" w:hAnsi="Segoe UI" w:cs="Segoe UI"/>
          <w:sz w:val="21"/>
          <w:szCs w:val="21"/>
        </w:rPr>
        <w:pict>
          <v:rect id="_x0000_i1446" style="width:0;height:1.5pt" o:hralign="center" o:hrstd="t" o:hr="t" fillcolor="#a0a0a0" stroked="f"/>
        </w:pict>
      </w:r>
    </w:p>
    <w:p w:rsidR="005F7522" w:rsidRDefault="005F7522" w:rsidP="005F7522">
      <w:pPr>
        <w:pStyle w:val="Heading1"/>
        <w:spacing w:line="300" w:lineRule="atLeast"/>
        <w:rPr>
          <w:rFonts w:ascii="Segoe UI" w:hAnsi="Segoe UI" w:cs="Segoe UI"/>
          <w:sz w:val="48"/>
          <w:szCs w:val="48"/>
        </w:rPr>
      </w:pPr>
      <w:r>
        <w:rPr>
          <w:rFonts w:ascii="Segoe UI" w:hAnsi="Segoe UI" w:cs="Segoe UI"/>
        </w:rPr>
        <w:t>3. Terraform File Create Karo</w:t>
      </w:r>
    </w:p>
    <w:p w:rsidR="005F7522" w:rsidRDefault="005F7522" w:rsidP="005F7522">
      <w:pPr>
        <w:pStyle w:val="NormalWeb"/>
        <w:spacing w:line="300" w:lineRule="atLeast"/>
        <w:rPr>
          <w:rFonts w:ascii="Segoe UI" w:hAnsi="Segoe UI" w:cs="Segoe UI"/>
          <w:sz w:val="21"/>
          <w:szCs w:val="21"/>
        </w:rPr>
      </w:pPr>
      <w:r>
        <w:rPr>
          <w:rFonts w:ascii="Segoe UI" w:hAnsi="Segoe UI" w:cs="Segoe UI"/>
          <w:sz w:val="21"/>
          <w:szCs w:val="21"/>
        </w:rPr>
        <w:t>CloudShell me apne project ke terraform folder me jao.</w:t>
      </w:r>
    </w:p>
    <w:p w:rsidR="005F7522" w:rsidRDefault="005F7522" w:rsidP="005F7522">
      <w:pPr>
        <w:pStyle w:val="NormalWeb"/>
        <w:spacing w:line="300" w:lineRule="atLeast"/>
        <w:rPr>
          <w:rFonts w:ascii="Segoe UI" w:hAnsi="Segoe UI" w:cs="Segoe UI"/>
          <w:sz w:val="21"/>
          <w:szCs w:val="21"/>
        </w:rPr>
      </w:pPr>
      <w:r>
        <w:rPr>
          <w:rFonts w:ascii="Segoe UI" w:hAnsi="Segoe UI" w:cs="Segoe UI"/>
          <w:sz w:val="21"/>
          <w:szCs w:val="21"/>
        </w:rPr>
        <w:t>Example:</w:t>
      </w:r>
    </w:p>
    <w:p w:rsidR="005F7522" w:rsidRDefault="005F7522" w:rsidP="005F7522">
      <w:pPr>
        <w:pStyle w:val="NormalWeb"/>
        <w:spacing w:line="300" w:lineRule="atLeast"/>
        <w:rPr>
          <w:rFonts w:ascii="Segoe UI" w:hAnsi="Segoe UI" w:cs="Segoe UI"/>
          <w:sz w:val="21"/>
          <w:szCs w:val="21"/>
        </w:rPr>
      </w:pPr>
      <w:r>
        <w:rPr>
          <w:rFonts w:ascii="Segoe UI" w:hAnsi="Segoe UI" w:cs="Segoe UI"/>
          <w:sz w:val="21"/>
          <w:szCs w:val="21"/>
        </w:rPr>
        <w:t>cd ~/enterprise-genai-assistant/terraform</w:t>
      </w:r>
    </w:p>
    <w:p w:rsidR="005F7522" w:rsidRDefault="005F7522" w:rsidP="005F7522">
      <w:pPr>
        <w:pStyle w:val="NormalWeb"/>
        <w:spacing w:line="300" w:lineRule="atLeast"/>
        <w:rPr>
          <w:rFonts w:ascii="Segoe UI" w:hAnsi="Segoe UI" w:cs="Segoe UI"/>
          <w:sz w:val="21"/>
          <w:szCs w:val="21"/>
        </w:rPr>
      </w:pPr>
      <w:r>
        <w:rPr>
          <w:rFonts w:ascii="Segoe UI" w:hAnsi="Segoe UI" w:cs="Segoe UI"/>
          <w:sz w:val="21"/>
          <w:szCs w:val="21"/>
        </w:rPr>
        <w:t>Pehle confirm kar lo ki tum terraform folder me ho:</w:t>
      </w:r>
    </w:p>
    <w:p w:rsidR="005F7522" w:rsidRDefault="005F7522" w:rsidP="005F7522">
      <w:pPr>
        <w:spacing w:line="300" w:lineRule="atLeast"/>
        <w:rPr>
          <w:rFonts w:ascii="Segoe UI" w:hAnsi="Segoe UI" w:cs="Segoe UI"/>
          <w:sz w:val="21"/>
          <w:szCs w:val="21"/>
        </w:rPr>
      </w:pPr>
      <w:r>
        <w:rPr>
          <w:rFonts w:ascii="Segoe UI" w:hAnsi="Segoe UI" w:cs="Segoe UI"/>
          <w:sz w:val="21"/>
          <w:szCs w:val="21"/>
        </w:rPr>
        <w:t>pwd</w:t>
      </w:r>
    </w:p>
    <w:p w:rsidR="005F7522" w:rsidRDefault="005F7522" w:rsidP="005F7522">
      <w:pPr>
        <w:spacing w:line="300" w:lineRule="atLeast"/>
        <w:rPr>
          <w:rFonts w:ascii="Segoe UI" w:hAnsi="Segoe UI" w:cs="Segoe UI"/>
          <w:sz w:val="21"/>
          <w:szCs w:val="21"/>
        </w:rPr>
      </w:pPr>
      <w:r>
        <w:rPr>
          <w:rFonts w:ascii="Segoe UI" w:hAnsi="Segoe UI" w:cs="Segoe UI"/>
          <w:sz w:val="21"/>
          <w:szCs w:val="21"/>
        </w:rPr>
        <w:t>ls</w:t>
      </w:r>
    </w:p>
    <w:p w:rsidR="005F7522" w:rsidRDefault="005F7522" w:rsidP="005F7522">
      <w:pPr>
        <w:pStyle w:val="NormalWeb"/>
        <w:spacing w:line="300" w:lineRule="atLeast"/>
        <w:rPr>
          <w:rFonts w:ascii="Segoe UI" w:hAnsi="Segoe UI" w:cs="Segoe UI"/>
          <w:sz w:val="21"/>
          <w:szCs w:val="21"/>
        </w:rPr>
      </w:pPr>
      <w:r>
        <w:rPr>
          <w:rFonts w:ascii="Segoe UI" w:hAnsi="Segoe UI" w:cs="Segoe UI"/>
          <w:sz w:val="21"/>
          <w:szCs w:val="21"/>
        </w:rPr>
        <w:t>Ab file create karo:</w:t>
      </w:r>
    </w:p>
    <w:p w:rsidR="005F7522" w:rsidRDefault="005F7522" w:rsidP="005F7522">
      <w:pPr>
        <w:pStyle w:val="NormalWeb"/>
        <w:spacing w:line="300" w:lineRule="atLeast"/>
        <w:rPr>
          <w:rFonts w:ascii="Segoe UI" w:hAnsi="Segoe UI" w:cs="Segoe UI"/>
          <w:sz w:val="21"/>
          <w:szCs w:val="21"/>
        </w:rPr>
      </w:pPr>
      <w:r>
        <w:rPr>
          <w:rFonts w:ascii="Segoe UI" w:hAnsi="Segoe UI" w:cs="Segoe UI"/>
          <w:sz w:val="21"/>
          <w:szCs w:val="21"/>
        </w:rPr>
        <w:t>nano eventbridge.tf</w:t>
      </w:r>
    </w:p>
    <w:p w:rsidR="005F7522" w:rsidRDefault="005F7522" w:rsidP="005F7522">
      <w:pPr>
        <w:pStyle w:val="NormalWeb"/>
        <w:spacing w:line="300" w:lineRule="atLeast"/>
        <w:rPr>
          <w:rFonts w:ascii="Segoe UI" w:hAnsi="Segoe UI" w:cs="Segoe UI"/>
          <w:sz w:val="21"/>
          <w:szCs w:val="21"/>
        </w:rPr>
      </w:pPr>
      <w:r>
        <w:rPr>
          <w:rFonts w:ascii="Segoe UI" w:hAnsi="Segoe UI" w:cs="Segoe UI"/>
          <w:sz w:val="21"/>
          <w:szCs w:val="21"/>
        </w:rPr>
        <w:t>Isme ye code paste karo:</w:t>
      </w:r>
    </w:p>
    <w:p w:rsidR="005F7522" w:rsidRDefault="005F7522" w:rsidP="005F7522">
      <w:pPr>
        <w:spacing w:line="300" w:lineRule="atLeast"/>
        <w:rPr>
          <w:rFonts w:ascii="Segoe UI" w:hAnsi="Segoe UI" w:cs="Segoe UI"/>
          <w:sz w:val="21"/>
          <w:szCs w:val="21"/>
        </w:rPr>
      </w:pPr>
      <w:r>
        <w:rPr>
          <w:rFonts w:ascii="Segoe UI" w:hAnsi="Segoe UI" w:cs="Segoe UI"/>
          <w:sz w:val="21"/>
          <w:szCs w:val="21"/>
        </w:rPr>
        <w:t>resource "aws_cloudwatch_event_bus" "genai_event_bus" {</w:t>
      </w:r>
    </w:p>
    <w:p w:rsidR="005F7522" w:rsidRDefault="005F7522" w:rsidP="005F7522">
      <w:pPr>
        <w:spacing w:line="300" w:lineRule="atLeast"/>
        <w:rPr>
          <w:rFonts w:ascii="Segoe UI" w:hAnsi="Segoe UI" w:cs="Segoe UI"/>
          <w:sz w:val="21"/>
          <w:szCs w:val="21"/>
        </w:rPr>
      </w:pPr>
      <w:r>
        <w:rPr>
          <w:rFonts w:ascii="Segoe UI" w:hAnsi="Segoe UI" w:cs="Segoe UI"/>
          <w:sz w:val="21"/>
          <w:szCs w:val="21"/>
        </w:rPr>
        <w:t>  name = "${var.project_name}-event-bus"</w:t>
      </w:r>
    </w:p>
    <w:p w:rsidR="005F7522" w:rsidRDefault="005F7522" w:rsidP="005F7522">
      <w:pPr>
        <w:spacing w:line="300" w:lineRule="atLeast"/>
        <w:rPr>
          <w:rFonts w:ascii="Segoe UI" w:hAnsi="Segoe UI" w:cs="Segoe UI"/>
          <w:sz w:val="21"/>
          <w:szCs w:val="21"/>
        </w:rPr>
      </w:pPr>
    </w:p>
    <w:p w:rsidR="005F7522" w:rsidRDefault="005F7522" w:rsidP="005F7522">
      <w:pPr>
        <w:spacing w:line="300" w:lineRule="atLeast"/>
        <w:rPr>
          <w:rFonts w:ascii="Segoe UI" w:hAnsi="Segoe UI" w:cs="Segoe UI"/>
          <w:sz w:val="21"/>
          <w:szCs w:val="21"/>
        </w:rPr>
      </w:pPr>
      <w:r>
        <w:rPr>
          <w:rFonts w:ascii="Segoe UI" w:hAnsi="Segoe UI" w:cs="Segoe UI"/>
          <w:sz w:val="21"/>
          <w:szCs w:val="21"/>
        </w:rPr>
        <w:t>  tags = {</w:t>
      </w:r>
    </w:p>
    <w:p w:rsidR="005F7522" w:rsidRDefault="005F7522" w:rsidP="005F7522">
      <w:pPr>
        <w:spacing w:line="300" w:lineRule="atLeast"/>
        <w:rPr>
          <w:rFonts w:ascii="Segoe UI" w:hAnsi="Segoe UI" w:cs="Segoe UI"/>
          <w:sz w:val="21"/>
          <w:szCs w:val="21"/>
        </w:rPr>
      </w:pPr>
      <w:r>
        <w:rPr>
          <w:rFonts w:ascii="Segoe UI" w:hAnsi="Segoe UI" w:cs="Segoe UI"/>
          <w:sz w:val="21"/>
          <w:szCs w:val="21"/>
        </w:rPr>
        <w:t>    Project     = var.project_name</w:t>
      </w:r>
    </w:p>
    <w:p w:rsidR="005F7522" w:rsidRDefault="005F7522" w:rsidP="005F7522">
      <w:pPr>
        <w:spacing w:line="300" w:lineRule="atLeast"/>
        <w:rPr>
          <w:rFonts w:ascii="Segoe UI" w:hAnsi="Segoe UI" w:cs="Segoe UI"/>
          <w:sz w:val="21"/>
          <w:szCs w:val="21"/>
        </w:rPr>
      </w:pPr>
      <w:r>
        <w:rPr>
          <w:rFonts w:ascii="Segoe UI" w:hAnsi="Segoe UI" w:cs="Segoe UI"/>
          <w:sz w:val="21"/>
          <w:szCs w:val="21"/>
        </w:rPr>
        <w:t>    Environment = var.environment</w:t>
      </w:r>
    </w:p>
    <w:p w:rsidR="005F7522" w:rsidRDefault="005F7522" w:rsidP="005F7522">
      <w:pPr>
        <w:spacing w:line="300" w:lineRule="atLeast"/>
        <w:rPr>
          <w:rFonts w:ascii="Segoe UI" w:hAnsi="Segoe UI" w:cs="Segoe UI"/>
          <w:sz w:val="21"/>
          <w:szCs w:val="21"/>
        </w:rPr>
      </w:pPr>
      <w:r>
        <w:rPr>
          <w:rFonts w:ascii="Segoe UI" w:hAnsi="Segoe UI" w:cs="Segoe UI"/>
          <w:sz w:val="21"/>
          <w:szCs w:val="21"/>
        </w:rPr>
        <w:t>    ManagedBy   = "Terraform"</w:t>
      </w:r>
    </w:p>
    <w:p w:rsidR="005F7522" w:rsidRDefault="005F7522" w:rsidP="005F7522">
      <w:pPr>
        <w:spacing w:line="300" w:lineRule="atLeast"/>
        <w:rPr>
          <w:rFonts w:ascii="Segoe UI" w:hAnsi="Segoe UI" w:cs="Segoe UI"/>
          <w:sz w:val="21"/>
          <w:szCs w:val="21"/>
        </w:rPr>
      </w:pPr>
      <w:r>
        <w:rPr>
          <w:rFonts w:ascii="Segoe UI" w:hAnsi="Segoe UI" w:cs="Segoe UI"/>
          <w:sz w:val="21"/>
          <w:szCs w:val="21"/>
        </w:rPr>
        <w:t>    Component   = "EventBridge"</w:t>
      </w:r>
    </w:p>
    <w:p w:rsidR="005F7522" w:rsidRDefault="005F7522" w:rsidP="005F7522">
      <w:pPr>
        <w:spacing w:line="300" w:lineRule="atLeast"/>
        <w:rPr>
          <w:rFonts w:ascii="Segoe UI" w:hAnsi="Segoe UI" w:cs="Segoe UI"/>
          <w:sz w:val="21"/>
          <w:szCs w:val="21"/>
        </w:rPr>
      </w:pPr>
      <w:r>
        <w:rPr>
          <w:rFonts w:ascii="Segoe UI" w:hAnsi="Segoe UI" w:cs="Segoe UI"/>
          <w:sz w:val="21"/>
          <w:szCs w:val="21"/>
        </w:rPr>
        <w:t>  }</w:t>
      </w:r>
    </w:p>
    <w:p w:rsidR="005F7522" w:rsidRDefault="005F7522" w:rsidP="005F7522">
      <w:pPr>
        <w:spacing w:line="300" w:lineRule="atLeast"/>
        <w:rPr>
          <w:rFonts w:ascii="Segoe UI" w:hAnsi="Segoe UI" w:cs="Segoe UI"/>
          <w:sz w:val="21"/>
          <w:szCs w:val="21"/>
        </w:rPr>
      </w:pPr>
      <w:r>
        <w:rPr>
          <w:rFonts w:ascii="Segoe UI" w:hAnsi="Segoe UI" w:cs="Segoe UI"/>
          <w:sz w:val="21"/>
          <w:szCs w:val="21"/>
        </w:rPr>
        <w:t>}</w:t>
      </w:r>
    </w:p>
    <w:p w:rsidR="005F7522" w:rsidRDefault="005F7522" w:rsidP="005F7522">
      <w:pPr>
        <w:pStyle w:val="NormalWeb"/>
        <w:spacing w:line="300" w:lineRule="atLeast"/>
        <w:rPr>
          <w:rFonts w:ascii="Segoe UI" w:hAnsi="Segoe UI" w:cs="Segoe UI"/>
          <w:sz w:val="21"/>
          <w:szCs w:val="21"/>
        </w:rPr>
      </w:pPr>
      <w:r>
        <w:rPr>
          <w:rFonts w:ascii="Segoe UI" w:hAnsi="Segoe UI" w:cs="Segoe UI"/>
          <w:sz w:val="21"/>
          <w:szCs w:val="21"/>
        </w:rPr>
        <w:t>Save:</w:t>
      </w:r>
    </w:p>
    <w:p w:rsidR="005F7522" w:rsidRDefault="005F7522" w:rsidP="005F7522">
      <w:pPr>
        <w:spacing w:line="300" w:lineRule="atLeast"/>
        <w:rPr>
          <w:rFonts w:ascii="Segoe UI" w:hAnsi="Segoe UI" w:cs="Segoe UI"/>
          <w:sz w:val="21"/>
          <w:szCs w:val="21"/>
        </w:rPr>
      </w:pPr>
      <w:r>
        <w:rPr>
          <w:rFonts w:ascii="Segoe UI" w:hAnsi="Segoe UI" w:cs="Segoe UI"/>
          <w:sz w:val="21"/>
          <w:szCs w:val="21"/>
        </w:rPr>
        <w:t>CTRL + O</w:t>
      </w:r>
    </w:p>
    <w:p w:rsidR="005F7522" w:rsidRDefault="005F7522" w:rsidP="005F7522">
      <w:pPr>
        <w:spacing w:line="300" w:lineRule="atLeast"/>
        <w:rPr>
          <w:rFonts w:ascii="Segoe UI" w:hAnsi="Segoe UI" w:cs="Segoe UI"/>
          <w:sz w:val="21"/>
          <w:szCs w:val="21"/>
        </w:rPr>
      </w:pPr>
      <w:r>
        <w:rPr>
          <w:rFonts w:ascii="Segoe UI" w:hAnsi="Segoe UI" w:cs="Segoe UI"/>
          <w:sz w:val="21"/>
          <w:szCs w:val="21"/>
        </w:rPr>
        <w:t>Enter</w:t>
      </w:r>
    </w:p>
    <w:p w:rsidR="005F7522" w:rsidRDefault="005F7522" w:rsidP="005F7522">
      <w:pPr>
        <w:spacing w:line="300" w:lineRule="atLeast"/>
        <w:rPr>
          <w:rFonts w:ascii="Segoe UI" w:hAnsi="Segoe UI" w:cs="Segoe UI"/>
          <w:sz w:val="21"/>
          <w:szCs w:val="21"/>
        </w:rPr>
      </w:pPr>
      <w:r>
        <w:rPr>
          <w:rFonts w:ascii="Segoe UI" w:hAnsi="Segoe UI" w:cs="Segoe UI"/>
          <w:sz w:val="21"/>
          <w:szCs w:val="21"/>
        </w:rPr>
        <w:lastRenderedPageBreak/>
        <w:t>CTRL + X</w:t>
      </w:r>
    </w:p>
    <w:p w:rsidR="005F7522" w:rsidRDefault="00114F67" w:rsidP="005F7522">
      <w:pPr>
        <w:spacing w:line="300" w:lineRule="atLeast"/>
        <w:rPr>
          <w:rFonts w:ascii="Segoe UI" w:hAnsi="Segoe UI" w:cs="Segoe UI"/>
          <w:sz w:val="21"/>
          <w:szCs w:val="21"/>
        </w:rPr>
      </w:pPr>
      <w:r>
        <w:rPr>
          <w:rFonts w:ascii="Segoe UI" w:hAnsi="Segoe UI" w:cs="Segoe UI"/>
          <w:sz w:val="21"/>
          <w:szCs w:val="21"/>
        </w:rPr>
        <w:pict>
          <v:rect id="_x0000_i1447" style="width:0;height:1.5pt" o:hralign="center" o:hrstd="t" o:hr="t" fillcolor="#a0a0a0" stroked="f"/>
        </w:pict>
      </w:r>
    </w:p>
    <w:p w:rsidR="005F7522" w:rsidRDefault="005F7522" w:rsidP="005F7522">
      <w:pPr>
        <w:pStyle w:val="Heading1"/>
        <w:spacing w:line="300" w:lineRule="atLeast"/>
        <w:rPr>
          <w:rFonts w:ascii="Segoe UI" w:hAnsi="Segoe UI" w:cs="Segoe UI"/>
          <w:sz w:val="48"/>
          <w:szCs w:val="48"/>
        </w:rPr>
      </w:pPr>
      <w:r>
        <w:rPr>
          <w:rFonts w:ascii="Segoe UI" w:hAnsi="Segoe UI" w:cs="Segoe UI"/>
        </w:rPr>
        <w:t>4. Code Ka Meaning</w:t>
      </w:r>
    </w:p>
    <w:p w:rsidR="005F7522" w:rsidRDefault="005F7522" w:rsidP="005F7522">
      <w:pPr>
        <w:pStyle w:val="Heading2"/>
        <w:spacing w:line="300" w:lineRule="atLeast"/>
        <w:rPr>
          <w:rFonts w:ascii="Segoe UI" w:hAnsi="Segoe UI" w:cs="Segoe UI"/>
        </w:rPr>
      </w:pPr>
      <w:r>
        <w:rPr>
          <w:rFonts w:ascii="Segoe UI" w:hAnsi="Segoe UI" w:cs="Segoe UI"/>
        </w:rPr>
        <w:t>Resource</w:t>
      </w:r>
    </w:p>
    <w:p w:rsidR="005F7522" w:rsidRDefault="005F7522" w:rsidP="005F7522">
      <w:pPr>
        <w:pStyle w:val="NormalWeb"/>
        <w:spacing w:line="300" w:lineRule="atLeast"/>
        <w:rPr>
          <w:rFonts w:ascii="Segoe UI" w:hAnsi="Segoe UI" w:cs="Segoe UI"/>
          <w:sz w:val="21"/>
          <w:szCs w:val="21"/>
        </w:rPr>
      </w:pPr>
      <w:r>
        <w:rPr>
          <w:rFonts w:ascii="Segoe UI" w:hAnsi="Segoe UI" w:cs="Segoe UI"/>
          <w:sz w:val="21"/>
          <w:szCs w:val="21"/>
        </w:rPr>
        <w:t>resource "aws_cloudwatch_event_bus" "genai_event_bus"</w:t>
      </w:r>
    </w:p>
    <w:p w:rsidR="005F7522" w:rsidRDefault="005F7522" w:rsidP="005F7522">
      <w:pPr>
        <w:pStyle w:val="NormalWeb"/>
        <w:spacing w:line="300" w:lineRule="atLeast"/>
        <w:rPr>
          <w:rFonts w:ascii="Segoe UI" w:hAnsi="Segoe UI" w:cs="Segoe UI"/>
          <w:sz w:val="21"/>
          <w:szCs w:val="21"/>
        </w:rPr>
      </w:pPr>
      <w:r>
        <w:rPr>
          <w:rFonts w:ascii="Segoe UI" w:hAnsi="Segoe UI" w:cs="Segoe UI"/>
          <w:sz w:val="21"/>
          <w:szCs w:val="21"/>
        </w:rPr>
        <w:t xml:space="preserve">Terraform me EventBridge ka resource name historically </w:t>
      </w:r>
      <w:r>
        <w:rPr>
          <w:rStyle w:val="HTMLCode"/>
          <w:rFonts w:eastAsiaTheme="majorEastAsia"/>
        </w:rPr>
        <w:t>aws_cloudwatch_event_bus</w:t>
      </w:r>
      <w:r>
        <w:rPr>
          <w:rFonts w:ascii="Segoe UI" w:hAnsi="Segoe UI" w:cs="Segoe UI"/>
          <w:sz w:val="21"/>
          <w:szCs w:val="21"/>
        </w:rPr>
        <w:t xml:space="preserve"> hai.</w:t>
      </w:r>
    </w:p>
    <w:p w:rsidR="005F7522" w:rsidRDefault="005F7522" w:rsidP="005F7522">
      <w:pPr>
        <w:pStyle w:val="NormalWeb"/>
        <w:spacing w:line="300" w:lineRule="atLeast"/>
        <w:rPr>
          <w:rFonts w:ascii="Segoe UI" w:hAnsi="Segoe UI" w:cs="Segoe UI"/>
          <w:sz w:val="21"/>
          <w:szCs w:val="21"/>
        </w:rPr>
      </w:pPr>
      <w:r>
        <w:rPr>
          <w:rFonts w:ascii="Segoe UI" w:hAnsi="Segoe UI" w:cs="Segoe UI"/>
          <w:sz w:val="21"/>
          <w:szCs w:val="21"/>
        </w:rPr>
        <w:t xml:space="preserve">Confusing lag sakta hai, but AWS me EventBridge pehle CloudWatch Events ka evolution tha. Isliye Terraform provider me naming abhi bhi </w:t>
      </w:r>
      <w:r>
        <w:rPr>
          <w:rStyle w:val="HTMLCode"/>
          <w:rFonts w:eastAsiaTheme="majorEastAsia"/>
        </w:rPr>
        <w:t>cloudwatch_event_*</w:t>
      </w:r>
      <w:r>
        <w:rPr>
          <w:rFonts w:ascii="Segoe UI" w:hAnsi="Segoe UI" w:cs="Segoe UI"/>
          <w:sz w:val="21"/>
          <w:szCs w:val="21"/>
        </w:rPr>
        <w:t xml:space="preserve"> type hoti hai.</w:t>
      </w:r>
    </w:p>
    <w:p w:rsidR="005F7522" w:rsidRDefault="005F7522" w:rsidP="005F7522">
      <w:pPr>
        <w:pStyle w:val="Heading2"/>
        <w:spacing w:line="300" w:lineRule="atLeast"/>
        <w:rPr>
          <w:rFonts w:ascii="Segoe UI" w:hAnsi="Segoe UI" w:cs="Segoe UI"/>
        </w:rPr>
      </w:pPr>
      <w:r>
        <w:rPr>
          <w:rFonts w:ascii="Segoe UI" w:hAnsi="Segoe UI" w:cs="Segoe UI"/>
        </w:rPr>
        <w:t>name</w:t>
      </w:r>
    </w:p>
    <w:p w:rsidR="005F7522" w:rsidRDefault="005F7522" w:rsidP="005F7522">
      <w:pPr>
        <w:pStyle w:val="NormalWeb"/>
        <w:spacing w:line="300" w:lineRule="atLeast"/>
        <w:rPr>
          <w:rFonts w:ascii="Segoe UI" w:hAnsi="Segoe UI" w:cs="Segoe UI"/>
          <w:sz w:val="21"/>
          <w:szCs w:val="21"/>
        </w:rPr>
      </w:pPr>
      <w:r>
        <w:rPr>
          <w:rFonts w:ascii="Segoe UI" w:hAnsi="Segoe UI" w:cs="Segoe UI"/>
          <w:sz w:val="21"/>
          <w:szCs w:val="21"/>
        </w:rPr>
        <w:t>name = "${var.project_name}-event-bus"</w:t>
      </w:r>
    </w:p>
    <w:p w:rsidR="005F7522" w:rsidRDefault="005F7522" w:rsidP="005F7522">
      <w:pPr>
        <w:pStyle w:val="NormalWeb"/>
        <w:spacing w:line="300" w:lineRule="atLeast"/>
        <w:rPr>
          <w:rFonts w:ascii="Segoe UI" w:hAnsi="Segoe UI" w:cs="Segoe UI"/>
          <w:sz w:val="21"/>
          <w:szCs w:val="21"/>
        </w:rPr>
      </w:pPr>
      <w:r>
        <w:rPr>
          <w:rFonts w:ascii="Segoe UI" w:hAnsi="Segoe UI" w:cs="Segoe UI"/>
          <w:sz w:val="21"/>
          <w:szCs w:val="21"/>
        </w:rPr>
        <w:t xml:space="preserve">Agar </w:t>
      </w:r>
      <w:r>
        <w:rPr>
          <w:rStyle w:val="HTMLCode"/>
          <w:rFonts w:eastAsiaTheme="majorEastAsia"/>
        </w:rPr>
        <w:t>project_name</w:t>
      </w:r>
      <w:r>
        <w:rPr>
          <w:rFonts w:ascii="Segoe UI" w:hAnsi="Segoe UI" w:cs="Segoe UI"/>
          <w:sz w:val="21"/>
          <w:szCs w:val="21"/>
        </w:rPr>
        <w:t xml:space="preserve"> hai:</w:t>
      </w:r>
    </w:p>
    <w:p w:rsidR="005F7522" w:rsidRDefault="005F7522" w:rsidP="005F7522">
      <w:pPr>
        <w:pStyle w:val="NormalWeb"/>
        <w:spacing w:line="300" w:lineRule="atLeast"/>
        <w:rPr>
          <w:rFonts w:ascii="Segoe UI" w:hAnsi="Segoe UI" w:cs="Segoe UI"/>
          <w:sz w:val="21"/>
          <w:szCs w:val="21"/>
        </w:rPr>
      </w:pPr>
      <w:r>
        <w:rPr>
          <w:rFonts w:ascii="Segoe UI" w:hAnsi="Segoe UI" w:cs="Segoe UI"/>
          <w:sz w:val="21"/>
          <w:szCs w:val="21"/>
        </w:rPr>
        <w:t>enterprise-genai</w:t>
      </w:r>
    </w:p>
    <w:p w:rsidR="005F7522" w:rsidRDefault="005F7522" w:rsidP="005F7522">
      <w:pPr>
        <w:pStyle w:val="NormalWeb"/>
        <w:spacing w:line="300" w:lineRule="atLeast"/>
        <w:rPr>
          <w:rFonts w:ascii="Segoe UI" w:hAnsi="Segoe UI" w:cs="Segoe UI"/>
          <w:sz w:val="21"/>
          <w:szCs w:val="21"/>
        </w:rPr>
      </w:pPr>
      <w:r>
        <w:rPr>
          <w:rFonts w:ascii="Segoe UI" w:hAnsi="Segoe UI" w:cs="Segoe UI"/>
          <w:sz w:val="21"/>
          <w:szCs w:val="21"/>
        </w:rPr>
        <w:t>To bus name banega:</w:t>
      </w:r>
    </w:p>
    <w:p w:rsidR="005F7522" w:rsidRDefault="005F7522" w:rsidP="005F7522">
      <w:pPr>
        <w:pStyle w:val="NormalWeb"/>
        <w:spacing w:line="300" w:lineRule="atLeast"/>
        <w:rPr>
          <w:rFonts w:ascii="Segoe UI" w:hAnsi="Segoe UI" w:cs="Segoe UI"/>
          <w:sz w:val="21"/>
          <w:szCs w:val="21"/>
        </w:rPr>
      </w:pPr>
      <w:r>
        <w:rPr>
          <w:rFonts w:ascii="Segoe UI" w:hAnsi="Segoe UI" w:cs="Segoe UI"/>
          <w:sz w:val="21"/>
          <w:szCs w:val="21"/>
        </w:rPr>
        <w:t>enterprise-genai-event-bus</w:t>
      </w:r>
    </w:p>
    <w:p w:rsidR="005F7522" w:rsidRDefault="005F7522" w:rsidP="005F7522">
      <w:pPr>
        <w:pStyle w:val="Heading2"/>
        <w:spacing w:line="300" w:lineRule="atLeast"/>
        <w:rPr>
          <w:rFonts w:ascii="Segoe UI" w:hAnsi="Segoe UI" w:cs="Segoe UI"/>
        </w:rPr>
      </w:pPr>
      <w:r>
        <w:rPr>
          <w:rFonts w:ascii="Segoe UI" w:hAnsi="Segoe UI" w:cs="Segoe UI"/>
        </w:rPr>
        <w:t>tags</w:t>
      </w:r>
    </w:p>
    <w:p w:rsidR="005F7522" w:rsidRDefault="005F7522" w:rsidP="005F7522">
      <w:pPr>
        <w:spacing w:line="300" w:lineRule="atLeast"/>
        <w:rPr>
          <w:rFonts w:ascii="Segoe UI" w:hAnsi="Segoe UI" w:cs="Segoe UI"/>
          <w:sz w:val="21"/>
          <w:szCs w:val="21"/>
        </w:rPr>
      </w:pPr>
      <w:r>
        <w:rPr>
          <w:rFonts w:ascii="Segoe UI" w:hAnsi="Segoe UI" w:cs="Segoe UI"/>
          <w:sz w:val="21"/>
          <w:szCs w:val="21"/>
        </w:rPr>
        <w:t>tags = {</w:t>
      </w:r>
    </w:p>
    <w:p w:rsidR="005F7522" w:rsidRDefault="005F7522" w:rsidP="005F7522">
      <w:pPr>
        <w:spacing w:line="300" w:lineRule="atLeast"/>
        <w:rPr>
          <w:rFonts w:ascii="Segoe UI" w:hAnsi="Segoe UI" w:cs="Segoe UI"/>
          <w:sz w:val="21"/>
          <w:szCs w:val="21"/>
        </w:rPr>
      </w:pPr>
      <w:r>
        <w:rPr>
          <w:rFonts w:ascii="Segoe UI" w:hAnsi="Segoe UI" w:cs="Segoe UI"/>
          <w:sz w:val="21"/>
          <w:szCs w:val="21"/>
        </w:rPr>
        <w:t>  Project     = var.project_name</w:t>
      </w:r>
    </w:p>
    <w:p w:rsidR="005F7522" w:rsidRDefault="005F7522" w:rsidP="005F7522">
      <w:pPr>
        <w:spacing w:line="300" w:lineRule="atLeast"/>
        <w:rPr>
          <w:rFonts w:ascii="Segoe UI" w:hAnsi="Segoe UI" w:cs="Segoe UI"/>
          <w:sz w:val="21"/>
          <w:szCs w:val="21"/>
        </w:rPr>
      </w:pPr>
      <w:r>
        <w:rPr>
          <w:rFonts w:ascii="Segoe UI" w:hAnsi="Segoe UI" w:cs="Segoe UI"/>
          <w:sz w:val="21"/>
          <w:szCs w:val="21"/>
        </w:rPr>
        <w:t>  Environment = var.environment</w:t>
      </w:r>
    </w:p>
    <w:p w:rsidR="005F7522" w:rsidRDefault="005F7522" w:rsidP="005F7522">
      <w:pPr>
        <w:spacing w:line="300" w:lineRule="atLeast"/>
        <w:rPr>
          <w:rFonts w:ascii="Segoe UI" w:hAnsi="Segoe UI" w:cs="Segoe UI"/>
          <w:sz w:val="21"/>
          <w:szCs w:val="21"/>
        </w:rPr>
      </w:pPr>
      <w:r>
        <w:rPr>
          <w:rFonts w:ascii="Segoe UI" w:hAnsi="Segoe UI" w:cs="Segoe UI"/>
          <w:sz w:val="21"/>
          <w:szCs w:val="21"/>
        </w:rPr>
        <w:t>  ManagedBy   = "Terraform"</w:t>
      </w:r>
    </w:p>
    <w:p w:rsidR="005F7522" w:rsidRDefault="005F7522" w:rsidP="005F7522">
      <w:pPr>
        <w:spacing w:line="300" w:lineRule="atLeast"/>
        <w:rPr>
          <w:rFonts w:ascii="Segoe UI" w:hAnsi="Segoe UI" w:cs="Segoe UI"/>
          <w:sz w:val="21"/>
          <w:szCs w:val="21"/>
        </w:rPr>
      </w:pPr>
      <w:r>
        <w:rPr>
          <w:rFonts w:ascii="Segoe UI" w:hAnsi="Segoe UI" w:cs="Segoe UI"/>
          <w:sz w:val="21"/>
          <w:szCs w:val="21"/>
        </w:rPr>
        <w:t>  Component   = "EventBridge"</w:t>
      </w:r>
    </w:p>
    <w:p w:rsidR="005F7522" w:rsidRDefault="005F7522" w:rsidP="005F7522">
      <w:pPr>
        <w:spacing w:line="300" w:lineRule="atLeast"/>
        <w:rPr>
          <w:rFonts w:ascii="Segoe UI" w:hAnsi="Segoe UI" w:cs="Segoe UI"/>
          <w:sz w:val="21"/>
          <w:szCs w:val="21"/>
        </w:rPr>
      </w:pPr>
      <w:r>
        <w:rPr>
          <w:rFonts w:ascii="Segoe UI" w:hAnsi="Segoe UI" w:cs="Segoe UI"/>
          <w:sz w:val="21"/>
          <w:szCs w:val="21"/>
        </w:rPr>
        <w:t>}</w:t>
      </w:r>
    </w:p>
    <w:p w:rsidR="005F7522" w:rsidRDefault="005F7522" w:rsidP="005F7522">
      <w:pPr>
        <w:pStyle w:val="NormalWeb"/>
        <w:spacing w:line="300" w:lineRule="atLeast"/>
        <w:rPr>
          <w:rFonts w:ascii="Segoe UI" w:hAnsi="Segoe UI" w:cs="Segoe UI"/>
          <w:sz w:val="21"/>
          <w:szCs w:val="21"/>
        </w:rPr>
      </w:pPr>
      <w:r>
        <w:rPr>
          <w:rFonts w:ascii="Segoe UI" w:hAnsi="Segoe UI" w:cs="Segoe UI"/>
          <w:sz w:val="21"/>
          <w:szCs w:val="21"/>
        </w:rPr>
        <w:t>Tags ka use hota hai:</w:t>
      </w:r>
    </w:p>
    <w:p w:rsidR="005F7522" w:rsidRDefault="005F7522" w:rsidP="005F7522">
      <w:pPr>
        <w:spacing w:line="300" w:lineRule="atLeast"/>
        <w:rPr>
          <w:rFonts w:ascii="Segoe UI" w:hAnsi="Segoe UI" w:cs="Segoe UI"/>
          <w:sz w:val="21"/>
          <w:szCs w:val="21"/>
        </w:rPr>
      </w:pPr>
      <w:r>
        <w:rPr>
          <w:rFonts w:ascii="Segoe UI" w:hAnsi="Segoe UI" w:cs="Segoe UI"/>
          <w:sz w:val="21"/>
          <w:szCs w:val="21"/>
        </w:rPr>
        <w:t>Cost tracking</w:t>
      </w:r>
    </w:p>
    <w:p w:rsidR="005F7522" w:rsidRDefault="005F7522" w:rsidP="005F7522">
      <w:pPr>
        <w:spacing w:line="300" w:lineRule="atLeast"/>
        <w:rPr>
          <w:rFonts w:ascii="Segoe UI" w:hAnsi="Segoe UI" w:cs="Segoe UI"/>
          <w:sz w:val="21"/>
          <w:szCs w:val="21"/>
        </w:rPr>
      </w:pPr>
      <w:r>
        <w:rPr>
          <w:rFonts w:ascii="Segoe UI" w:hAnsi="Segoe UI" w:cs="Segoe UI"/>
          <w:sz w:val="21"/>
          <w:szCs w:val="21"/>
        </w:rPr>
        <w:t>Ownership</w:t>
      </w:r>
    </w:p>
    <w:p w:rsidR="005F7522" w:rsidRDefault="005F7522" w:rsidP="005F7522">
      <w:pPr>
        <w:spacing w:line="300" w:lineRule="atLeast"/>
        <w:rPr>
          <w:rFonts w:ascii="Segoe UI" w:hAnsi="Segoe UI" w:cs="Segoe UI"/>
          <w:sz w:val="21"/>
          <w:szCs w:val="21"/>
        </w:rPr>
      </w:pPr>
      <w:r>
        <w:rPr>
          <w:rFonts w:ascii="Segoe UI" w:hAnsi="Segoe UI" w:cs="Segoe UI"/>
          <w:sz w:val="21"/>
          <w:szCs w:val="21"/>
        </w:rPr>
        <w:t>Environment separation</w:t>
      </w:r>
    </w:p>
    <w:p w:rsidR="005F7522" w:rsidRDefault="005F7522" w:rsidP="005F7522">
      <w:pPr>
        <w:spacing w:line="300" w:lineRule="atLeast"/>
        <w:rPr>
          <w:rFonts w:ascii="Segoe UI" w:hAnsi="Segoe UI" w:cs="Segoe UI"/>
          <w:sz w:val="21"/>
          <w:szCs w:val="21"/>
        </w:rPr>
      </w:pPr>
      <w:r>
        <w:rPr>
          <w:rFonts w:ascii="Segoe UI" w:hAnsi="Segoe UI" w:cs="Segoe UI"/>
          <w:sz w:val="21"/>
          <w:szCs w:val="21"/>
        </w:rPr>
        <w:t>Governance</w:t>
      </w:r>
    </w:p>
    <w:p w:rsidR="005F7522" w:rsidRDefault="005F7522" w:rsidP="005F7522">
      <w:pPr>
        <w:spacing w:line="300" w:lineRule="atLeast"/>
        <w:rPr>
          <w:rFonts w:ascii="Segoe UI" w:hAnsi="Segoe UI" w:cs="Segoe UI"/>
          <w:sz w:val="21"/>
          <w:szCs w:val="21"/>
        </w:rPr>
      </w:pPr>
      <w:r>
        <w:rPr>
          <w:rFonts w:ascii="Segoe UI" w:hAnsi="Segoe UI" w:cs="Segoe UI"/>
          <w:sz w:val="21"/>
          <w:szCs w:val="21"/>
        </w:rPr>
        <w:t>Automation</w:t>
      </w:r>
    </w:p>
    <w:p w:rsidR="005F7522" w:rsidRDefault="005F7522" w:rsidP="005F7522">
      <w:pPr>
        <w:pStyle w:val="NormalWeb"/>
        <w:spacing w:line="300" w:lineRule="atLeast"/>
        <w:rPr>
          <w:rFonts w:ascii="Segoe UI" w:hAnsi="Segoe UI" w:cs="Segoe UI"/>
          <w:sz w:val="21"/>
          <w:szCs w:val="21"/>
        </w:rPr>
      </w:pPr>
      <w:r>
        <w:rPr>
          <w:rFonts w:ascii="Segoe UI" w:hAnsi="Segoe UI" w:cs="Segoe UI"/>
          <w:sz w:val="21"/>
          <w:szCs w:val="21"/>
        </w:rPr>
        <w:t>Interview answer:</w:t>
      </w:r>
    </w:p>
    <w:p w:rsidR="005F7522" w:rsidRDefault="005F7522" w:rsidP="005F7522">
      <w:pPr>
        <w:pStyle w:val="NormalWeb"/>
        <w:spacing w:line="300" w:lineRule="atLeast"/>
        <w:rPr>
          <w:rFonts w:ascii="Segoe UI" w:hAnsi="Segoe UI" w:cs="Segoe UI"/>
          <w:sz w:val="21"/>
          <w:szCs w:val="21"/>
        </w:rPr>
      </w:pPr>
      <w:r>
        <w:rPr>
          <w:rFonts w:ascii="Segoe UI" w:hAnsi="Segoe UI" w:cs="Segoe UI"/>
          <w:sz w:val="21"/>
          <w:szCs w:val="21"/>
        </w:rPr>
        <w:lastRenderedPageBreak/>
        <w:t>“I used tags on EventBridge resources for ownership, cost allocation, environment tracking, and operational governance.”</w:t>
      </w:r>
    </w:p>
    <w:p w:rsidR="005F7522" w:rsidRDefault="00114F67" w:rsidP="005F7522">
      <w:pPr>
        <w:spacing w:line="300" w:lineRule="atLeast"/>
        <w:rPr>
          <w:rFonts w:ascii="Segoe UI" w:hAnsi="Segoe UI" w:cs="Segoe UI"/>
          <w:sz w:val="21"/>
          <w:szCs w:val="21"/>
        </w:rPr>
      </w:pPr>
      <w:r>
        <w:rPr>
          <w:rFonts w:ascii="Segoe UI" w:hAnsi="Segoe UI" w:cs="Segoe UI"/>
          <w:sz w:val="21"/>
          <w:szCs w:val="21"/>
        </w:rPr>
        <w:pict>
          <v:rect id="_x0000_i1448" style="width:0;height:1.5pt" o:hralign="center" o:hrstd="t" o:hr="t" fillcolor="#a0a0a0" stroked="f"/>
        </w:pict>
      </w:r>
    </w:p>
    <w:p w:rsidR="005F7522" w:rsidRDefault="005F7522" w:rsidP="005F7522">
      <w:pPr>
        <w:pStyle w:val="Heading1"/>
        <w:spacing w:line="300" w:lineRule="atLeast"/>
        <w:rPr>
          <w:rFonts w:ascii="Segoe UI" w:hAnsi="Segoe UI" w:cs="Segoe UI"/>
          <w:sz w:val="48"/>
          <w:szCs w:val="48"/>
        </w:rPr>
      </w:pPr>
      <w:r>
        <w:rPr>
          <w:rFonts w:ascii="Segoe UI" w:hAnsi="Segoe UI" w:cs="Segoe UI"/>
        </w:rPr>
        <w:t>5. Ab Commands Run Karo</w:t>
      </w:r>
    </w:p>
    <w:p w:rsidR="005F7522" w:rsidRDefault="005F7522" w:rsidP="005F7522">
      <w:pPr>
        <w:pStyle w:val="NormalWeb"/>
        <w:spacing w:line="300" w:lineRule="atLeast"/>
        <w:rPr>
          <w:rFonts w:ascii="Segoe UI" w:hAnsi="Segoe UI" w:cs="Segoe UI"/>
          <w:sz w:val="21"/>
          <w:szCs w:val="21"/>
        </w:rPr>
      </w:pPr>
      <w:r>
        <w:rPr>
          <w:rFonts w:ascii="Segoe UI" w:hAnsi="Segoe UI" w:cs="Segoe UI"/>
          <w:sz w:val="21"/>
          <w:szCs w:val="21"/>
        </w:rPr>
        <w:t>Pehle formatting:</w:t>
      </w:r>
    </w:p>
    <w:p w:rsidR="005F7522" w:rsidRDefault="005F7522" w:rsidP="005F7522">
      <w:pPr>
        <w:pStyle w:val="NormalWeb"/>
        <w:spacing w:line="300" w:lineRule="atLeast"/>
        <w:rPr>
          <w:rFonts w:ascii="Segoe UI" w:hAnsi="Segoe UI" w:cs="Segoe UI"/>
          <w:sz w:val="21"/>
          <w:szCs w:val="21"/>
        </w:rPr>
      </w:pPr>
      <w:r>
        <w:rPr>
          <w:rFonts w:ascii="Segoe UI" w:hAnsi="Segoe UI" w:cs="Segoe UI"/>
          <w:sz w:val="21"/>
          <w:szCs w:val="21"/>
        </w:rPr>
        <w:t>terraform fmt</w:t>
      </w:r>
    </w:p>
    <w:p w:rsidR="005F7522" w:rsidRDefault="005F7522" w:rsidP="005F7522">
      <w:pPr>
        <w:pStyle w:val="NormalWeb"/>
        <w:spacing w:line="300" w:lineRule="atLeast"/>
        <w:rPr>
          <w:rFonts w:ascii="Segoe UI" w:hAnsi="Segoe UI" w:cs="Segoe UI"/>
          <w:sz w:val="21"/>
          <w:szCs w:val="21"/>
        </w:rPr>
      </w:pPr>
      <w:r>
        <w:rPr>
          <w:rFonts w:ascii="Segoe UI" w:hAnsi="Segoe UI" w:cs="Segoe UI"/>
          <w:sz w:val="21"/>
          <w:szCs w:val="21"/>
        </w:rPr>
        <w:t>Validate:</w:t>
      </w:r>
    </w:p>
    <w:p w:rsidR="005F7522" w:rsidRDefault="005F7522" w:rsidP="005F7522">
      <w:pPr>
        <w:pStyle w:val="NormalWeb"/>
        <w:spacing w:line="300" w:lineRule="atLeast"/>
        <w:rPr>
          <w:rFonts w:ascii="Segoe UI" w:hAnsi="Segoe UI" w:cs="Segoe UI"/>
          <w:sz w:val="21"/>
          <w:szCs w:val="21"/>
        </w:rPr>
      </w:pPr>
      <w:r>
        <w:rPr>
          <w:rFonts w:ascii="Segoe UI" w:hAnsi="Segoe UI" w:cs="Segoe UI"/>
          <w:sz w:val="21"/>
          <w:szCs w:val="21"/>
        </w:rPr>
        <w:t>terraform validate</w:t>
      </w:r>
    </w:p>
    <w:p w:rsidR="005F7522" w:rsidRDefault="005F7522" w:rsidP="005F7522">
      <w:pPr>
        <w:pStyle w:val="NormalWeb"/>
        <w:spacing w:line="300" w:lineRule="atLeast"/>
        <w:rPr>
          <w:rFonts w:ascii="Segoe UI" w:hAnsi="Segoe UI" w:cs="Segoe UI"/>
          <w:sz w:val="21"/>
          <w:szCs w:val="21"/>
        </w:rPr>
      </w:pPr>
      <w:r>
        <w:rPr>
          <w:rFonts w:ascii="Segoe UI" w:hAnsi="Segoe UI" w:cs="Segoe UI"/>
          <w:sz w:val="21"/>
          <w:szCs w:val="21"/>
        </w:rPr>
        <w:t>Plan:</w:t>
      </w:r>
    </w:p>
    <w:p w:rsidR="005F7522" w:rsidRDefault="005F7522" w:rsidP="005F7522">
      <w:pPr>
        <w:pStyle w:val="NormalWeb"/>
        <w:spacing w:line="300" w:lineRule="atLeast"/>
        <w:rPr>
          <w:rFonts w:ascii="Segoe UI" w:hAnsi="Segoe UI" w:cs="Segoe UI"/>
          <w:sz w:val="21"/>
          <w:szCs w:val="21"/>
        </w:rPr>
      </w:pPr>
      <w:r>
        <w:rPr>
          <w:rFonts w:ascii="Segoe UI" w:hAnsi="Segoe UI" w:cs="Segoe UI"/>
          <w:sz w:val="21"/>
          <w:szCs w:val="21"/>
        </w:rPr>
        <w:t>terraform plan</w:t>
      </w:r>
    </w:p>
    <w:p w:rsidR="005F7522" w:rsidRDefault="005F7522" w:rsidP="005F7522">
      <w:pPr>
        <w:pStyle w:val="NormalWeb"/>
        <w:spacing w:line="300" w:lineRule="atLeast"/>
        <w:rPr>
          <w:rFonts w:ascii="Segoe UI" w:hAnsi="Segoe UI" w:cs="Segoe UI"/>
          <w:sz w:val="21"/>
          <w:szCs w:val="21"/>
        </w:rPr>
      </w:pPr>
      <w:r>
        <w:rPr>
          <w:rFonts w:ascii="Segoe UI" w:hAnsi="Segoe UI" w:cs="Segoe UI"/>
          <w:sz w:val="21"/>
          <w:szCs w:val="21"/>
        </w:rPr>
        <w:t>Agar plan me ye dikhe:</w:t>
      </w:r>
    </w:p>
    <w:p w:rsidR="005F7522" w:rsidRDefault="005F7522" w:rsidP="005F7522">
      <w:pPr>
        <w:pStyle w:val="NormalWeb"/>
        <w:spacing w:line="300" w:lineRule="atLeast"/>
        <w:rPr>
          <w:rFonts w:ascii="Segoe UI" w:hAnsi="Segoe UI" w:cs="Segoe UI"/>
          <w:sz w:val="21"/>
          <w:szCs w:val="21"/>
        </w:rPr>
      </w:pPr>
      <w:r>
        <w:rPr>
          <w:rFonts w:ascii="Segoe UI" w:hAnsi="Segoe UI" w:cs="Segoe UI"/>
          <w:sz w:val="21"/>
          <w:szCs w:val="21"/>
        </w:rPr>
        <w:t>Plan: 1 to add, 0 to change, 0 to destroy.</w:t>
      </w:r>
    </w:p>
    <w:p w:rsidR="005F7522" w:rsidRDefault="005F7522" w:rsidP="005F7522">
      <w:pPr>
        <w:pStyle w:val="NormalWeb"/>
        <w:spacing w:line="300" w:lineRule="atLeast"/>
        <w:rPr>
          <w:rFonts w:ascii="Segoe UI" w:hAnsi="Segoe UI" w:cs="Segoe UI"/>
          <w:sz w:val="21"/>
          <w:szCs w:val="21"/>
        </w:rPr>
      </w:pPr>
      <w:r>
        <w:rPr>
          <w:rFonts w:ascii="Segoe UI" w:hAnsi="Segoe UI" w:cs="Segoe UI"/>
          <w:sz w:val="21"/>
          <w:szCs w:val="21"/>
        </w:rPr>
        <w:t>To apply karo:</w:t>
      </w:r>
    </w:p>
    <w:p w:rsidR="005F7522" w:rsidRDefault="005F7522" w:rsidP="005F7522">
      <w:pPr>
        <w:pStyle w:val="NormalWeb"/>
        <w:spacing w:line="300" w:lineRule="atLeast"/>
        <w:rPr>
          <w:rFonts w:ascii="Segoe UI" w:hAnsi="Segoe UI" w:cs="Segoe UI"/>
          <w:sz w:val="21"/>
          <w:szCs w:val="21"/>
        </w:rPr>
      </w:pPr>
      <w:r>
        <w:rPr>
          <w:rFonts w:ascii="Segoe UI" w:hAnsi="Segoe UI" w:cs="Segoe UI"/>
          <w:sz w:val="21"/>
          <w:szCs w:val="21"/>
        </w:rPr>
        <w:t>terraform apply</w:t>
      </w:r>
    </w:p>
    <w:p w:rsidR="005F7522" w:rsidRDefault="005F7522" w:rsidP="005F7522">
      <w:pPr>
        <w:pStyle w:val="NormalWeb"/>
        <w:spacing w:line="300" w:lineRule="atLeast"/>
        <w:rPr>
          <w:rFonts w:ascii="Segoe UI" w:hAnsi="Segoe UI" w:cs="Segoe UI"/>
          <w:sz w:val="21"/>
          <w:szCs w:val="21"/>
        </w:rPr>
      </w:pPr>
      <w:r>
        <w:rPr>
          <w:rFonts w:ascii="Segoe UI" w:hAnsi="Segoe UI" w:cs="Segoe UI"/>
          <w:sz w:val="21"/>
          <w:szCs w:val="21"/>
        </w:rPr>
        <w:t>Prompt aaye:</w:t>
      </w:r>
    </w:p>
    <w:p w:rsidR="005F7522" w:rsidRDefault="005F7522" w:rsidP="005F7522">
      <w:pPr>
        <w:pStyle w:val="NormalWeb"/>
        <w:spacing w:line="300" w:lineRule="atLeast"/>
        <w:rPr>
          <w:rFonts w:ascii="Segoe UI" w:hAnsi="Segoe UI" w:cs="Segoe UI"/>
          <w:sz w:val="21"/>
          <w:szCs w:val="21"/>
        </w:rPr>
      </w:pPr>
      <w:r>
        <w:rPr>
          <w:rFonts w:ascii="Segoe UI" w:hAnsi="Segoe UI" w:cs="Segoe UI"/>
          <w:sz w:val="21"/>
          <w:szCs w:val="21"/>
        </w:rPr>
        <w:t>Do you want to perform these actions?</w:t>
      </w:r>
    </w:p>
    <w:p w:rsidR="005F7522" w:rsidRDefault="005F7522" w:rsidP="005F7522">
      <w:pPr>
        <w:pStyle w:val="NormalWeb"/>
        <w:spacing w:line="300" w:lineRule="atLeast"/>
        <w:rPr>
          <w:rFonts w:ascii="Segoe UI" w:hAnsi="Segoe UI" w:cs="Segoe UI"/>
          <w:sz w:val="21"/>
          <w:szCs w:val="21"/>
        </w:rPr>
      </w:pPr>
      <w:r>
        <w:rPr>
          <w:rFonts w:ascii="Segoe UI" w:hAnsi="Segoe UI" w:cs="Segoe UI"/>
          <w:sz w:val="21"/>
          <w:szCs w:val="21"/>
        </w:rPr>
        <w:t>Type karo:</w:t>
      </w:r>
    </w:p>
    <w:p w:rsidR="005F7522" w:rsidRDefault="005F7522" w:rsidP="005F7522">
      <w:pPr>
        <w:pStyle w:val="NormalWeb"/>
        <w:spacing w:line="300" w:lineRule="atLeast"/>
        <w:rPr>
          <w:rFonts w:ascii="Segoe UI" w:hAnsi="Segoe UI" w:cs="Segoe UI"/>
          <w:sz w:val="21"/>
          <w:szCs w:val="21"/>
        </w:rPr>
      </w:pPr>
      <w:r>
        <w:rPr>
          <w:rFonts w:ascii="Segoe UI" w:hAnsi="Segoe UI" w:cs="Segoe UI"/>
          <w:sz w:val="21"/>
          <w:szCs w:val="21"/>
        </w:rPr>
        <w:t>yes</w:t>
      </w:r>
    </w:p>
    <w:p w:rsidR="005F7522" w:rsidRDefault="00114F67" w:rsidP="005F7522">
      <w:pPr>
        <w:spacing w:line="300" w:lineRule="atLeast"/>
        <w:rPr>
          <w:rFonts w:ascii="Segoe UI" w:hAnsi="Segoe UI" w:cs="Segoe UI"/>
          <w:sz w:val="21"/>
          <w:szCs w:val="21"/>
        </w:rPr>
      </w:pPr>
      <w:r>
        <w:rPr>
          <w:rFonts w:ascii="Segoe UI" w:hAnsi="Segoe UI" w:cs="Segoe UI"/>
          <w:sz w:val="21"/>
          <w:szCs w:val="21"/>
        </w:rPr>
        <w:pict>
          <v:rect id="_x0000_i1449" style="width:0;height:1.5pt" o:hralign="center" o:hrstd="t" o:hr="t" fillcolor="#a0a0a0" stroked="f"/>
        </w:pict>
      </w:r>
    </w:p>
    <w:p w:rsidR="005F7522" w:rsidRDefault="005F7522" w:rsidP="005F7522">
      <w:pPr>
        <w:pStyle w:val="Heading1"/>
        <w:spacing w:line="300" w:lineRule="atLeast"/>
        <w:rPr>
          <w:rFonts w:ascii="Segoe UI" w:hAnsi="Segoe UI" w:cs="Segoe UI"/>
          <w:sz w:val="48"/>
          <w:szCs w:val="48"/>
        </w:rPr>
      </w:pPr>
      <w:r>
        <w:rPr>
          <w:rFonts w:ascii="Segoe UI" w:hAnsi="Segoe UI" w:cs="Segoe UI"/>
        </w:rPr>
        <w:t>6. Expected Output</w:t>
      </w:r>
    </w:p>
    <w:p w:rsidR="005F7522" w:rsidRDefault="005F7522" w:rsidP="005F7522">
      <w:pPr>
        <w:pStyle w:val="NormalWeb"/>
        <w:spacing w:line="300" w:lineRule="atLeast"/>
        <w:rPr>
          <w:rFonts w:ascii="Segoe UI" w:hAnsi="Segoe UI" w:cs="Segoe UI"/>
          <w:sz w:val="21"/>
          <w:szCs w:val="21"/>
        </w:rPr>
      </w:pPr>
      <w:r>
        <w:rPr>
          <w:rFonts w:ascii="Segoe UI" w:hAnsi="Segoe UI" w:cs="Segoe UI"/>
          <w:sz w:val="21"/>
          <w:szCs w:val="21"/>
        </w:rPr>
        <w:t>Apply ke baad output me kuch aisa aayega:</w:t>
      </w:r>
    </w:p>
    <w:p w:rsidR="005F7522" w:rsidRDefault="005F7522" w:rsidP="005F7522">
      <w:pPr>
        <w:pStyle w:val="NormalWeb"/>
        <w:spacing w:line="300" w:lineRule="atLeast"/>
        <w:rPr>
          <w:rFonts w:ascii="Segoe UI" w:hAnsi="Segoe UI" w:cs="Segoe UI"/>
          <w:sz w:val="21"/>
          <w:szCs w:val="21"/>
        </w:rPr>
      </w:pPr>
      <w:r>
        <w:rPr>
          <w:rFonts w:ascii="Segoe UI" w:hAnsi="Segoe UI" w:cs="Segoe UI"/>
          <w:sz w:val="21"/>
          <w:szCs w:val="21"/>
        </w:rPr>
        <w:t>Apply complete! Resources: 1 added, 0 changed, 0 destroyed.</w:t>
      </w:r>
    </w:p>
    <w:p w:rsidR="005F7522" w:rsidRDefault="00114F67" w:rsidP="005F7522">
      <w:pPr>
        <w:spacing w:line="300" w:lineRule="atLeast"/>
        <w:rPr>
          <w:rFonts w:ascii="Segoe UI" w:hAnsi="Segoe UI" w:cs="Segoe UI"/>
          <w:sz w:val="21"/>
          <w:szCs w:val="21"/>
        </w:rPr>
      </w:pPr>
      <w:r>
        <w:rPr>
          <w:rFonts w:ascii="Segoe UI" w:hAnsi="Segoe UI" w:cs="Segoe UI"/>
          <w:sz w:val="21"/>
          <w:szCs w:val="21"/>
        </w:rPr>
        <w:pict>
          <v:rect id="_x0000_i1450" style="width:0;height:1.5pt" o:hralign="center" o:hrstd="t" o:hr="t" fillcolor="#a0a0a0" stroked="f"/>
        </w:pict>
      </w:r>
    </w:p>
    <w:p w:rsidR="005F7522" w:rsidRDefault="005F7522" w:rsidP="005F7522">
      <w:pPr>
        <w:pStyle w:val="Heading1"/>
        <w:spacing w:line="300" w:lineRule="atLeast"/>
        <w:rPr>
          <w:rFonts w:ascii="Segoe UI" w:hAnsi="Segoe UI" w:cs="Segoe UI"/>
          <w:sz w:val="48"/>
          <w:szCs w:val="48"/>
        </w:rPr>
      </w:pPr>
      <w:r>
        <w:rPr>
          <w:rFonts w:ascii="Segoe UI" w:hAnsi="Segoe UI" w:cs="Segoe UI"/>
        </w:rPr>
        <w:t>7. Console Verification</w:t>
      </w:r>
    </w:p>
    <w:p w:rsidR="005F7522" w:rsidRDefault="005F7522" w:rsidP="005F7522">
      <w:pPr>
        <w:pStyle w:val="NormalWeb"/>
        <w:spacing w:line="300" w:lineRule="atLeast"/>
        <w:rPr>
          <w:rFonts w:ascii="Segoe UI" w:hAnsi="Segoe UI" w:cs="Segoe UI"/>
          <w:sz w:val="21"/>
          <w:szCs w:val="21"/>
        </w:rPr>
      </w:pPr>
      <w:r>
        <w:rPr>
          <w:rFonts w:ascii="Segoe UI" w:hAnsi="Segoe UI" w:cs="Segoe UI"/>
          <w:sz w:val="21"/>
          <w:szCs w:val="21"/>
        </w:rPr>
        <w:t>Ab console me check karo:</w:t>
      </w:r>
    </w:p>
    <w:p w:rsidR="005F7522" w:rsidRDefault="005F7522" w:rsidP="005F7522">
      <w:pPr>
        <w:spacing w:line="300" w:lineRule="atLeast"/>
        <w:rPr>
          <w:rFonts w:ascii="Segoe UI" w:hAnsi="Segoe UI" w:cs="Segoe UI"/>
          <w:sz w:val="21"/>
          <w:szCs w:val="21"/>
        </w:rPr>
      </w:pPr>
      <w:r>
        <w:rPr>
          <w:rFonts w:ascii="Segoe UI" w:hAnsi="Segoe UI" w:cs="Segoe UI"/>
          <w:sz w:val="21"/>
          <w:szCs w:val="21"/>
        </w:rPr>
        <w:t>Amazon EventBridge</w:t>
      </w:r>
    </w:p>
    <w:p w:rsidR="005F7522" w:rsidRDefault="005F7522" w:rsidP="005F7522">
      <w:pPr>
        <w:spacing w:line="300" w:lineRule="atLeast"/>
        <w:rPr>
          <w:rFonts w:ascii="Segoe UI" w:hAnsi="Segoe UI" w:cs="Segoe UI"/>
          <w:sz w:val="21"/>
          <w:szCs w:val="21"/>
        </w:rPr>
      </w:pPr>
      <w:r>
        <w:rPr>
          <w:rFonts w:ascii="Segoe UI" w:hAnsi="Segoe UI" w:cs="Segoe UI"/>
          <w:sz w:val="21"/>
          <w:szCs w:val="21"/>
        </w:rPr>
        <w:t>→ Event buses</w:t>
      </w:r>
    </w:p>
    <w:p w:rsidR="005F7522" w:rsidRDefault="005F7522" w:rsidP="005F7522">
      <w:pPr>
        <w:spacing w:line="300" w:lineRule="atLeast"/>
        <w:rPr>
          <w:rFonts w:ascii="Segoe UI" w:hAnsi="Segoe UI" w:cs="Segoe UI"/>
          <w:sz w:val="21"/>
          <w:szCs w:val="21"/>
        </w:rPr>
      </w:pPr>
      <w:r>
        <w:rPr>
          <w:rFonts w:ascii="Segoe UI" w:hAnsi="Segoe UI" w:cs="Segoe UI"/>
          <w:sz w:val="21"/>
          <w:szCs w:val="21"/>
        </w:rPr>
        <w:t>→ enterprise-genai-event-bus</w:t>
      </w:r>
    </w:p>
    <w:p w:rsidR="005F7522" w:rsidRDefault="005F7522" w:rsidP="005F7522">
      <w:pPr>
        <w:pStyle w:val="NormalWeb"/>
        <w:spacing w:line="300" w:lineRule="atLeast"/>
        <w:rPr>
          <w:rFonts w:ascii="Segoe UI" w:hAnsi="Segoe UI" w:cs="Segoe UI"/>
          <w:sz w:val="21"/>
          <w:szCs w:val="21"/>
        </w:rPr>
      </w:pPr>
      <w:r>
        <w:rPr>
          <w:rFonts w:ascii="Segoe UI" w:hAnsi="Segoe UI" w:cs="Segoe UI"/>
          <w:sz w:val="21"/>
          <w:szCs w:val="21"/>
        </w:rPr>
        <w:lastRenderedPageBreak/>
        <w:t>Agar bus dikhta hai, toh screenshot bhej dena.</w:t>
      </w:r>
    </w:p>
    <w:p w:rsidR="005F7522" w:rsidRDefault="005F7522" w:rsidP="005F7522">
      <w:pPr>
        <w:pStyle w:val="NormalWeb"/>
        <w:spacing w:line="300" w:lineRule="atLeast"/>
        <w:rPr>
          <w:rFonts w:ascii="Segoe UI" w:hAnsi="Segoe UI" w:cs="Segoe UI"/>
          <w:sz w:val="21"/>
          <w:szCs w:val="21"/>
        </w:rPr>
      </w:pPr>
      <w:r>
        <w:rPr>
          <w:rFonts w:ascii="Segoe UI" w:hAnsi="Segoe UI" w:cs="Segoe UI"/>
          <w:sz w:val="21"/>
          <w:szCs w:val="21"/>
        </w:rPr>
        <w:t>Main tumhe explain karunga:</w:t>
      </w:r>
    </w:p>
    <w:p w:rsidR="005F7522" w:rsidRDefault="005F7522" w:rsidP="005F7522">
      <w:pPr>
        <w:numPr>
          <w:ilvl w:val="0"/>
          <w:numId w:val="4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Name</w:t>
      </w:r>
    </w:p>
    <w:p w:rsidR="005F7522" w:rsidRDefault="005F7522" w:rsidP="005F7522">
      <w:pPr>
        <w:numPr>
          <w:ilvl w:val="0"/>
          <w:numId w:val="4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ARN</w:t>
      </w:r>
    </w:p>
    <w:p w:rsidR="005F7522" w:rsidRDefault="005F7522" w:rsidP="005F7522">
      <w:pPr>
        <w:numPr>
          <w:ilvl w:val="0"/>
          <w:numId w:val="4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Permissions/policy</w:t>
      </w:r>
    </w:p>
    <w:p w:rsidR="005F7522" w:rsidRDefault="005F7522" w:rsidP="005F7522">
      <w:pPr>
        <w:numPr>
          <w:ilvl w:val="0"/>
          <w:numId w:val="4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Rules tab</w:t>
      </w:r>
    </w:p>
    <w:p w:rsidR="005F7522" w:rsidRDefault="005F7522" w:rsidP="005F7522">
      <w:pPr>
        <w:numPr>
          <w:ilvl w:val="0"/>
          <w:numId w:val="4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Send events option</w:t>
      </w:r>
    </w:p>
    <w:p w:rsidR="005F7522" w:rsidRDefault="005F7522" w:rsidP="005F7522">
      <w:pPr>
        <w:numPr>
          <w:ilvl w:val="0"/>
          <w:numId w:val="4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Monitoring/metrics</w:t>
      </w:r>
    </w:p>
    <w:p w:rsidR="005F7522" w:rsidRDefault="005F7522" w:rsidP="005F7522">
      <w:pPr>
        <w:numPr>
          <w:ilvl w:val="0"/>
          <w:numId w:val="4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Tags</w:t>
      </w:r>
    </w:p>
    <w:p w:rsidR="005F7522" w:rsidRDefault="005F7522" w:rsidP="005F7522">
      <w:pPr>
        <w:numPr>
          <w:ilvl w:val="0"/>
          <w:numId w:val="4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Default bus vs custom bus difference</w:t>
      </w:r>
    </w:p>
    <w:p w:rsidR="005F7522" w:rsidRDefault="005F7522" w:rsidP="005F7522">
      <w:pPr>
        <w:numPr>
          <w:ilvl w:val="0"/>
          <w:numId w:val="4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Kab custom bus use karna chahiye</w:t>
      </w:r>
    </w:p>
    <w:p w:rsidR="005F7522" w:rsidRDefault="005F7522" w:rsidP="005F7522">
      <w:pPr>
        <w:numPr>
          <w:ilvl w:val="0"/>
          <w:numId w:val="4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Interview answer</w:t>
      </w:r>
    </w:p>
    <w:p w:rsidR="005F7522" w:rsidRDefault="00114F67" w:rsidP="005F7522">
      <w:pPr>
        <w:spacing w:after="0" w:line="300" w:lineRule="atLeast"/>
        <w:rPr>
          <w:rFonts w:ascii="Segoe UI" w:hAnsi="Segoe UI" w:cs="Segoe UI"/>
          <w:sz w:val="21"/>
          <w:szCs w:val="21"/>
        </w:rPr>
      </w:pPr>
      <w:r>
        <w:rPr>
          <w:rFonts w:ascii="Segoe UI" w:hAnsi="Segoe UI" w:cs="Segoe UI"/>
          <w:sz w:val="21"/>
          <w:szCs w:val="21"/>
        </w:rPr>
        <w:pict>
          <v:rect id="_x0000_i1451" style="width:0;height:1.5pt" o:hralign="center" o:hrstd="t" o:hr="t" fillcolor="#a0a0a0" stroked="f"/>
        </w:pict>
      </w:r>
    </w:p>
    <w:p w:rsidR="005F7522" w:rsidRDefault="005F7522" w:rsidP="005F7522">
      <w:pPr>
        <w:pStyle w:val="Heading1"/>
        <w:spacing w:line="300" w:lineRule="atLeast"/>
        <w:rPr>
          <w:rFonts w:ascii="Segoe UI" w:hAnsi="Segoe UI" w:cs="Segoe UI"/>
          <w:sz w:val="48"/>
          <w:szCs w:val="48"/>
        </w:rPr>
      </w:pPr>
      <w:r>
        <w:rPr>
          <w:rFonts w:ascii="Segoe UI" w:hAnsi="Segoe UI" w:cs="Segoe UI"/>
        </w:rPr>
        <w:t>Important Note</w:t>
      </w:r>
    </w:p>
    <w:p w:rsidR="005F7522" w:rsidRDefault="005F7522" w:rsidP="005F7522">
      <w:pPr>
        <w:pStyle w:val="NormalWeb"/>
        <w:spacing w:line="300" w:lineRule="atLeast"/>
        <w:rPr>
          <w:rFonts w:ascii="Segoe UI" w:hAnsi="Segoe UI" w:cs="Segoe UI"/>
          <w:sz w:val="21"/>
          <w:szCs w:val="21"/>
        </w:rPr>
      </w:pPr>
      <w:r>
        <w:rPr>
          <w:rFonts w:ascii="Segoe UI" w:hAnsi="Segoe UI" w:cs="Segoe UI"/>
          <w:sz w:val="21"/>
          <w:szCs w:val="21"/>
        </w:rPr>
        <w:t xml:space="preserve">Abhi humne sirf </w:t>
      </w:r>
      <w:r>
        <w:rPr>
          <w:rStyle w:val="Strong"/>
          <w:rFonts w:ascii="Segoe UI" w:hAnsi="Segoe UI" w:cs="Segoe UI"/>
          <w:sz w:val="21"/>
          <w:szCs w:val="21"/>
        </w:rPr>
        <w:t>Event Bus</w:t>
      </w:r>
      <w:r>
        <w:rPr>
          <w:rFonts w:ascii="Segoe UI" w:hAnsi="Segoe UI" w:cs="Segoe UI"/>
          <w:sz w:val="21"/>
          <w:szCs w:val="21"/>
        </w:rPr>
        <w:t xml:space="preserve"> banaya hai.</w:t>
      </w:r>
    </w:p>
    <w:p w:rsidR="005F7522" w:rsidRDefault="005F7522" w:rsidP="005F7522">
      <w:pPr>
        <w:pStyle w:val="NormalWeb"/>
        <w:spacing w:line="300" w:lineRule="atLeast"/>
        <w:rPr>
          <w:rFonts w:ascii="Segoe UI" w:hAnsi="Segoe UI" w:cs="Segoe UI"/>
          <w:sz w:val="21"/>
          <w:szCs w:val="21"/>
        </w:rPr>
      </w:pPr>
      <w:r>
        <w:rPr>
          <w:rFonts w:ascii="Segoe UI" w:hAnsi="Segoe UI" w:cs="Segoe UI"/>
          <w:sz w:val="21"/>
          <w:szCs w:val="21"/>
        </w:rPr>
        <w:t>Abhi ye flow nahi bana:</w:t>
      </w:r>
    </w:p>
    <w:p w:rsidR="005F7522" w:rsidRDefault="005F7522" w:rsidP="005F7522">
      <w:pPr>
        <w:pStyle w:val="NormalWeb"/>
        <w:spacing w:line="300" w:lineRule="atLeast"/>
        <w:rPr>
          <w:rFonts w:ascii="Segoe UI" w:hAnsi="Segoe UI" w:cs="Segoe UI"/>
          <w:sz w:val="21"/>
          <w:szCs w:val="21"/>
        </w:rPr>
      </w:pPr>
      <w:r>
        <w:rPr>
          <w:rFonts w:ascii="Segoe UI" w:hAnsi="Segoe UI" w:cs="Segoe UI"/>
          <w:sz w:val="21"/>
          <w:szCs w:val="21"/>
        </w:rPr>
        <w:t>EventBridge Rule → Step Functions</w:t>
      </w:r>
    </w:p>
    <w:p w:rsidR="005F7522" w:rsidRDefault="005F7522" w:rsidP="005F7522">
      <w:pPr>
        <w:pStyle w:val="NormalWeb"/>
        <w:spacing w:line="300" w:lineRule="atLeast"/>
        <w:rPr>
          <w:rFonts w:ascii="Segoe UI" w:hAnsi="Segoe UI" w:cs="Segoe UI"/>
          <w:sz w:val="21"/>
          <w:szCs w:val="21"/>
        </w:rPr>
      </w:pPr>
      <w:r>
        <w:rPr>
          <w:rFonts w:ascii="Segoe UI" w:hAnsi="Segoe UI" w:cs="Segoe UI"/>
          <w:sz w:val="21"/>
          <w:szCs w:val="21"/>
        </w:rPr>
        <w:t>Wo next step me banega.</w:t>
      </w:r>
    </w:p>
    <w:p w:rsidR="005F7522" w:rsidRDefault="005F7522" w:rsidP="005F7522">
      <w:pPr>
        <w:pStyle w:val="NormalWeb"/>
        <w:spacing w:line="300" w:lineRule="atLeast"/>
        <w:rPr>
          <w:rFonts w:ascii="Segoe UI" w:hAnsi="Segoe UI" w:cs="Segoe UI"/>
          <w:sz w:val="21"/>
          <w:szCs w:val="21"/>
        </w:rPr>
      </w:pPr>
      <w:r>
        <w:rPr>
          <w:rFonts w:ascii="Segoe UI" w:hAnsi="Segoe UI" w:cs="Segoe UI"/>
          <w:sz w:val="21"/>
          <w:szCs w:val="21"/>
        </w:rPr>
        <w:t>Current small milestone:</w:t>
      </w:r>
    </w:p>
    <w:p w:rsidR="005F7522" w:rsidRDefault="005F7522" w:rsidP="005F7522">
      <w:pPr>
        <w:pStyle w:val="NormalWeb"/>
        <w:spacing w:line="300" w:lineRule="atLeast"/>
        <w:rPr>
          <w:rFonts w:ascii="Segoe UI" w:hAnsi="Segoe UI" w:cs="Segoe UI"/>
          <w:sz w:val="21"/>
          <w:szCs w:val="21"/>
        </w:rPr>
      </w:pPr>
      <w:r>
        <w:rPr>
          <w:rFonts w:ascii="Segoe UI" w:hAnsi="Segoe UI" w:cs="Segoe UI"/>
          <w:sz w:val="21"/>
          <w:szCs w:val="21"/>
        </w:rPr>
        <w:t>Terraform se custom EventBridge event bus create karna</w:t>
      </w:r>
    </w:p>
    <w:p w:rsidR="005F7522" w:rsidRDefault="005F7522" w:rsidP="005F7522">
      <w:pPr>
        <w:pStyle w:val="NormalWeb"/>
        <w:spacing w:line="300" w:lineRule="atLeast"/>
        <w:rPr>
          <w:rFonts w:ascii="Segoe UI" w:hAnsi="Segoe UI" w:cs="Segoe UI"/>
          <w:sz w:val="21"/>
          <w:szCs w:val="21"/>
        </w:rPr>
      </w:pPr>
      <w:r>
        <w:rPr>
          <w:rFonts w:ascii="Segoe UI" w:hAnsi="Segoe UI" w:cs="Segoe UI"/>
          <w:sz w:val="21"/>
          <w:szCs w:val="21"/>
        </w:rPr>
        <w:t>Bhai ab tum ye commands run karo aur output/screenshot bhejo:</w:t>
      </w:r>
    </w:p>
    <w:p w:rsidR="005F7522" w:rsidRDefault="005F7522" w:rsidP="005F7522">
      <w:pPr>
        <w:spacing w:line="300" w:lineRule="atLeast"/>
        <w:rPr>
          <w:rFonts w:ascii="Segoe UI" w:hAnsi="Segoe UI" w:cs="Segoe UI"/>
          <w:sz w:val="21"/>
          <w:szCs w:val="21"/>
        </w:rPr>
      </w:pPr>
      <w:r>
        <w:rPr>
          <w:rFonts w:ascii="Segoe UI" w:hAnsi="Segoe UI" w:cs="Segoe UI"/>
          <w:sz w:val="21"/>
          <w:szCs w:val="21"/>
        </w:rPr>
        <w:t>terraform fmt</w:t>
      </w:r>
    </w:p>
    <w:p w:rsidR="005F7522" w:rsidRDefault="005F7522" w:rsidP="005F7522">
      <w:pPr>
        <w:spacing w:line="300" w:lineRule="atLeast"/>
        <w:rPr>
          <w:rFonts w:ascii="Segoe UI" w:hAnsi="Segoe UI" w:cs="Segoe UI"/>
          <w:sz w:val="21"/>
          <w:szCs w:val="21"/>
        </w:rPr>
      </w:pPr>
      <w:r>
        <w:rPr>
          <w:rFonts w:ascii="Segoe UI" w:hAnsi="Segoe UI" w:cs="Segoe UI"/>
          <w:sz w:val="21"/>
          <w:szCs w:val="21"/>
        </w:rPr>
        <w:t>terraform validate</w:t>
      </w:r>
    </w:p>
    <w:p w:rsidR="005F7522" w:rsidRDefault="005F7522" w:rsidP="005F7522">
      <w:pPr>
        <w:spacing w:line="300" w:lineRule="atLeast"/>
        <w:rPr>
          <w:rFonts w:ascii="Segoe UI" w:hAnsi="Segoe UI" w:cs="Segoe UI"/>
          <w:sz w:val="21"/>
          <w:szCs w:val="21"/>
        </w:rPr>
      </w:pPr>
      <w:r>
        <w:rPr>
          <w:rFonts w:ascii="Segoe UI" w:hAnsi="Segoe UI" w:cs="Segoe UI"/>
          <w:sz w:val="21"/>
          <w:szCs w:val="21"/>
        </w:rPr>
        <w:t>terraform plan</w:t>
      </w:r>
    </w:p>
    <w:p w:rsidR="005F7522" w:rsidRDefault="005F7522" w:rsidP="005F7522">
      <w:pPr>
        <w:pStyle w:val="NormalWeb"/>
        <w:spacing w:line="300" w:lineRule="atLeast"/>
        <w:rPr>
          <w:rFonts w:ascii="Segoe UI" w:hAnsi="Segoe UI" w:cs="Segoe UI"/>
          <w:sz w:val="21"/>
          <w:szCs w:val="21"/>
        </w:rPr>
      </w:pPr>
      <w:r>
        <w:rPr>
          <w:rFonts w:ascii="Segoe UI" w:hAnsi="Segoe UI" w:cs="Segoe UI"/>
          <w:sz w:val="21"/>
          <w:szCs w:val="21"/>
        </w:rPr>
        <w:t xml:space="preserve">Agar plan clean hai toh </w:t>
      </w:r>
      <w:r>
        <w:rPr>
          <w:rStyle w:val="HTMLCode"/>
          <w:rFonts w:eastAsiaTheme="majorEastAsia"/>
        </w:rPr>
        <w:t>terraform apply</w:t>
      </w:r>
      <w:r>
        <w:rPr>
          <w:rFonts w:ascii="Segoe UI" w:hAnsi="Segoe UI" w:cs="Segoe UI"/>
          <w:sz w:val="21"/>
          <w:szCs w:val="21"/>
        </w:rPr>
        <w:t xml:space="preserve"> kar dena.</w:t>
      </w:r>
    </w:p>
    <w:p w:rsidR="005F7522" w:rsidRPr="005F7522" w:rsidRDefault="005F7522" w:rsidP="005F7522">
      <w:pPr>
        <w:shd w:val="clear" w:color="auto" w:fill="FFFFFF"/>
        <w:spacing w:after="0" w:line="240" w:lineRule="auto"/>
        <w:rPr>
          <w:rFonts w:ascii="Segoe UI" w:eastAsia="Times New Roman" w:hAnsi="Segoe UI" w:cs="Segoe UI"/>
          <w:color w:val="424242"/>
          <w:sz w:val="24"/>
          <w:szCs w:val="24"/>
          <w:lang w:eastAsia="en-IN"/>
        </w:rPr>
      </w:pPr>
      <w:r w:rsidRPr="005F7522">
        <w:rPr>
          <w:rFonts w:ascii="Segoe UI" w:eastAsia="Times New Roman" w:hAnsi="Segoe UI" w:cs="Segoe UI"/>
          <w:noProof/>
          <w:color w:val="424242"/>
          <w:sz w:val="24"/>
          <w:szCs w:val="24"/>
          <w:shd w:val="clear" w:color="auto" w:fill="F5F5F5"/>
          <w:lang w:eastAsia="en-IN"/>
        </w:rPr>
        <w:lastRenderedPageBreak/>
        <w:drawing>
          <wp:inline distT="0" distB="0" distL="0" distR="0">
            <wp:extent cx="18288000" cy="10287000"/>
            <wp:effectExtent l="0" t="0" r="0" b="0"/>
            <wp:docPr id="56" name="Picture 56" descr="C:\Users\prashant.saxena\AppData\Local\Microsoft\Windows\INetCache\Content.MSO\1EF6451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9" descr="C:\Users\prashant.saxena\AppData\Local\Microsoft\Windows\INetCache\Content.MSO\1EF6451A.tmp"/>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18288000" cy="10287000"/>
                    </a:xfrm>
                    <a:prstGeom prst="rect">
                      <a:avLst/>
                    </a:prstGeom>
                    <a:noFill/>
                    <a:ln>
                      <a:noFill/>
                    </a:ln>
                  </pic:spPr>
                </pic:pic>
              </a:graphicData>
            </a:graphic>
          </wp:inline>
        </w:drawing>
      </w:r>
    </w:p>
    <w:p w:rsidR="005F7522" w:rsidRPr="005F7522" w:rsidRDefault="005F7522" w:rsidP="005F7522">
      <w:pPr>
        <w:shd w:val="clear" w:color="auto" w:fill="FFFFFF"/>
        <w:spacing w:after="0" w:line="240" w:lineRule="auto"/>
        <w:rPr>
          <w:rFonts w:ascii="Segoe UI" w:eastAsia="Times New Roman" w:hAnsi="Segoe UI" w:cs="Segoe UI"/>
          <w:color w:val="424242"/>
          <w:sz w:val="24"/>
          <w:szCs w:val="24"/>
          <w:lang w:eastAsia="en-IN"/>
        </w:rPr>
      </w:pPr>
      <w:r w:rsidRPr="005F7522">
        <w:rPr>
          <w:rFonts w:ascii="Segoe UI" w:eastAsia="Times New Roman" w:hAnsi="Segoe UI" w:cs="Segoe UI"/>
          <w:noProof/>
          <w:color w:val="424242"/>
          <w:sz w:val="24"/>
          <w:szCs w:val="24"/>
          <w:shd w:val="clear" w:color="auto" w:fill="F5F5F5"/>
          <w:lang w:eastAsia="en-IN"/>
        </w:rPr>
        <w:lastRenderedPageBreak/>
        <w:drawing>
          <wp:inline distT="0" distB="0" distL="0" distR="0">
            <wp:extent cx="18288000" cy="10287000"/>
            <wp:effectExtent l="0" t="0" r="0" b="0"/>
            <wp:docPr id="55" name="Picture 55" descr="C:\Users\prashant.saxena\AppData\Local\Microsoft\Windows\INetCache\Content.MSO\65325C3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0" descr="C:\Users\prashant.saxena\AppData\Local\Microsoft\Windows\INetCache\Content.MSO\65325C38.tmp"/>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18288000" cy="10287000"/>
                    </a:xfrm>
                    <a:prstGeom prst="rect">
                      <a:avLst/>
                    </a:prstGeom>
                    <a:noFill/>
                    <a:ln>
                      <a:noFill/>
                    </a:ln>
                  </pic:spPr>
                </pic:pic>
              </a:graphicData>
            </a:graphic>
          </wp:inline>
        </w:drawing>
      </w:r>
    </w:p>
    <w:p w:rsidR="005F7522" w:rsidRDefault="005F7522" w:rsidP="00D43A0B">
      <w:pPr>
        <w:pStyle w:val="NormalWeb"/>
        <w:spacing w:line="300" w:lineRule="atLeast"/>
        <w:rPr>
          <w:rFonts w:ascii="Segoe UI" w:hAnsi="Segoe UI" w:cs="Segoe UI"/>
          <w:color w:val="424242"/>
          <w:shd w:val="clear" w:color="auto" w:fill="F5F5F5"/>
        </w:rPr>
      </w:pPr>
      <w:r>
        <w:rPr>
          <w:rFonts w:ascii="Segoe UI" w:hAnsi="Segoe UI" w:cs="Segoe UI"/>
          <w:color w:val="424242"/>
          <w:shd w:val="clear" w:color="auto" w:fill="F5F5F5"/>
        </w:rPr>
        <w:lastRenderedPageBreak/>
        <w:t>EventBridge mai hum kaun sa create rule banane waale hain as per screenshot?</w:t>
      </w:r>
      <w:r>
        <w:rPr>
          <w:rFonts w:ascii="Segoe UI" w:hAnsi="Segoe UI" w:cs="Segoe UI"/>
          <w:color w:val="424242"/>
        </w:rPr>
        <w:br/>
      </w:r>
      <w:r>
        <w:rPr>
          <w:rFonts w:ascii="Segoe UI" w:hAnsi="Segoe UI" w:cs="Segoe UI"/>
          <w:color w:val="424242"/>
          <w:shd w:val="clear" w:color="auto" w:fill="F5F5F5"/>
        </w:rPr>
        <w:t>Aur mai kaise terraform folder mai jau as per screenshot 2?</w:t>
      </w:r>
    </w:p>
    <w:p w:rsidR="005F7522" w:rsidRDefault="005F7522" w:rsidP="00D43A0B">
      <w:pPr>
        <w:pStyle w:val="NormalWeb"/>
        <w:spacing w:line="300" w:lineRule="atLeast"/>
        <w:rPr>
          <w:rFonts w:ascii="Segoe UI" w:hAnsi="Segoe UI" w:cs="Segoe UI"/>
          <w:color w:val="424242"/>
          <w:shd w:val="clear" w:color="auto" w:fill="F5F5F5"/>
        </w:rPr>
      </w:pPr>
    </w:p>
    <w:p w:rsidR="00715206" w:rsidRDefault="00715206" w:rsidP="00715206">
      <w:pPr>
        <w:pStyle w:val="NormalWeb"/>
        <w:spacing w:line="300" w:lineRule="atLeast"/>
        <w:rPr>
          <w:rFonts w:ascii="Segoe UI" w:hAnsi="Segoe UI" w:cs="Segoe UI"/>
          <w:sz w:val="21"/>
          <w:szCs w:val="21"/>
        </w:rPr>
      </w:pPr>
      <w:r>
        <w:rPr>
          <w:rFonts w:ascii="Segoe UI" w:hAnsi="Segoe UI" w:cs="Segoe UI"/>
          <w:sz w:val="21"/>
          <w:szCs w:val="21"/>
        </w:rPr>
        <w:t xml:space="preserve">Perfect bhai </w:t>
      </w:r>
      <w:r>
        <w:rPr>
          <w:rFonts w:ascii="Segoe UI Symbol" w:hAnsi="Segoe UI Symbol" w:cs="Segoe UI Symbol"/>
          <w:sz w:val="21"/>
          <w:szCs w:val="21"/>
        </w:rPr>
        <w:t>✅</w:t>
      </w:r>
      <w:r>
        <w:rPr>
          <w:rFonts w:ascii="Segoe UI" w:hAnsi="Segoe UI" w:cs="Segoe UI"/>
          <w:sz w:val="21"/>
          <w:szCs w:val="21"/>
        </w:rPr>
        <w:t xml:space="preserve"> screenshot clear hai.</w:t>
      </w:r>
    </w:p>
    <w:p w:rsidR="00715206" w:rsidRDefault="00715206" w:rsidP="00715206">
      <w:pPr>
        <w:pStyle w:val="Heading2"/>
        <w:spacing w:line="300" w:lineRule="atLeast"/>
        <w:rPr>
          <w:rFonts w:ascii="Segoe UI" w:hAnsi="Segoe UI" w:cs="Segoe UI"/>
        </w:rPr>
      </w:pPr>
      <w:r>
        <w:rPr>
          <w:rFonts w:ascii="Segoe UI" w:hAnsi="Segoe UI" w:cs="Segoe UI"/>
        </w:rPr>
        <w:t>1) EventBridge me kaun sa “Create rule” choose karna hai?</w:t>
      </w:r>
    </w:p>
    <w:p w:rsidR="00715206" w:rsidRDefault="00715206" w:rsidP="00715206">
      <w:pPr>
        <w:pStyle w:val="NormalWeb"/>
        <w:spacing w:line="300" w:lineRule="atLeast"/>
        <w:rPr>
          <w:rFonts w:ascii="Segoe UI" w:hAnsi="Segoe UI" w:cs="Segoe UI"/>
          <w:sz w:val="21"/>
          <w:szCs w:val="21"/>
        </w:rPr>
      </w:pPr>
      <w:r>
        <w:rPr>
          <w:rFonts w:ascii="Segoe UI" w:hAnsi="Segoe UI" w:cs="Segoe UI"/>
          <w:sz w:val="21"/>
          <w:szCs w:val="21"/>
        </w:rPr>
        <w:t xml:space="preserve">Screenshot me </w:t>
      </w:r>
      <w:r>
        <w:rPr>
          <w:rStyle w:val="Strong"/>
          <w:rFonts w:ascii="Segoe UI" w:hAnsi="Segoe UI" w:cs="Segoe UI"/>
          <w:sz w:val="21"/>
          <w:szCs w:val="21"/>
        </w:rPr>
        <w:t>Get started</w:t>
      </w:r>
      <w:r>
        <w:rPr>
          <w:rFonts w:ascii="Segoe UI" w:hAnsi="Segoe UI" w:cs="Segoe UI"/>
          <w:sz w:val="21"/>
          <w:szCs w:val="21"/>
        </w:rPr>
        <w:t xml:space="preserve"> panel me jo options hain:</w:t>
      </w:r>
    </w:p>
    <w:p w:rsidR="00715206" w:rsidRDefault="00715206" w:rsidP="00715206">
      <w:pPr>
        <w:numPr>
          <w:ilvl w:val="0"/>
          <w:numId w:val="48"/>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EventBridge Rule with event pattern</w:t>
      </w:r>
      <w:r>
        <w:rPr>
          <w:rFonts w:ascii="Segoe UI" w:hAnsi="Segoe UI" w:cs="Segoe UI"/>
          <w:sz w:val="21"/>
          <w:szCs w:val="21"/>
        </w:rPr>
        <w:t xml:space="preserve"> </w:t>
      </w:r>
      <w:r>
        <w:rPr>
          <w:rFonts w:ascii="Segoe UI Symbol" w:hAnsi="Segoe UI Symbol" w:cs="Segoe UI Symbol"/>
          <w:sz w:val="21"/>
          <w:szCs w:val="21"/>
        </w:rPr>
        <w:t>✅</w:t>
      </w:r>
    </w:p>
    <w:p w:rsidR="00715206" w:rsidRDefault="00715206" w:rsidP="00715206">
      <w:pPr>
        <w:numPr>
          <w:ilvl w:val="0"/>
          <w:numId w:val="4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EventBridge Scheduled rule</w:t>
      </w:r>
    </w:p>
    <w:p w:rsidR="00715206" w:rsidRDefault="00715206" w:rsidP="00715206">
      <w:pPr>
        <w:numPr>
          <w:ilvl w:val="0"/>
          <w:numId w:val="4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EventBridge Pipe</w:t>
      </w:r>
    </w:p>
    <w:p w:rsidR="00715206" w:rsidRDefault="00715206" w:rsidP="00715206">
      <w:pPr>
        <w:numPr>
          <w:ilvl w:val="0"/>
          <w:numId w:val="4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EventBridge Schedule</w:t>
      </w:r>
    </w:p>
    <w:p w:rsidR="00715206" w:rsidRDefault="00715206" w:rsidP="00715206">
      <w:pPr>
        <w:numPr>
          <w:ilvl w:val="0"/>
          <w:numId w:val="4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EventBridge Schema registry</w:t>
      </w:r>
    </w:p>
    <w:p w:rsidR="00715206" w:rsidRDefault="00715206" w:rsidP="00715206">
      <w:pPr>
        <w:pStyle w:val="NormalWeb"/>
        <w:spacing w:line="300" w:lineRule="atLeast"/>
        <w:rPr>
          <w:rFonts w:ascii="Segoe UI" w:hAnsi="Segoe UI" w:cs="Segoe UI"/>
          <w:sz w:val="21"/>
          <w:szCs w:val="21"/>
        </w:rPr>
      </w:pPr>
      <w:r>
        <w:rPr>
          <w:rFonts w:ascii="Segoe UI" w:hAnsi="Segoe UI" w:cs="Segoe UI"/>
          <w:sz w:val="21"/>
          <w:szCs w:val="21"/>
        </w:rPr>
        <w:t>Humare project ke liye choose hoga:</w:t>
      </w:r>
    </w:p>
    <w:p w:rsidR="00715206" w:rsidRDefault="00715206" w:rsidP="00715206">
      <w:pPr>
        <w:pStyle w:val="NormalWeb"/>
        <w:spacing w:line="300" w:lineRule="atLeast"/>
        <w:rPr>
          <w:rFonts w:ascii="Segoe UI" w:hAnsi="Segoe UI" w:cs="Segoe UI"/>
          <w:sz w:val="21"/>
          <w:szCs w:val="21"/>
        </w:rPr>
      </w:pPr>
      <w:r>
        <w:rPr>
          <w:rFonts w:ascii="Segoe UI Symbol" w:hAnsi="Segoe UI Symbol" w:cs="Segoe UI Symbol"/>
          <w:sz w:val="21"/>
          <w:szCs w:val="21"/>
        </w:rPr>
        <w:t>✅</w:t>
      </w:r>
      <w:r>
        <w:rPr>
          <w:rFonts w:ascii="Segoe UI" w:hAnsi="Segoe UI" w:cs="Segoe UI"/>
          <w:sz w:val="21"/>
          <w:szCs w:val="21"/>
        </w:rPr>
        <w:t xml:space="preserve"> </w:t>
      </w:r>
      <w:r>
        <w:rPr>
          <w:rStyle w:val="Strong"/>
          <w:rFonts w:ascii="Segoe UI" w:hAnsi="Segoe UI" w:cs="Segoe UI"/>
          <w:sz w:val="21"/>
          <w:szCs w:val="21"/>
        </w:rPr>
        <w:t>EventBridge Rule with event pattern</w:t>
      </w:r>
    </w:p>
    <w:p w:rsidR="00715206" w:rsidRDefault="00715206" w:rsidP="00715206">
      <w:pPr>
        <w:pStyle w:val="Heading3"/>
        <w:spacing w:line="300" w:lineRule="atLeast"/>
        <w:rPr>
          <w:rFonts w:ascii="Segoe UI" w:hAnsi="Segoe UI" w:cs="Segoe UI"/>
        </w:rPr>
      </w:pPr>
      <w:r>
        <w:rPr>
          <w:rFonts w:ascii="Segoe UI" w:hAnsi="Segoe UI" w:cs="Segoe UI"/>
        </w:rPr>
        <w:t>Kyun?</w:t>
      </w:r>
    </w:p>
    <w:p w:rsidR="00715206" w:rsidRDefault="00715206" w:rsidP="00715206">
      <w:pPr>
        <w:pStyle w:val="NormalWeb"/>
        <w:spacing w:line="300" w:lineRule="atLeast"/>
        <w:rPr>
          <w:rFonts w:ascii="Segoe UI" w:hAnsi="Segoe UI" w:cs="Segoe UI"/>
          <w:sz w:val="21"/>
          <w:szCs w:val="21"/>
        </w:rPr>
      </w:pPr>
      <w:r>
        <w:rPr>
          <w:rFonts w:ascii="Segoe UI" w:hAnsi="Segoe UI" w:cs="Segoe UI"/>
          <w:sz w:val="21"/>
          <w:szCs w:val="21"/>
        </w:rPr>
        <w:t>Humara use case hai:</w:t>
      </w:r>
    </w:p>
    <w:p w:rsidR="00715206" w:rsidRDefault="00715206" w:rsidP="00715206">
      <w:pPr>
        <w:spacing w:line="300" w:lineRule="atLeast"/>
        <w:rPr>
          <w:rFonts w:ascii="Segoe UI" w:hAnsi="Segoe UI" w:cs="Segoe UI"/>
          <w:sz w:val="21"/>
          <w:szCs w:val="21"/>
        </w:rPr>
      </w:pPr>
      <w:r>
        <w:rPr>
          <w:rFonts w:ascii="Segoe UI" w:hAnsi="Segoe UI" w:cs="Segoe UI"/>
          <w:sz w:val="21"/>
          <w:szCs w:val="21"/>
        </w:rPr>
        <w:t>/chat/action Lambda event publish karega</w:t>
      </w:r>
    </w:p>
    <w:p w:rsidR="00715206" w:rsidRDefault="00715206" w:rsidP="00715206">
      <w:pPr>
        <w:spacing w:line="300" w:lineRule="atLeast"/>
        <w:rPr>
          <w:rFonts w:ascii="Segoe UI" w:hAnsi="Segoe UI" w:cs="Segoe UI"/>
          <w:sz w:val="21"/>
          <w:szCs w:val="21"/>
        </w:rPr>
      </w:pPr>
      <w:r>
        <w:rPr>
          <w:rFonts w:ascii="Segoe UI" w:hAnsi="Segoe UI" w:cs="Segoe UI"/>
          <w:sz w:val="21"/>
          <w:szCs w:val="21"/>
        </w:rPr>
        <w:t>        ↓</w:t>
      </w:r>
    </w:p>
    <w:p w:rsidR="00715206" w:rsidRDefault="00715206" w:rsidP="00715206">
      <w:pPr>
        <w:spacing w:line="300" w:lineRule="atLeast"/>
        <w:rPr>
          <w:rFonts w:ascii="Segoe UI" w:hAnsi="Segoe UI" w:cs="Segoe UI"/>
          <w:sz w:val="21"/>
          <w:szCs w:val="21"/>
        </w:rPr>
      </w:pPr>
      <w:r>
        <w:rPr>
          <w:rFonts w:ascii="Segoe UI" w:hAnsi="Segoe UI" w:cs="Segoe UI"/>
          <w:sz w:val="21"/>
          <w:szCs w:val="21"/>
        </w:rPr>
        <w:t>EventBridge event ko match karega</w:t>
      </w:r>
    </w:p>
    <w:p w:rsidR="00715206" w:rsidRDefault="00715206" w:rsidP="00715206">
      <w:pPr>
        <w:spacing w:line="300" w:lineRule="atLeast"/>
        <w:rPr>
          <w:rFonts w:ascii="Segoe UI" w:hAnsi="Segoe UI" w:cs="Segoe UI"/>
          <w:sz w:val="21"/>
          <w:szCs w:val="21"/>
        </w:rPr>
      </w:pPr>
      <w:r>
        <w:rPr>
          <w:rFonts w:ascii="Segoe UI" w:hAnsi="Segoe UI" w:cs="Segoe UI"/>
          <w:sz w:val="21"/>
          <w:szCs w:val="21"/>
        </w:rPr>
        <w:t>        ↓</w:t>
      </w:r>
    </w:p>
    <w:p w:rsidR="00715206" w:rsidRDefault="00715206" w:rsidP="00715206">
      <w:pPr>
        <w:spacing w:line="300" w:lineRule="atLeast"/>
        <w:rPr>
          <w:rFonts w:ascii="Segoe UI" w:hAnsi="Segoe UI" w:cs="Segoe UI"/>
          <w:sz w:val="21"/>
          <w:szCs w:val="21"/>
        </w:rPr>
      </w:pPr>
      <w:r>
        <w:rPr>
          <w:rFonts w:ascii="Segoe UI" w:hAnsi="Segoe UI" w:cs="Segoe UI"/>
          <w:sz w:val="21"/>
          <w:szCs w:val="21"/>
        </w:rPr>
        <w:t>Step Functions workflow start hoga</w:t>
      </w:r>
    </w:p>
    <w:p w:rsidR="00715206" w:rsidRDefault="00715206" w:rsidP="00715206">
      <w:pPr>
        <w:pStyle w:val="NormalWeb"/>
        <w:spacing w:line="300" w:lineRule="atLeast"/>
        <w:rPr>
          <w:rFonts w:ascii="Segoe UI" w:hAnsi="Segoe UI" w:cs="Segoe UI"/>
          <w:sz w:val="21"/>
          <w:szCs w:val="21"/>
        </w:rPr>
      </w:pPr>
      <w:r>
        <w:rPr>
          <w:rFonts w:ascii="Segoe UI" w:hAnsi="Segoe UI" w:cs="Segoe UI"/>
          <w:sz w:val="21"/>
          <w:szCs w:val="21"/>
        </w:rPr>
        <w:t>Isme event ka pattern match hoga:</w:t>
      </w:r>
    </w:p>
    <w:p w:rsidR="00715206" w:rsidRDefault="00715206" w:rsidP="00715206">
      <w:pPr>
        <w:spacing w:line="300" w:lineRule="atLeast"/>
        <w:rPr>
          <w:rFonts w:ascii="Segoe UI" w:hAnsi="Segoe UI" w:cs="Segoe UI"/>
          <w:sz w:val="21"/>
          <w:szCs w:val="21"/>
        </w:rPr>
      </w:pPr>
      <w:r>
        <w:rPr>
          <w:rFonts w:ascii="Segoe UI" w:hAnsi="Segoe UI" w:cs="Segoe UI"/>
          <w:sz w:val="21"/>
          <w:szCs w:val="21"/>
        </w:rPr>
        <w:t>{</w:t>
      </w:r>
    </w:p>
    <w:p w:rsidR="00715206" w:rsidRDefault="00715206" w:rsidP="00715206">
      <w:pPr>
        <w:spacing w:line="300" w:lineRule="atLeast"/>
        <w:rPr>
          <w:rFonts w:ascii="Segoe UI" w:hAnsi="Segoe UI" w:cs="Segoe UI"/>
          <w:sz w:val="21"/>
          <w:szCs w:val="21"/>
        </w:rPr>
      </w:pPr>
      <w:r>
        <w:rPr>
          <w:rFonts w:ascii="Segoe UI" w:hAnsi="Segoe UI" w:cs="Segoe UI"/>
          <w:sz w:val="21"/>
          <w:szCs w:val="21"/>
        </w:rPr>
        <w:t>  "source": ["enterprise-genai.assistant"],</w:t>
      </w:r>
    </w:p>
    <w:p w:rsidR="00715206" w:rsidRDefault="00715206" w:rsidP="00715206">
      <w:pPr>
        <w:spacing w:line="300" w:lineRule="atLeast"/>
        <w:rPr>
          <w:rFonts w:ascii="Segoe UI" w:hAnsi="Segoe UI" w:cs="Segoe UI"/>
          <w:sz w:val="21"/>
          <w:szCs w:val="21"/>
        </w:rPr>
      </w:pPr>
      <w:r>
        <w:rPr>
          <w:rFonts w:ascii="Segoe UI" w:hAnsi="Segoe UI" w:cs="Segoe UI"/>
          <w:sz w:val="21"/>
          <w:szCs w:val="21"/>
        </w:rPr>
        <w:t>  "detail-type": ["TicketCreated"]</w:t>
      </w:r>
    </w:p>
    <w:p w:rsidR="00715206" w:rsidRDefault="00715206" w:rsidP="00715206">
      <w:pPr>
        <w:spacing w:line="300" w:lineRule="atLeast"/>
        <w:rPr>
          <w:rFonts w:ascii="Segoe UI" w:hAnsi="Segoe UI" w:cs="Segoe UI"/>
          <w:sz w:val="21"/>
          <w:szCs w:val="21"/>
        </w:rPr>
      </w:pPr>
      <w:r>
        <w:rPr>
          <w:rFonts w:ascii="Segoe UI" w:hAnsi="Segoe UI" w:cs="Segoe UI"/>
          <w:sz w:val="21"/>
          <w:szCs w:val="21"/>
        </w:rPr>
        <w:t>}</w:t>
      </w:r>
    </w:p>
    <w:p w:rsidR="00715206" w:rsidRDefault="00715206" w:rsidP="00715206">
      <w:pPr>
        <w:pStyle w:val="NormalWeb"/>
        <w:spacing w:line="300" w:lineRule="atLeast"/>
        <w:rPr>
          <w:rFonts w:ascii="Segoe UI" w:hAnsi="Segoe UI" w:cs="Segoe UI"/>
          <w:sz w:val="21"/>
          <w:szCs w:val="21"/>
        </w:rPr>
      </w:pPr>
      <w:r>
        <w:rPr>
          <w:rFonts w:ascii="Segoe UI" w:hAnsi="Segoe UI" w:cs="Segoe UI"/>
          <w:sz w:val="21"/>
          <w:szCs w:val="21"/>
        </w:rPr>
        <w:t xml:space="preserve">Isliye </w:t>
      </w:r>
      <w:r>
        <w:rPr>
          <w:rStyle w:val="Strong"/>
          <w:rFonts w:ascii="Segoe UI" w:hAnsi="Segoe UI" w:cs="Segoe UI"/>
          <w:sz w:val="21"/>
          <w:szCs w:val="21"/>
        </w:rPr>
        <w:t>Rule with event pattern</w:t>
      </w:r>
      <w:r>
        <w:rPr>
          <w:rFonts w:ascii="Segoe UI" w:hAnsi="Segoe UI" w:cs="Segoe UI"/>
          <w:sz w:val="21"/>
          <w:szCs w:val="21"/>
        </w:rPr>
        <w:t xml:space="preserve"> correct hai.</w:t>
      </w:r>
    </w:p>
    <w:p w:rsidR="00715206" w:rsidRDefault="00114F67" w:rsidP="00715206">
      <w:pPr>
        <w:spacing w:line="300" w:lineRule="atLeast"/>
        <w:rPr>
          <w:rFonts w:ascii="Segoe UI" w:hAnsi="Segoe UI" w:cs="Segoe UI"/>
          <w:sz w:val="21"/>
          <w:szCs w:val="21"/>
        </w:rPr>
      </w:pPr>
      <w:r>
        <w:rPr>
          <w:rFonts w:ascii="Segoe UI" w:hAnsi="Segoe UI" w:cs="Segoe UI"/>
          <w:sz w:val="21"/>
          <w:szCs w:val="21"/>
        </w:rPr>
        <w:pict>
          <v:rect id="_x0000_i1452" style="width:0;height:1.5pt" o:hralign="center" o:hrstd="t" o:hr="t" fillcolor="#a0a0a0" stroked="f"/>
        </w:pict>
      </w:r>
    </w:p>
    <w:p w:rsidR="00715206" w:rsidRDefault="00715206" w:rsidP="00715206">
      <w:pPr>
        <w:pStyle w:val="Heading2"/>
        <w:spacing w:line="300" w:lineRule="atLeast"/>
        <w:rPr>
          <w:rFonts w:ascii="Segoe UI" w:hAnsi="Segoe UI" w:cs="Segoe UI"/>
        </w:rPr>
      </w:pPr>
      <w:r>
        <w:rPr>
          <w:rFonts w:ascii="Segoe UI" w:hAnsi="Segoe UI" w:cs="Segoe UI"/>
        </w:rPr>
        <w:t>Baaki options kyun nahi?</w:t>
      </w:r>
    </w:p>
    <w:p w:rsidR="00715206" w:rsidRDefault="00715206" w:rsidP="00715206">
      <w:pPr>
        <w:pStyle w:val="Heading3"/>
        <w:spacing w:line="300" w:lineRule="atLeast"/>
        <w:rPr>
          <w:rFonts w:ascii="Segoe UI" w:hAnsi="Segoe UI" w:cs="Segoe UI"/>
        </w:rPr>
      </w:pPr>
      <w:r>
        <w:rPr>
          <w:rFonts w:ascii="Segoe UI Symbol" w:hAnsi="Segoe UI Symbol" w:cs="Segoe UI Symbol"/>
        </w:rPr>
        <w:t>❌</w:t>
      </w:r>
      <w:r>
        <w:rPr>
          <w:rFonts w:ascii="Segoe UI" w:hAnsi="Segoe UI" w:cs="Segoe UI"/>
        </w:rPr>
        <w:t xml:space="preserve"> EventBridge Scheduled rule</w:t>
      </w:r>
    </w:p>
    <w:p w:rsidR="00715206" w:rsidRDefault="00715206" w:rsidP="00715206">
      <w:pPr>
        <w:pStyle w:val="NormalWeb"/>
        <w:spacing w:line="300" w:lineRule="atLeast"/>
        <w:rPr>
          <w:rFonts w:ascii="Segoe UI" w:hAnsi="Segoe UI" w:cs="Segoe UI"/>
          <w:sz w:val="21"/>
          <w:szCs w:val="21"/>
        </w:rPr>
      </w:pPr>
      <w:r>
        <w:rPr>
          <w:rFonts w:ascii="Segoe UI" w:hAnsi="Segoe UI" w:cs="Segoe UI"/>
          <w:sz w:val="21"/>
          <w:szCs w:val="21"/>
        </w:rPr>
        <w:t>Ye tab use hota hai jab fixed time par kuch run karna ho.</w:t>
      </w:r>
    </w:p>
    <w:p w:rsidR="00715206" w:rsidRDefault="00715206" w:rsidP="00715206">
      <w:pPr>
        <w:pStyle w:val="NormalWeb"/>
        <w:spacing w:line="300" w:lineRule="atLeast"/>
        <w:rPr>
          <w:rFonts w:ascii="Segoe UI" w:hAnsi="Segoe UI" w:cs="Segoe UI"/>
          <w:sz w:val="21"/>
          <w:szCs w:val="21"/>
        </w:rPr>
      </w:pPr>
      <w:r>
        <w:rPr>
          <w:rFonts w:ascii="Segoe UI" w:hAnsi="Segoe UI" w:cs="Segoe UI"/>
          <w:sz w:val="21"/>
          <w:szCs w:val="21"/>
        </w:rPr>
        <w:lastRenderedPageBreak/>
        <w:t>Example:</w:t>
      </w:r>
    </w:p>
    <w:p w:rsidR="00715206" w:rsidRDefault="00715206" w:rsidP="00715206">
      <w:pPr>
        <w:spacing w:line="300" w:lineRule="atLeast"/>
        <w:rPr>
          <w:rFonts w:ascii="Segoe UI" w:hAnsi="Segoe UI" w:cs="Segoe UI"/>
          <w:sz w:val="21"/>
          <w:szCs w:val="21"/>
        </w:rPr>
      </w:pPr>
      <w:r>
        <w:rPr>
          <w:rFonts w:ascii="Segoe UI" w:hAnsi="Segoe UI" w:cs="Segoe UI"/>
          <w:sz w:val="21"/>
          <w:szCs w:val="21"/>
        </w:rPr>
        <w:t>Daily 10 AM report generate karo</w:t>
      </w:r>
    </w:p>
    <w:p w:rsidR="00715206" w:rsidRDefault="00715206" w:rsidP="00715206">
      <w:pPr>
        <w:spacing w:line="300" w:lineRule="atLeast"/>
        <w:rPr>
          <w:rFonts w:ascii="Segoe UI" w:hAnsi="Segoe UI" w:cs="Segoe UI"/>
          <w:sz w:val="21"/>
          <w:szCs w:val="21"/>
        </w:rPr>
      </w:pPr>
      <w:r>
        <w:rPr>
          <w:rFonts w:ascii="Segoe UI" w:hAnsi="Segoe UI" w:cs="Segoe UI"/>
          <w:sz w:val="21"/>
          <w:szCs w:val="21"/>
        </w:rPr>
        <w:t>Every 5 minutes health check run karo</w:t>
      </w:r>
    </w:p>
    <w:p w:rsidR="00715206" w:rsidRDefault="00715206" w:rsidP="00715206">
      <w:pPr>
        <w:pStyle w:val="NormalWeb"/>
        <w:spacing w:line="300" w:lineRule="atLeast"/>
        <w:rPr>
          <w:rFonts w:ascii="Segoe UI" w:hAnsi="Segoe UI" w:cs="Segoe UI"/>
          <w:sz w:val="21"/>
          <w:szCs w:val="21"/>
        </w:rPr>
      </w:pPr>
      <w:r>
        <w:rPr>
          <w:rFonts w:ascii="Segoe UI" w:hAnsi="Segoe UI" w:cs="Segoe UI"/>
          <w:sz w:val="21"/>
          <w:szCs w:val="21"/>
        </w:rPr>
        <w:t>Humara use case time-based nahi hai.</w:t>
      </w:r>
    </w:p>
    <w:p w:rsidR="00715206" w:rsidRDefault="00114F67" w:rsidP="00715206">
      <w:pPr>
        <w:spacing w:line="300" w:lineRule="atLeast"/>
        <w:rPr>
          <w:rFonts w:ascii="Segoe UI" w:hAnsi="Segoe UI" w:cs="Segoe UI"/>
          <w:sz w:val="21"/>
          <w:szCs w:val="21"/>
        </w:rPr>
      </w:pPr>
      <w:r>
        <w:rPr>
          <w:rFonts w:ascii="Segoe UI" w:hAnsi="Segoe UI" w:cs="Segoe UI"/>
          <w:sz w:val="21"/>
          <w:szCs w:val="21"/>
        </w:rPr>
        <w:pict>
          <v:rect id="_x0000_i1453" style="width:0;height:1.5pt" o:hralign="center" o:hrstd="t" o:hr="t" fillcolor="#a0a0a0" stroked="f"/>
        </w:pict>
      </w:r>
    </w:p>
    <w:p w:rsidR="00715206" w:rsidRDefault="00715206" w:rsidP="00715206">
      <w:pPr>
        <w:pStyle w:val="Heading3"/>
        <w:spacing w:line="300" w:lineRule="atLeast"/>
        <w:rPr>
          <w:rFonts w:ascii="Segoe UI" w:hAnsi="Segoe UI" w:cs="Segoe UI"/>
        </w:rPr>
      </w:pPr>
      <w:r>
        <w:rPr>
          <w:rFonts w:ascii="Segoe UI Symbol" w:hAnsi="Segoe UI Symbol" w:cs="Segoe UI Symbol"/>
        </w:rPr>
        <w:t>❌</w:t>
      </w:r>
      <w:r>
        <w:rPr>
          <w:rFonts w:ascii="Segoe UI" w:hAnsi="Segoe UI" w:cs="Segoe UI"/>
        </w:rPr>
        <w:t xml:space="preserve"> EventBridge Pipe</w:t>
      </w:r>
    </w:p>
    <w:p w:rsidR="00715206" w:rsidRDefault="00715206" w:rsidP="00715206">
      <w:pPr>
        <w:pStyle w:val="NormalWeb"/>
        <w:spacing w:line="300" w:lineRule="atLeast"/>
        <w:rPr>
          <w:rFonts w:ascii="Segoe UI" w:hAnsi="Segoe UI" w:cs="Segoe UI"/>
          <w:sz w:val="21"/>
          <w:szCs w:val="21"/>
        </w:rPr>
      </w:pPr>
      <w:r>
        <w:rPr>
          <w:rFonts w:ascii="Segoe UI" w:hAnsi="Segoe UI" w:cs="Segoe UI"/>
          <w:sz w:val="21"/>
          <w:szCs w:val="21"/>
        </w:rPr>
        <w:t>Pipe ka use hota hai jab source se target tak direct streaming/queue integration karni ho.</w:t>
      </w:r>
    </w:p>
    <w:p w:rsidR="00715206" w:rsidRDefault="00715206" w:rsidP="00715206">
      <w:pPr>
        <w:pStyle w:val="NormalWeb"/>
        <w:spacing w:line="300" w:lineRule="atLeast"/>
        <w:rPr>
          <w:rFonts w:ascii="Segoe UI" w:hAnsi="Segoe UI" w:cs="Segoe UI"/>
          <w:sz w:val="21"/>
          <w:szCs w:val="21"/>
        </w:rPr>
      </w:pPr>
      <w:r>
        <w:rPr>
          <w:rFonts w:ascii="Segoe UI" w:hAnsi="Segoe UI" w:cs="Segoe UI"/>
          <w:sz w:val="21"/>
          <w:szCs w:val="21"/>
        </w:rPr>
        <w:t>Example:</w:t>
      </w:r>
    </w:p>
    <w:p w:rsidR="00715206" w:rsidRDefault="00715206" w:rsidP="00715206">
      <w:pPr>
        <w:spacing w:line="300" w:lineRule="atLeast"/>
        <w:rPr>
          <w:rFonts w:ascii="Segoe UI" w:hAnsi="Segoe UI" w:cs="Segoe UI"/>
          <w:sz w:val="21"/>
          <w:szCs w:val="21"/>
        </w:rPr>
      </w:pPr>
      <w:r>
        <w:rPr>
          <w:rFonts w:ascii="Segoe UI" w:hAnsi="Segoe UI" w:cs="Segoe UI"/>
          <w:sz w:val="21"/>
          <w:szCs w:val="21"/>
        </w:rPr>
        <w:t>SQS → Lambda</w:t>
      </w:r>
    </w:p>
    <w:p w:rsidR="00715206" w:rsidRDefault="00715206" w:rsidP="00715206">
      <w:pPr>
        <w:spacing w:line="300" w:lineRule="atLeast"/>
        <w:rPr>
          <w:rFonts w:ascii="Segoe UI" w:hAnsi="Segoe UI" w:cs="Segoe UI"/>
          <w:sz w:val="21"/>
          <w:szCs w:val="21"/>
        </w:rPr>
      </w:pPr>
      <w:r>
        <w:rPr>
          <w:rFonts w:ascii="Segoe UI" w:hAnsi="Segoe UI" w:cs="Segoe UI"/>
          <w:sz w:val="21"/>
          <w:szCs w:val="21"/>
        </w:rPr>
        <w:t>DynamoDB Stream → Step Functions</w:t>
      </w:r>
    </w:p>
    <w:p w:rsidR="00715206" w:rsidRDefault="00715206" w:rsidP="00715206">
      <w:pPr>
        <w:spacing w:line="300" w:lineRule="atLeast"/>
        <w:rPr>
          <w:rFonts w:ascii="Segoe UI" w:hAnsi="Segoe UI" w:cs="Segoe UI"/>
          <w:sz w:val="21"/>
          <w:szCs w:val="21"/>
        </w:rPr>
      </w:pPr>
      <w:r>
        <w:rPr>
          <w:rFonts w:ascii="Segoe UI" w:hAnsi="Segoe UI" w:cs="Segoe UI"/>
          <w:sz w:val="21"/>
          <w:szCs w:val="21"/>
        </w:rPr>
        <w:t>Kinesis → Lambda</w:t>
      </w:r>
    </w:p>
    <w:p w:rsidR="00715206" w:rsidRDefault="00715206" w:rsidP="00715206">
      <w:pPr>
        <w:pStyle w:val="NormalWeb"/>
        <w:spacing w:line="300" w:lineRule="atLeast"/>
        <w:rPr>
          <w:rFonts w:ascii="Segoe UI" w:hAnsi="Segoe UI" w:cs="Segoe UI"/>
          <w:sz w:val="21"/>
          <w:szCs w:val="21"/>
        </w:rPr>
      </w:pPr>
      <w:r>
        <w:rPr>
          <w:rFonts w:ascii="Segoe UI" w:hAnsi="Segoe UI" w:cs="Segoe UI"/>
          <w:sz w:val="21"/>
          <w:szCs w:val="21"/>
        </w:rPr>
        <w:t xml:space="preserve">Pipe powerful hai, but hum abhi event-driven application workflow bana rahe hain using </w:t>
      </w:r>
      <w:r>
        <w:rPr>
          <w:rStyle w:val="Strong"/>
          <w:rFonts w:ascii="Segoe UI" w:hAnsi="Segoe UI" w:cs="Segoe UI"/>
          <w:sz w:val="21"/>
          <w:szCs w:val="21"/>
        </w:rPr>
        <w:t>custom event bus + rule + Step Functions</w:t>
      </w:r>
      <w:r>
        <w:rPr>
          <w:rFonts w:ascii="Segoe UI" w:hAnsi="Segoe UI" w:cs="Segoe UI"/>
          <w:sz w:val="21"/>
          <w:szCs w:val="21"/>
        </w:rPr>
        <w:t>.</w:t>
      </w:r>
    </w:p>
    <w:p w:rsidR="00715206" w:rsidRDefault="00114F67" w:rsidP="00715206">
      <w:pPr>
        <w:spacing w:line="300" w:lineRule="atLeast"/>
        <w:rPr>
          <w:rFonts w:ascii="Segoe UI" w:hAnsi="Segoe UI" w:cs="Segoe UI"/>
          <w:sz w:val="21"/>
          <w:szCs w:val="21"/>
        </w:rPr>
      </w:pPr>
      <w:r>
        <w:rPr>
          <w:rFonts w:ascii="Segoe UI" w:hAnsi="Segoe UI" w:cs="Segoe UI"/>
          <w:sz w:val="21"/>
          <w:szCs w:val="21"/>
        </w:rPr>
        <w:pict>
          <v:rect id="_x0000_i1454" style="width:0;height:1.5pt" o:hralign="center" o:hrstd="t" o:hr="t" fillcolor="#a0a0a0" stroked="f"/>
        </w:pict>
      </w:r>
    </w:p>
    <w:p w:rsidR="00715206" w:rsidRDefault="00715206" w:rsidP="00715206">
      <w:pPr>
        <w:pStyle w:val="Heading3"/>
        <w:spacing w:line="300" w:lineRule="atLeast"/>
        <w:rPr>
          <w:rFonts w:ascii="Segoe UI" w:hAnsi="Segoe UI" w:cs="Segoe UI"/>
        </w:rPr>
      </w:pPr>
      <w:r>
        <w:rPr>
          <w:rFonts w:ascii="Segoe UI Symbol" w:hAnsi="Segoe UI Symbol" w:cs="Segoe UI Symbol"/>
        </w:rPr>
        <w:t>❌</w:t>
      </w:r>
      <w:r>
        <w:rPr>
          <w:rFonts w:ascii="Segoe UI" w:hAnsi="Segoe UI" w:cs="Segoe UI"/>
        </w:rPr>
        <w:t xml:space="preserve"> EventBridge Schedule</w:t>
      </w:r>
    </w:p>
    <w:p w:rsidR="00715206" w:rsidRDefault="00715206" w:rsidP="00715206">
      <w:pPr>
        <w:pStyle w:val="NormalWeb"/>
        <w:spacing w:line="300" w:lineRule="atLeast"/>
        <w:rPr>
          <w:rFonts w:ascii="Segoe UI" w:hAnsi="Segoe UI" w:cs="Segoe UI"/>
          <w:sz w:val="21"/>
          <w:szCs w:val="21"/>
        </w:rPr>
      </w:pPr>
      <w:r>
        <w:rPr>
          <w:rFonts w:ascii="Segoe UI" w:hAnsi="Segoe UI" w:cs="Segoe UI"/>
          <w:sz w:val="21"/>
          <w:szCs w:val="21"/>
        </w:rPr>
        <w:t>Ye newer Scheduler service hai. One-time ya recurring schedule ke liye hota hai.</w:t>
      </w:r>
    </w:p>
    <w:p w:rsidR="00715206" w:rsidRDefault="00715206" w:rsidP="00715206">
      <w:pPr>
        <w:pStyle w:val="NormalWeb"/>
        <w:spacing w:line="300" w:lineRule="atLeast"/>
        <w:rPr>
          <w:rFonts w:ascii="Segoe UI" w:hAnsi="Segoe UI" w:cs="Segoe UI"/>
          <w:sz w:val="21"/>
          <w:szCs w:val="21"/>
        </w:rPr>
      </w:pPr>
      <w:r>
        <w:rPr>
          <w:rFonts w:ascii="Segoe UI" w:hAnsi="Segoe UI" w:cs="Segoe UI"/>
          <w:sz w:val="21"/>
          <w:szCs w:val="21"/>
        </w:rPr>
        <w:t>Example:</w:t>
      </w:r>
    </w:p>
    <w:p w:rsidR="00715206" w:rsidRDefault="00715206" w:rsidP="00715206">
      <w:pPr>
        <w:spacing w:line="300" w:lineRule="atLeast"/>
        <w:rPr>
          <w:rFonts w:ascii="Segoe UI" w:hAnsi="Segoe UI" w:cs="Segoe UI"/>
          <w:sz w:val="21"/>
          <w:szCs w:val="21"/>
        </w:rPr>
      </w:pPr>
      <w:r>
        <w:rPr>
          <w:rFonts w:ascii="Segoe UI" w:hAnsi="Segoe UI" w:cs="Segoe UI"/>
          <w:sz w:val="21"/>
          <w:szCs w:val="21"/>
        </w:rPr>
        <w:t>Run Lambda at 9 AM</w:t>
      </w:r>
    </w:p>
    <w:p w:rsidR="00715206" w:rsidRDefault="00715206" w:rsidP="00715206">
      <w:pPr>
        <w:spacing w:line="300" w:lineRule="atLeast"/>
        <w:rPr>
          <w:rFonts w:ascii="Segoe UI" w:hAnsi="Segoe UI" w:cs="Segoe UI"/>
          <w:sz w:val="21"/>
          <w:szCs w:val="21"/>
        </w:rPr>
      </w:pPr>
      <w:r>
        <w:rPr>
          <w:rFonts w:ascii="Segoe UI" w:hAnsi="Segoe UI" w:cs="Segoe UI"/>
          <w:sz w:val="21"/>
          <w:szCs w:val="21"/>
        </w:rPr>
        <w:t>Trigger Step Function every Sunday</w:t>
      </w:r>
    </w:p>
    <w:p w:rsidR="00715206" w:rsidRDefault="00715206" w:rsidP="00715206">
      <w:pPr>
        <w:pStyle w:val="NormalWeb"/>
        <w:spacing w:line="300" w:lineRule="atLeast"/>
        <w:rPr>
          <w:rFonts w:ascii="Segoe UI" w:hAnsi="Segoe UI" w:cs="Segoe UI"/>
          <w:sz w:val="21"/>
          <w:szCs w:val="21"/>
        </w:rPr>
      </w:pPr>
      <w:r>
        <w:rPr>
          <w:rFonts w:ascii="Segoe UI" w:hAnsi="Segoe UI" w:cs="Segoe UI"/>
          <w:sz w:val="21"/>
          <w:szCs w:val="21"/>
        </w:rPr>
        <w:t>Humara flow user action based hai, time based nahi.</w:t>
      </w:r>
    </w:p>
    <w:p w:rsidR="00715206" w:rsidRDefault="00114F67" w:rsidP="00715206">
      <w:pPr>
        <w:spacing w:line="300" w:lineRule="atLeast"/>
        <w:rPr>
          <w:rFonts w:ascii="Segoe UI" w:hAnsi="Segoe UI" w:cs="Segoe UI"/>
          <w:sz w:val="21"/>
          <w:szCs w:val="21"/>
        </w:rPr>
      </w:pPr>
      <w:r>
        <w:rPr>
          <w:rFonts w:ascii="Segoe UI" w:hAnsi="Segoe UI" w:cs="Segoe UI"/>
          <w:sz w:val="21"/>
          <w:szCs w:val="21"/>
        </w:rPr>
        <w:pict>
          <v:rect id="_x0000_i1455" style="width:0;height:1.5pt" o:hralign="center" o:hrstd="t" o:hr="t" fillcolor="#a0a0a0" stroked="f"/>
        </w:pict>
      </w:r>
    </w:p>
    <w:p w:rsidR="00715206" w:rsidRDefault="00715206" w:rsidP="00715206">
      <w:pPr>
        <w:pStyle w:val="Heading3"/>
        <w:spacing w:line="300" w:lineRule="atLeast"/>
        <w:rPr>
          <w:rFonts w:ascii="Segoe UI" w:hAnsi="Segoe UI" w:cs="Segoe UI"/>
        </w:rPr>
      </w:pPr>
      <w:r>
        <w:rPr>
          <w:rFonts w:ascii="Segoe UI Symbol" w:hAnsi="Segoe UI Symbol" w:cs="Segoe UI Symbol"/>
        </w:rPr>
        <w:t>❌</w:t>
      </w:r>
      <w:r>
        <w:rPr>
          <w:rFonts w:ascii="Segoe UI" w:hAnsi="Segoe UI" w:cs="Segoe UI"/>
        </w:rPr>
        <w:t xml:space="preserve"> EventBridge Schema registry</w:t>
      </w:r>
    </w:p>
    <w:p w:rsidR="00715206" w:rsidRDefault="00715206" w:rsidP="00715206">
      <w:pPr>
        <w:pStyle w:val="NormalWeb"/>
        <w:spacing w:line="300" w:lineRule="atLeast"/>
        <w:rPr>
          <w:rFonts w:ascii="Segoe UI" w:hAnsi="Segoe UI" w:cs="Segoe UI"/>
          <w:sz w:val="21"/>
          <w:szCs w:val="21"/>
        </w:rPr>
      </w:pPr>
      <w:r>
        <w:rPr>
          <w:rFonts w:ascii="Segoe UI" w:hAnsi="Segoe UI" w:cs="Segoe UI"/>
          <w:sz w:val="21"/>
          <w:szCs w:val="21"/>
        </w:rPr>
        <w:t>Schema registry event schema discover/store karne ke liye hota hai. Advanced governance use case hai. Later enterprise level me samjhenge.</w:t>
      </w:r>
    </w:p>
    <w:p w:rsidR="00715206" w:rsidRDefault="00114F67" w:rsidP="00715206">
      <w:pPr>
        <w:spacing w:line="300" w:lineRule="atLeast"/>
        <w:rPr>
          <w:rFonts w:ascii="Segoe UI" w:hAnsi="Segoe UI" w:cs="Segoe UI"/>
          <w:sz w:val="21"/>
          <w:szCs w:val="21"/>
        </w:rPr>
      </w:pPr>
      <w:r>
        <w:rPr>
          <w:rFonts w:ascii="Segoe UI" w:hAnsi="Segoe UI" w:cs="Segoe UI"/>
          <w:sz w:val="21"/>
          <w:szCs w:val="21"/>
        </w:rPr>
        <w:pict>
          <v:rect id="_x0000_i1456" style="width:0;height:1.5pt" o:hralign="center" o:hrstd="t" o:hr="t" fillcolor="#a0a0a0" stroked="f"/>
        </w:pict>
      </w:r>
    </w:p>
    <w:p w:rsidR="00715206" w:rsidRDefault="00715206" w:rsidP="00715206">
      <w:pPr>
        <w:pStyle w:val="Heading1"/>
        <w:spacing w:line="300" w:lineRule="atLeast"/>
        <w:rPr>
          <w:rFonts w:ascii="Segoe UI" w:hAnsi="Segoe UI" w:cs="Segoe UI"/>
          <w:sz w:val="48"/>
          <w:szCs w:val="48"/>
        </w:rPr>
      </w:pPr>
      <w:r>
        <w:rPr>
          <w:rFonts w:ascii="Segoe UI" w:hAnsi="Segoe UI" w:cs="Segoe UI"/>
        </w:rPr>
        <w:t>Final Answer</w:t>
      </w:r>
    </w:p>
    <w:p w:rsidR="00715206" w:rsidRDefault="00715206" w:rsidP="00715206">
      <w:pPr>
        <w:pStyle w:val="NormalWeb"/>
        <w:spacing w:line="300" w:lineRule="atLeast"/>
        <w:rPr>
          <w:rFonts w:ascii="Segoe UI" w:hAnsi="Segoe UI" w:cs="Segoe UI"/>
          <w:sz w:val="21"/>
          <w:szCs w:val="21"/>
        </w:rPr>
      </w:pPr>
      <w:r>
        <w:rPr>
          <w:rFonts w:ascii="Segoe UI" w:hAnsi="Segoe UI" w:cs="Segoe UI"/>
          <w:sz w:val="21"/>
          <w:szCs w:val="21"/>
        </w:rPr>
        <w:t>Console me agar manually rule banana ho toh:</w:t>
      </w:r>
    </w:p>
    <w:p w:rsidR="00715206" w:rsidRDefault="00715206" w:rsidP="00715206">
      <w:pPr>
        <w:spacing w:line="300" w:lineRule="atLeast"/>
        <w:rPr>
          <w:rFonts w:ascii="Segoe UI" w:hAnsi="Segoe UI" w:cs="Segoe UI"/>
          <w:sz w:val="21"/>
          <w:szCs w:val="21"/>
        </w:rPr>
      </w:pPr>
      <w:r>
        <w:rPr>
          <w:rFonts w:ascii="Segoe UI" w:hAnsi="Segoe UI" w:cs="Segoe UI"/>
          <w:sz w:val="21"/>
          <w:szCs w:val="21"/>
        </w:rPr>
        <w:t>Amazon EventBridge</w:t>
      </w:r>
    </w:p>
    <w:p w:rsidR="00715206" w:rsidRDefault="00715206" w:rsidP="00715206">
      <w:pPr>
        <w:spacing w:line="300" w:lineRule="atLeast"/>
        <w:rPr>
          <w:rFonts w:ascii="Segoe UI" w:hAnsi="Segoe UI" w:cs="Segoe UI"/>
          <w:sz w:val="21"/>
          <w:szCs w:val="21"/>
        </w:rPr>
      </w:pPr>
      <w:r>
        <w:rPr>
          <w:rFonts w:ascii="Segoe UI" w:hAnsi="Segoe UI" w:cs="Segoe UI"/>
          <w:sz w:val="21"/>
          <w:szCs w:val="21"/>
        </w:rPr>
        <w:t>→ Rules</w:t>
      </w:r>
    </w:p>
    <w:p w:rsidR="00715206" w:rsidRDefault="00715206" w:rsidP="00715206">
      <w:pPr>
        <w:spacing w:line="300" w:lineRule="atLeast"/>
        <w:rPr>
          <w:rFonts w:ascii="Segoe UI" w:hAnsi="Segoe UI" w:cs="Segoe UI"/>
          <w:sz w:val="21"/>
          <w:szCs w:val="21"/>
        </w:rPr>
      </w:pPr>
      <w:r>
        <w:rPr>
          <w:rFonts w:ascii="Segoe UI" w:hAnsi="Segoe UI" w:cs="Segoe UI"/>
          <w:sz w:val="21"/>
          <w:szCs w:val="21"/>
        </w:rPr>
        <w:lastRenderedPageBreak/>
        <w:t>→ Create rule</w:t>
      </w:r>
    </w:p>
    <w:p w:rsidR="00715206" w:rsidRDefault="00715206" w:rsidP="00715206">
      <w:pPr>
        <w:spacing w:line="300" w:lineRule="atLeast"/>
        <w:rPr>
          <w:rFonts w:ascii="Segoe UI" w:hAnsi="Segoe UI" w:cs="Segoe UI"/>
          <w:sz w:val="21"/>
          <w:szCs w:val="21"/>
        </w:rPr>
      </w:pPr>
      <w:r>
        <w:rPr>
          <w:rFonts w:ascii="Segoe UI" w:hAnsi="Segoe UI" w:cs="Segoe UI"/>
          <w:sz w:val="21"/>
          <w:szCs w:val="21"/>
        </w:rPr>
        <w:t>→ EventBridge Rule with event pattern</w:t>
      </w:r>
    </w:p>
    <w:p w:rsidR="00715206" w:rsidRDefault="00715206" w:rsidP="00715206">
      <w:pPr>
        <w:pStyle w:val="NormalWeb"/>
        <w:spacing w:line="300" w:lineRule="atLeast"/>
        <w:rPr>
          <w:rFonts w:ascii="Segoe UI" w:hAnsi="Segoe UI" w:cs="Segoe UI"/>
          <w:sz w:val="21"/>
          <w:szCs w:val="21"/>
        </w:rPr>
      </w:pPr>
      <w:r>
        <w:rPr>
          <w:rFonts w:ascii="Segoe UI" w:hAnsi="Segoe UI" w:cs="Segoe UI"/>
          <w:sz w:val="21"/>
          <w:szCs w:val="21"/>
        </w:rPr>
        <w:t>Lekin important baat:</w:t>
      </w:r>
    </w:p>
    <w:p w:rsidR="00715206" w:rsidRDefault="00715206" w:rsidP="00715206">
      <w:pPr>
        <w:pStyle w:val="NormalWeb"/>
        <w:spacing w:line="300" w:lineRule="atLeast"/>
        <w:rPr>
          <w:rFonts w:ascii="Segoe UI" w:hAnsi="Segoe UI" w:cs="Segoe UI"/>
          <w:sz w:val="21"/>
          <w:szCs w:val="21"/>
        </w:rPr>
      </w:pPr>
      <w:r>
        <w:rPr>
          <w:rFonts w:ascii="Segoe UI" w:hAnsi="Segoe UI" w:cs="Segoe UI"/>
          <w:sz w:val="21"/>
          <w:szCs w:val="21"/>
        </w:rPr>
        <w:t>Abhi hum manually create nahi karenge. Hum Terraform se create karenge, phir Console me verify karenge.</w:t>
      </w:r>
    </w:p>
    <w:p w:rsidR="00715206" w:rsidRDefault="00114F67" w:rsidP="00715206">
      <w:pPr>
        <w:spacing w:line="300" w:lineRule="atLeast"/>
        <w:rPr>
          <w:rFonts w:ascii="Segoe UI" w:hAnsi="Segoe UI" w:cs="Segoe UI"/>
          <w:sz w:val="21"/>
          <w:szCs w:val="21"/>
        </w:rPr>
      </w:pPr>
      <w:r>
        <w:rPr>
          <w:rFonts w:ascii="Segoe UI" w:hAnsi="Segoe UI" w:cs="Segoe UI"/>
          <w:sz w:val="21"/>
          <w:szCs w:val="21"/>
        </w:rPr>
        <w:pict>
          <v:rect id="_x0000_i1457" style="width:0;height:1.5pt" o:hralign="center" o:hrstd="t" o:hr="t" fillcolor="#a0a0a0" stroked="f"/>
        </w:pict>
      </w:r>
    </w:p>
    <w:p w:rsidR="00715206" w:rsidRDefault="00715206" w:rsidP="00715206">
      <w:pPr>
        <w:pStyle w:val="Heading1"/>
        <w:spacing w:line="300" w:lineRule="atLeast"/>
        <w:rPr>
          <w:rFonts w:ascii="Segoe UI" w:hAnsi="Segoe UI" w:cs="Segoe UI"/>
          <w:sz w:val="48"/>
          <w:szCs w:val="48"/>
        </w:rPr>
      </w:pPr>
      <w:r>
        <w:rPr>
          <w:rFonts w:ascii="Segoe UI" w:hAnsi="Segoe UI" w:cs="Segoe UI"/>
        </w:rPr>
        <w:t>2) Terraform folder me kaise jaoge?</w:t>
      </w:r>
    </w:p>
    <w:p w:rsidR="00715206" w:rsidRDefault="00715206" w:rsidP="00715206">
      <w:pPr>
        <w:pStyle w:val="NormalWeb"/>
        <w:spacing w:line="300" w:lineRule="atLeast"/>
        <w:rPr>
          <w:rFonts w:ascii="Segoe UI" w:hAnsi="Segoe UI" w:cs="Segoe UI"/>
          <w:sz w:val="21"/>
          <w:szCs w:val="21"/>
        </w:rPr>
      </w:pPr>
      <w:r>
        <w:rPr>
          <w:rFonts w:ascii="Segoe UI" w:hAnsi="Segoe UI" w:cs="Segoe UI"/>
          <w:sz w:val="21"/>
          <w:szCs w:val="21"/>
        </w:rPr>
        <w:t>Screenshot 2 me tum abhi yahan ho:</w:t>
      </w:r>
    </w:p>
    <w:p w:rsidR="00715206" w:rsidRDefault="00715206" w:rsidP="00715206">
      <w:pPr>
        <w:pStyle w:val="NormalWeb"/>
        <w:spacing w:line="300" w:lineRule="atLeast"/>
        <w:rPr>
          <w:rFonts w:ascii="Segoe UI" w:hAnsi="Segoe UI" w:cs="Segoe UI"/>
          <w:sz w:val="21"/>
          <w:szCs w:val="21"/>
        </w:rPr>
      </w:pPr>
      <w:r>
        <w:rPr>
          <w:rFonts w:ascii="Segoe UI" w:hAnsi="Segoe UI" w:cs="Segoe UI"/>
          <w:sz w:val="21"/>
          <w:szCs w:val="21"/>
        </w:rPr>
        <w:t>/home/cloudshell-user</w:t>
      </w:r>
    </w:p>
    <w:p w:rsidR="00715206" w:rsidRDefault="00715206" w:rsidP="00715206">
      <w:pPr>
        <w:pStyle w:val="NormalWeb"/>
        <w:spacing w:line="300" w:lineRule="atLeast"/>
        <w:rPr>
          <w:rFonts w:ascii="Segoe UI" w:hAnsi="Segoe UI" w:cs="Segoe UI"/>
          <w:sz w:val="21"/>
          <w:szCs w:val="21"/>
        </w:rPr>
      </w:pPr>
      <w:r>
        <w:rPr>
          <w:rFonts w:ascii="Segoe UI" w:hAnsi="Segoe UI" w:cs="Segoe UI"/>
          <w:sz w:val="21"/>
          <w:szCs w:val="21"/>
        </w:rPr>
        <w:t xml:space="preserve">Aur </w:t>
      </w:r>
      <w:r>
        <w:rPr>
          <w:rStyle w:val="HTMLCode"/>
        </w:rPr>
        <w:t>ls -lh</w:t>
      </w:r>
      <w:r>
        <w:rPr>
          <w:rFonts w:ascii="Segoe UI" w:hAnsi="Segoe UI" w:cs="Segoe UI"/>
          <w:sz w:val="21"/>
          <w:szCs w:val="21"/>
        </w:rPr>
        <w:t xml:space="preserve"> output me ye folders dikh rahe hain:</w:t>
      </w:r>
    </w:p>
    <w:p w:rsidR="00715206" w:rsidRDefault="00715206" w:rsidP="00715206">
      <w:pPr>
        <w:spacing w:line="300" w:lineRule="atLeast"/>
        <w:rPr>
          <w:rFonts w:ascii="Segoe UI" w:hAnsi="Segoe UI" w:cs="Segoe UI"/>
          <w:sz w:val="21"/>
          <w:szCs w:val="21"/>
        </w:rPr>
      </w:pPr>
      <w:r>
        <w:rPr>
          <w:rFonts w:ascii="Segoe UI" w:hAnsi="Segoe UI" w:cs="Segoe UI"/>
          <w:sz w:val="21"/>
          <w:szCs w:val="21"/>
        </w:rPr>
        <w:t>bin</w:t>
      </w:r>
    </w:p>
    <w:p w:rsidR="00715206" w:rsidRDefault="00715206" w:rsidP="00715206">
      <w:pPr>
        <w:spacing w:line="300" w:lineRule="atLeast"/>
        <w:rPr>
          <w:rFonts w:ascii="Segoe UI" w:hAnsi="Segoe UI" w:cs="Segoe UI"/>
          <w:sz w:val="21"/>
          <w:szCs w:val="21"/>
        </w:rPr>
      </w:pPr>
      <w:r>
        <w:rPr>
          <w:rFonts w:ascii="Segoe UI" w:hAnsi="Segoe UI" w:cs="Segoe UI"/>
          <w:sz w:val="21"/>
          <w:szCs w:val="21"/>
        </w:rPr>
        <w:t>enterprise-genai-assistant-lambda</w:t>
      </w:r>
    </w:p>
    <w:p w:rsidR="00715206" w:rsidRDefault="00715206" w:rsidP="00715206">
      <w:pPr>
        <w:spacing w:line="300" w:lineRule="atLeast"/>
        <w:rPr>
          <w:rFonts w:ascii="Segoe UI" w:hAnsi="Segoe UI" w:cs="Segoe UI"/>
          <w:sz w:val="21"/>
          <w:szCs w:val="21"/>
        </w:rPr>
      </w:pPr>
      <w:r>
        <w:rPr>
          <w:rFonts w:ascii="Segoe UI" w:hAnsi="Segoe UI" w:cs="Segoe UI"/>
          <w:sz w:val="21"/>
          <w:szCs w:val="21"/>
        </w:rPr>
        <w:t>enterprise-genai-iac</w:t>
      </w:r>
    </w:p>
    <w:p w:rsidR="00715206" w:rsidRDefault="00715206" w:rsidP="00715206">
      <w:pPr>
        <w:spacing w:line="300" w:lineRule="atLeast"/>
        <w:rPr>
          <w:rFonts w:ascii="Segoe UI" w:hAnsi="Segoe UI" w:cs="Segoe UI"/>
          <w:sz w:val="21"/>
          <w:szCs w:val="21"/>
        </w:rPr>
      </w:pPr>
      <w:r>
        <w:rPr>
          <w:rFonts w:ascii="Segoe UI" w:hAnsi="Segoe UI" w:cs="Segoe UI"/>
          <w:sz w:val="21"/>
          <w:szCs w:val="21"/>
        </w:rPr>
        <w:t>genai-assistant-backup</w:t>
      </w:r>
    </w:p>
    <w:p w:rsidR="00715206" w:rsidRDefault="00715206" w:rsidP="00715206">
      <w:pPr>
        <w:pStyle w:val="NormalWeb"/>
        <w:spacing w:line="300" w:lineRule="atLeast"/>
        <w:rPr>
          <w:rFonts w:ascii="Segoe UI" w:hAnsi="Segoe UI" w:cs="Segoe UI"/>
          <w:sz w:val="21"/>
          <w:szCs w:val="21"/>
        </w:rPr>
      </w:pPr>
      <w:r>
        <w:rPr>
          <w:rFonts w:ascii="Segoe UI" w:hAnsi="Segoe UI" w:cs="Segoe UI"/>
          <w:sz w:val="21"/>
          <w:szCs w:val="21"/>
        </w:rPr>
        <w:t>Tumne ye command chalaya tha:</w:t>
      </w:r>
    </w:p>
    <w:p w:rsidR="00715206" w:rsidRDefault="00715206" w:rsidP="00715206">
      <w:pPr>
        <w:pStyle w:val="NormalWeb"/>
        <w:spacing w:line="300" w:lineRule="atLeast"/>
        <w:rPr>
          <w:rFonts w:ascii="Segoe UI" w:hAnsi="Segoe UI" w:cs="Segoe UI"/>
          <w:sz w:val="21"/>
          <w:szCs w:val="21"/>
        </w:rPr>
      </w:pPr>
      <w:r>
        <w:rPr>
          <w:rFonts w:ascii="Segoe UI" w:hAnsi="Segoe UI" w:cs="Segoe UI"/>
          <w:sz w:val="21"/>
          <w:szCs w:val="21"/>
        </w:rPr>
        <w:t>cd ~/enterprise-genai-assistant/terraform</w:t>
      </w:r>
    </w:p>
    <w:p w:rsidR="00715206" w:rsidRDefault="00715206" w:rsidP="00715206">
      <w:pPr>
        <w:pStyle w:val="NormalWeb"/>
        <w:spacing w:line="300" w:lineRule="atLeast"/>
        <w:rPr>
          <w:rFonts w:ascii="Segoe UI" w:hAnsi="Segoe UI" w:cs="Segoe UI"/>
          <w:sz w:val="21"/>
          <w:szCs w:val="21"/>
        </w:rPr>
      </w:pPr>
      <w:r>
        <w:rPr>
          <w:rFonts w:ascii="Segoe UI" w:hAnsi="Segoe UI" w:cs="Segoe UI"/>
          <w:sz w:val="21"/>
          <w:szCs w:val="21"/>
        </w:rPr>
        <w:t>Error aaya because ye folder exist nahi karta:</w:t>
      </w:r>
    </w:p>
    <w:p w:rsidR="00715206" w:rsidRDefault="00715206" w:rsidP="00715206">
      <w:pPr>
        <w:pStyle w:val="NormalWeb"/>
        <w:spacing w:line="300" w:lineRule="atLeast"/>
        <w:rPr>
          <w:rFonts w:ascii="Segoe UI" w:hAnsi="Segoe UI" w:cs="Segoe UI"/>
          <w:sz w:val="21"/>
          <w:szCs w:val="21"/>
        </w:rPr>
      </w:pPr>
      <w:r>
        <w:rPr>
          <w:rFonts w:ascii="Segoe UI" w:hAnsi="Segoe UI" w:cs="Segoe UI"/>
          <w:sz w:val="21"/>
          <w:szCs w:val="21"/>
        </w:rPr>
        <w:t>No such file or directory</w:t>
      </w:r>
    </w:p>
    <w:p w:rsidR="00715206" w:rsidRDefault="00715206" w:rsidP="00715206">
      <w:pPr>
        <w:pStyle w:val="NormalWeb"/>
        <w:spacing w:line="300" w:lineRule="atLeast"/>
        <w:rPr>
          <w:rFonts w:ascii="Segoe UI" w:hAnsi="Segoe UI" w:cs="Segoe UI"/>
          <w:sz w:val="21"/>
          <w:szCs w:val="21"/>
        </w:rPr>
      </w:pPr>
      <w:r>
        <w:rPr>
          <w:rFonts w:ascii="Segoe UI" w:hAnsi="Segoe UI" w:cs="Segoe UI"/>
          <w:sz w:val="21"/>
          <w:szCs w:val="21"/>
        </w:rPr>
        <w:t>Most likely humara Terraform code is folder me hai:</w:t>
      </w:r>
    </w:p>
    <w:p w:rsidR="00715206" w:rsidRDefault="00715206" w:rsidP="00715206">
      <w:pPr>
        <w:pStyle w:val="NormalWeb"/>
        <w:spacing w:line="300" w:lineRule="atLeast"/>
        <w:rPr>
          <w:rFonts w:ascii="Segoe UI" w:hAnsi="Segoe UI" w:cs="Segoe UI"/>
          <w:sz w:val="21"/>
          <w:szCs w:val="21"/>
        </w:rPr>
      </w:pPr>
      <w:r>
        <w:rPr>
          <w:rFonts w:ascii="Segoe UI" w:hAnsi="Segoe UI" w:cs="Segoe UI"/>
          <w:sz w:val="21"/>
          <w:szCs w:val="21"/>
        </w:rPr>
        <w:t>enterprise-genai-iac</w:t>
      </w:r>
    </w:p>
    <w:p w:rsidR="00715206" w:rsidRDefault="00114F67" w:rsidP="00715206">
      <w:pPr>
        <w:spacing w:line="300" w:lineRule="atLeast"/>
        <w:rPr>
          <w:rFonts w:ascii="Segoe UI" w:hAnsi="Segoe UI" w:cs="Segoe UI"/>
          <w:sz w:val="21"/>
          <w:szCs w:val="21"/>
        </w:rPr>
      </w:pPr>
      <w:r>
        <w:rPr>
          <w:rFonts w:ascii="Segoe UI" w:hAnsi="Segoe UI" w:cs="Segoe UI"/>
          <w:sz w:val="21"/>
          <w:szCs w:val="21"/>
        </w:rPr>
        <w:pict>
          <v:rect id="_x0000_i1458" style="width:0;height:1.5pt" o:hralign="center" o:hrstd="t" o:hr="t" fillcolor="#a0a0a0" stroked="f"/>
        </w:pict>
      </w:r>
    </w:p>
    <w:p w:rsidR="00715206" w:rsidRDefault="00715206" w:rsidP="00715206">
      <w:pPr>
        <w:pStyle w:val="Heading2"/>
        <w:spacing w:line="300" w:lineRule="atLeast"/>
        <w:rPr>
          <w:rFonts w:ascii="Segoe UI" w:hAnsi="Segoe UI" w:cs="Segoe UI"/>
        </w:rPr>
      </w:pPr>
      <w:r>
        <w:rPr>
          <w:rFonts w:ascii="Segoe UI" w:hAnsi="Segoe UI" w:cs="Segoe UI"/>
        </w:rPr>
        <w:t>Step 1: Is folder me jao</w:t>
      </w:r>
    </w:p>
    <w:p w:rsidR="00715206" w:rsidRDefault="00715206" w:rsidP="00715206">
      <w:pPr>
        <w:pStyle w:val="NormalWeb"/>
        <w:spacing w:line="300" w:lineRule="atLeast"/>
        <w:rPr>
          <w:rFonts w:ascii="Segoe UI" w:hAnsi="Segoe UI" w:cs="Segoe UI"/>
          <w:sz w:val="21"/>
          <w:szCs w:val="21"/>
        </w:rPr>
      </w:pPr>
      <w:r>
        <w:rPr>
          <w:rFonts w:ascii="Segoe UI" w:hAnsi="Segoe UI" w:cs="Segoe UI"/>
          <w:sz w:val="21"/>
          <w:szCs w:val="21"/>
        </w:rPr>
        <w:t>CloudShell me ye command run karo:</w:t>
      </w:r>
    </w:p>
    <w:p w:rsidR="00715206" w:rsidRDefault="00715206" w:rsidP="00715206">
      <w:pPr>
        <w:pStyle w:val="NormalWeb"/>
        <w:spacing w:line="300" w:lineRule="atLeast"/>
        <w:rPr>
          <w:rFonts w:ascii="Segoe UI" w:hAnsi="Segoe UI" w:cs="Segoe UI"/>
          <w:sz w:val="21"/>
          <w:szCs w:val="21"/>
        </w:rPr>
      </w:pPr>
      <w:r>
        <w:rPr>
          <w:rFonts w:ascii="Segoe UI" w:hAnsi="Segoe UI" w:cs="Segoe UI"/>
          <w:sz w:val="21"/>
          <w:szCs w:val="21"/>
        </w:rPr>
        <w:t>cd ~/enterprise-genai-iac</w:t>
      </w:r>
    </w:p>
    <w:p w:rsidR="00715206" w:rsidRDefault="00715206" w:rsidP="00715206">
      <w:pPr>
        <w:pStyle w:val="NormalWeb"/>
        <w:spacing w:line="300" w:lineRule="atLeast"/>
        <w:rPr>
          <w:rFonts w:ascii="Segoe UI" w:hAnsi="Segoe UI" w:cs="Segoe UI"/>
          <w:sz w:val="21"/>
          <w:szCs w:val="21"/>
        </w:rPr>
      </w:pPr>
      <w:r>
        <w:rPr>
          <w:rFonts w:ascii="Segoe UI" w:hAnsi="Segoe UI" w:cs="Segoe UI"/>
          <w:sz w:val="21"/>
          <w:szCs w:val="21"/>
        </w:rPr>
        <w:t>Phir check karo:</w:t>
      </w:r>
    </w:p>
    <w:p w:rsidR="00715206" w:rsidRDefault="00715206" w:rsidP="00715206">
      <w:pPr>
        <w:spacing w:line="300" w:lineRule="atLeast"/>
        <w:rPr>
          <w:rFonts w:ascii="Segoe UI" w:hAnsi="Segoe UI" w:cs="Segoe UI"/>
          <w:sz w:val="21"/>
          <w:szCs w:val="21"/>
        </w:rPr>
      </w:pPr>
      <w:r>
        <w:rPr>
          <w:rFonts w:ascii="Segoe UI" w:hAnsi="Segoe UI" w:cs="Segoe UI"/>
          <w:sz w:val="21"/>
          <w:szCs w:val="21"/>
        </w:rPr>
        <w:t>pwd</w:t>
      </w:r>
    </w:p>
    <w:p w:rsidR="00715206" w:rsidRDefault="00715206" w:rsidP="00715206">
      <w:pPr>
        <w:spacing w:line="300" w:lineRule="atLeast"/>
        <w:rPr>
          <w:rFonts w:ascii="Segoe UI" w:hAnsi="Segoe UI" w:cs="Segoe UI"/>
          <w:sz w:val="21"/>
          <w:szCs w:val="21"/>
        </w:rPr>
      </w:pPr>
      <w:r>
        <w:rPr>
          <w:rFonts w:ascii="Segoe UI" w:hAnsi="Segoe UI" w:cs="Segoe UI"/>
          <w:sz w:val="21"/>
          <w:szCs w:val="21"/>
        </w:rPr>
        <w:t>ls -lh</w:t>
      </w:r>
    </w:p>
    <w:p w:rsidR="00715206" w:rsidRDefault="00715206" w:rsidP="00715206">
      <w:pPr>
        <w:pStyle w:val="NormalWeb"/>
        <w:spacing w:line="300" w:lineRule="atLeast"/>
        <w:rPr>
          <w:rFonts w:ascii="Segoe UI" w:hAnsi="Segoe UI" w:cs="Segoe UI"/>
          <w:sz w:val="21"/>
          <w:szCs w:val="21"/>
        </w:rPr>
      </w:pPr>
      <w:r>
        <w:rPr>
          <w:rFonts w:ascii="Segoe UI" w:hAnsi="Segoe UI" w:cs="Segoe UI"/>
          <w:sz w:val="21"/>
          <w:szCs w:val="21"/>
        </w:rPr>
        <w:t>Agar Terraform files yahin hain, tumhe kuch aisa dikhega:</w:t>
      </w:r>
    </w:p>
    <w:p w:rsidR="00715206" w:rsidRDefault="00715206" w:rsidP="00715206">
      <w:pPr>
        <w:spacing w:line="300" w:lineRule="atLeast"/>
        <w:rPr>
          <w:rFonts w:ascii="Segoe UI" w:hAnsi="Segoe UI" w:cs="Segoe UI"/>
          <w:sz w:val="21"/>
          <w:szCs w:val="21"/>
        </w:rPr>
      </w:pPr>
      <w:r>
        <w:rPr>
          <w:rFonts w:ascii="Segoe UI" w:hAnsi="Segoe UI" w:cs="Segoe UI"/>
          <w:sz w:val="21"/>
          <w:szCs w:val="21"/>
        </w:rPr>
        <w:t>main.tf</w:t>
      </w:r>
    </w:p>
    <w:p w:rsidR="00715206" w:rsidRDefault="00715206" w:rsidP="00715206">
      <w:pPr>
        <w:spacing w:line="300" w:lineRule="atLeast"/>
        <w:rPr>
          <w:rFonts w:ascii="Segoe UI" w:hAnsi="Segoe UI" w:cs="Segoe UI"/>
          <w:sz w:val="21"/>
          <w:szCs w:val="21"/>
        </w:rPr>
      </w:pPr>
      <w:r>
        <w:rPr>
          <w:rFonts w:ascii="Segoe UI" w:hAnsi="Segoe UI" w:cs="Segoe UI"/>
          <w:sz w:val="21"/>
          <w:szCs w:val="21"/>
        </w:rPr>
        <w:lastRenderedPageBreak/>
        <w:t>variables.tf</w:t>
      </w:r>
    </w:p>
    <w:p w:rsidR="00715206" w:rsidRDefault="00715206" w:rsidP="00715206">
      <w:pPr>
        <w:spacing w:line="300" w:lineRule="atLeast"/>
        <w:rPr>
          <w:rFonts w:ascii="Segoe UI" w:hAnsi="Segoe UI" w:cs="Segoe UI"/>
          <w:sz w:val="21"/>
          <w:szCs w:val="21"/>
        </w:rPr>
      </w:pPr>
      <w:r>
        <w:rPr>
          <w:rFonts w:ascii="Segoe UI" w:hAnsi="Segoe UI" w:cs="Segoe UI"/>
          <w:sz w:val="21"/>
          <w:szCs w:val="21"/>
        </w:rPr>
        <w:t>terraform.tfvars</w:t>
      </w:r>
    </w:p>
    <w:p w:rsidR="00715206" w:rsidRDefault="00715206" w:rsidP="00715206">
      <w:pPr>
        <w:spacing w:line="300" w:lineRule="atLeast"/>
        <w:rPr>
          <w:rFonts w:ascii="Segoe UI" w:hAnsi="Segoe UI" w:cs="Segoe UI"/>
          <w:sz w:val="21"/>
          <w:szCs w:val="21"/>
        </w:rPr>
      </w:pPr>
      <w:r>
        <w:rPr>
          <w:rFonts w:ascii="Segoe UI" w:hAnsi="Segoe UI" w:cs="Segoe UI"/>
          <w:sz w:val="21"/>
          <w:szCs w:val="21"/>
        </w:rPr>
        <w:t>provider.tf</w:t>
      </w:r>
    </w:p>
    <w:p w:rsidR="00715206" w:rsidRDefault="00715206" w:rsidP="00715206">
      <w:pPr>
        <w:spacing w:line="300" w:lineRule="atLeast"/>
        <w:rPr>
          <w:rFonts w:ascii="Segoe UI" w:hAnsi="Segoe UI" w:cs="Segoe UI"/>
          <w:sz w:val="21"/>
          <w:szCs w:val="21"/>
        </w:rPr>
      </w:pPr>
      <w:r>
        <w:rPr>
          <w:rFonts w:ascii="Segoe UI" w:hAnsi="Segoe UI" w:cs="Segoe UI"/>
          <w:sz w:val="21"/>
          <w:szCs w:val="21"/>
        </w:rPr>
        <w:t>outputs.tf</w:t>
      </w:r>
    </w:p>
    <w:p w:rsidR="00715206" w:rsidRDefault="00715206" w:rsidP="00715206">
      <w:pPr>
        <w:spacing w:line="300" w:lineRule="atLeast"/>
        <w:rPr>
          <w:rFonts w:ascii="Segoe UI" w:hAnsi="Segoe UI" w:cs="Segoe UI"/>
          <w:sz w:val="21"/>
          <w:szCs w:val="21"/>
        </w:rPr>
      </w:pPr>
      <w:r>
        <w:rPr>
          <w:rFonts w:ascii="Segoe UI" w:hAnsi="Segoe UI" w:cs="Segoe UI"/>
          <w:sz w:val="21"/>
          <w:szCs w:val="21"/>
        </w:rPr>
        <w:t>lambda.tf</w:t>
      </w:r>
    </w:p>
    <w:p w:rsidR="00715206" w:rsidRDefault="00114F67" w:rsidP="00715206">
      <w:pPr>
        <w:spacing w:line="300" w:lineRule="atLeast"/>
        <w:rPr>
          <w:rFonts w:ascii="Segoe UI" w:hAnsi="Segoe UI" w:cs="Segoe UI"/>
          <w:sz w:val="21"/>
          <w:szCs w:val="21"/>
        </w:rPr>
      </w:pPr>
      <w:r>
        <w:rPr>
          <w:rFonts w:ascii="Segoe UI" w:hAnsi="Segoe UI" w:cs="Segoe UI"/>
          <w:sz w:val="21"/>
          <w:szCs w:val="21"/>
        </w:rPr>
        <w:pict>
          <v:rect id="_x0000_i1459" style="width:0;height:1.5pt" o:hralign="center" o:hrstd="t" o:hr="t" fillcolor="#a0a0a0" stroked="f"/>
        </w:pict>
      </w:r>
    </w:p>
    <w:p w:rsidR="00715206" w:rsidRDefault="00715206" w:rsidP="00715206">
      <w:pPr>
        <w:pStyle w:val="Heading2"/>
        <w:spacing w:line="300" w:lineRule="atLeast"/>
        <w:rPr>
          <w:rFonts w:ascii="Segoe UI" w:hAnsi="Segoe UI" w:cs="Segoe UI"/>
        </w:rPr>
      </w:pPr>
      <w:r>
        <w:rPr>
          <w:rFonts w:ascii="Segoe UI" w:hAnsi="Segoe UI" w:cs="Segoe UI"/>
        </w:rPr>
        <w:t>Step 2: Agar Terraform files direct nahi dikhti</w:t>
      </w:r>
    </w:p>
    <w:p w:rsidR="00715206" w:rsidRDefault="00715206" w:rsidP="00715206">
      <w:pPr>
        <w:pStyle w:val="NormalWeb"/>
        <w:spacing w:line="300" w:lineRule="atLeast"/>
        <w:rPr>
          <w:rFonts w:ascii="Segoe UI" w:hAnsi="Segoe UI" w:cs="Segoe UI"/>
          <w:sz w:val="21"/>
          <w:szCs w:val="21"/>
        </w:rPr>
      </w:pPr>
      <w:r>
        <w:rPr>
          <w:rFonts w:ascii="Segoe UI" w:hAnsi="Segoe UI" w:cs="Segoe UI"/>
          <w:sz w:val="21"/>
          <w:szCs w:val="21"/>
        </w:rPr>
        <w:t xml:space="preserve">Agar </w:t>
      </w:r>
      <w:r>
        <w:rPr>
          <w:rStyle w:val="HTMLCode"/>
        </w:rPr>
        <w:t>enterprise-genai-iac</w:t>
      </w:r>
      <w:r>
        <w:rPr>
          <w:rFonts w:ascii="Segoe UI" w:hAnsi="Segoe UI" w:cs="Segoe UI"/>
          <w:sz w:val="21"/>
          <w:szCs w:val="21"/>
        </w:rPr>
        <w:t xml:space="preserve"> ke andar bhi direct </w:t>
      </w:r>
      <w:r>
        <w:rPr>
          <w:rStyle w:val="HTMLCode"/>
        </w:rPr>
        <w:t>.tf</w:t>
      </w:r>
      <w:r>
        <w:rPr>
          <w:rFonts w:ascii="Segoe UI" w:hAnsi="Segoe UI" w:cs="Segoe UI"/>
          <w:sz w:val="21"/>
          <w:szCs w:val="21"/>
        </w:rPr>
        <w:t xml:space="preserve"> files nahi dikhti, toh ye command chalao:</w:t>
      </w:r>
    </w:p>
    <w:p w:rsidR="00715206" w:rsidRDefault="00715206" w:rsidP="00715206">
      <w:pPr>
        <w:spacing w:line="300" w:lineRule="atLeast"/>
        <w:rPr>
          <w:rFonts w:ascii="Segoe UI" w:hAnsi="Segoe UI" w:cs="Segoe UI"/>
          <w:sz w:val="21"/>
          <w:szCs w:val="21"/>
        </w:rPr>
      </w:pPr>
      <w:r>
        <w:rPr>
          <w:rFonts w:ascii="Segoe UI" w:hAnsi="Segoe UI" w:cs="Segoe UI"/>
          <w:sz w:val="21"/>
          <w:szCs w:val="21"/>
        </w:rPr>
        <w:t>find ~/enterprise-genai-iac -name "*.tf" -type f</w:t>
      </w:r>
    </w:p>
    <w:p w:rsidR="00715206" w:rsidRDefault="00715206" w:rsidP="00715206">
      <w:pPr>
        <w:spacing w:line="300" w:lineRule="atLeast"/>
        <w:rPr>
          <w:rFonts w:ascii="Segoe UI" w:hAnsi="Segoe UI" w:cs="Segoe UI"/>
          <w:sz w:val="21"/>
          <w:szCs w:val="21"/>
        </w:rPr>
      </w:pPr>
      <w:r>
        <w:rPr>
          <w:rFonts w:ascii="Segoe UI" w:hAnsi="Segoe UI" w:cs="Segoe UI"/>
          <w:sz w:val="21"/>
          <w:szCs w:val="21"/>
        </w:rPr>
        <w:t>``</w:t>
      </w:r>
    </w:p>
    <w:p w:rsidR="00715206" w:rsidRDefault="00715206" w:rsidP="00715206">
      <w:pPr>
        <w:pStyle w:val="NormalWeb"/>
        <w:spacing w:line="300" w:lineRule="atLeast"/>
        <w:rPr>
          <w:rFonts w:ascii="Segoe UI" w:hAnsi="Segoe UI" w:cs="Segoe UI"/>
          <w:sz w:val="21"/>
          <w:szCs w:val="21"/>
        </w:rPr>
      </w:pPr>
      <w:r>
        <w:rPr>
          <w:rFonts w:ascii="Segoe UI" w:hAnsi="Segoe UI" w:cs="Segoe UI"/>
          <w:sz w:val="21"/>
          <w:szCs w:val="21"/>
        </w:rPr>
        <w:t>Ye bata dega Terraform files exactly kis folder me hain.</w:t>
      </w:r>
    </w:p>
    <w:p w:rsidR="00715206" w:rsidRDefault="00715206" w:rsidP="00715206">
      <w:pPr>
        <w:pStyle w:val="NormalWeb"/>
        <w:spacing w:line="300" w:lineRule="atLeast"/>
        <w:rPr>
          <w:rFonts w:ascii="Segoe UI" w:hAnsi="Segoe UI" w:cs="Segoe UI"/>
          <w:sz w:val="21"/>
          <w:szCs w:val="21"/>
        </w:rPr>
      </w:pPr>
      <w:r>
        <w:rPr>
          <w:rFonts w:ascii="Segoe UI" w:hAnsi="Segoe UI" w:cs="Segoe UI"/>
          <w:sz w:val="21"/>
          <w:szCs w:val="21"/>
        </w:rPr>
        <w:t>Example output aa sakta hai:</w:t>
      </w:r>
    </w:p>
    <w:p w:rsidR="00715206" w:rsidRDefault="00715206" w:rsidP="00715206">
      <w:pPr>
        <w:spacing w:line="300" w:lineRule="atLeast"/>
        <w:rPr>
          <w:rFonts w:ascii="Segoe UI" w:hAnsi="Segoe UI" w:cs="Segoe UI"/>
          <w:sz w:val="21"/>
          <w:szCs w:val="21"/>
        </w:rPr>
      </w:pPr>
      <w:r>
        <w:rPr>
          <w:rFonts w:ascii="Segoe UI" w:hAnsi="Segoe UI" w:cs="Segoe UI"/>
          <w:sz w:val="21"/>
          <w:szCs w:val="21"/>
        </w:rPr>
        <w:t>/home/cloudshell-user/enterprise-genai-iac/terraform/main.tf</w:t>
      </w:r>
    </w:p>
    <w:p w:rsidR="00715206" w:rsidRDefault="00715206" w:rsidP="00715206">
      <w:pPr>
        <w:spacing w:line="300" w:lineRule="atLeast"/>
        <w:rPr>
          <w:rFonts w:ascii="Segoe UI" w:hAnsi="Segoe UI" w:cs="Segoe UI"/>
          <w:sz w:val="21"/>
          <w:szCs w:val="21"/>
        </w:rPr>
      </w:pPr>
      <w:r>
        <w:rPr>
          <w:rFonts w:ascii="Segoe UI" w:hAnsi="Segoe UI" w:cs="Segoe UI"/>
          <w:sz w:val="21"/>
          <w:szCs w:val="21"/>
        </w:rPr>
        <w:t>/home/cloudshell-user/enterprise-genai-iac/terraform/variables.tf</w:t>
      </w:r>
    </w:p>
    <w:p w:rsidR="00715206" w:rsidRDefault="00715206" w:rsidP="00715206">
      <w:pPr>
        <w:pStyle w:val="NormalWeb"/>
        <w:spacing w:line="300" w:lineRule="atLeast"/>
        <w:rPr>
          <w:rFonts w:ascii="Segoe UI" w:hAnsi="Segoe UI" w:cs="Segoe UI"/>
          <w:sz w:val="21"/>
          <w:szCs w:val="21"/>
        </w:rPr>
      </w:pPr>
      <w:r>
        <w:rPr>
          <w:rFonts w:ascii="Segoe UI" w:hAnsi="Segoe UI" w:cs="Segoe UI"/>
          <w:sz w:val="21"/>
          <w:szCs w:val="21"/>
        </w:rPr>
        <w:t>Agar aisa output aaye, toh phir jaana hoga:</w:t>
      </w:r>
    </w:p>
    <w:p w:rsidR="00715206" w:rsidRDefault="00715206" w:rsidP="00715206">
      <w:pPr>
        <w:pStyle w:val="NormalWeb"/>
        <w:spacing w:line="300" w:lineRule="atLeast"/>
        <w:rPr>
          <w:rFonts w:ascii="Segoe UI" w:hAnsi="Segoe UI" w:cs="Segoe UI"/>
          <w:sz w:val="21"/>
          <w:szCs w:val="21"/>
        </w:rPr>
      </w:pPr>
      <w:r>
        <w:rPr>
          <w:rFonts w:ascii="Segoe UI" w:hAnsi="Segoe UI" w:cs="Segoe UI"/>
          <w:sz w:val="21"/>
          <w:szCs w:val="21"/>
        </w:rPr>
        <w:t>cd ~/enterprise-genai-iac/terraform</w:t>
      </w:r>
    </w:p>
    <w:p w:rsidR="00715206" w:rsidRDefault="00114F67" w:rsidP="00715206">
      <w:pPr>
        <w:spacing w:line="300" w:lineRule="atLeast"/>
        <w:rPr>
          <w:rFonts w:ascii="Segoe UI" w:hAnsi="Segoe UI" w:cs="Segoe UI"/>
          <w:sz w:val="21"/>
          <w:szCs w:val="21"/>
        </w:rPr>
      </w:pPr>
      <w:r>
        <w:rPr>
          <w:rFonts w:ascii="Segoe UI" w:hAnsi="Segoe UI" w:cs="Segoe UI"/>
          <w:sz w:val="21"/>
          <w:szCs w:val="21"/>
        </w:rPr>
        <w:pict>
          <v:rect id="_x0000_i1460" style="width:0;height:1.5pt" o:hralign="center" o:hrstd="t" o:hr="t" fillcolor="#a0a0a0" stroked="f"/>
        </w:pict>
      </w:r>
    </w:p>
    <w:p w:rsidR="00715206" w:rsidRDefault="00715206" w:rsidP="00715206">
      <w:pPr>
        <w:pStyle w:val="Heading1"/>
        <w:spacing w:line="300" w:lineRule="atLeast"/>
        <w:rPr>
          <w:rFonts w:ascii="Segoe UI" w:hAnsi="Segoe UI" w:cs="Segoe UI"/>
          <w:sz w:val="48"/>
          <w:szCs w:val="48"/>
        </w:rPr>
      </w:pPr>
      <w:r>
        <w:rPr>
          <w:rFonts w:ascii="Segoe UI" w:hAnsi="Segoe UI" w:cs="Segoe UI"/>
        </w:rPr>
        <w:t>Abhi tum sirf ye 3 commands run karo</w:t>
      </w:r>
    </w:p>
    <w:p w:rsidR="00715206" w:rsidRDefault="00715206" w:rsidP="00715206">
      <w:pPr>
        <w:spacing w:line="300" w:lineRule="atLeast"/>
        <w:rPr>
          <w:rFonts w:ascii="Segoe UI" w:hAnsi="Segoe UI" w:cs="Segoe UI"/>
          <w:sz w:val="21"/>
          <w:szCs w:val="21"/>
        </w:rPr>
      </w:pPr>
      <w:r>
        <w:rPr>
          <w:rFonts w:ascii="Segoe UI" w:hAnsi="Segoe UI" w:cs="Segoe UI"/>
          <w:sz w:val="21"/>
          <w:szCs w:val="21"/>
        </w:rPr>
        <w:t>cd ~/enterprise-genai-iac</w:t>
      </w:r>
    </w:p>
    <w:p w:rsidR="00715206" w:rsidRDefault="00715206" w:rsidP="00715206">
      <w:pPr>
        <w:spacing w:line="300" w:lineRule="atLeast"/>
        <w:rPr>
          <w:rFonts w:ascii="Segoe UI" w:hAnsi="Segoe UI" w:cs="Segoe UI"/>
          <w:sz w:val="21"/>
          <w:szCs w:val="21"/>
        </w:rPr>
      </w:pPr>
      <w:r>
        <w:rPr>
          <w:rFonts w:ascii="Segoe UI" w:hAnsi="Segoe UI" w:cs="Segoe UI"/>
          <w:sz w:val="21"/>
          <w:szCs w:val="21"/>
        </w:rPr>
        <w:t>pwd</w:t>
      </w:r>
    </w:p>
    <w:p w:rsidR="00715206" w:rsidRDefault="00715206" w:rsidP="00715206">
      <w:pPr>
        <w:spacing w:line="300" w:lineRule="atLeast"/>
        <w:rPr>
          <w:rFonts w:ascii="Segoe UI" w:hAnsi="Segoe UI" w:cs="Segoe UI"/>
          <w:sz w:val="21"/>
          <w:szCs w:val="21"/>
        </w:rPr>
      </w:pPr>
      <w:r>
        <w:rPr>
          <w:rFonts w:ascii="Segoe UI" w:hAnsi="Segoe UI" w:cs="Segoe UI"/>
          <w:sz w:val="21"/>
          <w:szCs w:val="21"/>
        </w:rPr>
        <w:t>ls -lh</w:t>
      </w:r>
    </w:p>
    <w:p w:rsidR="00715206" w:rsidRDefault="00715206" w:rsidP="00715206">
      <w:pPr>
        <w:pStyle w:val="NormalWeb"/>
        <w:spacing w:line="300" w:lineRule="atLeast"/>
        <w:rPr>
          <w:rFonts w:ascii="Segoe UI" w:hAnsi="Segoe UI" w:cs="Segoe UI"/>
          <w:sz w:val="21"/>
          <w:szCs w:val="21"/>
        </w:rPr>
      </w:pPr>
      <w:r>
        <w:rPr>
          <w:rFonts w:ascii="Segoe UI" w:hAnsi="Segoe UI" w:cs="Segoe UI"/>
          <w:sz w:val="21"/>
          <w:szCs w:val="21"/>
        </w:rPr>
        <w:t>Uska output bhej do.</w:t>
      </w:r>
    </w:p>
    <w:p w:rsidR="00715206" w:rsidRDefault="00715206" w:rsidP="00715206">
      <w:pPr>
        <w:pStyle w:val="NormalWeb"/>
        <w:spacing w:line="300" w:lineRule="atLeast"/>
        <w:rPr>
          <w:rFonts w:ascii="Segoe UI" w:hAnsi="Segoe UI" w:cs="Segoe UI"/>
          <w:sz w:val="21"/>
          <w:szCs w:val="21"/>
        </w:rPr>
      </w:pPr>
      <w:r>
        <w:rPr>
          <w:rFonts w:ascii="Segoe UI" w:hAnsi="Segoe UI" w:cs="Segoe UI"/>
          <w:sz w:val="21"/>
          <w:szCs w:val="21"/>
        </w:rPr>
        <w:t>Uske baad main confirm kar dunga ki yahi Terraform folder hai ya andar kisi subfolder me jaana hai.</w:t>
      </w:r>
      <w:r>
        <w:rPr>
          <w:rFonts w:ascii="Segoe UI" w:hAnsi="Segoe UI" w:cs="Segoe UI"/>
          <w:sz w:val="21"/>
          <w:szCs w:val="21"/>
        </w:rPr>
        <w:br/>
        <w:t xml:space="preserve">Phir hum </w:t>
      </w:r>
      <w:r>
        <w:rPr>
          <w:rStyle w:val="HTMLCode"/>
        </w:rPr>
        <w:t>eventbridge.tf</w:t>
      </w:r>
      <w:r>
        <w:rPr>
          <w:rFonts w:ascii="Segoe UI" w:hAnsi="Segoe UI" w:cs="Segoe UI"/>
          <w:sz w:val="21"/>
          <w:szCs w:val="21"/>
        </w:rPr>
        <w:t xml:space="preserve"> create karenge.</w:t>
      </w:r>
    </w:p>
    <w:p w:rsidR="00715206" w:rsidRDefault="00715206" w:rsidP="00715206">
      <w:pPr>
        <w:shd w:val="clear" w:color="auto" w:fill="FFFFFF"/>
        <w:rPr>
          <w:rFonts w:ascii="Segoe UI" w:hAnsi="Segoe UI" w:cs="Segoe UI"/>
          <w:color w:val="424242"/>
        </w:rPr>
      </w:pPr>
      <w:r>
        <w:rPr>
          <w:rFonts w:ascii="Segoe UI" w:hAnsi="Segoe UI" w:cs="Segoe UI"/>
          <w:noProof/>
          <w:color w:val="424242"/>
          <w:shd w:val="clear" w:color="auto" w:fill="F5F5F5"/>
          <w:lang w:eastAsia="en-IN"/>
        </w:rPr>
        <w:lastRenderedPageBreak/>
        <w:drawing>
          <wp:inline distT="0" distB="0" distL="0" distR="0">
            <wp:extent cx="18288000" cy="10287000"/>
            <wp:effectExtent l="0" t="0" r="0" b="0"/>
            <wp:docPr id="59" name="Picture 59" descr="C:\Users\prashant.saxena\AppData\Local\Microsoft\Windows\INetCache\Content.MSO\1BBC670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1" descr="C:\Users\prashant.saxena\AppData\Local\Microsoft\Windows\INetCache\Content.MSO\1BBC6706.tmp"/>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18288000" cy="10287000"/>
                    </a:xfrm>
                    <a:prstGeom prst="rect">
                      <a:avLst/>
                    </a:prstGeom>
                    <a:noFill/>
                    <a:ln>
                      <a:noFill/>
                    </a:ln>
                  </pic:spPr>
                </pic:pic>
              </a:graphicData>
            </a:graphic>
          </wp:inline>
        </w:drawing>
      </w:r>
    </w:p>
    <w:p w:rsidR="00715206" w:rsidRDefault="00715206" w:rsidP="00715206">
      <w:pPr>
        <w:shd w:val="clear" w:color="auto" w:fill="FFFFFF"/>
        <w:rPr>
          <w:rFonts w:ascii="Segoe UI" w:hAnsi="Segoe UI" w:cs="Segoe UI"/>
          <w:color w:val="424242"/>
        </w:rPr>
      </w:pPr>
      <w:r>
        <w:rPr>
          <w:rFonts w:ascii="Segoe UI" w:hAnsi="Segoe UI" w:cs="Segoe UI"/>
          <w:noProof/>
          <w:color w:val="424242"/>
          <w:shd w:val="clear" w:color="auto" w:fill="F5F5F5"/>
          <w:lang w:eastAsia="en-IN"/>
        </w:rPr>
        <w:lastRenderedPageBreak/>
        <w:drawing>
          <wp:inline distT="0" distB="0" distL="0" distR="0">
            <wp:extent cx="18288000" cy="10287000"/>
            <wp:effectExtent l="0" t="0" r="0" b="0"/>
            <wp:docPr id="58" name="Picture 58" descr="C:\Users\prashant.saxena\AppData\Local\Microsoft\Windows\INetCache\Content.MSO\17CF910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2" descr="C:\Users\prashant.saxena\AppData\Local\Microsoft\Windows\INetCache\Content.MSO\17CF9104.tmp"/>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18288000" cy="10287000"/>
                    </a:xfrm>
                    <a:prstGeom prst="rect">
                      <a:avLst/>
                    </a:prstGeom>
                    <a:noFill/>
                    <a:ln>
                      <a:noFill/>
                    </a:ln>
                  </pic:spPr>
                </pic:pic>
              </a:graphicData>
            </a:graphic>
          </wp:inline>
        </w:drawing>
      </w:r>
    </w:p>
    <w:p w:rsidR="00715206" w:rsidRDefault="00715206" w:rsidP="00715206">
      <w:pPr>
        <w:shd w:val="clear" w:color="auto" w:fill="FFFFFF"/>
        <w:rPr>
          <w:rFonts w:ascii="Segoe UI" w:hAnsi="Segoe UI" w:cs="Segoe UI"/>
          <w:color w:val="424242"/>
        </w:rPr>
      </w:pPr>
      <w:r>
        <w:rPr>
          <w:rFonts w:ascii="Segoe UI" w:hAnsi="Segoe UI" w:cs="Segoe UI"/>
          <w:noProof/>
          <w:color w:val="424242"/>
          <w:shd w:val="clear" w:color="auto" w:fill="F5F5F5"/>
          <w:lang w:eastAsia="en-IN"/>
        </w:rPr>
        <w:lastRenderedPageBreak/>
        <w:drawing>
          <wp:inline distT="0" distB="0" distL="0" distR="0">
            <wp:extent cx="18288000" cy="10287000"/>
            <wp:effectExtent l="0" t="0" r="0" b="0"/>
            <wp:docPr id="57" name="Picture 57" descr="C:\Users\prashant.saxena\AppData\Local\Microsoft\Windows\INetCache\Content.MSO\651D91B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3" descr="C:\Users\prashant.saxena\AppData\Local\Microsoft\Windows\INetCache\Content.MSO\651D91B2.tmp"/>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18288000" cy="10287000"/>
                    </a:xfrm>
                    <a:prstGeom prst="rect">
                      <a:avLst/>
                    </a:prstGeom>
                    <a:noFill/>
                    <a:ln>
                      <a:noFill/>
                    </a:ln>
                  </pic:spPr>
                </pic:pic>
              </a:graphicData>
            </a:graphic>
          </wp:inline>
        </w:drawing>
      </w:r>
    </w:p>
    <w:p w:rsidR="00715206" w:rsidRDefault="00715206" w:rsidP="00715206">
      <w:pPr>
        <w:pStyle w:val="Heading5"/>
        <w:shd w:val="clear" w:color="auto" w:fill="FFFFFF"/>
        <w:spacing w:before="0"/>
        <w:ind w:left="-15" w:right="-15"/>
        <w:rPr>
          <w:rFonts w:ascii="Segoe UI" w:hAnsi="Segoe UI" w:cs="Segoe UI"/>
          <w:color w:val="424242"/>
        </w:rPr>
      </w:pPr>
      <w:r>
        <w:rPr>
          <w:rFonts w:ascii="Segoe UI" w:hAnsi="Segoe UI" w:cs="Segoe UI"/>
          <w:color w:val="424242"/>
        </w:rPr>
        <w:lastRenderedPageBreak/>
        <w:t>You said:</w:t>
      </w:r>
    </w:p>
    <w:p w:rsidR="00715206" w:rsidRDefault="00715206" w:rsidP="00715206">
      <w:pPr>
        <w:shd w:val="clear" w:color="auto" w:fill="F5F5F5"/>
        <w:rPr>
          <w:rFonts w:ascii="Segoe UI" w:hAnsi="Segoe UI" w:cs="Segoe UI"/>
          <w:color w:val="424242"/>
        </w:rPr>
      </w:pPr>
      <w:r>
        <w:rPr>
          <w:rFonts w:ascii="Segoe UI" w:hAnsi="Segoe UI" w:cs="Segoe UI"/>
          <w:color w:val="424242"/>
        </w:rPr>
        <w:t>maine jab console mai "EventBridge Rule with event pattern" select kiya toh yeh fields aati hai jiska maine screenshots share kiya hai,</w:t>
      </w:r>
      <w:r>
        <w:rPr>
          <w:rFonts w:ascii="Segoe UI" w:hAnsi="Segoe UI" w:cs="Segoe UI"/>
          <w:color w:val="424242"/>
        </w:rPr>
        <w:br/>
        <w:t>Second kya tum mujhko inka bhi practical sikha doge: EventBridge Scheduled rule,EventBridge Pipe,EventBridge Schedule,EventBridge Schema registry? kyonki inka use bhai aana chaiye aur interview mai puch bhi sakte hain, maine tumko pehle bhi bataya tha ki hum kuch fields ko choose nhi karte kyonki humare project mai required nhi hoti hai par interview mai kuch bhi puch lete hain.</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 xml:space="preserve">Perfect bhai </w:t>
      </w:r>
      <w:r>
        <w:rPr>
          <w:rFonts w:ascii="Segoe UI Symbol" w:hAnsi="Segoe UI Symbol" w:cs="Segoe UI Symbol"/>
          <w:sz w:val="21"/>
          <w:szCs w:val="21"/>
        </w:rPr>
        <w:t>✅</w:t>
      </w:r>
      <w:r>
        <w:rPr>
          <w:rFonts w:ascii="Segoe UI" w:hAnsi="Segoe UI" w:cs="Segoe UI"/>
          <w:sz w:val="21"/>
          <w:szCs w:val="21"/>
        </w:rPr>
        <w:t xml:space="preserve"> screenshots clear hain — aur tum bilkul sahi direction me soch rahe ho.</w:t>
      </w:r>
      <w:r>
        <w:rPr>
          <w:rFonts w:ascii="Segoe UI" w:hAnsi="Segoe UI" w:cs="Segoe UI"/>
          <w:sz w:val="21"/>
          <w:szCs w:val="21"/>
        </w:rPr>
        <w:br/>
        <w:t xml:space="preserve">Main tumhe </w:t>
      </w:r>
      <w:r>
        <w:rPr>
          <w:rStyle w:val="Strong"/>
          <w:rFonts w:ascii="Segoe UI" w:hAnsi="Segoe UI" w:cs="Segoe UI"/>
          <w:sz w:val="21"/>
          <w:szCs w:val="21"/>
        </w:rPr>
        <w:t>sirf selected fields nahi</w:t>
      </w:r>
      <w:r>
        <w:rPr>
          <w:rFonts w:ascii="Segoe UI" w:hAnsi="Segoe UI" w:cs="Segoe UI"/>
          <w:sz w:val="21"/>
          <w:szCs w:val="21"/>
        </w:rPr>
        <w:t xml:space="preserve">, balki </w:t>
      </w:r>
      <w:r>
        <w:rPr>
          <w:rStyle w:val="Strong"/>
          <w:rFonts w:ascii="Segoe UI" w:hAnsi="Segoe UI" w:cs="Segoe UI"/>
          <w:sz w:val="21"/>
          <w:szCs w:val="21"/>
        </w:rPr>
        <w:t>jo fields hum choose nahi karte unka bhi interview-level practical use</w:t>
      </w:r>
      <w:r>
        <w:rPr>
          <w:rFonts w:ascii="Segoe UI" w:hAnsi="Segoe UI" w:cs="Segoe UI"/>
          <w:sz w:val="21"/>
          <w:szCs w:val="21"/>
        </w:rPr>
        <w:t xml:space="preserve"> sikhaunga.</w:t>
      </w:r>
    </w:p>
    <w:p w:rsidR="00143363" w:rsidRDefault="00114F67" w:rsidP="00143363">
      <w:pPr>
        <w:spacing w:line="300" w:lineRule="atLeast"/>
        <w:rPr>
          <w:rFonts w:ascii="Segoe UI" w:hAnsi="Segoe UI" w:cs="Segoe UI"/>
          <w:sz w:val="21"/>
          <w:szCs w:val="21"/>
        </w:rPr>
      </w:pPr>
      <w:r>
        <w:rPr>
          <w:rFonts w:ascii="Segoe UI" w:hAnsi="Segoe UI" w:cs="Segoe UI"/>
          <w:sz w:val="21"/>
          <w:szCs w:val="21"/>
        </w:rPr>
        <w:pict>
          <v:rect id="_x0000_i1461" style="width:0;height:1.5pt" o:hralign="center" o:hrstd="t" o:hr="t" fillcolor="#a0a0a0" stroked="f"/>
        </w:pict>
      </w:r>
    </w:p>
    <w:p w:rsidR="00143363" w:rsidRDefault="00143363" w:rsidP="00143363">
      <w:pPr>
        <w:pStyle w:val="Heading2"/>
        <w:spacing w:line="300" w:lineRule="atLeast"/>
        <w:rPr>
          <w:rFonts w:ascii="Segoe UI" w:hAnsi="Segoe UI" w:cs="Segoe UI"/>
        </w:rPr>
      </w:pPr>
      <w:r>
        <w:rPr>
          <w:rFonts w:ascii="Segoe UI" w:hAnsi="Segoe UI" w:cs="Segoe UI"/>
        </w:rPr>
        <w:t>1) Screenshot ke hisaab se hum kaunsa builder use karenge?</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Tumhare first screenshot me 2 options hain:</w:t>
      </w:r>
    </w:p>
    <w:p w:rsidR="00143363" w:rsidRDefault="00143363" w:rsidP="00143363">
      <w:pPr>
        <w:pStyle w:val="Heading3"/>
        <w:spacing w:line="300" w:lineRule="atLeast"/>
        <w:rPr>
          <w:rFonts w:ascii="Segoe UI" w:hAnsi="Segoe UI" w:cs="Segoe UI"/>
        </w:rPr>
      </w:pPr>
      <w:r>
        <w:rPr>
          <w:rFonts w:ascii="Segoe UI Symbol" w:hAnsi="Segoe UI Symbol" w:cs="Segoe UI Symbol"/>
        </w:rPr>
        <w:t>✅</w:t>
      </w:r>
      <w:r>
        <w:rPr>
          <w:rFonts w:ascii="Segoe UI" w:hAnsi="Segoe UI" w:cs="Segoe UI"/>
        </w:rPr>
        <w:t xml:space="preserve"> Option 1: Enhanced builder</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Visual drag-and-drop builder</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Ye UI based drag/drop mode hai. Isme left side se:</w:t>
      </w:r>
    </w:p>
    <w:p w:rsidR="00143363" w:rsidRDefault="00143363" w:rsidP="00143363">
      <w:pPr>
        <w:numPr>
          <w:ilvl w:val="0"/>
          <w:numId w:val="4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AWS Service Events</w:t>
      </w:r>
    </w:p>
    <w:p w:rsidR="00143363" w:rsidRDefault="00143363" w:rsidP="00143363">
      <w:pPr>
        <w:numPr>
          <w:ilvl w:val="0"/>
          <w:numId w:val="4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Custom Events</w:t>
      </w:r>
    </w:p>
    <w:p w:rsidR="00143363" w:rsidRDefault="00143363" w:rsidP="00143363">
      <w:pPr>
        <w:numPr>
          <w:ilvl w:val="0"/>
          <w:numId w:val="4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Targets</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drag/drop karke rule bana sakte ho.</w:t>
      </w:r>
    </w:p>
    <w:p w:rsidR="00143363" w:rsidRDefault="00143363" w:rsidP="00143363">
      <w:pPr>
        <w:pStyle w:val="Heading3"/>
        <w:spacing w:line="300" w:lineRule="atLeast"/>
        <w:rPr>
          <w:rFonts w:ascii="Segoe UI" w:hAnsi="Segoe UI" w:cs="Segoe UI"/>
        </w:rPr>
      </w:pPr>
      <w:r>
        <w:rPr>
          <w:rFonts w:ascii="Segoe UI Symbol" w:hAnsi="Segoe UI Symbol" w:cs="Segoe UI Symbol"/>
        </w:rPr>
        <w:t>✅</w:t>
      </w:r>
      <w:r>
        <w:rPr>
          <w:rFonts w:ascii="Segoe UI" w:hAnsi="Segoe UI" w:cs="Segoe UI"/>
        </w:rPr>
        <w:t xml:space="preserve"> Option 2: Advanced builder</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Step-by-step rule configuration</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Ye traditional step-by-step mode hai jisme:</w:t>
      </w:r>
    </w:p>
    <w:p w:rsidR="00143363" w:rsidRDefault="00143363" w:rsidP="00143363">
      <w:pPr>
        <w:numPr>
          <w:ilvl w:val="0"/>
          <w:numId w:val="5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Define rule detail</w:t>
      </w:r>
    </w:p>
    <w:p w:rsidR="00143363" w:rsidRDefault="00143363" w:rsidP="00143363">
      <w:pPr>
        <w:numPr>
          <w:ilvl w:val="0"/>
          <w:numId w:val="5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Build event pattern</w:t>
      </w:r>
    </w:p>
    <w:p w:rsidR="00143363" w:rsidRDefault="00143363" w:rsidP="00143363">
      <w:pPr>
        <w:numPr>
          <w:ilvl w:val="0"/>
          <w:numId w:val="5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Select target(s)</w:t>
      </w:r>
    </w:p>
    <w:p w:rsidR="00143363" w:rsidRDefault="00143363" w:rsidP="00143363">
      <w:pPr>
        <w:numPr>
          <w:ilvl w:val="0"/>
          <w:numId w:val="5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Configure tags</w:t>
      </w:r>
    </w:p>
    <w:p w:rsidR="00143363" w:rsidRDefault="00143363" w:rsidP="00143363">
      <w:pPr>
        <w:numPr>
          <w:ilvl w:val="0"/>
          <w:numId w:val="5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Review and create</w:t>
      </w:r>
    </w:p>
    <w:p w:rsidR="00143363" w:rsidRDefault="00114F67" w:rsidP="00143363">
      <w:pPr>
        <w:spacing w:after="0" w:line="300" w:lineRule="atLeast"/>
        <w:rPr>
          <w:rFonts w:ascii="Segoe UI" w:hAnsi="Segoe UI" w:cs="Segoe UI"/>
          <w:sz w:val="21"/>
          <w:szCs w:val="21"/>
        </w:rPr>
      </w:pPr>
      <w:r>
        <w:rPr>
          <w:rFonts w:ascii="Segoe UI" w:hAnsi="Segoe UI" w:cs="Segoe UI"/>
          <w:sz w:val="21"/>
          <w:szCs w:val="21"/>
        </w:rPr>
        <w:pict>
          <v:rect id="_x0000_i1462" style="width:0;height:1.5pt" o:hralign="center" o:hrstd="t" o:hr="t" fillcolor="#a0a0a0" stroked="f"/>
        </w:pict>
      </w:r>
    </w:p>
    <w:p w:rsidR="00143363" w:rsidRDefault="00143363" w:rsidP="00143363">
      <w:pPr>
        <w:pStyle w:val="Heading1"/>
        <w:spacing w:line="300" w:lineRule="atLeast"/>
        <w:rPr>
          <w:rFonts w:ascii="Segoe UI" w:hAnsi="Segoe UI" w:cs="Segoe UI"/>
          <w:sz w:val="48"/>
          <w:szCs w:val="48"/>
        </w:rPr>
      </w:pPr>
      <w:r>
        <w:rPr>
          <w:rFonts w:ascii="Segoe UI" w:hAnsi="Segoe UI" w:cs="Segoe UI"/>
        </w:rPr>
        <w:t>Hum project me kya use karenge?</w:t>
      </w:r>
    </w:p>
    <w:p w:rsidR="00143363" w:rsidRDefault="00143363" w:rsidP="00143363">
      <w:pPr>
        <w:pStyle w:val="Heading2"/>
        <w:spacing w:line="300" w:lineRule="atLeast"/>
        <w:rPr>
          <w:rFonts w:ascii="Segoe UI" w:hAnsi="Segoe UI" w:cs="Segoe UI"/>
        </w:rPr>
      </w:pPr>
      <w:r>
        <w:rPr>
          <w:rFonts w:ascii="Segoe UI" w:hAnsi="Segoe UI" w:cs="Segoe UI"/>
        </w:rPr>
        <w:t xml:space="preserve">Terraform me hum logically </w:t>
      </w:r>
      <w:r>
        <w:rPr>
          <w:rStyle w:val="Strong"/>
          <w:rFonts w:ascii="Segoe UI" w:hAnsi="Segoe UI" w:cs="Segoe UI"/>
          <w:b/>
          <w:bCs/>
        </w:rPr>
        <w:t>Advanced builder equivalent</w:t>
      </w:r>
      <w:r>
        <w:rPr>
          <w:rFonts w:ascii="Segoe UI" w:hAnsi="Segoe UI" w:cs="Segoe UI"/>
        </w:rPr>
        <w:t xml:space="preserve"> create karenge </w:t>
      </w:r>
      <w:r>
        <w:rPr>
          <w:rFonts w:ascii="Segoe UI Symbol" w:hAnsi="Segoe UI Symbol" w:cs="Segoe UI Symbol"/>
        </w:rPr>
        <w:t>✅</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lastRenderedPageBreak/>
        <w:t>Kyun?</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Production me Terraform code exactly ye cheezein define karega:</w:t>
      </w:r>
    </w:p>
    <w:p w:rsidR="00143363" w:rsidRDefault="00143363" w:rsidP="00143363">
      <w:pPr>
        <w:spacing w:line="300" w:lineRule="atLeast"/>
        <w:rPr>
          <w:rFonts w:ascii="Segoe UI" w:hAnsi="Segoe UI" w:cs="Segoe UI"/>
          <w:sz w:val="21"/>
          <w:szCs w:val="21"/>
        </w:rPr>
      </w:pPr>
      <w:r>
        <w:rPr>
          <w:rFonts w:ascii="Segoe UI" w:hAnsi="Segoe UI" w:cs="Segoe UI"/>
          <w:sz w:val="21"/>
          <w:szCs w:val="21"/>
        </w:rPr>
        <w:t>Rule name</w:t>
      </w:r>
    </w:p>
    <w:p w:rsidR="00143363" w:rsidRDefault="00143363" w:rsidP="00143363">
      <w:pPr>
        <w:spacing w:line="300" w:lineRule="atLeast"/>
        <w:rPr>
          <w:rFonts w:ascii="Segoe UI" w:hAnsi="Segoe UI" w:cs="Segoe UI"/>
          <w:sz w:val="21"/>
          <w:szCs w:val="21"/>
        </w:rPr>
      </w:pPr>
      <w:r>
        <w:rPr>
          <w:rFonts w:ascii="Segoe UI" w:hAnsi="Segoe UI" w:cs="Segoe UI"/>
          <w:sz w:val="21"/>
          <w:szCs w:val="21"/>
        </w:rPr>
        <w:t>Event bus</w:t>
      </w:r>
    </w:p>
    <w:p w:rsidR="00143363" w:rsidRDefault="00143363" w:rsidP="00143363">
      <w:pPr>
        <w:spacing w:line="300" w:lineRule="atLeast"/>
        <w:rPr>
          <w:rFonts w:ascii="Segoe UI" w:hAnsi="Segoe UI" w:cs="Segoe UI"/>
          <w:sz w:val="21"/>
          <w:szCs w:val="21"/>
        </w:rPr>
      </w:pPr>
      <w:r>
        <w:rPr>
          <w:rFonts w:ascii="Segoe UI" w:hAnsi="Segoe UI" w:cs="Segoe UI"/>
          <w:sz w:val="21"/>
          <w:szCs w:val="21"/>
        </w:rPr>
        <w:t>Event pattern</w:t>
      </w:r>
    </w:p>
    <w:p w:rsidR="00143363" w:rsidRDefault="00143363" w:rsidP="00143363">
      <w:pPr>
        <w:spacing w:line="300" w:lineRule="atLeast"/>
        <w:rPr>
          <w:rFonts w:ascii="Segoe UI" w:hAnsi="Segoe UI" w:cs="Segoe UI"/>
          <w:sz w:val="21"/>
          <w:szCs w:val="21"/>
        </w:rPr>
      </w:pPr>
      <w:r>
        <w:rPr>
          <w:rFonts w:ascii="Segoe UI" w:hAnsi="Segoe UI" w:cs="Segoe UI"/>
          <w:sz w:val="21"/>
          <w:szCs w:val="21"/>
        </w:rPr>
        <w:t>Target</w:t>
      </w:r>
    </w:p>
    <w:p w:rsidR="00143363" w:rsidRDefault="00143363" w:rsidP="00143363">
      <w:pPr>
        <w:spacing w:line="300" w:lineRule="atLeast"/>
        <w:rPr>
          <w:rFonts w:ascii="Segoe UI" w:hAnsi="Segoe UI" w:cs="Segoe UI"/>
          <w:sz w:val="21"/>
          <w:szCs w:val="21"/>
        </w:rPr>
      </w:pPr>
      <w:r>
        <w:rPr>
          <w:rFonts w:ascii="Segoe UI" w:hAnsi="Segoe UI" w:cs="Segoe UI"/>
          <w:sz w:val="21"/>
          <w:szCs w:val="21"/>
        </w:rPr>
        <w:t>IAM role</w:t>
      </w:r>
    </w:p>
    <w:p w:rsidR="00143363" w:rsidRDefault="00143363" w:rsidP="00143363">
      <w:pPr>
        <w:spacing w:line="300" w:lineRule="atLeast"/>
        <w:rPr>
          <w:rFonts w:ascii="Segoe UI" w:hAnsi="Segoe UI" w:cs="Segoe UI"/>
          <w:sz w:val="21"/>
          <w:szCs w:val="21"/>
        </w:rPr>
      </w:pPr>
      <w:r>
        <w:rPr>
          <w:rFonts w:ascii="Segoe UI" w:hAnsi="Segoe UI" w:cs="Segoe UI"/>
          <w:sz w:val="21"/>
          <w:szCs w:val="21"/>
        </w:rPr>
        <w:t>Tags</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 xml:space="preserve">Console ke </w:t>
      </w:r>
      <w:r>
        <w:rPr>
          <w:rStyle w:val="Strong"/>
          <w:rFonts w:ascii="Segoe UI" w:hAnsi="Segoe UI" w:cs="Segoe UI"/>
          <w:sz w:val="21"/>
          <w:szCs w:val="21"/>
        </w:rPr>
        <w:t>Advanced builder</w:t>
      </w:r>
      <w:r>
        <w:rPr>
          <w:rFonts w:ascii="Segoe UI" w:hAnsi="Segoe UI" w:cs="Segoe UI"/>
          <w:sz w:val="21"/>
          <w:szCs w:val="21"/>
        </w:rPr>
        <w:t xml:space="preserve"> me bhi wahi fields aati hain.</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Isliye learning ke liye:</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Console me Advanced builder samjhenge, Terraform me same cheez code se banayenge.</w:t>
      </w:r>
    </w:p>
    <w:p w:rsidR="00143363" w:rsidRDefault="00114F67" w:rsidP="00143363">
      <w:pPr>
        <w:spacing w:line="300" w:lineRule="atLeast"/>
        <w:rPr>
          <w:rFonts w:ascii="Segoe UI" w:hAnsi="Segoe UI" w:cs="Segoe UI"/>
          <w:sz w:val="21"/>
          <w:szCs w:val="21"/>
        </w:rPr>
      </w:pPr>
      <w:r>
        <w:rPr>
          <w:rFonts w:ascii="Segoe UI" w:hAnsi="Segoe UI" w:cs="Segoe UI"/>
          <w:sz w:val="21"/>
          <w:szCs w:val="21"/>
        </w:rPr>
        <w:pict>
          <v:rect id="_x0000_i1463" style="width:0;height:1.5pt" o:hralign="center" o:hrstd="t" o:hr="t" fillcolor="#a0a0a0" stroked="f"/>
        </w:pict>
      </w:r>
    </w:p>
    <w:p w:rsidR="00143363" w:rsidRDefault="00143363" w:rsidP="00143363">
      <w:pPr>
        <w:pStyle w:val="Heading2"/>
        <w:spacing w:line="300" w:lineRule="atLeast"/>
        <w:rPr>
          <w:rFonts w:ascii="Segoe UI" w:hAnsi="Segoe UI" w:cs="Segoe UI"/>
        </w:rPr>
      </w:pPr>
      <w:r>
        <w:rPr>
          <w:rFonts w:ascii="Segoe UI" w:hAnsi="Segoe UI" w:cs="Segoe UI"/>
        </w:rPr>
        <w:t>2) First screenshot fields explanation</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Tumhare screenshot me ye fields visible hain:</w:t>
      </w:r>
    </w:p>
    <w:p w:rsidR="00143363" w:rsidRDefault="00114F67" w:rsidP="00143363">
      <w:pPr>
        <w:spacing w:line="300" w:lineRule="atLeast"/>
        <w:rPr>
          <w:rFonts w:ascii="Segoe UI" w:hAnsi="Segoe UI" w:cs="Segoe UI"/>
          <w:sz w:val="21"/>
          <w:szCs w:val="21"/>
        </w:rPr>
      </w:pPr>
      <w:r>
        <w:rPr>
          <w:rFonts w:ascii="Segoe UI" w:hAnsi="Segoe UI" w:cs="Segoe UI"/>
          <w:sz w:val="21"/>
          <w:szCs w:val="21"/>
        </w:rPr>
        <w:pict>
          <v:rect id="_x0000_i1464" style="width:0;height:1.5pt" o:hralign="center" o:hrstd="t" o:hr="t" fillcolor="#a0a0a0" stroked="f"/>
        </w:pict>
      </w:r>
    </w:p>
    <w:p w:rsidR="00143363" w:rsidRDefault="00143363" w:rsidP="00143363">
      <w:pPr>
        <w:pStyle w:val="Heading2"/>
        <w:spacing w:line="300" w:lineRule="atLeast"/>
        <w:rPr>
          <w:rFonts w:ascii="Segoe UI" w:hAnsi="Segoe UI" w:cs="Segoe UI"/>
        </w:rPr>
      </w:pPr>
      <w:r>
        <w:rPr>
          <w:rFonts w:ascii="Segoe UI" w:hAnsi="Segoe UI" w:cs="Segoe UI"/>
        </w:rPr>
        <w:t>Builder mode</w:t>
      </w:r>
    </w:p>
    <w:p w:rsidR="00143363" w:rsidRDefault="00143363" w:rsidP="00143363">
      <w:pPr>
        <w:pStyle w:val="Heading3"/>
        <w:spacing w:line="300" w:lineRule="atLeast"/>
        <w:rPr>
          <w:rFonts w:ascii="Segoe UI" w:hAnsi="Segoe UI" w:cs="Segoe UI"/>
        </w:rPr>
      </w:pPr>
      <w:r>
        <w:rPr>
          <w:rFonts w:ascii="Segoe UI" w:hAnsi="Segoe UI" w:cs="Segoe UI"/>
        </w:rPr>
        <w:t>Enhanced builder</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Use when:</w:t>
      </w:r>
    </w:p>
    <w:p w:rsidR="00143363" w:rsidRDefault="00143363" w:rsidP="00143363">
      <w:pPr>
        <w:spacing w:line="300" w:lineRule="atLeast"/>
        <w:rPr>
          <w:rFonts w:ascii="Segoe UI" w:hAnsi="Segoe UI" w:cs="Segoe UI"/>
          <w:sz w:val="21"/>
          <w:szCs w:val="21"/>
        </w:rPr>
      </w:pPr>
      <w:r>
        <w:rPr>
          <w:rFonts w:ascii="Segoe UI" w:hAnsi="Segoe UI" w:cs="Segoe UI"/>
          <w:sz w:val="21"/>
          <w:szCs w:val="21"/>
        </w:rPr>
        <w:t>Beginner-friendly visual creation</w:t>
      </w:r>
    </w:p>
    <w:p w:rsidR="00143363" w:rsidRDefault="00143363" w:rsidP="00143363">
      <w:pPr>
        <w:spacing w:line="300" w:lineRule="atLeast"/>
        <w:rPr>
          <w:rFonts w:ascii="Segoe UI" w:hAnsi="Segoe UI" w:cs="Segoe UI"/>
          <w:sz w:val="21"/>
          <w:szCs w:val="21"/>
        </w:rPr>
      </w:pPr>
      <w:r>
        <w:rPr>
          <w:rFonts w:ascii="Segoe UI" w:hAnsi="Segoe UI" w:cs="Segoe UI"/>
          <w:sz w:val="21"/>
          <w:szCs w:val="21"/>
        </w:rPr>
        <w:t>Drag-and-drop event source and target</w:t>
      </w:r>
    </w:p>
    <w:p w:rsidR="00143363" w:rsidRDefault="00143363" w:rsidP="00143363">
      <w:pPr>
        <w:spacing w:line="300" w:lineRule="atLeast"/>
        <w:rPr>
          <w:rFonts w:ascii="Segoe UI" w:hAnsi="Segoe UI" w:cs="Segoe UI"/>
          <w:sz w:val="21"/>
          <w:szCs w:val="21"/>
        </w:rPr>
      </w:pPr>
      <w:r>
        <w:rPr>
          <w:rFonts w:ascii="Segoe UI" w:hAnsi="Segoe UI" w:cs="Segoe UI"/>
          <w:sz w:val="21"/>
          <w:szCs w:val="21"/>
        </w:rPr>
        <w:t>Quick demo / learning</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Interview me bol sakte ho:</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“Enhanced builder is useful for visually designing EventBridge rules, but for production IaC we usually define rules through Terraform or CloudFormation.”</w:t>
      </w:r>
    </w:p>
    <w:p w:rsidR="00143363" w:rsidRDefault="00114F67" w:rsidP="00143363">
      <w:pPr>
        <w:spacing w:line="300" w:lineRule="atLeast"/>
        <w:rPr>
          <w:rFonts w:ascii="Segoe UI" w:hAnsi="Segoe UI" w:cs="Segoe UI"/>
          <w:sz w:val="21"/>
          <w:szCs w:val="21"/>
        </w:rPr>
      </w:pPr>
      <w:r>
        <w:rPr>
          <w:rFonts w:ascii="Segoe UI" w:hAnsi="Segoe UI" w:cs="Segoe UI"/>
          <w:sz w:val="21"/>
          <w:szCs w:val="21"/>
        </w:rPr>
        <w:pict>
          <v:rect id="_x0000_i1465" style="width:0;height:1.5pt" o:hralign="center" o:hrstd="t" o:hr="t" fillcolor="#a0a0a0" stroked="f"/>
        </w:pict>
      </w:r>
    </w:p>
    <w:p w:rsidR="00143363" w:rsidRDefault="00143363" w:rsidP="00143363">
      <w:pPr>
        <w:pStyle w:val="Heading3"/>
        <w:spacing w:line="300" w:lineRule="atLeast"/>
        <w:rPr>
          <w:rFonts w:ascii="Segoe UI" w:hAnsi="Segoe UI" w:cs="Segoe UI"/>
        </w:rPr>
      </w:pPr>
      <w:r>
        <w:rPr>
          <w:rFonts w:ascii="Segoe UI" w:hAnsi="Segoe UI" w:cs="Segoe UI"/>
        </w:rPr>
        <w:t xml:space="preserve">Advanced builder </w:t>
      </w:r>
      <w:r>
        <w:rPr>
          <w:rFonts w:ascii="Segoe UI Symbol" w:hAnsi="Segoe UI Symbol" w:cs="Segoe UI Symbol"/>
        </w:rPr>
        <w:t>✅</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Use when:</w:t>
      </w:r>
    </w:p>
    <w:p w:rsidR="00143363" w:rsidRDefault="00143363" w:rsidP="00143363">
      <w:pPr>
        <w:spacing w:line="300" w:lineRule="atLeast"/>
        <w:rPr>
          <w:rFonts w:ascii="Segoe UI" w:hAnsi="Segoe UI" w:cs="Segoe UI"/>
          <w:sz w:val="21"/>
          <w:szCs w:val="21"/>
        </w:rPr>
      </w:pPr>
      <w:r>
        <w:rPr>
          <w:rFonts w:ascii="Segoe UI" w:hAnsi="Segoe UI" w:cs="Segoe UI"/>
          <w:sz w:val="21"/>
          <w:szCs w:val="21"/>
        </w:rPr>
        <w:t>Precise event pattern likhna ho</w:t>
      </w:r>
    </w:p>
    <w:p w:rsidR="00143363" w:rsidRDefault="00143363" w:rsidP="00143363">
      <w:pPr>
        <w:spacing w:line="300" w:lineRule="atLeast"/>
        <w:rPr>
          <w:rFonts w:ascii="Segoe UI" w:hAnsi="Segoe UI" w:cs="Segoe UI"/>
          <w:sz w:val="21"/>
          <w:szCs w:val="21"/>
        </w:rPr>
      </w:pPr>
      <w:r>
        <w:rPr>
          <w:rFonts w:ascii="Segoe UI" w:hAnsi="Segoe UI" w:cs="Segoe UI"/>
          <w:sz w:val="21"/>
          <w:szCs w:val="21"/>
        </w:rPr>
        <w:t>Rule target clearly configure karna ho</w:t>
      </w:r>
    </w:p>
    <w:p w:rsidR="00143363" w:rsidRDefault="00143363" w:rsidP="00143363">
      <w:pPr>
        <w:spacing w:line="300" w:lineRule="atLeast"/>
        <w:rPr>
          <w:rFonts w:ascii="Segoe UI" w:hAnsi="Segoe UI" w:cs="Segoe UI"/>
          <w:sz w:val="21"/>
          <w:szCs w:val="21"/>
        </w:rPr>
      </w:pPr>
      <w:r>
        <w:rPr>
          <w:rFonts w:ascii="Segoe UI" w:hAnsi="Segoe UI" w:cs="Segoe UI"/>
          <w:sz w:val="21"/>
          <w:szCs w:val="21"/>
        </w:rPr>
        <w:lastRenderedPageBreak/>
        <w:t>Production-like settings samajhni ho</w:t>
      </w:r>
    </w:p>
    <w:p w:rsidR="00143363" w:rsidRDefault="00143363" w:rsidP="00143363">
      <w:pPr>
        <w:spacing w:line="300" w:lineRule="atLeast"/>
        <w:rPr>
          <w:rFonts w:ascii="Segoe UI" w:hAnsi="Segoe UI" w:cs="Segoe UI"/>
          <w:sz w:val="21"/>
          <w:szCs w:val="21"/>
        </w:rPr>
      </w:pPr>
      <w:r>
        <w:rPr>
          <w:rFonts w:ascii="Segoe UI" w:hAnsi="Segoe UI" w:cs="Segoe UI"/>
          <w:sz w:val="21"/>
          <w:szCs w:val="21"/>
        </w:rPr>
        <w:t>Terraform mapping samajhni ho</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Interview answer:</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“I prefer Advanced builder or IaC because it gives precise control over event pattern, target configuration, IAM role, retry, DLQ, and tags.”</w:t>
      </w:r>
    </w:p>
    <w:p w:rsidR="00143363" w:rsidRDefault="00114F67" w:rsidP="00143363">
      <w:pPr>
        <w:spacing w:line="300" w:lineRule="atLeast"/>
        <w:rPr>
          <w:rFonts w:ascii="Segoe UI" w:hAnsi="Segoe UI" w:cs="Segoe UI"/>
          <w:sz w:val="21"/>
          <w:szCs w:val="21"/>
        </w:rPr>
      </w:pPr>
      <w:r>
        <w:rPr>
          <w:rFonts w:ascii="Segoe UI" w:hAnsi="Segoe UI" w:cs="Segoe UI"/>
          <w:sz w:val="21"/>
          <w:szCs w:val="21"/>
        </w:rPr>
        <w:pict>
          <v:rect id="_x0000_i1466" style="width:0;height:1.5pt" o:hralign="center" o:hrstd="t" o:hr="t" fillcolor="#a0a0a0" stroked="f"/>
        </w:pict>
      </w:r>
    </w:p>
    <w:p w:rsidR="00143363" w:rsidRDefault="00143363" w:rsidP="00143363">
      <w:pPr>
        <w:pStyle w:val="Heading2"/>
        <w:spacing w:line="300" w:lineRule="atLeast"/>
        <w:rPr>
          <w:rFonts w:ascii="Segoe UI" w:hAnsi="Segoe UI" w:cs="Segoe UI"/>
        </w:rPr>
      </w:pPr>
      <w:r>
        <w:rPr>
          <w:rFonts w:ascii="Segoe UI" w:hAnsi="Segoe UI" w:cs="Segoe UI"/>
        </w:rPr>
        <w:t>Step 1: Define rule detail</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Yahan basic metadata hota hai.</w:t>
      </w:r>
    </w:p>
    <w:p w:rsidR="00143363" w:rsidRDefault="00143363" w:rsidP="00143363">
      <w:pPr>
        <w:pStyle w:val="Heading3"/>
        <w:spacing w:line="300" w:lineRule="atLeast"/>
        <w:rPr>
          <w:rFonts w:ascii="Segoe UI" w:hAnsi="Segoe UI" w:cs="Segoe UI"/>
        </w:rPr>
      </w:pPr>
      <w:r>
        <w:rPr>
          <w:rFonts w:ascii="Segoe UI" w:hAnsi="Segoe UI" w:cs="Segoe UI"/>
        </w:rPr>
        <w:t>Name</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Example:</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enterprise-genai-ticket-created-rule</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Rule ka unique name.</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Humara event:</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TicketCreated</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Isliye rule name meaningful hona chahiye.</w:t>
      </w:r>
    </w:p>
    <w:p w:rsidR="00143363" w:rsidRDefault="00114F67" w:rsidP="00143363">
      <w:pPr>
        <w:spacing w:line="300" w:lineRule="atLeast"/>
        <w:rPr>
          <w:rFonts w:ascii="Segoe UI" w:hAnsi="Segoe UI" w:cs="Segoe UI"/>
          <w:sz w:val="21"/>
          <w:szCs w:val="21"/>
        </w:rPr>
      </w:pPr>
      <w:r>
        <w:rPr>
          <w:rFonts w:ascii="Segoe UI" w:hAnsi="Segoe UI" w:cs="Segoe UI"/>
          <w:sz w:val="21"/>
          <w:szCs w:val="21"/>
        </w:rPr>
        <w:pict>
          <v:rect id="_x0000_i1467" style="width:0;height:1.5pt" o:hralign="center" o:hrstd="t" o:hr="t" fillcolor="#a0a0a0" stroked="f"/>
        </w:pict>
      </w:r>
    </w:p>
    <w:p w:rsidR="00143363" w:rsidRDefault="00143363" w:rsidP="00143363">
      <w:pPr>
        <w:pStyle w:val="Heading3"/>
        <w:spacing w:line="300" w:lineRule="atLeast"/>
        <w:rPr>
          <w:rFonts w:ascii="Segoe UI" w:hAnsi="Segoe UI" w:cs="Segoe UI"/>
        </w:rPr>
      </w:pPr>
      <w:r>
        <w:rPr>
          <w:rFonts w:ascii="Segoe UI" w:hAnsi="Segoe UI" w:cs="Segoe UI"/>
        </w:rPr>
        <w:t>Description - optional</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Example:</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Routes TicketCreated events from GenAI Assistant to Step Functions workflow</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Production me description helpful hota hai because multiple teams/service owners ko rule ka purpose samajh aata hai.</w:t>
      </w:r>
    </w:p>
    <w:p w:rsidR="00143363" w:rsidRDefault="00114F67" w:rsidP="00143363">
      <w:pPr>
        <w:spacing w:line="300" w:lineRule="atLeast"/>
        <w:rPr>
          <w:rFonts w:ascii="Segoe UI" w:hAnsi="Segoe UI" w:cs="Segoe UI"/>
          <w:sz w:val="21"/>
          <w:szCs w:val="21"/>
        </w:rPr>
      </w:pPr>
      <w:r>
        <w:rPr>
          <w:rFonts w:ascii="Segoe UI" w:hAnsi="Segoe UI" w:cs="Segoe UI"/>
          <w:sz w:val="21"/>
          <w:szCs w:val="21"/>
        </w:rPr>
        <w:pict>
          <v:rect id="_x0000_i1468" style="width:0;height:1.5pt" o:hralign="center" o:hrstd="t" o:hr="t" fillcolor="#a0a0a0" stroked="f"/>
        </w:pict>
      </w:r>
    </w:p>
    <w:p w:rsidR="00143363" w:rsidRDefault="00143363" w:rsidP="00143363">
      <w:pPr>
        <w:pStyle w:val="Heading3"/>
        <w:spacing w:line="300" w:lineRule="atLeast"/>
        <w:rPr>
          <w:rFonts w:ascii="Segoe UI" w:hAnsi="Segoe UI" w:cs="Segoe UI"/>
        </w:rPr>
      </w:pPr>
      <w:r>
        <w:rPr>
          <w:rFonts w:ascii="Segoe UI" w:hAnsi="Segoe UI" w:cs="Segoe UI"/>
        </w:rPr>
        <w:t>Event bus</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Tumhare screenshot me abhi selected hai:</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default</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Lekin hum custom bus create karenge:</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enterprise-genai-event-bus</w:t>
      </w:r>
    </w:p>
    <w:p w:rsidR="00143363" w:rsidRDefault="00143363" w:rsidP="00143363">
      <w:pPr>
        <w:pStyle w:val="Heading3"/>
        <w:spacing w:line="300" w:lineRule="atLeast"/>
        <w:rPr>
          <w:rFonts w:ascii="Segoe UI" w:hAnsi="Segoe UI" w:cs="Segoe UI"/>
        </w:rPr>
      </w:pPr>
      <w:r>
        <w:rPr>
          <w:rFonts w:ascii="Segoe UI" w:hAnsi="Segoe UI" w:cs="Segoe UI"/>
        </w:rPr>
        <w:t>Default bus kab use hota hai?</w:t>
      </w:r>
    </w:p>
    <w:p w:rsidR="00143363" w:rsidRDefault="00143363" w:rsidP="00143363">
      <w:pPr>
        <w:spacing w:line="300" w:lineRule="atLeast"/>
        <w:rPr>
          <w:rFonts w:ascii="Segoe UI" w:hAnsi="Segoe UI" w:cs="Segoe UI"/>
          <w:sz w:val="21"/>
          <w:szCs w:val="21"/>
        </w:rPr>
      </w:pPr>
      <w:r>
        <w:rPr>
          <w:rFonts w:ascii="Segoe UI" w:hAnsi="Segoe UI" w:cs="Segoe UI"/>
          <w:sz w:val="21"/>
          <w:szCs w:val="21"/>
        </w:rPr>
        <w:lastRenderedPageBreak/>
        <w:t>AWS service events</w:t>
      </w:r>
    </w:p>
    <w:p w:rsidR="00143363" w:rsidRDefault="00143363" w:rsidP="00143363">
      <w:pPr>
        <w:spacing w:line="300" w:lineRule="atLeast"/>
        <w:rPr>
          <w:rFonts w:ascii="Segoe UI" w:hAnsi="Segoe UI" w:cs="Segoe UI"/>
          <w:sz w:val="21"/>
          <w:szCs w:val="21"/>
        </w:rPr>
      </w:pPr>
      <w:r>
        <w:rPr>
          <w:rFonts w:ascii="Segoe UI" w:hAnsi="Segoe UI" w:cs="Segoe UI"/>
          <w:sz w:val="21"/>
          <w:szCs w:val="21"/>
        </w:rPr>
        <w:t>Simple account-level events</w:t>
      </w:r>
    </w:p>
    <w:p w:rsidR="00143363" w:rsidRDefault="00143363" w:rsidP="00143363">
      <w:pPr>
        <w:spacing w:line="300" w:lineRule="atLeast"/>
        <w:rPr>
          <w:rFonts w:ascii="Segoe UI" w:hAnsi="Segoe UI" w:cs="Segoe UI"/>
          <w:sz w:val="21"/>
          <w:szCs w:val="21"/>
        </w:rPr>
      </w:pPr>
      <w:r>
        <w:rPr>
          <w:rFonts w:ascii="Segoe UI" w:hAnsi="Segoe UI" w:cs="Segoe UI"/>
          <w:sz w:val="21"/>
          <w:szCs w:val="21"/>
        </w:rPr>
        <w:t>CloudTrail based events</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Example:</w:t>
      </w:r>
    </w:p>
    <w:p w:rsidR="00143363" w:rsidRDefault="00143363" w:rsidP="00143363">
      <w:pPr>
        <w:spacing w:line="300" w:lineRule="atLeast"/>
        <w:rPr>
          <w:rFonts w:ascii="Segoe UI" w:hAnsi="Segoe UI" w:cs="Segoe UI"/>
          <w:sz w:val="21"/>
          <w:szCs w:val="21"/>
        </w:rPr>
      </w:pPr>
      <w:r>
        <w:rPr>
          <w:rFonts w:ascii="Segoe UI" w:hAnsi="Segoe UI" w:cs="Segoe UI"/>
          <w:sz w:val="21"/>
          <w:szCs w:val="21"/>
        </w:rPr>
        <w:t>EC2 instance state changed</w:t>
      </w:r>
    </w:p>
    <w:p w:rsidR="00143363" w:rsidRDefault="00143363" w:rsidP="00143363">
      <w:pPr>
        <w:spacing w:line="300" w:lineRule="atLeast"/>
        <w:rPr>
          <w:rFonts w:ascii="Segoe UI" w:hAnsi="Segoe UI" w:cs="Segoe UI"/>
          <w:sz w:val="21"/>
          <w:szCs w:val="21"/>
        </w:rPr>
      </w:pPr>
      <w:r>
        <w:rPr>
          <w:rFonts w:ascii="Segoe UI" w:hAnsi="Segoe UI" w:cs="Segoe UI"/>
          <w:sz w:val="21"/>
          <w:szCs w:val="21"/>
        </w:rPr>
        <w:t>S3 object created via CloudTrail event</w:t>
      </w:r>
    </w:p>
    <w:p w:rsidR="00143363" w:rsidRDefault="00143363" w:rsidP="00143363">
      <w:pPr>
        <w:spacing w:line="300" w:lineRule="atLeast"/>
        <w:rPr>
          <w:rFonts w:ascii="Segoe UI" w:hAnsi="Segoe UI" w:cs="Segoe UI"/>
          <w:sz w:val="21"/>
          <w:szCs w:val="21"/>
        </w:rPr>
      </w:pPr>
      <w:r>
        <w:rPr>
          <w:rFonts w:ascii="Segoe UI" w:hAnsi="Segoe UI" w:cs="Segoe UI"/>
          <w:sz w:val="21"/>
          <w:szCs w:val="21"/>
        </w:rPr>
        <w:t>CodePipeline state change</w:t>
      </w:r>
    </w:p>
    <w:p w:rsidR="00143363" w:rsidRDefault="00143363" w:rsidP="00143363">
      <w:pPr>
        <w:pStyle w:val="Heading3"/>
        <w:spacing w:line="300" w:lineRule="atLeast"/>
        <w:rPr>
          <w:rFonts w:ascii="Segoe UI" w:hAnsi="Segoe UI" w:cs="Segoe UI"/>
        </w:rPr>
      </w:pPr>
      <w:r>
        <w:rPr>
          <w:rFonts w:ascii="Segoe UI" w:hAnsi="Segoe UI" w:cs="Segoe UI"/>
        </w:rPr>
        <w:t>Custom event bus kab use hota hai?</w:t>
      </w:r>
    </w:p>
    <w:p w:rsidR="00143363" w:rsidRDefault="00143363" w:rsidP="00143363">
      <w:pPr>
        <w:spacing w:line="300" w:lineRule="atLeast"/>
        <w:rPr>
          <w:rFonts w:ascii="Segoe UI" w:hAnsi="Segoe UI" w:cs="Segoe UI"/>
          <w:sz w:val="21"/>
          <w:szCs w:val="21"/>
        </w:rPr>
      </w:pPr>
      <w:r>
        <w:rPr>
          <w:rFonts w:ascii="Segoe UI" w:hAnsi="Segoe UI" w:cs="Segoe UI"/>
          <w:sz w:val="21"/>
          <w:szCs w:val="21"/>
        </w:rPr>
        <w:t>Application-specific business events</w:t>
      </w:r>
    </w:p>
    <w:p w:rsidR="00143363" w:rsidRDefault="00143363" w:rsidP="00143363">
      <w:pPr>
        <w:spacing w:line="300" w:lineRule="atLeast"/>
        <w:rPr>
          <w:rFonts w:ascii="Segoe UI" w:hAnsi="Segoe UI" w:cs="Segoe UI"/>
          <w:sz w:val="21"/>
          <w:szCs w:val="21"/>
        </w:rPr>
      </w:pPr>
      <w:r>
        <w:rPr>
          <w:rFonts w:ascii="Segoe UI" w:hAnsi="Segoe UI" w:cs="Segoe UI"/>
          <w:sz w:val="21"/>
          <w:szCs w:val="21"/>
        </w:rPr>
        <w:t>Microservices communication</w:t>
      </w:r>
    </w:p>
    <w:p w:rsidR="00143363" w:rsidRDefault="00143363" w:rsidP="00143363">
      <w:pPr>
        <w:spacing w:line="300" w:lineRule="atLeast"/>
        <w:rPr>
          <w:rFonts w:ascii="Segoe UI" w:hAnsi="Segoe UI" w:cs="Segoe UI"/>
          <w:sz w:val="21"/>
          <w:szCs w:val="21"/>
        </w:rPr>
      </w:pPr>
      <w:r>
        <w:rPr>
          <w:rFonts w:ascii="Segoe UI" w:hAnsi="Segoe UI" w:cs="Segoe UI"/>
          <w:sz w:val="21"/>
          <w:szCs w:val="21"/>
        </w:rPr>
        <w:t>Domain events</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Example:</w:t>
      </w:r>
    </w:p>
    <w:p w:rsidR="00143363" w:rsidRDefault="00143363" w:rsidP="00143363">
      <w:pPr>
        <w:spacing w:line="300" w:lineRule="atLeast"/>
        <w:rPr>
          <w:rFonts w:ascii="Segoe UI" w:hAnsi="Segoe UI" w:cs="Segoe UI"/>
          <w:sz w:val="21"/>
          <w:szCs w:val="21"/>
        </w:rPr>
      </w:pPr>
      <w:r>
        <w:rPr>
          <w:rFonts w:ascii="Segoe UI" w:hAnsi="Segoe UI" w:cs="Segoe UI"/>
          <w:sz w:val="21"/>
          <w:szCs w:val="21"/>
        </w:rPr>
        <w:t>TicketCreated</w:t>
      </w:r>
    </w:p>
    <w:p w:rsidR="00143363" w:rsidRDefault="00143363" w:rsidP="00143363">
      <w:pPr>
        <w:spacing w:line="300" w:lineRule="atLeast"/>
        <w:rPr>
          <w:rFonts w:ascii="Segoe UI" w:hAnsi="Segoe UI" w:cs="Segoe UI"/>
          <w:sz w:val="21"/>
          <w:szCs w:val="21"/>
        </w:rPr>
      </w:pPr>
      <w:r>
        <w:rPr>
          <w:rFonts w:ascii="Segoe UI" w:hAnsi="Segoe UI" w:cs="Segoe UI"/>
          <w:sz w:val="21"/>
          <w:szCs w:val="21"/>
        </w:rPr>
        <w:t>PaymentCompleted</w:t>
      </w:r>
    </w:p>
    <w:p w:rsidR="00143363" w:rsidRDefault="00143363" w:rsidP="00143363">
      <w:pPr>
        <w:spacing w:line="300" w:lineRule="atLeast"/>
        <w:rPr>
          <w:rFonts w:ascii="Segoe UI" w:hAnsi="Segoe UI" w:cs="Segoe UI"/>
          <w:sz w:val="21"/>
          <w:szCs w:val="21"/>
        </w:rPr>
      </w:pPr>
      <w:r>
        <w:rPr>
          <w:rFonts w:ascii="Segoe UI" w:hAnsi="Segoe UI" w:cs="Segoe UI"/>
          <w:sz w:val="21"/>
          <w:szCs w:val="21"/>
        </w:rPr>
        <w:t>OrderPlaced</w:t>
      </w:r>
    </w:p>
    <w:p w:rsidR="00143363" w:rsidRDefault="00143363" w:rsidP="00143363">
      <w:pPr>
        <w:spacing w:line="300" w:lineRule="atLeast"/>
        <w:rPr>
          <w:rFonts w:ascii="Segoe UI" w:hAnsi="Segoe UI" w:cs="Segoe UI"/>
          <w:sz w:val="21"/>
          <w:szCs w:val="21"/>
        </w:rPr>
      </w:pPr>
      <w:r>
        <w:rPr>
          <w:rFonts w:ascii="Segoe UI" w:hAnsi="Segoe UI" w:cs="Segoe UI"/>
          <w:sz w:val="21"/>
          <w:szCs w:val="21"/>
        </w:rPr>
        <w:t>DocumentIngested</w:t>
      </w:r>
    </w:p>
    <w:p w:rsidR="00143363" w:rsidRDefault="00143363" w:rsidP="00143363">
      <w:pPr>
        <w:spacing w:line="300" w:lineRule="atLeast"/>
        <w:rPr>
          <w:rFonts w:ascii="Segoe UI" w:hAnsi="Segoe UI" w:cs="Segoe UI"/>
          <w:sz w:val="21"/>
          <w:szCs w:val="21"/>
        </w:rPr>
      </w:pPr>
      <w:r>
        <w:rPr>
          <w:rFonts w:ascii="Segoe UI" w:hAnsi="Segoe UI" w:cs="Segoe UI"/>
          <w:sz w:val="21"/>
          <w:szCs w:val="21"/>
        </w:rPr>
        <w:t>ApprovalRequested</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Humare project me custom business event hai, isliye custom bus better hai.</w:t>
      </w:r>
    </w:p>
    <w:p w:rsidR="00143363" w:rsidRDefault="00114F67" w:rsidP="00143363">
      <w:pPr>
        <w:spacing w:line="300" w:lineRule="atLeast"/>
        <w:rPr>
          <w:rFonts w:ascii="Segoe UI" w:hAnsi="Segoe UI" w:cs="Segoe UI"/>
          <w:sz w:val="21"/>
          <w:szCs w:val="21"/>
        </w:rPr>
      </w:pPr>
      <w:r>
        <w:rPr>
          <w:rFonts w:ascii="Segoe UI" w:hAnsi="Segoe UI" w:cs="Segoe UI"/>
          <w:sz w:val="21"/>
          <w:szCs w:val="21"/>
        </w:rPr>
        <w:pict>
          <v:rect id="_x0000_i1469" style="width:0;height:1.5pt" o:hralign="center" o:hrstd="t" o:hr="t" fillcolor="#a0a0a0" stroked="f"/>
        </w:pict>
      </w:r>
    </w:p>
    <w:p w:rsidR="00143363" w:rsidRDefault="00143363" w:rsidP="00143363">
      <w:pPr>
        <w:pStyle w:val="Heading3"/>
        <w:spacing w:line="300" w:lineRule="atLeast"/>
        <w:rPr>
          <w:rFonts w:ascii="Segoe UI" w:hAnsi="Segoe UI" w:cs="Segoe UI"/>
        </w:rPr>
      </w:pPr>
      <w:r>
        <w:rPr>
          <w:rFonts w:ascii="Segoe UI" w:hAnsi="Segoe UI" w:cs="Segoe UI"/>
        </w:rPr>
        <w:t>Enable the rule on selected event bus</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Ye toggle important hai.</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Agar enabled hai:</w:t>
      </w:r>
    </w:p>
    <w:p w:rsidR="00143363" w:rsidRDefault="00143363" w:rsidP="00143363">
      <w:pPr>
        <w:spacing w:line="300" w:lineRule="atLeast"/>
        <w:rPr>
          <w:rFonts w:ascii="Segoe UI" w:hAnsi="Segoe UI" w:cs="Segoe UI"/>
          <w:sz w:val="21"/>
          <w:szCs w:val="21"/>
        </w:rPr>
      </w:pPr>
      <w:r>
        <w:rPr>
          <w:rFonts w:ascii="Segoe UI" w:hAnsi="Segoe UI" w:cs="Segoe UI"/>
          <w:sz w:val="21"/>
          <w:szCs w:val="21"/>
        </w:rPr>
        <w:t>Rule active rahega aur matching events ko target tak bhejega</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Agar disabled hai:</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Rule exist karega but trigger nahi hoga</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Real use case:</w:t>
      </w:r>
    </w:p>
    <w:p w:rsidR="00143363" w:rsidRDefault="00143363" w:rsidP="00143363">
      <w:pPr>
        <w:spacing w:line="300" w:lineRule="atLeast"/>
        <w:rPr>
          <w:rFonts w:ascii="Segoe UI" w:hAnsi="Segoe UI" w:cs="Segoe UI"/>
          <w:sz w:val="21"/>
          <w:szCs w:val="21"/>
        </w:rPr>
      </w:pPr>
      <w:r>
        <w:rPr>
          <w:rFonts w:ascii="Segoe UI" w:hAnsi="Segoe UI" w:cs="Segoe UI"/>
          <w:sz w:val="21"/>
          <w:szCs w:val="21"/>
        </w:rPr>
        <w:t>Maintenance ke time rule temporarily disable karna</w:t>
      </w:r>
    </w:p>
    <w:p w:rsidR="00143363" w:rsidRDefault="00143363" w:rsidP="00143363">
      <w:pPr>
        <w:spacing w:line="300" w:lineRule="atLeast"/>
        <w:rPr>
          <w:rFonts w:ascii="Segoe UI" w:hAnsi="Segoe UI" w:cs="Segoe UI"/>
          <w:sz w:val="21"/>
          <w:szCs w:val="21"/>
        </w:rPr>
      </w:pPr>
      <w:r>
        <w:rPr>
          <w:rFonts w:ascii="Segoe UI" w:hAnsi="Segoe UI" w:cs="Segoe UI"/>
          <w:sz w:val="21"/>
          <w:szCs w:val="21"/>
        </w:rPr>
        <w:t>Testing ke liye rule create karke later enable karna</w:t>
      </w:r>
    </w:p>
    <w:p w:rsidR="00143363" w:rsidRDefault="00143363" w:rsidP="00143363">
      <w:pPr>
        <w:spacing w:line="300" w:lineRule="atLeast"/>
        <w:rPr>
          <w:rFonts w:ascii="Segoe UI" w:hAnsi="Segoe UI" w:cs="Segoe UI"/>
          <w:sz w:val="21"/>
          <w:szCs w:val="21"/>
        </w:rPr>
      </w:pPr>
      <w:r>
        <w:rPr>
          <w:rFonts w:ascii="Segoe UI" w:hAnsi="Segoe UI" w:cs="Segoe UI"/>
          <w:sz w:val="21"/>
          <w:szCs w:val="21"/>
        </w:rPr>
        <w:t>Incident me event processing stop karna</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Interview answer:</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lastRenderedPageBreak/>
        <w:t>“EventBridge rules can be enabled or disabled without deleting the configuration. This is useful during maintenance or incident mitigation.”</w:t>
      </w:r>
    </w:p>
    <w:p w:rsidR="00143363" w:rsidRDefault="00114F67" w:rsidP="00143363">
      <w:pPr>
        <w:spacing w:line="300" w:lineRule="atLeast"/>
        <w:rPr>
          <w:rFonts w:ascii="Segoe UI" w:hAnsi="Segoe UI" w:cs="Segoe UI"/>
          <w:sz w:val="21"/>
          <w:szCs w:val="21"/>
        </w:rPr>
      </w:pPr>
      <w:r>
        <w:rPr>
          <w:rFonts w:ascii="Segoe UI" w:hAnsi="Segoe UI" w:cs="Segoe UI"/>
          <w:sz w:val="21"/>
          <w:szCs w:val="21"/>
        </w:rPr>
        <w:pict>
          <v:rect id="_x0000_i1470" style="width:0;height:1.5pt" o:hralign="center" o:hrstd="t" o:hr="t" fillcolor="#a0a0a0" stroked="f"/>
        </w:pict>
      </w:r>
    </w:p>
    <w:p w:rsidR="00143363" w:rsidRDefault="00143363" w:rsidP="00143363">
      <w:pPr>
        <w:pStyle w:val="Heading2"/>
        <w:spacing w:line="300" w:lineRule="atLeast"/>
        <w:rPr>
          <w:rFonts w:ascii="Segoe UI" w:hAnsi="Segoe UI" w:cs="Segoe UI"/>
        </w:rPr>
      </w:pPr>
      <w:r>
        <w:rPr>
          <w:rFonts w:ascii="Segoe UI" w:hAnsi="Segoe UI" w:cs="Segoe UI"/>
        </w:rPr>
        <w:t>3) Second screenshot — Enhanced builder explanation</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 xml:space="preserve">Tumhare second screenshot me </w:t>
      </w:r>
      <w:r>
        <w:rPr>
          <w:rStyle w:val="Strong"/>
          <w:rFonts w:ascii="Segoe UI" w:hAnsi="Segoe UI" w:cs="Segoe UI"/>
          <w:sz w:val="21"/>
          <w:szCs w:val="21"/>
        </w:rPr>
        <w:t>Enhanced builder</w:t>
      </w:r>
      <w:r>
        <w:rPr>
          <w:rFonts w:ascii="Segoe UI" w:hAnsi="Segoe UI" w:cs="Segoe UI"/>
          <w:sz w:val="21"/>
          <w:szCs w:val="21"/>
        </w:rPr>
        <w:t xml:space="preserve"> selected hai.</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Visible sections:</w:t>
      </w:r>
    </w:p>
    <w:p w:rsidR="00143363" w:rsidRDefault="00143363" w:rsidP="00143363">
      <w:pPr>
        <w:spacing w:line="300" w:lineRule="atLeast"/>
        <w:rPr>
          <w:rFonts w:ascii="Segoe UI" w:hAnsi="Segoe UI" w:cs="Segoe UI"/>
          <w:sz w:val="21"/>
          <w:szCs w:val="21"/>
        </w:rPr>
      </w:pPr>
      <w:r>
        <w:rPr>
          <w:rFonts w:ascii="Segoe UI" w:hAnsi="Segoe UI" w:cs="Segoe UI"/>
          <w:sz w:val="21"/>
          <w:szCs w:val="21"/>
        </w:rPr>
        <w:t>Events</w:t>
      </w:r>
    </w:p>
    <w:p w:rsidR="00143363" w:rsidRDefault="00143363" w:rsidP="00143363">
      <w:pPr>
        <w:spacing w:line="300" w:lineRule="atLeast"/>
        <w:rPr>
          <w:rFonts w:ascii="Segoe UI" w:hAnsi="Segoe UI" w:cs="Segoe UI"/>
          <w:sz w:val="21"/>
          <w:szCs w:val="21"/>
        </w:rPr>
      </w:pPr>
      <w:r>
        <w:rPr>
          <w:rFonts w:ascii="Segoe UI" w:hAnsi="Segoe UI" w:cs="Segoe UI"/>
          <w:sz w:val="21"/>
          <w:szCs w:val="21"/>
        </w:rPr>
        <w:t>Targets</w:t>
      </w:r>
    </w:p>
    <w:p w:rsidR="00143363" w:rsidRDefault="00143363" w:rsidP="00143363">
      <w:pPr>
        <w:spacing w:line="300" w:lineRule="atLeast"/>
        <w:rPr>
          <w:rFonts w:ascii="Segoe UI" w:hAnsi="Segoe UI" w:cs="Segoe UI"/>
          <w:sz w:val="21"/>
          <w:szCs w:val="21"/>
        </w:rPr>
      </w:pPr>
      <w:r>
        <w:rPr>
          <w:rFonts w:ascii="Segoe UI" w:hAnsi="Segoe UI" w:cs="Segoe UI"/>
          <w:sz w:val="21"/>
          <w:szCs w:val="21"/>
        </w:rPr>
        <w:t>Event bus</w:t>
      </w:r>
    </w:p>
    <w:p w:rsidR="00143363" w:rsidRDefault="00143363" w:rsidP="00143363">
      <w:pPr>
        <w:spacing w:line="300" w:lineRule="atLeast"/>
        <w:rPr>
          <w:rFonts w:ascii="Segoe UI" w:hAnsi="Segoe UI" w:cs="Segoe UI"/>
          <w:sz w:val="21"/>
          <w:szCs w:val="21"/>
        </w:rPr>
      </w:pPr>
      <w:r>
        <w:rPr>
          <w:rFonts w:ascii="Segoe UI" w:hAnsi="Segoe UI" w:cs="Segoe UI"/>
          <w:sz w:val="21"/>
          <w:szCs w:val="21"/>
        </w:rPr>
        <w:t>Triggering Events</w:t>
      </w:r>
    </w:p>
    <w:p w:rsidR="00143363" w:rsidRDefault="00143363" w:rsidP="00143363">
      <w:pPr>
        <w:spacing w:line="300" w:lineRule="atLeast"/>
        <w:rPr>
          <w:rFonts w:ascii="Segoe UI" w:hAnsi="Segoe UI" w:cs="Segoe UI"/>
          <w:sz w:val="21"/>
          <w:szCs w:val="21"/>
        </w:rPr>
      </w:pPr>
      <w:r>
        <w:rPr>
          <w:rFonts w:ascii="Segoe UI" w:hAnsi="Segoe UI" w:cs="Segoe UI"/>
          <w:sz w:val="21"/>
          <w:szCs w:val="21"/>
        </w:rPr>
        <w:t>Event pattern filter</w:t>
      </w:r>
    </w:p>
    <w:p w:rsidR="00143363" w:rsidRDefault="00143363" w:rsidP="00143363">
      <w:pPr>
        <w:spacing w:line="300" w:lineRule="atLeast"/>
        <w:rPr>
          <w:rFonts w:ascii="Segoe UI" w:hAnsi="Segoe UI" w:cs="Segoe UI"/>
          <w:sz w:val="21"/>
          <w:szCs w:val="21"/>
        </w:rPr>
      </w:pPr>
      <w:r>
        <w:rPr>
          <w:rFonts w:ascii="Segoe UI" w:hAnsi="Segoe UI" w:cs="Segoe UI"/>
          <w:sz w:val="21"/>
          <w:szCs w:val="21"/>
        </w:rPr>
        <w:t>AWS Service Events</w:t>
      </w:r>
    </w:p>
    <w:p w:rsidR="00143363" w:rsidRDefault="00143363" w:rsidP="00143363">
      <w:pPr>
        <w:spacing w:line="300" w:lineRule="atLeast"/>
        <w:rPr>
          <w:rFonts w:ascii="Segoe UI" w:hAnsi="Segoe UI" w:cs="Segoe UI"/>
          <w:sz w:val="21"/>
          <w:szCs w:val="21"/>
        </w:rPr>
      </w:pPr>
      <w:r>
        <w:rPr>
          <w:rFonts w:ascii="Segoe UI" w:hAnsi="Segoe UI" w:cs="Segoe UI"/>
          <w:sz w:val="21"/>
          <w:szCs w:val="21"/>
        </w:rPr>
        <w:t>Custom Events</w:t>
      </w:r>
    </w:p>
    <w:p w:rsidR="00143363" w:rsidRDefault="00114F67" w:rsidP="00143363">
      <w:pPr>
        <w:spacing w:line="300" w:lineRule="atLeast"/>
        <w:rPr>
          <w:rFonts w:ascii="Segoe UI" w:hAnsi="Segoe UI" w:cs="Segoe UI"/>
          <w:sz w:val="21"/>
          <w:szCs w:val="21"/>
        </w:rPr>
      </w:pPr>
      <w:r>
        <w:rPr>
          <w:rFonts w:ascii="Segoe UI" w:hAnsi="Segoe UI" w:cs="Segoe UI"/>
          <w:sz w:val="21"/>
          <w:szCs w:val="21"/>
        </w:rPr>
        <w:pict>
          <v:rect id="_x0000_i1471" style="width:0;height:1.5pt" o:hralign="center" o:hrstd="t" o:hr="t" fillcolor="#a0a0a0" stroked="f"/>
        </w:pict>
      </w:r>
    </w:p>
    <w:p w:rsidR="00143363" w:rsidRDefault="00143363" w:rsidP="00143363">
      <w:pPr>
        <w:pStyle w:val="Heading2"/>
        <w:spacing w:line="300" w:lineRule="atLeast"/>
        <w:rPr>
          <w:rFonts w:ascii="Segoe UI" w:hAnsi="Segoe UI" w:cs="Segoe UI"/>
        </w:rPr>
      </w:pPr>
      <w:r>
        <w:rPr>
          <w:rFonts w:ascii="Segoe UI" w:hAnsi="Segoe UI" w:cs="Segoe UI"/>
        </w:rPr>
        <w:t>Event bus</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Abhi dropdown me:</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default</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Yahin se bus select karte hain.</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Hum baad me yahan custom bus select karenge:</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enterprise-genai-event-bus</w:t>
      </w:r>
    </w:p>
    <w:p w:rsidR="00143363" w:rsidRDefault="00114F67" w:rsidP="00143363">
      <w:pPr>
        <w:spacing w:line="300" w:lineRule="atLeast"/>
        <w:rPr>
          <w:rFonts w:ascii="Segoe UI" w:hAnsi="Segoe UI" w:cs="Segoe UI"/>
          <w:sz w:val="21"/>
          <w:szCs w:val="21"/>
        </w:rPr>
      </w:pPr>
      <w:r>
        <w:rPr>
          <w:rFonts w:ascii="Segoe UI" w:hAnsi="Segoe UI" w:cs="Segoe UI"/>
          <w:sz w:val="21"/>
          <w:szCs w:val="21"/>
        </w:rPr>
        <w:pict>
          <v:rect id="_x0000_i1472" style="width:0;height:1.5pt" o:hralign="center" o:hrstd="t" o:hr="t" fillcolor="#a0a0a0" stroked="f"/>
        </w:pict>
      </w:r>
    </w:p>
    <w:p w:rsidR="00143363" w:rsidRDefault="00143363" w:rsidP="00143363">
      <w:pPr>
        <w:pStyle w:val="Heading2"/>
        <w:spacing w:line="300" w:lineRule="atLeast"/>
        <w:rPr>
          <w:rFonts w:ascii="Segoe UI" w:hAnsi="Segoe UI" w:cs="Segoe UI"/>
        </w:rPr>
      </w:pPr>
      <w:r>
        <w:rPr>
          <w:rFonts w:ascii="Segoe UI" w:hAnsi="Segoe UI" w:cs="Segoe UI"/>
        </w:rPr>
        <w:t>AWS Service Events</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Left side me dikh raha hai:</w:t>
      </w:r>
    </w:p>
    <w:p w:rsidR="00143363" w:rsidRDefault="00143363" w:rsidP="00143363">
      <w:pPr>
        <w:spacing w:line="300" w:lineRule="atLeast"/>
        <w:rPr>
          <w:rFonts w:ascii="Segoe UI" w:hAnsi="Segoe UI" w:cs="Segoe UI"/>
          <w:sz w:val="21"/>
          <w:szCs w:val="21"/>
        </w:rPr>
      </w:pPr>
      <w:r>
        <w:rPr>
          <w:rFonts w:ascii="Segoe UI" w:hAnsi="Segoe UI" w:cs="Segoe UI"/>
          <w:sz w:val="21"/>
          <w:szCs w:val="21"/>
        </w:rPr>
        <w:t>AWS SERVICE EVENTS</w:t>
      </w:r>
    </w:p>
    <w:p w:rsidR="00143363" w:rsidRDefault="00143363" w:rsidP="00143363">
      <w:pPr>
        <w:spacing w:line="300" w:lineRule="atLeast"/>
        <w:rPr>
          <w:rFonts w:ascii="Segoe UI" w:hAnsi="Segoe UI" w:cs="Segoe UI"/>
          <w:sz w:val="21"/>
          <w:szCs w:val="21"/>
        </w:rPr>
      </w:pPr>
      <w:r>
        <w:rPr>
          <w:rFonts w:ascii="Segoe UI" w:hAnsi="Segoe UI" w:cs="Segoe UI"/>
          <w:sz w:val="21"/>
          <w:szCs w:val="21"/>
        </w:rPr>
        <w:t>Events generated by over 200 AWS services, including events sent through CloudTrail.</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Use case:</w:t>
      </w:r>
    </w:p>
    <w:p w:rsidR="00143363" w:rsidRDefault="00143363" w:rsidP="00143363">
      <w:pPr>
        <w:spacing w:line="300" w:lineRule="atLeast"/>
        <w:rPr>
          <w:rFonts w:ascii="Segoe UI" w:hAnsi="Segoe UI" w:cs="Segoe UI"/>
          <w:sz w:val="21"/>
          <w:szCs w:val="21"/>
        </w:rPr>
      </w:pPr>
      <w:r>
        <w:rPr>
          <w:rFonts w:ascii="Segoe UI" w:hAnsi="Segoe UI" w:cs="Segoe UI"/>
          <w:sz w:val="21"/>
          <w:szCs w:val="21"/>
        </w:rPr>
        <w:t>EC2 instance stopped hua</w:t>
      </w:r>
    </w:p>
    <w:p w:rsidR="00143363" w:rsidRDefault="00143363" w:rsidP="00143363">
      <w:pPr>
        <w:spacing w:line="300" w:lineRule="atLeast"/>
        <w:rPr>
          <w:rFonts w:ascii="Segoe UI" w:hAnsi="Segoe UI" w:cs="Segoe UI"/>
          <w:sz w:val="21"/>
          <w:szCs w:val="21"/>
        </w:rPr>
      </w:pPr>
      <w:r>
        <w:rPr>
          <w:rFonts w:ascii="Segoe UI" w:hAnsi="Segoe UI" w:cs="Segoe UI"/>
          <w:sz w:val="21"/>
          <w:szCs w:val="21"/>
        </w:rPr>
        <w:t>CodePipeline failed hua</w:t>
      </w:r>
    </w:p>
    <w:p w:rsidR="00143363" w:rsidRDefault="00143363" w:rsidP="00143363">
      <w:pPr>
        <w:spacing w:line="300" w:lineRule="atLeast"/>
        <w:rPr>
          <w:rFonts w:ascii="Segoe UI" w:hAnsi="Segoe UI" w:cs="Segoe UI"/>
          <w:sz w:val="21"/>
          <w:szCs w:val="21"/>
        </w:rPr>
      </w:pPr>
      <w:r>
        <w:rPr>
          <w:rFonts w:ascii="Segoe UI" w:hAnsi="Segoe UI" w:cs="Segoe UI"/>
          <w:sz w:val="21"/>
          <w:szCs w:val="21"/>
        </w:rPr>
        <w:t>ECS task stopped hua</w:t>
      </w:r>
    </w:p>
    <w:p w:rsidR="00143363" w:rsidRDefault="00143363" w:rsidP="00143363">
      <w:pPr>
        <w:spacing w:line="300" w:lineRule="atLeast"/>
        <w:rPr>
          <w:rFonts w:ascii="Segoe UI" w:hAnsi="Segoe UI" w:cs="Segoe UI"/>
          <w:sz w:val="21"/>
          <w:szCs w:val="21"/>
        </w:rPr>
      </w:pPr>
      <w:r>
        <w:rPr>
          <w:rFonts w:ascii="Segoe UI" w:hAnsi="Segoe UI" w:cs="Segoe UI"/>
          <w:sz w:val="21"/>
          <w:szCs w:val="21"/>
        </w:rPr>
        <w:lastRenderedPageBreak/>
        <w:t>S3 object uploaded hua through CloudTrail</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Example interview:</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“AWS service events are generated by AWS services and can be routed using EventBridge rules. For example, CodePipeline failure can trigger SNS notification or Lambda remediation.”</w:t>
      </w:r>
    </w:p>
    <w:p w:rsidR="00143363" w:rsidRDefault="00114F67" w:rsidP="00143363">
      <w:pPr>
        <w:spacing w:line="300" w:lineRule="atLeast"/>
        <w:rPr>
          <w:rFonts w:ascii="Segoe UI" w:hAnsi="Segoe UI" w:cs="Segoe UI"/>
          <w:sz w:val="21"/>
          <w:szCs w:val="21"/>
        </w:rPr>
      </w:pPr>
      <w:r>
        <w:rPr>
          <w:rFonts w:ascii="Segoe UI" w:hAnsi="Segoe UI" w:cs="Segoe UI"/>
          <w:sz w:val="21"/>
          <w:szCs w:val="21"/>
        </w:rPr>
        <w:pict>
          <v:rect id="_x0000_i1473" style="width:0;height:1.5pt" o:hralign="center" o:hrstd="t" o:hr="t" fillcolor="#a0a0a0" stroked="f"/>
        </w:pict>
      </w:r>
    </w:p>
    <w:p w:rsidR="00143363" w:rsidRDefault="00143363" w:rsidP="00143363">
      <w:pPr>
        <w:pStyle w:val="Heading2"/>
        <w:spacing w:line="300" w:lineRule="atLeast"/>
        <w:rPr>
          <w:rFonts w:ascii="Segoe UI" w:hAnsi="Segoe UI" w:cs="Segoe UI"/>
        </w:rPr>
      </w:pPr>
      <w:r>
        <w:rPr>
          <w:rFonts w:ascii="Segoe UI" w:hAnsi="Segoe UI" w:cs="Segoe UI"/>
        </w:rPr>
        <w:t xml:space="preserve">Custom Events </w:t>
      </w:r>
      <w:r>
        <w:rPr>
          <w:rFonts w:ascii="Segoe UI Symbol" w:hAnsi="Segoe UI Symbol" w:cs="Segoe UI Symbol"/>
        </w:rPr>
        <w:t>✅</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Left side me dikh raha hai:</w:t>
      </w:r>
    </w:p>
    <w:p w:rsidR="00143363" w:rsidRDefault="00143363" w:rsidP="00143363">
      <w:pPr>
        <w:spacing w:line="300" w:lineRule="atLeast"/>
        <w:rPr>
          <w:rFonts w:ascii="Segoe UI" w:hAnsi="Segoe UI" w:cs="Segoe UI"/>
          <w:sz w:val="21"/>
          <w:szCs w:val="21"/>
        </w:rPr>
      </w:pPr>
      <w:r>
        <w:rPr>
          <w:rFonts w:ascii="Segoe UI" w:hAnsi="Segoe UI" w:cs="Segoe UI"/>
          <w:sz w:val="21"/>
          <w:szCs w:val="21"/>
        </w:rPr>
        <w:t>CUSTOM EVENTS</w:t>
      </w:r>
    </w:p>
    <w:p w:rsidR="00143363" w:rsidRDefault="00143363" w:rsidP="00143363">
      <w:pPr>
        <w:spacing w:line="300" w:lineRule="atLeast"/>
        <w:rPr>
          <w:rFonts w:ascii="Segoe UI" w:hAnsi="Segoe UI" w:cs="Segoe UI"/>
          <w:sz w:val="21"/>
          <w:szCs w:val="21"/>
        </w:rPr>
      </w:pPr>
      <w:r>
        <w:rPr>
          <w:rFonts w:ascii="Segoe UI" w:hAnsi="Segoe UI" w:cs="Segoe UI"/>
          <w:sz w:val="21"/>
          <w:szCs w:val="21"/>
        </w:rPr>
        <w:t>Events from your own applications, e.g. an order event.</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Humara use case yahi hai.</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Example:</w:t>
      </w:r>
    </w:p>
    <w:p w:rsidR="00143363" w:rsidRDefault="00143363" w:rsidP="00143363">
      <w:pPr>
        <w:spacing w:line="300" w:lineRule="atLeast"/>
        <w:rPr>
          <w:rFonts w:ascii="Segoe UI" w:hAnsi="Segoe UI" w:cs="Segoe UI"/>
          <w:sz w:val="21"/>
          <w:szCs w:val="21"/>
        </w:rPr>
      </w:pPr>
      <w:r>
        <w:rPr>
          <w:rFonts w:ascii="Segoe UI" w:hAnsi="Segoe UI" w:cs="Segoe UI"/>
          <w:sz w:val="21"/>
          <w:szCs w:val="21"/>
        </w:rPr>
        <w:t>{</w:t>
      </w:r>
    </w:p>
    <w:p w:rsidR="00143363" w:rsidRDefault="00143363" w:rsidP="00143363">
      <w:pPr>
        <w:spacing w:line="300" w:lineRule="atLeast"/>
        <w:rPr>
          <w:rFonts w:ascii="Segoe UI" w:hAnsi="Segoe UI" w:cs="Segoe UI"/>
          <w:sz w:val="21"/>
          <w:szCs w:val="21"/>
        </w:rPr>
      </w:pPr>
      <w:r>
        <w:rPr>
          <w:rFonts w:ascii="Segoe UI" w:hAnsi="Segoe UI" w:cs="Segoe UI"/>
          <w:sz w:val="21"/>
          <w:szCs w:val="21"/>
        </w:rPr>
        <w:t>  "source": "enterprise-genai.assistant",</w:t>
      </w:r>
    </w:p>
    <w:p w:rsidR="00143363" w:rsidRDefault="00143363" w:rsidP="00143363">
      <w:pPr>
        <w:spacing w:line="300" w:lineRule="atLeast"/>
        <w:rPr>
          <w:rFonts w:ascii="Segoe UI" w:hAnsi="Segoe UI" w:cs="Segoe UI"/>
          <w:sz w:val="21"/>
          <w:szCs w:val="21"/>
        </w:rPr>
      </w:pPr>
      <w:r>
        <w:rPr>
          <w:rFonts w:ascii="Segoe UI" w:hAnsi="Segoe UI" w:cs="Segoe UI"/>
          <w:sz w:val="21"/>
          <w:szCs w:val="21"/>
        </w:rPr>
        <w:t>  "detail-type": "TicketCreated"</w:t>
      </w:r>
    </w:p>
    <w:p w:rsidR="00143363" w:rsidRDefault="00143363" w:rsidP="00143363">
      <w:pPr>
        <w:spacing w:line="300" w:lineRule="atLeast"/>
        <w:rPr>
          <w:rFonts w:ascii="Segoe UI" w:hAnsi="Segoe UI" w:cs="Segoe UI"/>
          <w:sz w:val="21"/>
          <w:szCs w:val="21"/>
        </w:rPr>
      </w:pPr>
      <w:r>
        <w:rPr>
          <w:rFonts w:ascii="Segoe UI" w:hAnsi="Segoe UI" w:cs="Segoe UI"/>
          <w:sz w:val="21"/>
          <w:szCs w:val="21"/>
        </w:rPr>
        <w:t>}</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Interview answer:</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 xml:space="preserve">“Custom events are application-defined business events. In my GenAI project, </w:t>
      </w:r>
      <w:r>
        <w:rPr>
          <w:rStyle w:val="HTMLCode"/>
        </w:rPr>
        <w:t>/chat/action</w:t>
      </w:r>
      <w:r>
        <w:rPr>
          <w:rFonts w:ascii="Segoe UI" w:hAnsi="Segoe UI" w:cs="Segoe UI"/>
          <w:sz w:val="21"/>
          <w:szCs w:val="21"/>
        </w:rPr>
        <w:t xml:space="preserve"> publishes a </w:t>
      </w:r>
      <w:r>
        <w:rPr>
          <w:rStyle w:val="HTMLCode"/>
        </w:rPr>
        <w:t>TicketCreated</w:t>
      </w:r>
      <w:r>
        <w:rPr>
          <w:rFonts w:ascii="Segoe UI" w:hAnsi="Segoe UI" w:cs="Segoe UI"/>
          <w:sz w:val="21"/>
          <w:szCs w:val="21"/>
        </w:rPr>
        <w:t xml:space="preserve"> event to EventBridge, and the rule routes it to Step Functions.”</w:t>
      </w:r>
    </w:p>
    <w:p w:rsidR="00143363" w:rsidRDefault="00114F67" w:rsidP="00143363">
      <w:pPr>
        <w:spacing w:line="300" w:lineRule="atLeast"/>
        <w:rPr>
          <w:rFonts w:ascii="Segoe UI" w:hAnsi="Segoe UI" w:cs="Segoe UI"/>
          <w:sz w:val="21"/>
          <w:szCs w:val="21"/>
        </w:rPr>
      </w:pPr>
      <w:r>
        <w:rPr>
          <w:rFonts w:ascii="Segoe UI" w:hAnsi="Segoe UI" w:cs="Segoe UI"/>
          <w:sz w:val="21"/>
          <w:szCs w:val="21"/>
        </w:rPr>
        <w:pict>
          <v:rect id="_x0000_i1474" style="width:0;height:1.5pt" o:hralign="center" o:hrstd="t" o:hr="t" fillcolor="#a0a0a0" stroked="f"/>
        </w:pict>
      </w:r>
    </w:p>
    <w:p w:rsidR="00143363" w:rsidRDefault="00143363" w:rsidP="00143363">
      <w:pPr>
        <w:pStyle w:val="Heading2"/>
        <w:spacing w:line="300" w:lineRule="atLeast"/>
        <w:rPr>
          <w:rFonts w:ascii="Segoe UI" w:hAnsi="Segoe UI" w:cs="Segoe UI"/>
        </w:rPr>
      </w:pPr>
      <w:r>
        <w:rPr>
          <w:rFonts w:ascii="Segoe UI" w:hAnsi="Segoe UI" w:cs="Segoe UI"/>
        </w:rPr>
        <w:t>Triggering Events</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Ye area batata hai:</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Kaunsa event rule ko trigger karega</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Humara triggering event:</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TicketCreated</w:t>
      </w:r>
    </w:p>
    <w:p w:rsidR="00143363" w:rsidRDefault="00114F67" w:rsidP="00143363">
      <w:pPr>
        <w:spacing w:line="300" w:lineRule="atLeast"/>
        <w:rPr>
          <w:rFonts w:ascii="Segoe UI" w:hAnsi="Segoe UI" w:cs="Segoe UI"/>
          <w:sz w:val="21"/>
          <w:szCs w:val="21"/>
        </w:rPr>
      </w:pPr>
      <w:r>
        <w:rPr>
          <w:rFonts w:ascii="Segoe UI" w:hAnsi="Segoe UI" w:cs="Segoe UI"/>
          <w:sz w:val="21"/>
          <w:szCs w:val="21"/>
        </w:rPr>
        <w:pict>
          <v:rect id="_x0000_i1475" style="width:0;height:1.5pt" o:hralign="center" o:hrstd="t" o:hr="t" fillcolor="#a0a0a0" stroked="f"/>
        </w:pict>
      </w:r>
    </w:p>
    <w:p w:rsidR="00143363" w:rsidRDefault="00143363" w:rsidP="00143363">
      <w:pPr>
        <w:pStyle w:val="Heading2"/>
        <w:spacing w:line="300" w:lineRule="atLeast"/>
        <w:rPr>
          <w:rFonts w:ascii="Segoe UI" w:hAnsi="Segoe UI" w:cs="Segoe UI"/>
        </w:rPr>
      </w:pPr>
      <w:r>
        <w:rPr>
          <w:rFonts w:ascii="Segoe UI" w:hAnsi="Segoe UI" w:cs="Segoe UI"/>
        </w:rPr>
        <w:t>Targets</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Ye batata hai:</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Event match hone ke baad kisko invoke karna hai</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lastRenderedPageBreak/>
        <w:t>Humara target hoga:</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Step Functions State Machine</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Later targets ho sakte hain:</w:t>
      </w:r>
    </w:p>
    <w:p w:rsidR="00143363" w:rsidRDefault="00143363" w:rsidP="00143363">
      <w:pPr>
        <w:spacing w:line="300" w:lineRule="atLeast"/>
        <w:rPr>
          <w:rFonts w:ascii="Segoe UI" w:hAnsi="Segoe UI" w:cs="Segoe UI"/>
          <w:sz w:val="21"/>
          <w:szCs w:val="21"/>
        </w:rPr>
      </w:pPr>
      <w:r>
        <w:rPr>
          <w:rFonts w:ascii="Segoe UI" w:hAnsi="Segoe UI" w:cs="Segoe UI"/>
          <w:sz w:val="21"/>
          <w:szCs w:val="21"/>
        </w:rPr>
        <w:t>Lambda</w:t>
      </w:r>
    </w:p>
    <w:p w:rsidR="00143363" w:rsidRDefault="00143363" w:rsidP="00143363">
      <w:pPr>
        <w:spacing w:line="300" w:lineRule="atLeast"/>
        <w:rPr>
          <w:rFonts w:ascii="Segoe UI" w:hAnsi="Segoe UI" w:cs="Segoe UI"/>
          <w:sz w:val="21"/>
          <w:szCs w:val="21"/>
        </w:rPr>
      </w:pPr>
      <w:r>
        <w:rPr>
          <w:rFonts w:ascii="Segoe UI" w:hAnsi="Segoe UI" w:cs="Segoe UI"/>
          <w:sz w:val="21"/>
          <w:szCs w:val="21"/>
        </w:rPr>
        <w:t>SNS</w:t>
      </w:r>
    </w:p>
    <w:p w:rsidR="00143363" w:rsidRDefault="00143363" w:rsidP="00143363">
      <w:pPr>
        <w:spacing w:line="300" w:lineRule="atLeast"/>
        <w:rPr>
          <w:rFonts w:ascii="Segoe UI" w:hAnsi="Segoe UI" w:cs="Segoe UI"/>
          <w:sz w:val="21"/>
          <w:szCs w:val="21"/>
        </w:rPr>
      </w:pPr>
      <w:r>
        <w:rPr>
          <w:rFonts w:ascii="Segoe UI" w:hAnsi="Segoe UI" w:cs="Segoe UI"/>
          <w:sz w:val="21"/>
          <w:szCs w:val="21"/>
        </w:rPr>
        <w:t>SQS</w:t>
      </w:r>
    </w:p>
    <w:p w:rsidR="00143363" w:rsidRDefault="00143363" w:rsidP="00143363">
      <w:pPr>
        <w:spacing w:line="300" w:lineRule="atLeast"/>
        <w:rPr>
          <w:rFonts w:ascii="Segoe UI" w:hAnsi="Segoe UI" w:cs="Segoe UI"/>
          <w:sz w:val="21"/>
          <w:szCs w:val="21"/>
        </w:rPr>
      </w:pPr>
      <w:r>
        <w:rPr>
          <w:rFonts w:ascii="Segoe UI" w:hAnsi="Segoe UI" w:cs="Segoe UI"/>
          <w:sz w:val="21"/>
          <w:szCs w:val="21"/>
        </w:rPr>
        <w:t>CloudWatch Logs</w:t>
      </w:r>
    </w:p>
    <w:p w:rsidR="00143363" w:rsidRDefault="00143363" w:rsidP="00143363">
      <w:pPr>
        <w:spacing w:line="300" w:lineRule="atLeast"/>
        <w:rPr>
          <w:rFonts w:ascii="Segoe UI" w:hAnsi="Segoe UI" w:cs="Segoe UI"/>
          <w:sz w:val="21"/>
          <w:szCs w:val="21"/>
        </w:rPr>
      </w:pPr>
      <w:r>
        <w:rPr>
          <w:rFonts w:ascii="Segoe UI" w:hAnsi="Segoe UI" w:cs="Segoe UI"/>
          <w:sz w:val="21"/>
          <w:szCs w:val="21"/>
        </w:rPr>
        <w:t>ECS task</w:t>
      </w:r>
    </w:p>
    <w:p w:rsidR="00143363" w:rsidRDefault="00143363" w:rsidP="00143363">
      <w:pPr>
        <w:spacing w:line="300" w:lineRule="atLeast"/>
        <w:rPr>
          <w:rFonts w:ascii="Segoe UI" w:hAnsi="Segoe UI" w:cs="Segoe UI"/>
          <w:sz w:val="21"/>
          <w:szCs w:val="21"/>
        </w:rPr>
      </w:pPr>
      <w:r>
        <w:rPr>
          <w:rFonts w:ascii="Segoe UI" w:hAnsi="Segoe UI" w:cs="Segoe UI"/>
          <w:sz w:val="21"/>
          <w:szCs w:val="21"/>
        </w:rPr>
        <w:t>API destination</w:t>
      </w:r>
    </w:p>
    <w:p w:rsidR="00143363" w:rsidRDefault="00114F67" w:rsidP="00143363">
      <w:pPr>
        <w:spacing w:line="300" w:lineRule="atLeast"/>
        <w:rPr>
          <w:rFonts w:ascii="Segoe UI" w:hAnsi="Segoe UI" w:cs="Segoe UI"/>
          <w:sz w:val="21"/>
          <w:szCs w:val="21"/>
        </w:rPr>
      </w:pPr>
      <w:r>
        <w:rPr>
          <w:rFonts w:ascii="Segoe UI" w:hAnsi="Segoe UI" w:cs="Segoe UI"/>
          <w:sz w:val="21"/>
          <w:szCs w:val="21"/>
        </w:rPr>
        <w:pict>
          <v:rect id="_x0000_i1476" style="width:0;height:1.5pt" o:hralign="center" o:hrstd="t" o:hr="t" fillcolor="#a0a0a0" stroked="f"/>
        </w:pict>
      </w:r>
    </w:p>
    <w:p w:rsidR="00143363" w:rsidRDefault="00143363" w:rsidP="00143363">
      <w:pPr>
        <w:pStyle w:val="Heading2"/>
        <w:spacing w:line="300" w:lineRule="atLeast"/>
        <w:rPr>
          <w:rFonts w:ascii="Segoe UI" w:hAnsi="Segoe UI" w:cs="Segoe UI"/>
        </w:rPr>
      </w:pPr>
      <w:r>
        <w:rPr>
          <w:rFonts w:ascii="Segoe UI" w:hAnsi="Segoe UI" w:cs="Segoe UI"/>
        </w:rPr>
        <w:t>Event pattern filter</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Yahan actual JSON pattern define hota hai.</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Humara pattern hoga:</w:t>
      </w:r>
    </w:p>
    <w:p w:rsidR="00143363" w:rsidRDefault="00143363" w:rsidP="00143363">
      <w:pPr>
        <w:spacing w:line="300" w:lineRule="atLeast"/>
        <w:rPr>
          <w:rFonts w:ascii="Segoe UI" w:hAnsi="Segoe UI" w:cs="Segoe UI"/>
          <w:sz w:val="21"/>
          <w:szCs w:val="21"/>
        </w:rPr>
      </w:pPr>
      <w:r>
        <w:rPr>
          <w:rFonts w:ascii="Segoe UI" w:hAnsi="Segoe UI" w:cs="Segoe UI"/>
          <w:sz w:val="21"/>
          <w:szCs w:val="21"/>
        </w:rPr>
        <w:t>{</w:t>
      </w:r>
    </w:p>
    <w:p w:rsidR="00143363" w:rsidRDefault="00143363" w:rsidP="00143363">
      <w:pPr>
        <w:spacing w:line="300" w:lineRule="atLeast"/>
        <w:rPr>
          <w:rFonts w:ascii="Segoe UI" w:hAnsi="Segoe UI" w:cs="Segoe UI"/>
          <w:sz w:val="21"/>
          <w:szCs w:val="21"/>
        </w:rPr>
      </w:pPr>
      <w:r>
        <w:rPr>
          <w:rFonts w:ascii="Segoe UI" w:hAnsi="Segoe UI" w:cs="Segoe UI"/>
          <w:sz w:val="21"/>
          <w:szCs w:val="21"/>
        </w:rPr>
        <w:t>  "source": ["enterprise-genai.assistant"],</w:t>
      </w:r>
    </w:p>
    <w:p w:rsidR="00143363" w:rsidRDefault="00143363" w:rsidP="00143363">
      <w:pPr>
        <w:spacing w:line="300" w:lineRule="atLeast"/>
        <w:rPr>
          <w:rFonts w:ascii="Segoe UI" w:hAnsi="Segoe UI" w:cs="Segoe UI"/>
          <w:sz w:val="21"/>
          <w:szCs w:val="21"/>
        </w:rPr>
      </w:pPr>
      <w:r>
        <w:rPr>
          <w:rFonts w:ascii="Segoe UI" w:hAnsi="Segoe UI" w:cs="Segoe UI"/>
          <w:sz w:val="21"/>
          <w:szCs w:val="21"/>
        </w:rPr>
        <w:t>  "detail-type": ["TicketCreated"]</w:t>
      </w:r>
    </w:p>
    <w:p w:rsidR="00143363" w:rsidRDefault="00143363" w:rsidP="00143363">
      <w:pPr>
        <w:spacing w:line="300" w:lineRule="atLeast"/>
        <w:rPr>
          <w:rFonts w:ascii="Segoe UI" w:hAnsi="Segoe UI" w:cs="Segoe UI"/>
          <w:sz w:val="21"/>
          <w:szCs w:val="21"/>
        </w:rPr>
      </w:pPr>
      <w:r>
        <w:rPr>
          <w:rFonts w:ascii="Segoe UI" w:hAnsi="Segoe UI" w:cs="Segoe UI"/>
          <w:sz w:val="21"/>
          <w:szCs w:val="21"/>
        </w:rPr>
        <w:t>}</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Meaning:</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 xml:space="preserve">Sirf wahi event match hoga jiska source </w:t>
      </w:r>
      <w:r>
        <w:rPr>
          <w:rStyle w:val="HTMLCode"/>
        </w:rPr>
        <w:t>enterprise-genai.assistant</w:t>
      </w:r>
      <w:r>
        <w:rPr>
          <w:rFonts w:ascii="Segoe UI" w:hAnsi="Segoe UI" w:cs="Segoe UI"/>
          <w:sz w:val="21"/>
          <w:szCs w:val="21"/>
        </w:rPr>
        <w:t xml:space="preserve"> hai aur detail-type </w:t>
      </w:r>
      <w:r>
        <w:rPr>
          <w:rStyle w:val="HTMLCode"/>
        </w:rPr>
        <w:t>TicketCreated</w:t>
      </w:r>
      <w:r>
        <w:rPr>
          <w:rFonts w:ascii="Segoe UI" w:hAnsi="Segoe UI" w:cs="Segoe UI"/>
          <w:sz w:val="21"/>
          <w:szCs w:val="21"/>
        </w:rPr>
        <w:t xml:space="preserve"> hai.</w:t>
      </w:r>
    </w:p>
    <w:p w:rsidR="00143363" w:rsidRDefault="00114F67" w:rsidP="00143363">
      <w:pPr>
        <w:spacing w:line="300" w:lineRule="atLeast"/>
        <w:rPr>
          <w:rFonts w:ascii="Segoe UI" w:hAnsi="Segoe UI" w:cs="Segoe UI"/>
          <w:sz w:val="21"/>
          <w:szCs w:val="21"/>
        </w:rPr>
      </w:pPr>
      <w:r>
        <w:rPr>
          <w:rFonts w:ascii="Segoe UI" w:hAnsi="Segoe UI" w:cs="Segoe UI"/>
          <w:sz w:val="21"/>
          <w:szCs w:val="21"/>
        </w:rPr>
        <w:pict>
          <v:rect id="_x0000_i1477" style="width:0;height:1.5pt" o:hralign="center" o:hrstd="t" o:hr="t" fillcolor="#a0a0a0" stroked="f"/>
        </w:pict>
      </w:r>
    </w:p>
    <w:p w:rsidR="00143363" w:rsidRDefault="00143363" w:rsidP="00143363">
      <w:pPr>
        <w:pStyle w:val="Heading1"/>
        <w:spacing w:line="300" w:lineRule="atLeast"/>
        <w:rPr>
          <w:rFonts w:ascii="Segoe UI" w:hAnsi="Segoe UI" w:cs="Segoe UI"/>
          <w:sz w:val="48"/>
          <w:szCs w:val="48"/>
        </w:rPr>
      </w:pPr>
      <w:r>
        <w:rPr>
          <w:rFonts w:ascii="Segoe UI" w:hAnsi="Segoe UI" w:cs="Segoe UI"/>
        </w:rPr>
        <w:t xml:space="preserve">4) Haan bhai, main ye sab bhi practical sikhaunga </w:t>
      </w:r>
      <w:r>
        <w:rPr>
          <w:rFonts w:ascii="Segoe UI Symbol" w:hAnsi="Segoe UI Symbol" w:cs="Segoe UI Symbol"/>
        </w:rPr>
        <w:t>✅</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Tumne jo 4 cheezein boli:</w:t>
      </w:r>
    </w:p>
    <w:p w:rsidR="00143363" w:rsidRDefault="00143363" w:rsidP="00143363">
      <w:pPr>
        <w:spacing w:line="300" w:lineRule="atLeast"/>
        <w:rPr>
          <w:rFonts w:ascii="Segoe UI" w:hAnsi="Segoe UI" w:cs="Segoe UI"/>
          <w:sz w:val="21"/>
          <w:szCs w:val="21"/>
        </w:rPr>
      </w:pPr>
      <w:r>
        <w:rPr>
          <w:rFonts w:ascii="Segoe UI" w:hAnsi="Segoe UI" w:cs="Segoe UI"/>
          <w:sz w:val="21"/>
          <w:szCs w:val="21"/>
        </w:rPr>
        <w:t>EventBridge Scheduled rule</w:t>
      </w:r>
    </w:p>
    <w:p w:rsidR="00143363" w:rsidRDefault="00143363" w:rsidP="00143363">
      <w:pPr>
        <w:spacing w:line="300" w:lineRule="atLeast"/>
        <w:rPr>
          <w:rFonts w:ascii="Segoe UI" w:hAnsi="Segoe UI" w:cs="Segoe UI"/>
          <w:sz w:val="21"/>
          <w:szCs w:val="21"/>
        </w:rPr>
      </w:pPr>
      <w:r>
        <w:rPr>
          <w:rFonts w:ascii="Segoe UI" w:hAnsi="Segoe UI" w:cs="Segoe UI"/>
          <w:sz w:val="21"/>
          <w:szCs w:val="21"/>
        </w:rPr>
        <w:t>EventBridge Pipe</w:t>
      </w:r>
    </w:p>
    <w:p w:rsidR="00143363" w:rsidRDefault="00143363" w:rsidP="00143363">
      <w:pPr>
        <w:spacing w:line="300" w:lineRule="atLeast"/>
        <w:rPr>
          <w:rFonts w:ascii="Segoe UI" w:hAnsi="Segoe UI" w:cs="Segoe UI"/>
          <w:sz w:val="21"/>
          <w:szCs w:val="21"/>
        </w:rPr>
      </w:pPr>
      <w:r>
        <w:rPr>
          <w:rFonts w:ascii="Segoe UI" w:hAnsi="Segoe UI" w:cs="Segoe UI"/>
          <w:sz w:val="21"/>
          <w:szCs w:val="21"/>
        </w:rPr>
        <w:t>EventBridge Schedule</w:t>
      </w:r>
    </w:p>
    <w:p w:rsidR="00143363" w:rsidRDefault="00143363" w:rsidP="00143363">
      <w:pPr>
        <w:spacing w:line="300" w:lineRule="atLeast"/>
        <w:rPr>
          <w:rFonts w:ascii="Segoe UI" w:hAnsi="Segoe UI" w:cs="Segoe UI"/>
          <w:sz w:val="21"/>
          <w:szCs w:val="21"/>
        </w:rPr>
      </w:pPr>
      <w:r>
        <w:rPr>
          <w:rFonts w:ascii="Segoe UI" w:hAnsi="Segoe UI" w:cs="Segoe UI"/>
          <w:sz w:val="21"/>
          <w:szCs w:val="21"/>
        </w:rPr>
        <w:t>EventBridge Schema registry</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Main ye sab practical karaunga, but project ke main flow ke baad controlled way me.</w:t>
      </w:r>
    </w:p>
    <w:p w:rsidR="00143363" w:rsidRDefault="00114F67" w:rsidP="00143363">
      <w:pPr>
        <w:spacing w:line="300" w:lineRule="atLeast"/>
        <w:rPr>
          <w:rFonts w:ascii="Segoe UI" w:hAnsi="Segoe UI" w:cs="Segoe UI"/>
          <w:sz w:val="21"/>
          <w:szCs w:val="21"/>
        </w:rPr>
      </w:pPr>
      <w:r>
        <w:rPr>
          <w:rFonts w:ascii="Segoe UI" w:hAnsi="Segoe UI" w:cs="Segoe UI"/>
          <w:sz w:val="21"/>
          <w:szCs w:val="21"/>
        </w:rPr>
        <w:pict>
          <v:rect id="_x0000_i1478" style="width:0;height:1.5pt" o:hralign="center" o:hrstd="t" o:hr="t" fillcolor="#a0a0a0" stroked="f"/>
        </w:pict>
      </w:r>
    </w:p>
    <w:p w:rsidR="00143363" w:rsidRDefault="00143363" w:rsidP="00143363">
      <w:pPr>
        <w:pStyle w:val="Heading2"/>
        <w:spacing w:line="300" w:lineRule="atLeast"/>
        <w:rPr>
          <w:rFonts w:ascii="Segoe UI" w:hAnsi="Segoe UI" w:cs="Segoe UI"/>
        </w:rPr>
      </w:pPr>
      <w:r>
        <w:rPr>
          <w:rFonts w:ascii="Segoe UI" w:hAnsi="Segoe UI" w:cs="Segoe UI"/>
        </w:rPr>
        <w:t>Hum kaise cover karenge?</w:t>
      </w:r>
    </w:p>
    <w:p w:rsidR="00143363" w:rsidRDefault="00143363" w:rsidP="00143363">
      <w:pPr>
        <w:pStyle w:val="Heading3"/>
        <w:spacing w:line="300" w:lineRule="atLeast"/>
        <w:rPr>
          <w:rFonts w:ascii="Segoe UI" w:hAnsi="Segoe UI" w:cs="Segoe UI"/>
        </w:rPr>
      </w:pPr>
      <w:r>
        <w:rPr>
          <w:rFonts w:ascii="Segoe UI" w:hAnsi="Segoe UI" w:cs="Segoe UI"/>
        </w:rPr>
        <w:lastRenderedPageBreak/>
        <w:t xml:space="preserve">A) EventBridge Rule with event pattern </w:t>
      </w:r>
      <w:r>
        <w:rPr>
          <w:rFonts w:ascii="Segoe UI Symbol" w:hAnsi="Segoe UI Symbol" w:cs="Segoe UI Symbol"/>
        </w:rPr>
        <w:t>✅</w:t>
      </w:r>
      <w:r>
        <w:rPr>
          <w:rFonts w:ascii="Segoe UI" w:hAnsi="Segoe UI" w:cs="Segoe UI"/>
        </w:rPr>
        <w:t xml:space="preserve"> Current</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Use case:</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/chat/action Lambda → EventBridge → Step Functions</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Ye hum abhi bana rahe hain.</w:t>
      </w:r>
    </w:p>
    <w:p w:rsidR="00143363" w:rsidRDefault="00114F67" w:rsidP="00143363">
      <w:pPr>
        <w:spacing w:line="300" w:lineRule="atLeast"/>
        <w:rPr>
          <w:rFonts w:ascii="Segoe UI" w:hAnsi="Segoe UI" w:cs="Segoe UI"/>
          <w:sz w:val="21"/>
          <w:szCs w:val="21"/>
        </w:rPr>
      </w:pPr>
      <w:r>
        <w:rPr>
          <w:rFonts w:ascii="Segoe UI" w:hAnsi="Segoe UI" w:cs="Segoe UI"/>
          <w:sz w:val="21"/>
          <w:szCs w:val="21"/>
        </w:rPr>
        <w:pict>
          <v:rect id="_x0000_i1479" style="width:0;height:1.5pt" o:hralign="center" o:hrstd="t" o:hr="t" fillcolor="#a0a0a0" stroked="f"/>
        </w:pict>
      </w:r>
    </w:p>
    <w:p w:rsidR="00143363" w:rsidRDefault="00143363" w:rsidP="00143363">
      <w:pPr>
        <w:pStyle w:val="Heading3"/>
        <w:spacing w:line="300" w:lineRule="atLeast"/>
        <w:rPr>
          <w:rFonts w:ascii="Segoe UI" w:hAnsi="Segoe UI" w:cs="Segoe UI"/>
        </w:rPr>
      </w:pPr>
      <w:r>
        <w:rPr>
          <w:rFonts w:ascii="Segoe UI" w:hAnsi="Segoe UI" w:cs="Segoe UI"/>
        </w:rPr>
        <w:t>B) EventBridge Scheduled rule</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Use case:</w:t>
      </w:r>
    </w:p>
    <w:p w:rsidR="00143363" w:rsidRDefault="00143363" w:rsidP="00143363">
      <w:pPr>
        <w:spacing w:line="300" w:lineRule="atLeast"/>
        <w:rPr>
          <w:rFonts w:ascii="Segoe UI" w:hAnsi="Segoe UI" w:cs="Segoe UI"/>
          <w:sz w:val="21"/>
          <w:szCs w:val="21"/>
        </w:rPr>
      </w:pPr>
      <w:r>
        <w:rPr>
          <w:rFonts w:ascii="Segoe UI" w:hAnsi="Segoe UI" w:cs="Segoe UI"/>
          <w:sz w:val="21"/>
          <w:szCs w:val="21"/>
        </w:rPr>
        <w:t>Every 15 minutes pending tickets scan karo</w:t>
      </w:r>
    </w:p>
    <w:p w:rsidR="00143363" w:rsidRDefault="00143363" w:rsidP="00143363">
      <w:pPr>
        <w:spacing w:line="300" w:lineRule="atLeast"/>
        <w:rPr>
          <w:rFonts w:ascii="Segoe UI" w:hAnsi="Segoe UI" w:cs="Segoe UI"/>
          <w:sz w:val="21"/>
          <w:szCs w:val="21"/>
        </w:rPr>
      </w:pPr>
      <w:r>
        <w:rPr>
          <w:rFonts w:ascii="Segoe UI" w:hAnsi="Segoe UI" w:cs="Segoe UI"/>
          <w:sz w:val="21"/>
          <w:szCs w:val="21"/>
        </w:rPr>
        <w:t>Daily workflow cleanup run karo</w:t>
      </w:r>
    </w:p>
    <w:p w:rsidR="00143363" w:rsidRDefault="00143363" w:rsidP="00143363">
      <w:pPr>
        <w:spacing w:line="300" w:lineRule="atLeast"/>
        <w:rPr>
          <w:rFonts w:ascii="Segoe UI" w:hAnsi="Segoe UI" w:cs="Segoe UI"/>
          <w:sz w:val="21"/>
          <w:szCs w:val="21"/>
        </w:rPr>
      </w:pPr>
      <w:r>
        <w:rPr>
          <w:rFonts w:ascii="Segoe UI" w:hAnsi="Segoe UI" w:cs="Segoe UI"/>
          <w:sz w:val="21"/>
          <w:szCs w:val="21"/>
        </w:rPr>
        <w:t>Nightly GenAI report generate karo</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Interview point:</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Scheduled rule is older EventBridge rule-based scheduling mechanism.</w:t>
      </w:r>
    </w:p>
    <w:p w:rsidR="00143363" w:rsidRDefault="00114F67" w:rsidP="00143363">
      <w:pPr>
        <w:spacing w:line="300" w:lineRule="atLeast"/>
        <w:rPr>
          <w:rFonts w:ascii="Segoe UI" w:hAnsi="Segoe UI" w:cs="Segoe UI"/>
          <w:sz w:val="21"/>
          <w:szCs w:val="21"/>
        </w:rPr>
      </w:pPr>
      <w:r>
        <w:rPr>
          <w:rFonts w:ascii="Segoe UI" w:hAnsi="Segoe UI" w:cs="Segoe UI"/>
          <w:sz w:val="21"/>
          <w:szCs w:val="21"/>
        </w:rPr>
        <w:pict>
          <v:rect id="_x0000_i1480" style="width:0;height:1.5pt" o:hralign="center" o:hrstd="t" o:hr="t" fillcolor="#a0a0a0" stroked="f"/>
        </w:pict>
      </w:r>
    </w:p>
    <w:p w:rsidR="00143363" w:rsidRDefault="00143363" w:rsidP="00143363">
      <w:pPr>
        <w:pStyle w:val="Heading3"/>
        <w:spacing w:line="300" w:lineRule="atLeast"/>
        <w:rPr>
          <w:rFonts w:ascii="Segoe UI" w:hAnsi="Segoe UI" w:cs="Segoe UI"/>
        </w:rPr>
      </w:pPr>
      <w:r>
        <w:rPr>
          <w:rFonts w:ascii="Segoe UI" w:hAnsi="Segoe UI" w:cs="Segoe UI"/>
        </w:rPr>
        <w:t>C) EventBridge Schedule</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Use case:</w:t>
      </w:r>
    </w:p>
    <w:p w:rsidR="00143363" w:rsidRDefault="00143363" w:rsidP="00143363">
      <w:pPr>
        <w:spacing w:line="300" w:lineRule="atLeast"/>
        <w:rPr>
          <w:rFonts w:ascii="Segoe UI" w:hAnsi="Segoe UI" w:cs="Segoe UI"/>
          <w:sz w:val="21"/>
          <w:szCs w:val="21"/>
        </w:rPr>
      </w:pPr>
      <w:r>
        <w:rPr>
          <w:rFonts w:ascii="Segoe UI" w:hAnsi="Segoe UI" w:cs="Segoe UI"/>
          <w:sz w:val="21"/>
          <w:szCs w:val="21"/>
        </w:rPr>
        <w:t>One-time reminder</w:t>
      </w:r>
    </w:p>
    <w:p w:rsidR="00143363" w:rsidRDefault="00143363" w:rsidP="00143363">
      <w:pPr>
        <w:spacing w:line="300" w:lineRule="atLeast"/>
        <w:rPr>
          <w:rFonts w:ascii="Segoe UI" w:hAnsi="Segoe UI" w:cs="Segoe UI"/>
          <w:sz w:val="21"/>
          <w:szCs w:val="21"/>
        </w:rPr>
      </w:pPr>
      <w:r>
        <w:rPr>
          <w:rFonts w:ascii="Segoe UI" w:hAnsi="Segoe UI" w:cs="Segoe UI"/>
          <w:sz w:val="21"/>
          <w:szCs w:val="21"/>
        </w:rPr>
        <w:t>User requested ticket follow-up after 2 hours</w:t>
      </w:r>
    </w:p>
    <w:p w:rsidR="00143363" w:rsidRDefault="00143363" w:rsidP="00143363">
      <w:pPr>
        <w:spacing w:line="300" w:lineRule="atLeast"/>
        <w:rPr>
          <w:rFonts w:ascii="Segoe UI" w:hAnsi="Segoe UI" w:cs="Segoe UI"/>
          <w:sz w:val="21"/>
          <w:szCs w:val="21"/>
        </w:rPr>
      </w:pPr>
      <w:r>
        <w:rPr>
          <w:rFonts w:ascii="Segoe UI" w:hAnsi="Segoe UI" w:cs="Segoe UI"/>
          <w:sz w:val="21"/>
          <w:szCs w:val="21"/>
        </w:rPr>
        <w:t>Daily report with flexible time window</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Important difference:</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EventBridge Scheduler is newer and more flexible than legacy scheduled rules.</w:t>
      </w:r>
    </w:p>
    <w:p w:rsidR="00143363" w:rsidRDefault="00114F67" w:rsidP="00143363">
      <w:pPr>
        <w:spacing w:line="300" w:lineRule="atLeast"/>
        <w:rPr>
          <w:rFonts w:ascii="Segoe UI" w:hAnsi="Segoe UI" w:cs="Segoe UI"/>
          <w:sz w:val="21"/>
          <w:szCs w:val="21"/>
        </w:rPr>
      </w:pPr>
      <w:r>
        <w:rPr>
          <w:rFonts w:ascii="Segoe UI" w:hAnsi="Segoe UI" w:cs="Segoe UI"/>
          <w:sz w:val="21"/>
          <w:szCs w:val="21"/>
        </w:rPr>
        <w:pict>
          <v:rect id="_x0000_i1481" style="width:0;height:1.5pt" o:hralign="center" o:hrstd="t" o:hr="t" fillcolor="#a0a0a0" stroked="f"/>
        </w:pict>
      </w:r>
    </w:p>
    <w:p w:rsidR="00143363" w:rsidRDefault="00143363" w:rsidP="00143363">
      <w:pPr>
        <w:pStyle w:val="Heading3"/>
        <w:spacing w:line="300" w:lineRule="atLeast"/>
        <w:rPr>
          <w:rFonts w:ascii="Segoe UI" w:hAnsi="Segoe UI" w:cs="Segoe UI"/>
        </w:rPr>
      </w:pPr>
      <w:r>
        <w:rPr>
          <w:rFonts w:ascii="Segoe UI" w:hAnsi="Segoe UI" w:cs="Segoe UI"/>
        </w:rPr>
        <w:t>D) EventBridge Pipe</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Use case:</w:t>
      </w:r>
    </w:p>
    <w:p w:rsidR="00143363" w:rsidRDefault="00143363" w:rsidP="00143363">
      <w:pPr>
        <w:spacing w:line="300" w:lineRule="atLeast"/>
        <w:rPr>
          <w:rFonts w:ascii="Segoe UI" w:hAnsi="Segoe UI" w:cs="Segoe UI"/>
          <w:sz w:val="21"/>
          <w:szCs w:val="21"/>
        </w:rPr>
      </w:pPr>
      <w:r>
        <w:rPr>
          <w:rFonts w:ascii="Segoe UI" w:hAnsi="Segoe UI" w:cs="Segoe UI"/>
          <w:sz w:val="21"/>
          <w:szCs w:val="21"/>
        </w:rPr>
        <w:t>SQS → Filter → Enrich → Lambda</w:t>
      </w:r>
    </w:p>
    <w:p w:rsidR="00143363" w:rsidRDefault="00143363" w:rsidP="00143363">
      <w:pPr>
        <w:spacing w:line="300" w:lineRule="atLeast"/>
        <w:rPr>
          <w:rFonts w:ascii="Segoe UI" w:hAnsi="Segoe UI" w:cs="Segoe UI"/>
          <w:sz w:val="21"/>
          <w:szCs w:val="21"/>
        </w:rPr>
      </w:pPr>
      <w:r>
        <w:rPr>
          <w:rFonts w:ascii="Segoe UI" w:hAnsi="Segoe UI" w:cs="Segoe UI"/>
          <w:sz w:val="21"/>
          <w:szCs w:val="21"/>
        </w:rPr>
        <w:t>DynamoDB Stream → Filter → Step Functions</w:t>
      </w:r>
    </w:p>
    <w:p w:rsidR="00143363" w:rsidRDefault="00143363" w:rsidP="00143363">
      <w:pPr>
        <w:spacing w:line="300" w:lineRule="atLeast"/>
        <w:rPr>
          <w:rFonts w:ascii="Segoe UI" w:hAnsi="Segoe UI" w:cs="Segoe UI"/>
          <w:sz w:val="21"/>
          <w:szCs w:val="21"/>
        </w:rPr>
      </w:pPr>
      <w:r>
        <w:rPr>
          <w:rFonts w:ascii="Segoe UI" w:hAnsi="Segoe UI" w:cs="Segoe UI"/>
          <w:sz w:val="21"/>
          <w:szCs w:val="21"/>
        </w:rPr>
        <w:t>Kinesis → Filter → Firehose</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Interview point:</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Pipes are used for point-to-point integration with optional filtering and enrichment, without writing glue Lambda code.</w:t>
      </w:r>
    </w:p>
    <w:p w:rsidR="00143363" w:rsidRDefault="00114F67" w:rsidP="00143363">
      <w:pPr>
        <w:spacing w:line="300" w:lineRule="atLeast"/>
        <w:rPr>
          <w:rFonts w:ascii="Segoe UI" w:hAnsi="Segoe UI" w:cs="Segoe UI"/>
          <w:sz w:val="21"/>
          <w:szCs w:val="21"/>
        </w:rPr>
      </w:pPr>
      <w:r>
        <w:rPr>
          <w:rFonts w:ascii="Segoe UI" w:hAnsi="Segoe UI" w:cs="Segoe UI"/>
          <w:sz w:val="21"/>
          <w:szCs w:val="21"/>
        </w:rPr>
        <w:lastRenderedPageBreak/>
        <w:pict>
          <v:rect id="_x0000_i1482" style="width:0;height:1.5pt" o:hralign="center" o:hrstd="t" o:hr="t" fillcolor="#a0a0a0" stroked="f"/>
        </w:pict>
      </w:r>
    </w:p>
    <w:p w:rsidR="00143363" w:rsidRDefault="00143363" w:rsidP="00143363">
      <w:pPr>
        <w:pStyle w:val="Heading3"/>
        <w:spacing w:line="300" w:lineRule="atLeast"/>
        <w:rPr>
          <w:rFonts w:ascii="Segoe UI" w:hAnsi="Segoe UI" w:cs="Segoe UI"/>
        </w:rPr>
      </w:pPr>
      <w:r>
        <w:rPr>
          <w:rFonts w:ascii="Segoe UI" w:hAnsi="Segoe UI" w:cs="Segoe UI"/>
        </w:rPr>
        <w:t>E) EventBridge Schema registry</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Use case:</w:t>
      </w:r>
    </w:p>
    <w:p w:rsidR="00143363" w:rsidRDefault="00143363" w:rsidP="00143363">
      <w:pPr>
        <w:spacing w:line="300" w:lineRule="atLeast"/>
        <w:rPr>
          <w:rFonts w:ascii="Segoe UI" w:hAnsi="Segoe UI" w:cs="Segoe UI"/>
          <w:sz w:val="21"/>
          <w:szCs w:val="21"/>
        </w:rPr>
      </w:pPr>
      <w:r>
        <w:rPr>
          <w:rFonts w:ascii="Segoe UI" w:hAnsi="Segoe UI" w:cs="Segoe UI"/>
          <w:sz w:val="21"/>
          <w:szCs w:val="21"/>
        </w:rPr>
        <w:t>Event contract governance</w:t>
      </w:r>
    </w:p>
    <w:p w:rsidR="00143363" w:rsidRDefault="00143363" w:rsidP="00143363">
      <w:pPr>
        <w:spacing w:line="300" w:lineRule="atLeast"/>
        <w:rPr>
          <w:rFonts w:ascii="Segoe UI" w:hAnsi="Segoe UI" w:cs="Segoe UI"/>
          <w:sz w:val="21"/>
          <w:szCs w:val="21"/>
        </w:rPr>
      </w:pPr>
      <w:r>
        <w:rPr>
          <w:rFonts w:ascii="Segoe UI" w:hAnsi="Segoe UI" w:cs="Segoe UI"/>
          <w:sz w:val="21"/>
          <w:szCs w:val="21"/>
        </w:rPr>
        <w:t>Schema discovery</w:t>
      </w:r>
    </w:p>
    <w:p w:rsidR="00143363" w:rsidRDefault="00143363" w:rsidP="00143363">
      <w:pPr>
        <w:spacing w:line="300" w:lineRule="atLeast"/>
        <w:rPr>
          <w:rFonts w:ascii="Segoe UI" w:hAnsi="Segoe UI" w:cs="Segoe UI"/>
          <w:sz w:val="21"/>
          <w:szCs w:val="21"/>
        </w:rPr>
      </w:pPr>
      <w:r>
        <w:rPr>
          <w:rFonts w:ascii="Segoe UI" w:hAnsi="Segoe UI" w:cs="Segoe UI"/>
          <w:sz w:val="21"/>
          <w:szCs w:val="21"/>
        </w:rPr>
        <w:t>Event versioning</w:t>
      </w:r>
    </w:p>
    <w:p w:rsidR="00143363" w:rsidRDefault="00143363" w:rsidP="00143363">
      <w:pPr>
        <w:spacing w:line="300" w:lineRule="atLeast"/>
        <w:rPr>
          <w:rFonts w:ascii="Segoe UI" w:hAnsi="Segoe UI" w:cs="Segoe UI"/>
          <w:sz w:val="21"/>
          <w:szCs w:val="21"/>
        </w:rPr>
      </w:pPr>
      <w:r>
        <w:rPr>
          <w:rFonts w:ascii="Segoe UI" w:hAnsi="Segoe UI" w:cs="Segoe UI"/>
          <w:sz w:val="21"/>
          <w:szCs w:val="21"/>
        </w:rPr>
        <w:t>Multi-team event documentation</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Interview point:</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Schema registry helps teams understand structure of events flowing through EventBridge.</w:t>
      </w:r>
    </w:p>
    <w:p w:rsidR="00143363" w:rsidRDefault="00114F67" w:rsidP="00143363">
      <w:pPr>
        <w:spacing w:line="300" w:lineRule="atLeast"/>
        <w:rPr>
          <w:rFonts w:ascii="Segoe UI" w:hAnsi="Segoe UI" w:cs="Segoe UI"/>
          <w:sz w:val="21"/>
          <w:szCs w:val="21"/>
        </w:rPr>
      </w:pPr>
      <w:r>
        <w:rPr>
          <w:rFonts w:ascii="Segoe UI" w:hAnsi="Segoe UI" w:cs="Segoe UI"/>
          <w:sz w:val="21"/>
          <w:szCs w:val="21"/>
        </w:rPr>
        <w:pict>
          <v:rect id="_x0000_i1483" style="width:0;height:1.5pt" o:hralign="center" o:hrstd="t" o:hr="t" fillcolor="#a0a0a0" stroked="f"/>
        </w:pict>
      </w:r>
    </w:p>
    <w:p w:rsidR="00143363" w:rsidRDefault="00143363" w:rsidP="00143363">
      <w:pPr>
        <w:pStyle w:val="Heading2"/>
        <w:spacing w:line="300" w:lineRule="atLeast"/>
        <w:rPr>
          <w:rFonts w:ascii="Segoe UI" w:hAnsi="Segoe UI" w:cs="Segoe UI"/>
        </w:rPr>
      </w:pPr>
      <w:r>
        <w:rPr>
          <w:rFonts w:ascii="Segoe UI" w:hAnsi="Segoe UI" w:cs="Segoe UI"/>
        </w:rPr>
        <w:t>Practical sequence later</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Main tumhe later ek mini-practical karaunga:</w:t>
      </w:r>
    </w:p>
    <w:p w:rsidR="00143363" w:rsidRDefault="00143363" w:rsidP="00143363">
      <w:pPr>
        <w:spacing w:line="300" w:lineRule="atLeast"/>
        <w:rPr>
          <w:rFonts w:ascii="Segoe UI" w:hAnsi="Segoe UI" w:cs="Segoe UI"/>
          <w:sz w:val="21"/>
          <w:szCs w:val="21"/>
        </w:rPr>
      </w:pPr>
      <w:r>
        <w:rPr>
          <w:rFonts w:ascii="Segoe UI" w:hAnsi="Segoe UI" w:cs="Segoe UI"/>
          <w:sz w:val="21"/>
          <w:szCs w:val="21"/>
        </w:rPr>
        <w:t>1. Scheduled rule → Lambda health check</w:t>
      </w:r>
    </w:p>
    <w:p w:rsidR="00143363" w:rsidRDefault="00143363" w:rsidP="00143363">
      <w:pPr>
        <w:spacing w:line="300" w:lineRule="atLeast"/>
        <w:rPr>
          <w:rFonts w:ascii="Segoe UI" w:hAnsi="Segoe UI" w:cs="Segoe UI"/>
          <w:sz w:val="21"/>
          <w:szCs w:val="21"/>
        </w:rPr>
      </w:pPr>
      <w:r>
        <w:rPr>
          <w:rFonts w:ascii="Segoe UI" w:hAnsi="Segoe UI" w:cs="Segoe UI"/>
          <w:sz w:val="21"/>
          <w:szCs w:val="21"/>
        </w:rPr>
        <w:t>2. EventBridge Scheduler → one-time ticket follow-up</w:t>
      </w:r>
    </w:p>
    <w:p w:rsidR="00143363" w:rsidRDefault="00143363" w:rsidP="00143363">
      <w:pPr>
        <w:spacing w:line="300" w:lineRule="atLeast"/>
        <w:rPr>
          <w:rFonts w:ascii="Segoe UI" w:hAnsi="Segoe UI" w:cs="Segoe UI"/>
          <w:sz w:val="21"/>
          <w:szCs w:val="21"/>
        </w:rPr>
      </w:pPr>
      <w:r>
        <w:rPr>
          <w:rFonts w:ascii="Segoe UI" w:hAnsi="Segoe UI" w:cs="Segoe UI"/>
          <w:sz w:val="21"/>
          <w:szCs w:val="21"/>
        </w:rPr>
        <w:t>3. EventBridge Pipe → SQS to Lambda with filter</w:t>
      </w:r>
    </w:p>
    <w:p w:rsidR="00143363" w:rsidRDefault="00143363" w:rsidP="00143363">
      <w:pPr>
        <w:spacing w:line="300" w:lineRule="atLeast"/>
        <w:rPr>
          <w:rFonts w:ascii="Segoe UI" w:hAnsi="Segoe UI" w:cs="Segoe UI"/>
          <w:sz w:val="21"/>
          <w:szCs w:val="21"/>
        </w:rPr>
      </w:pPr>
      <w:r>
        <w:rPr>
          <w:rFonts w:ascii="Segoe UI" w:hAnsi="Segoe UI" w:cs="Segoe UI"/>
          <w:sz w:val="21"/>
          <w:szCs w:val="21"/>
        </w:rPr>
        <w:t>4. Schema registry → TicketCreated schema understand</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Isse interview me tum confidently answer kar paoge.</w:t>
      </w:r>
    </w:p>
    <w:p w:rsidR="00143363" w:rsidRDefault="00114F67" w:rsidP="00143363">
      <w:pPr>
        <w:spacing w:line="300" w:lineRule="atLeast"/>
        <w:rPr>
          <w:rFonts w:ascii="Segoe UI" w:hAnsi="Segoe UI" w:cs="Segoe UI"/>
          <w:sz w:val="21"/>
          <w:szCs w:val="21"/>
        </w:rPr>
      </w:pPr>
      <w:r>
        <w:rPr>
          <w:rFonts w:ascii="Segoe UI" w:hAnsi="Segoe UI" w:cs="Segoe UI"/>
          <w:sz w:val="21"/>
          <w:szCs w:val="21"/>
        </w:rPr>
        <w:pict>
          <v:rect id="_x0000_i1484" style="width:0;height:1.5pt" o:hralign="center" o:hrstd="t" o:hr="t" fillcolor="#a0a0a0" stroked="f"/>
        </w:pict>
      </w:r>
    </w:p>
    <w:p w:rsidR="00143363" w:rsidRDefault="00143363" w:rsidP="00143363">
      <w:pPr>
        <w:pStyle w:val="Heading1"/>
        <w:spacing w:line="300" w:lineRule="atLeast"/>
        <w:rPr>
          <w:rFonts w:ascii="Segoe UI" w:hAnsi="Segoe UI" w:cs="Segoe UI"/>
          <w:sz w:val="48"/>
          <w:szCs w:val="48"/>
        </w:rPr>
      </w:pPr>
      <w:r>
        <w:rPr>
          <w:rFonts w:ascii="Segoe UI" w:hAnsi="Segoe UI" w:cs="Segoe UI"/>
        </w:rPr>
        <w:t>5) Screenshot 3 — Terraform folder status</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 xml:space="preserve">Good news bhai </w:t>
      </w:r>
      <w:r>
        <w:rPr>
          <w:rFonts w:ascii="Segoe UI Symbol" w:hAnsi="Segoe UI Symbol" w:cs="Segoe UI Symbol"/>
          <w:sz w:val="21"/>
          <w:szCs w:val="21"/>
        </w:rPr>
        <w:t>✅</w:t>
      </w:r>
      <w:r>
        <w:rPr>
          <w:rFonts w:ascii="Segoe UI" w:hAnsi="Segoe UI" w:cs="Segoe UI"/>
          <w:sz w:val="21"/>
          <w:szCs w:val="21"/>
        </w:rPr>
        <w:t xml:space="preserve"> tum sahi folder me aa gaye ho.</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Screenshot me tum ab yahan ho:</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/home/cloudshell-user/enterprise-genai-iac/infra</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 xml:space="preserve">Aur </w:t>
      </w:r>
      <w:r>
        <w:rPr>
          <w:rStyle w:val="HTMLCode"/>
        </w:rPr>
        <w:t>find</w:t>
      </w:r>
      <w:r>
        <w:rPr>
          <w:rFonts w:ascii="Segoe UI" w:hAnsi="Segoe UI" w:cs="Segoe UI"/>
          <w:sz w:val="21"/>
          <w:szCs w:val="21"/>
        </w:rPr>
        <w:t xml:space="preserve"> output me Terraform files dikhi:</w:t>
      </w:r>
    </w:p>
    <w:p w:rsidR="00143363" w:rsidRDefault="00143363" w:rsidP="00143363">
      <w:pPr>
        <w:spacing w:line="300" w:lineRule="atLeast"/>
        <w:rPr>
          <w:rFonts w:ascii="Segoe UI" w:hAnsi="Segoe UI" w:cs="Segoe UI"/>
          <w:sz w:val="21"/>
          <w:szCs w:val="21"/>
        </w:rPr>
      </w:pPr>
      <w:r>
        <w:rPr>
          <w:rFonts w:ascii="Segoe UI" w:hAnsi="Segoe UI" w:cs="Segoe UI"/>
          <w:sz w:val="21"/>
          <w:szCs w:val="21"/>
        </w:rPr>
        <w:t>/home/cloudshell-user/enterprise-genai-iac/infra/locals.tf</w:t>
      </w:r>
    </w:p>
    <w:p w:rsidR="00143363" w:rsidRDefault="00143363" w:rsidP="00143363">
      <w:pPr>
        <w:spacing w:line="300" w:lineRule="atLeast"/>
        <w:rPr>
          <w:rFonts w:ascii="Segoe UI" w:hAnsi="Segoe UI" w:cs="Segoe UI"/>
          <w:sz w:val="21"/>
          <w:szCs w:val="21"/>
        </w:rPr>
      </w:pPr>
      <w:r>
        <w:rPr>
          <w:rFonts w:ascii="Segoe UI" w:hAnsi="Segoe UI" w:cs="Segoe UI"/>
          <w:sz w:val="21"/>
          <w:szCs w:val="21"/>
        </w:rPr>
        <w:t>/home/cloudshell-user/enterprise-genai-iac/infra/variables.tf</w:t>
      </w:r>
    </w:p>
    <w:p w:rsidR="00143363" w:rsidRDefault="00143363" w:rsidP="00143363">
      <w:pPr>
        <w:spacing w:line="300" w:lineRule="atLeast"/>
        <w:rPr>
          <w:rFonts w:ascii="Segoe UI" w:hAnsi="Segoe UI" w:cs="Segoe UI"/>
          <w:sz w:val="21"/>
          <w:szCs w:val="21"/>
        </w:rPr>
      </w:pPr>
      <w:r>
        <w:rPr>
          <w:rFonts w:ascii="Segoe UI" w:hAnsi="Segoe UI" w:cs="Segoe UI"/>
          <w:sz w:val="21"/>
          <w:szCs w:val="21"/>
        </w:rPr>
        <w:t>/home/cloudshell-user/enterprise-genai-iac/infra/backend.tf</w:t>
      </w:r>
    </w:p>
    <w:p w:rsidR="00143363" w:rsidRDefault="00143363" w:rsidP="00143363">
      <w:pPr>
        <w:spacing w:line="300" w:lineRule="atLeast"/>
        <w:rPr>
          <w:rFonts w:ascii="Segoe UI" w:hAnsi="Segoe UI" w:cs="Segoe UI"/>
          <w:sz w:val="21"/>
          <w:szCs w:val="21"/>
        </w:rPr>
      </w:pPr>
      <w:r>
        <w:rPr>
          <w:rFonts w:ascii="Segoe UI" w:hAnsi="Segoe UI" w:cs="Segoe UI"/>
          <w:sz w:val="21"/>
          <w:szCs w:val="21"/>
        </w:rPr>
        <w:t>/home/cloudshell-user/enterprise-genai-iac/infra/main.tf</w:t>
      </w:r>
    </w:p>
    <w:p w:rsidR="00143363" w:rsidRDefault="00143363" w:rsidP="00143363">
      <w:pPr>
        <w:spacing w:line="300" w:lineRule="atLeast"/>
        <w:rPr>
          <w:rFonts w:ascii="Segoe UI" w:hAnsi="Segoe UI" w:cs="Segoe UI"/>
          <w:sz w:val="21"/>
          <w:szCs w:val="21"/>
        </w:rPr>
      </w:pPr>
      <w:r>
        <w:rPr>
          <w:rFonts w:ascii="Segoe UI" w:hAnsi="Segoe UI" w:cs="Segoe UI"/>
          <w:sz w:val="21"/>
          <w:szCs w:val="21"/>
        </w:rPr>
        <w:t>/home/cloudshell-user/enterprise-genai-iac/infra/providers.tf</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So final Terraform folder hai:</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lastRenderedPageBreak/>
        <w:t>~/enterprise-genai-iac/infra</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Ab future me jab bhi Terraform command chalani ho, isi folder me chalani hai.</w:t>
      </w:r>
    </w:p>
    <w:p w:rsidR="00143363" w:rsidRDefault="00114F67" w:rsidP="00143363">
      <w:pPr>
        <w:spacing w:line="300" w:lineRule="atLeast"/>
        <w:rPr>
          <w:rFonts w:ascii="Segoe UI" w:hAnsi="Segoe UI" w:cs="Segoe UI"/>
          <w:sz w:val="21"/>
          <w:szCs w:val="21"/>
        </w:rPr>
      </w:pPr>
      <w:r>
        <w:rPr>
          <w:rFonts w:ascii="Segoe UI" w:hAnsi="Segoe UI" w:cs="Segoe UI"/>
          <w:sz w:val="21"/>
          <w:szCs w:val="21"/>
        </w:rPr>
        <w:pict>
          <v:rect id="_x0000_i1485" style="width:0;height:1.5pt" o:hralign="center" o:hrstd="t" o:hr="t" fillcolor="#a0a0a0" stroked="f"/>
        </w:pict>
      </w:r>
    </w:p>
    <w:p w:rsidR="00143363" w:rsidRDefault="00143363" w:rsidP="00143363">
      <w:pPr>
        <w:pStyle w:val="Heading1"/>
        <w:spacing w:line="300" w:lineRule="atLeast"/>
        <w:rPr>
          <w:rFonts w:ascii="Segoe UI" w:hAnsi="Segoe UI" w:cs="Segoe UI"/>
          <w:sz w:val="48"/>
          <w:szCs w:val="48"/>
        </w:rPr>
      </w:pPr>
      <w:r>
        <w:rPr>
          <w:rFonts w:ascii="Segoe UI" w:hAnsi="Segoe UI" w:cs="Segoe UI"/>
        </w:rPr>
        <w:t>6) Ab next small practical step</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Ab hum EventBridge custom bus ka file create karenge.</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 xml:space="preserve">Tum abhi already </w:t>
      </w:r>
      <w:r>
        <w:rPr>
          <w:rStyle w:val="HTMLCode"/>
        </w:rPr>
        <w:t>infra</w:t>
      </w:r>
      <w:r>
        <w:rPr>
          <w:rFonts w:ascii="Segoe UI" w:hAnsi="Segoe UI" w:cs="Segoe UI"/>
          <w:sz w:val="21"/>
          <w:szCs w:val="21"/>
        </w:rPr>
        <w:t xml:space="preserve"> folder me ho. Bas ye command run karo:</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nano eventbridge.tf</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Isme ye paste karo:</w:t>
      </w:r>
    </w:p>
    <w:p w:rsidR="00143363" w:rsidRDefault="00143363" w:rsidP="00143363">
      <w:pPr>
        <w:spacing w:line="300" w:lineRule="atLeast"/>
        <w:rPr>
          <w:rFonts w:ascii="Segoe UI" w:hAnsi="Segoe UI" w:cs="Segoe UI"/>
          <w:sz w:val="21"/>
          <w:szCs w:val="21"/>
        </w:rPr>
      </w:pPr>
      <w:r>
        <w:rPr>
          <w:rFonts w:ascii="Segoe UI" w:hAnsi="Segoe UI" w:cs="Segoe UI"/>
          <w:sz w:val="21"/>
          <w:szCs w:val="21"/>
        </w:rPr>
        <w:t>resource "aws_cloudwatch_event_bus" "genai_event_bus" {</w:t>
      </w:r>
    </w:p>
    <w:p w:rsidR="00143363" w:rsidRDefault="00143363" w:rsidP="00143363">
      <w:pPr>
        <w:spacing w:line="300" w:lineRule="atLeast"/>
        <w:rPr>
          <w:rFonts w:ascii="Segoe UI" w:hAnsi="Segoe UI" w:cs="Segoe UI"/>
          <w:sz w:val="21"/>
          <w:szCs w:val="21"/>
        </w:rPr>
      </w:pPr>
      <w:r>
        <w:rPr>
          <w:rFonts w:ascii="Segoe UI" w:hAnsi="Segoe UI" w:cs="Segoe UI"/>
          <w:sz w:val="21"/>
          <w:szCs w:val="21"/>
        </w:rPr>
        <w:t>  name = "${local.name_prefix}-event-bus"</w:t>
      </w:r>
    </w:p>
    <w:p w:rsidR="00143363" w:rsidRDefault="00143363" w:rsidP="00143363">
      <w:pPr>
        <w:spacing w:line="300" w:lineRule="atLeast"/>
        <w:rPr>
          <w:rFonts w:ascii="Segoe UI" w:hAnsi="Segoe UI" w:cs="Segoe UI"/>
          <w:sz w:val="21"/>
          <w:szCs w:val="21"/>
        </w:rPr>
      </w:pPr>
    </w:p>
    <w:p w:rsidR="00143363" w:rsidRDefault="00143363" w:rsidP="00143363">
      <w:pPr>
        <w:spacing w:line="300" w:lineRule="atLeast"/>
        <w:rPr>
          <w:rFonts w:ascii="Segoe UI" w:hAnsi="Segoe UI" w:cs="Segoe UI"/>
          <w:sz w:val="21"/>
          <w:szCs w:val="21"/>
        </w:rPr>
      </w:pPr>
      <w:r>
        <w:rPr>
          <w:rFonts w:ascii="Segoe UI" w:hAnsi="Segoe UI" w:cs="Segoe UI"/>
          <w:sz w:val="21"/>
          <w:szCs w:val="21"/>
        </w:rPr>
        <w:t>  tags = merge(local.common_tags, {</w:t>
      </w:r>
    </w:p>
    <w:p w:rsidR="00143363" w:rsidRDefault="00143363" w:rsidP="00143363">
      <w:pPr>
        <w:spacing w:line="300" w:lineRule="atLeast"/>
        <w:rPr>
          <w:rFonts w:ascii="Segoe UI" w:hAnsi="Segoe UI" w:cs="Segoe UI"/>
          <w:sz w:val="21"/>
          <w:szCs w:val="21"/>
        </w:rPr>
      </w:pPr>
      <w:r>
        <w:rPr>
          <w:rFonts w:ascii="Segoe UI" w:hAnsi="Segoe UI" w:cs="Segoe UI"/>
          <w:sz w:val="21"/>
          <w:szCs w:val="21"/>
        </w:rPr>
        <w:t>    Component = "EventBridge"</w:t>
      </w:r>
    </w:p>
    <w:p w:rsidR="00143363" w:rsidRDefault="00143363" w:rsidP="00143363">
      <w:pPr>
        <w:spacing w:line="300" w:lineRule="atLeast"/>
        <w:rPr>
          <w:rFonts w:ascii="Segoe UI" w:hAnsi="Segoe UI" w:cs="Segoe UI"/>
          <w:sz w:val="21"/>
          <w:szCs w:val="21"/>
        </w:rPr>
      </w:pPr>
      <w:r>
        <w:rPr>
          <w:rFonts w:ascii="Segoe UI" w:hAnsi="Segoe UI" w:cs="Segoe UI"/>
          <w:sz w:val="21"/>
          <w:szCs w:val="21"/>
        </w:rPr>
        <w:t>  })</w:t>
      </w:r>
    </w:p>
    <w:p w:rsidR="00143363" w:rsidRDefault="00143363" w:rsidP="00143363">
      <w:pPr>
        <w:spacing w:line="300" w:lineRule="atLeast"/>
        <w:rPr>
          <w:rFonts w:ascii="Segoe UI" w:hAnsi="Segoe UI" w:cs="Segoe UI"/>
          <w:sz w:val="21"/>
          <w:szCs w:val="21"/>
        </w:rPr>
      </w:pPr>
      <w:r>
        <w:rPr>
          <w:rFonts w:ascii="Segoe UI" w:hAnsi="Segoe UI" w:cs="Segoe UI"/>
          <w:sz w:val="21"/>
          <w:szCs w:val="21"/>
        </w:rPr>
        <w:t>}</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Save:</w:t>
      </w:r>
    </w:p>
    <w:p w:rsidR="00143363" w:rsidRDefault="00143363" w:rsidP="00143363">
      <w:pPr>
        <w:spacing w:line="300" w:lineRule="atLeast"/>
        <w:rPr>
          <w:rFonts w:ascii="Segoe UI" w:hAnsi="Segoe UI" w:cs="Segoe UI"/>
          <w:sz w:val="21"/>
          <w:szCs w:val="21"/>
        </w:rPr>
      </w:pPr>
      <w:r>
        <w:rPr>
          <w:rFonts w:ascii="Segoe UI" w:hAnsi="Segoe UI" w:cs="Segoe UI"/>
          <w:sz w:val="21"/>
          <w:szCs w:val="21"/>
        </w:rPr>
        <w:t>CTRL + O</w:t>
      </w:r>
    </w:p>
    <w:p w:rsidR="00143363" w:rsidRDefault="00143363" w:rsidP="00143363">
      <w:pPr>
        <w:spacing w:line="300" w:lineRule="atLeast"/>
        <w:rPr>
          <w:rFonts w:ascii="Segoe UI" w:hAnsi="Segoe UI" w:cs="Segoe UI"/>
          <w:sz w:val="21"/>
          <w:szCs w:val="21"/>
        </w:rPr>
      </w:pPr>
      <w:r>
        <w:rPr>
          <w:rFonts w:ascii="Segoe UI" w:hAnsi="Segoe UI" w:cs="Segoe UI"/>
          <w:sz w:val="21"/>
          <w:szCs w:val="21"/>
        </w:rPr>
        <w:t>Enter</w:t>
      </w:r>
    </w:p>
    <w:p w:rsidR="00143363" w:rsidRDefault="00143363" w:rsidP="00143363">
      <w:pPr>
        <w:spacing w:line="300" w:lineRule="atLeast"/>
        <w:rPr>
          <w:rFonts w:ascii="Segoe UI" w:hAnsi="Segoe UI" w:cs="Segoe UI"/>
          <w:sz w:val="21"/>
          <w:szCs w:val="21"/>
        </w:rPr>
      </w:pPr>
      <w:r>
        <w:rPr>
          <w:rFonts w:ascii="Segoe UI" w:hAnsi="Segoe UI" w:cs="Segoe UI"/>
          <w:sz w:val="21"/>
          <w:szCs w:val="21"/>
        </w:rPr>
        <w:t>CTRL + X</w:t>
      </w:r>
    </w:p>
    <w:p w:rsidR="00143363" w:rsidRDefault="00114F67" w:rsidP="00143363">
      <w:pPr>
        <w:spacing w:line="300" w:lineRule="atLeast"/>
        <w:rPr>
          <w:rFonts w:ascii="Segoe UI" w:hAnsi="Segoe UI" w:cs="Segoe UI"/>
          <w:sz w:val="21"/>
          <w:szCs w:val="21"/>
        </w:rPr>
      </w:pPr>
      <w:r>
        <w:rPr>
          <w:rFonts w:ascii="Segoe UI" w:hAnsi="Segoe UI" w:cs="Segoe UI"/>
          <w:sz w:val="21"/>
          <w:szCs w:val="21"/>
        </w:rPr>
        <w:pict>
          <v:rect id="_x0000_i1486" style="width:0;height:1.5pt" o:hralign="center" o:hrstd="t" o:hr="t" fillcolor="#a0a0a0" stroked="f"/>
        </w:pict>
      </w:r>
    </w:p>
    <w:p w:rsidR="00143363" w:rsidRDefault="00143363" w:rsidP="00143363">
      <w:pPr>
        <w:pStyle w:val="Heading2"/>
        <w:spacing w:line="300" w:lineRule="atLeast"/>
        <w:rPr>
          <w:rFonts w:ascii="Segoe UI" w:hAnsi="Segoe UI" w:cs="Segoe UI"/>
        </w:rPr>
      </w:pPr>
      <w:r>
        <w:rPr>
          <w:rFonts w:ascii="Segoe UI" w:hAnsi="Segoe UI" w:cs="Segoe UI"/>
        </w:rPr>
        <w:t>Code ka short meaning</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aws_cloudwatch_event_bus</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Terraform me EventBridge event bus resource ka naam hai.</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name = "${local.name_prefix}-event-bus"</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Tumhare project prefix ke basis par bus name banega.</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tags = merge(local.common_tags, {...})</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Existing common tags ke saath EventBridge component tag add hoga.</w:t>
      </w:r>
    </w:p>
    <w:p w:rsidR="00143363" w:rsidRDefault="00114F67" w:rsidP="00143363">
      <w:pPr>
        <w:spacing w:line="300" w:lineRule="atLeast"/>
        <w:rPr>
          <w:rFonts w:ascii="Segoe UI" w:hAnsi="Segoe UI" w:cs="Segoe UI"/>
          <w:sz w:val="21"/>
          <w:szCs w:val="21"/>
        </w:rPr>
      </w:pPr>
      <w:r>
        <w:rPr>
          <w:rFonts w:ascii="Segoe UI" w:hAnsi="Segoe UI" w:cs="Segoe UI"/>
          <w:sz w:val="21"/>
          <w:szCs w:val="21"/>
        </w:rPr>
        <w:pict>
          <v:rect id="_x0000_i1487" style="width:0;height:1.5pt" o:hralign="center" o:hrstd="t" o:hr="t" fillcolor="#a0a0a0" stroked="f"/>
        </w:pict>
      </w:r>
    </w:p>
    <w:p w:rsidR="00143363" w:rsidRDefault="00143363" w:rsidP="00143363">
      <w:pPr>
        <w:pStyle w:val="Heading1"/>
        <w:spacing w:line="300" w:lineRule="atLeast"/>
        <w:rPr>
          <w:rFonts w:ascii="Segoe UI" w:hAnsi="Segoe UI" w:cs="Segoe UI"/>
          <w:sz w:val="48"/>
          <w:szCs w:val="48"/>
        </w:rPr>
      </w:pPr>
      <w:r>
        <w:rPr>
          <w:rFonts w:ascii="Segoe UI" w:hAnsi="Segoe UI" w:cs="Segoe UI"/>
        </w:rPr>
        <w:lastRenderedPageBreak/>
        <w:t>7) Abhi apply mat karna pehle</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File save karne ke baad sirf ye run karo:</w:t>
      </w:r>
    </w:p>
    <w:p w:rsidR="00143363" w:rsidRDefault="00143363" w:rsidP="00143363">
      <w:pPr>
        <w:spacing w:line="300" w:lineRule="atLeast"/>
        <w:rPr>
          <w:rFonts w:ascii="Segoe UI" w:hAnsi="Segoe UI" w:cs="Segoe UI"/>
          <w:sz w:val="21"/>
          <w:szCs w:val="21"/>
        </w:rPr>
      </w:pPr>
      <w:r>
        <w:rPr>
          <w:rFonts w:ascii="Segoe UI" w:hAnsi="Segoe UI" w:cs="Segoe UI"/>
          <w:sz w:val="21"/>
          <w:szCs w:val="21"/>
        </w:rPr>
        <w:t>terraform fmt</w:t>
      </w:r>
    </w:p>
    <w:p w:rsidR="00143363" w:rsidRDefault="00143363" w:rsidP="00143363">
      <w:pPr>
        <w:spacing w:line="300" w:lineRule="atLeast"/>
        <w:rPr>
          <w:rFonts w:ascii="Segoe UI" w:hAnsi="Segoe UI" w:cs="Segoe UI"/>
          <w:sz w:val="21"/>
          <w:szCs w:val="21"/>
        </w:rPr>
      </w:pPr>
      <w:r>
        <w:rPr>
          <w:rFonts w:ascii="Segoe UI" w:hAnsi="Segoe UI" w:cs="Segoe UI"/>
          <w:sz w:val="21"/>
          <w:szCs w:val="21"/>
        </w:rPr>
        <w:t>terraform validate</w:t>
      </w:r>
    </w:p>
    <w:p w:rsidR="00143363" w:rsidRDefault="00143363" w:rsidP="00143363">
      <w:pPr>
        <w:spacing w:line="300" w:lineRule="atLeast"/>
        <w:rPr>
          <w:rFonts w:ascii="Segoe UI" w:hAnsi="Segoe UI" w:cs="Segoe UI"/>
          <w:sz w:val="21"/>
          <w:szCs w:val="21"/>
        </w:rPr>
      </w:pPr>
      <w:r>
        <w:rPr>
          <w:rFonts w:ascii="Segoe UI" w:hAnsi="Segoe UI" w:cs="Segoe UI"/>
          <w:sz w:val="21"/>
          <w:szCs w:val="21"/>
        </w:rPr>
        <w:t>terraform plan</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Output bhej dena.</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Expected plan:</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Plan: 1 to add, 0 to change, 0 to destroy.</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Agar plan clean aaya, tab apply karenge.</w:t>
      </w:r>
    </w:p>
    <w:p w:rsidR="00143363" w:rsidRDefault="00143363" w:rsidP="00143363">
      <w:pPr>
        <w:pStyle w:val="NormalWeb"/>
        <w:spacing w:line="300" w:lineRule="atLeast"/>
        <w:rPr>
          <w:rFonts w:ascii="Segoe UI" w:hAnsi="Segoe UI" w:cs="Segoe UI"/>
          <w:sz w:val="21"/>
          <w:szCs w:val="21"/>
        </w:rPr>
      </w:pPr>
      <w:r>
        <w:rPr>
          <w:rFonts w:ascii="Segoe UI" w:hAnsi="Segoe UI" w:cs="Segoe UI"/>
          <w:sz w:val="21"/>
          <w:szCs w:val="21"/>
        </w:rPr>
        <w:t xml:space="preserve">Bhai ab </w:t>
      </w:r>
      <w:r>
        <w:rPr>
          <w:rStyle w:val="HTMLCode"/>
        </w:rPr>
        <w:t>eventbridge.tf</w:t>
      </w:r>
      <w:r>
        <w:rPr>
          <w:rFonts w:ascii="Segoe UI" w:hAnsi="Segoe UI" w:cs="Segoe UI"/>
          <w:sz w:val="21"/>
          <w:szCs w:val="21"/>
        </w:rPr>
        <w:t xml:space="preserve"> create karo aur </w:t>
      </w:r>
      <w:r>
        <w:rPr>
          <w:rStyle w:val="HTMLCode"/>
        </w:rPr>
        <w:t>terraform plan</w:t>
      </w:r>
      <w:r>
        <w:rPr>
          <w:rFonts w:ascii="Segoe UI" w:hAnsi="Segoe UI" w:cs="Segoe UI"/>
          <w:sz w:val="21"/>
          <w:szCs w:val="21"/>
        </w:rPr>
        <w:t xml:space="preserve"> ka output bhejo.</w:t>
      </w:r>
    </w:p>
    <w:p w:rsidR="005F7522" w:rsidRDefault="00143363" w:rsidP="00D43A0B">
      <w:pPr>
        <w:pStyle w:val="NormalWeb"/>
        <w:spacing w:line="300" w:lineRule="atLeast"/>
        <w:rPr>
          <w:rFonts w:ascii="Segoe UI" w:hAnsi="Segoe UI" w:cs="Segoe UI"/>
          <w:color w:val="424242"/>
          <w:shd w:val="clear" w:color="auto" w:fill="F5F5F5"/>
        </w:rPr>
      </w:pPr>
      <w:r>
        <w:rPr>
          <w:noProof/>
        </w:rPr>
        <w:drawing>
          <wp:inline distT="0" distB="0" distL="0" distR="0" wp14:anchorId="565F52FA" wp14:editId="70C68416">
            <wp:extent cx="6465570" cy="3636645"/>
            <wp:effectExtent l="0" t="0" r="0" b="190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6465570" cy="3636645"/>
                    </a:xfrm>
                    <a:prstGeom prst="rect">
                      <a:avLst/>
                    </a:prstGeom>
                  </pic:spPr>
                </pic:pic>
              </a:graphicData>
            </a:graphic>
          </wp:inline>
        </w:drawing>
      </w:r>
    </w:p>
    <w:p w:rsidR="00BF7ED2" w:rsidRDefault="00BF7ED2" w:rsidP="00D43A0B">
      <w:pPr>
        <w:pStyle w:val="NormalWeb"/>
        <w:spacing w:line="300" w:lineRule="atLeast"/>
        <w:rPr>
          <w:rFonts w:ascii="Segoe UI" w:hAnsi="Segoe UI" w:cs="Segoe UI"/>
          <w:color w:val="424242"/>
          <w:shd w:val="clear" w:color="auto" w:fill="F5F5F5"/>
        </w:rPr>
      </w:pPr>
    </w:p>
    <w:p w:rsidR="00BF7ED2" w:rsidRDefault="00BF7ED2" w:rsidP="00D43A0B">
      <w:pPr>
        <w:pStyle w:val="NormalWeb"/>
        <w:spacing w:line="300" w:lineRule="atLeast"/>
        <w:rPr>
          <w:rFonts w:ascii="Segoe UI" w:hAnsi="Segoe UI" w:cs="Segoe UI"/>
          <w:color w:val="424242"/>
          <w:shd w:val="clear" w:color="auto" w:fill="F5F5F5"/>
        </w:rPr>
      </w:pPr>
    </w:p>
    <w:p w:rsidR="00BF7ED2" w:rsidRDefault="00BF7ED2" w:rsidP="00D43A0B">
      <w:pPr>
        <w:pStyle w:val="NormalWeb"/>
        <w:spacing w:line="300" w:lineRule="atLeast"/>
        <w:rPr>
          <w:rFonts w:ascii="Segoe UI" w:hAnsi="Segoe UI" w:cs="Segoe UI"/>
          <w:color w:val="424242"/>
          <w:shd w:val="clear" w:color="auto" w:fill="F5F5F5"/>
        </w:rPr>
      </w:pPr>
    </w:p>
    <w:p w:rsidR="00BF7ED2" w:rsidRDefault="00BF7ED2" w:rsidP="00D43A0B">
      <w:pPr>
        <w:pStyle w:val="NormalWeb"/>
        <w:spacing w:line="300" w:lineRule="atLeast"/>
        <w:rPr>
          <w:rFonts w:ascii="Segoe UI" w:hAnsi="Segoe UI" w:cs="Segoe UI"/>
          <w:color w:val="424242"/>
          <w:shd w:val="clear" w:color="auto" w:fill="F5F5F5"/>
        </w:rPr>
      </w:pPr>
    </w:p>
    <w:p w:rsidR="00BF7ED2" w:rsidRDefault="00BF7ED2" w:rsidP="00D43A0B">
      <w:pPr>
        <w:pStyle w:val="NormalWeb"/>
        <w:spacing w:line="300" w:lineRule="atLeast"/>
        <w:rPr>
          <w:rFonts w:ascii="Segoe UI" w:hAnsi="Segoe UI" w:cs="Segoe UI"/>
          <w:color w:val="424242"/>
          <w:shd w:val="clear" w:color="auto" w:fill="F5F5F5"/>
        </w:rPr>
      </w:pPr>
    </w:p>
    <w:p w:rsidR="00BF7ED2" w:rsidRDefault="00BF7ED2" w:rsidP="00BF7ED2">
      <w:pPr>
        <w:pStyle w:val="NormalWeb"/>
        <w:spacing w:line="300" w:lineRule="atLeast"/>
        <w:rPr>
          <w:rFonts w:ascii="Segoe UI" w:hAnsi="Segoe UI" w:cs="Segoe UI"/>
          <w:sz w:val="21"/>
          <w:szCs w:val="21"/>
        </w:rPr>
      </w:pPr>
      <w:r>
        <w:rPr>
          <w:rFonts w:ascii="Segoe UI" w:hAnsi="Segoe UI" w:cs="Segoe UI"/>
          <w:sz w:val="21"/>
          <w:szCs w:val="21"/>
        </w:rPr>
        <w:t xml:space="preserve">Haan bhai </w:t>
      </w:r>
      <w:r>
        <w:rPr>
          <w:rFonts w:ascii="Segoe UI Symbol" w:hAnsi="Segoe UI Symbol" w:cs="Segoe UI Symbol"/>
          <w:sz w:val="21"/>
          <w:szCs w:val="21"/>
        </w:rPr>
        <w:t>✅</w:t>
      </w:r>
      <w:r>
        <w:rPr>
          <w:rFonts w:ascii="Segoe UI" w:hAnsi="Segoe UI" w:cs="Segoe UI"/>
          <w:sz w:val="21"/>
          <w:szCs w:val="21"/>
        </w:rPr>
        <w:t xml:space="preserve"> </w:t>
      </w:r>
      <w:r>
        <w:rPr>
          <w:rStyle w:val="Strong"/>
          <w:rFonts w:ascii="Segoe UI" w:hAnsi="Segoe UI" w:cs="Segoe UI"/>
          <w:sz w:val="21"/>
          <w:szCs w:val="21"/>
        </w:rPr>
        <w:t>mujhe yaad hai</w:t>
      </w:r>
      <w:r>
        <w:rPr>
          <w:rFonts w:ascii="Segoe UI" w:hAnsi="Segoe UI" w:cs="Segoe UI"/>
          <w:sz w:val="21"/>
          <w:szCs w:val="21"/>
        </w:rPr>
        <w:t xml:space="preserve"> humne project me kaafi advanced features add karne ki baat ki thi — aur tumhara goal ye tha ki project sirf “ticket chatbot” na rahe, balki </w:t>
      </w:r>
      <w:r>
        <w:rPr>
          <w:rStyle w:val="Strong"/>
          <w:rFonts w:ascii="Segoe UI" w:hAnsi="Segoe UI" w:cs="Segoe UI"/>
          <w:sz w:val="21"/>
          <w:szCs w:val="21"/>
        </w:rPr>
        <w:t>GenAI Solution Architect / AWS Cloud Architect interview-ready enterprise project</w:t>
      </w:r>
      <w:r>
        <w:rPr>
          <w:rFonts w:ascii="Segoe UI" w:hAnsi="Segoe UI" w:cs="Segoe UI"/>
          <w:sz w:val="21"/>
          <w:szCs w:val="21"/>
        </w:rPr>
        <w:t xml:space="preserve"> ban jaaye.</w:t>
      </w:r>
    </w:p>
    <w:p w:rsidR="00BF7ED2" w:rsidRDefault="00BF7ED2" w:rsidP="00BF7ED2">
      <w:pPr>
        <w:pStyle w:val="NormalWeb"/>
        <w:spacing w:line="300" w:lineRule="atLeast"/>
        <w:rPr>
          <w:rFonts w:ascii="Segoe UI" w:hAnsi="Segoe UI" w:cs="Segoe UI"/>
          <w:sz w:val="21"/>
          <w:szCs w:val="21"/>
        </w:rPr>
      </w:pPr>
      <w:r>
        <w:rPr>
          <w:rFonts w:ascii="Segoe UI" w:hAnsi="Segoe UI" w:cs="Segoe UI"/>
          <w:sz w:val="21"/>
          <w:szCs w:val="21"/>
        </w:rPr>
        <w:lastRenderedPageBreak/>
        <w:t>Abhi humne core event-driven flow complete kar diya hai:</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API Gateway</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 Cognito</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 Main Lambda</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 Bedrock Claude + RAG</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 DynamoDB Ticket</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 EventBridge</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 Step Functions</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 SQS</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 Worker Lambda</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 DynamoDB status update</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 SNS Email</w:t>
      </w:r>
    </w:p>
    <w:p w:rsidR="00BF7ED2" w:rsidRDefault="00BF7ED2" w:rsidP="00BF7ED2">
      <w:pPr>
        <w:pStyle w:val="NormalWeb"/>
        <w:spacing w:line="300" w:lineRule="atLeast"/>
        <w:rPr>
          <w:rFonts w:ascii="Segoe UI" w:hAnsi="Segoe UI" w:cs="Segoe UI"/>
          <w:sz w:val="21"/>
          <w:szCs w:val="21"/>
        </w:rPr>
      </w:pPr>
      <w:r>
        <w:rPr>
          <w:rFonts w:ascii="Segoe UI" w:hAnsi="Segoe UI" w:cs="Segoe UI"/>
          <w:sz w:val="21"/>
          <w:szCs w:val="21"/>
        </w:rPr>
        <w:t>Ab iske upar hum advanced production features add karenge.</w:t>
      </w:r>
    </w:p>
    <w:p w:rsidR="00BF7ED2" w:rsidRDefault="00114F67" w:rsidP="00BF7ED2">
      <w:pPr>
        <w:spacing w:line="300" w:lineRule="atLeast"/>
        <w:rPr>
          <w:rFonts w:ascii="Segoe UI" w:hAnsi="Segoe UI" w:cs="Segoe UI"/>
          <w:sz w:val="21"/>
          <w:szCs w:val="21"/>
        </w:rPr>
      </w:pPr>
      <w:r>
        <w:rPr>
          <w:rFonts w:ascii="Segoe UI" w:hAnsi="Segoe UI" w:cs="Segoe UI"/>
          <w:sz w:val="21"/>
          <w:szCs w:val="21"/>
        </w:rPr>
        <w:pict>
          <v:rect id="_x0000_i1488" style="width:0;height:1.5pt" o:hralign="center" o:hrstd="t" o:hr="t" fillcolor="#a0a0a0" stroked="f"/>
        </w:pict>
      </w:r>
    </w:p>
    <w:p w:rsidR="00BF7ED2" w:rsidRDefault="00BF7ED2" w:rsidP="00BF7ED2">
      <w:pPr>
        <w:pStyle w:val="Heading1"/>
        <w:spacing w:line="300" w:lineRule="atLeast"/>
        <w:rPr>
          <w:rFonts w:ascii="Segoe UI" w:hAnsi="Segoe UI" w:cs="Segoe UI"/>
          <w:sz w:val="48"/>
          <w:szCs w:val="48"/>
        </w:rPr>
      </w:pPr>
      <w:r>
        <w:rPr>
          <w:rFonts w:ascii="Segoe UI" w:hAnsi="Segoe UI" w:cs="Segoe UI"/>
        </w:rPr>
        <w:t>Jo Advanced Features Humne Discuss Kiye The</w:t>
      </w:r>
    </w:p>
    <w:p w:rsidR="00BF7ED2" w:rsidRDefault="00BF7ED2" w:rsidP="00BF7ED2">
      <w:pPr>
        <w:pStyle w:val="Heading2"/>
        <w:spacing w:line="300" w:lineRule="atLeast"/>
        <w:rPr>
          <w:rFonts w:ascii="Segoe UI" w:hAnsi="Segoe UI" w:cs="Segoe UI"/>
        </w:rPr>
      </w:pPr>
      <w:r>
        <w:rPr>
          <w:rFonts w:ascii="Segoe UI" w:hAnsi="Segoe UI" w:cs="Segoe UI"/>
        </w:rPr>
        <w:t>1. Step Functions Hardening</w:t>
      </w:r>
    </w:p>
    <w:p w:rsidR="00BF7ED2" w:rsidRDefault="00BF7ED2" w:rsidP="00BF7ED2">
      <w:pPr>
        <w:pStyle w:val="NormalWeb"/>
        <w:spacing w:line="300" w:lineRule="atLeast"/>
        <w:rPr>
          <w:rFonts w:ascii="Segoe UI" w:hAnsi="Segoe UI" w:cs="Segoe UI"/>
          <w:sz w:val="21"/>
          <w:szCs w:val="21"/>
        </w:rPr>
      </w:pPr>
      <w:r>
        <w:rPr>
          <w:rFonts w:ascii="Segoe UI" w:hAnsi="Segoe UI" w:cs="Segoe UI"/>
          <w:sz w:val="21"/>
          <w:szCs w:val="21"/>
        </w:rPr>
        <w:t>Ye abhi next logical step hai.</w:t>
      </w:r>
    </w:p>
    <w:p w:rsidR="00BF7ED2" w:rsidRDefault="00BF7ED2" w:rsidP="00BF7ED2">
      <w:pPr>
        <w:pStyle w:val="NormalWeb"/>
        <w:spacing w:line="300" w:lineRule="atLeast"/>
        <w:rPr>
          <w:rFonts w:ascii="Segoe UI" w:hAnsi="Segoe UI" w:cs="Segoe UI"/>
          <w:sz w:val="21"/>
          <w:szCs w:val="21"/>
        </w:rPr>
      </w:pPr>
      <w:r>
        <w:rPr>
          <w:rFonts w:ascii="Segoe UI" w:hAnsi="Segoe UI" w:cs="Segoe UI"/>
          <w:sz w:val="21"/>
          <w:szCs w:val="21"/>
        </w:rPr>
        <w:t>Abhi Step Functions happy path me chal rahi hai:</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Event received</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 Send to SQS</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 Done</w:t>
      </w:r>
    </w:p>
    <w:p w:rsidR="00BF7ED2" w:rsidRDefault="00BF7ED2" w:rsidP="00BF7ED2">
      <w:pPr>
        <w:pStyle w:val="NormalWeb"/>
        <w:spacing w:line="300" w:lineRule="atLeast"/>
        <w:rPr>
          <w:rFonts w:ascii="Segoe UI" w:hAnsi="Segoe UI" w:cs="Segoe UI"/>
          <w:sz w:val="21"/>
          <w:szCs w:val="21"/>
        </w:rPr>
      </w:pPr>
      <w:r>
        <w:rPr>
          <w:rFonts w:ascii="Segoe UI" w:hAnsi="Segoe UI" w:cs="Segoe UI"/>
          <w:sz w:val="21"/>
          <w:szCs w:val="21"/>
        </w:rPr>
        <w:t>Production me hume add karna hai:</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Choice state</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Retry</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Catch</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Failure path</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DynamoDB FAILED update</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SNS failure notification</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Priority based routing</w:t>
      </w:r>
    </w:p>
    <w:p w:rsidR="00BF7ED2" w:rsidRDefault="00BF7ED2" w:rsidP="00BF7ED2">
      <w:pPr>
        <w:pStyle w:val="NormalWeb"/>
        <w:spacing w:line="300" w:lineRule="atLeast"/>
        <w:rPr>
          <w:rFonts w:ascii="Segoe UI" w:hAnsi="Segoe UI" w:cs="Segoe UI"/>
          <w:sz w:val="21"/>
          <w:szCs w:val="21"/>
        </w:rPr>
      </w:pPr>
      <w:r>
        <w:rPr>
          <w:rFonts w:ascii="Segoe UI" w:hAnsi="Segoe UI" w:cs="Segoe UI"/>
          <w:sz w:val="21"/>
          <w:szCs w:val="21"/>
        </w:rPr>
        <w:t>Example:</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If ticketId missing → FAILED</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lastRenderedPageBreak/>
        <w:t>If priority = P1 → urgent SNS + SQS</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If SQS send fails → Retry</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If retry fails → DynamoDB status FAILED + SNS alert</w:t>
      </w:r>
    </w:p>
    <w:p w:rsidR="00BF7ED2" w:rsidRDefault="00BF7ED2" w:rsidP="00BF7ED2">
      <w:pPr>
        <w:pStyle w:val="NormalWeb"/>
        <w:spacing w:line="300" w:lineRule="atLeast"/>
        <w:rPr>
          <w:rFonts w:ascii="Segoe UI" w:hAnsi="Segoe UI" w:cs="Segoe UI"/>
          <w:sz w:val="21"/>
          <w:szCs w:val="21"/>
        </w:rPr>
      </w:pPr>
      <w:r>
        <w:rPr>
          <w:rStyle w:val="Strong"/>
          <w:rFonts w:ascii="Segoe UI" w:hAnsi="Segoe UI" w:cs="Segoe UI"/>
          <w:sz w:val="21"/>
          <w:szCs w:val="21"/>
        </w:rPr>
        <w:t>Interview value:</w:t>
      </w:r>
      <w:r>
        <w:rPr>
          <w:rFonts w:ascii="Segoe UI" w:hAnsi="Segoe UI" w:cs="Segoe UI"/>
          <w:sz w:val="21"/>
          <w:szCs w:val="21"/>
        </w:rPr>
        <w:t xml:space="preserve"> High.</w:t>
      </w:r>
      <w:r>
        <w:rPr>
          <w:rFonts w:ascii="Segoe UI" w:hAnsi="Segoe UI" w:cs="Segoe UI"/>
          <w:sz w:val="21"/>
          <w:szCs w:val="21"/>
        </w:rPr>
        <w:br/>
        <w:t>Ye dikhata hai ki tum production workflow reliability samajhte ho.</w:t>
      </w:r>
    </w:p>
    <w:p w:rsidR="00BF7ED2" w:rsidRDefault="00114F67" w:rsidP="00BF7ED2">
      <w:pPr>
        <w:spacing w:line="300" w:lineRule="atLeast"/>
        <w:rPr>
          <w:rFonts w:ascii="Segoe UI" w:hAnsi="Segoe UI" w:cs="Segoe UI"/>
          <w:sz w:val="21"/>
          <w:szCs w:val="21"/>
        </w:rPr>
      </w:pPr>
      <w:r>
        <w:rPr>
          <w:rFonts w:ascii="Segoe UI" w:hAnsi="Segoe UI" w:cs="Segoe UI"/>
          <w:sz w:val="21"/>
          <w:szCs w:val="21"/>
        </w:rPr>
        <w:pict>
          <v:rect id="_x0000_i1489" style="width:0;height:1.5pt" o:hralign="center" o:hrstd="t" o:hr="t" fillcolor="#a0a0a0" stroked="f"/>
        </w:pict>
      </w:r>
    </w:p>
    <w:p w:rsidR="00BF7ED2" w:rsidRDefault="00BF7ED2" w:rsidP="00BF7ED2">
      <w:pPr>
        <w:pStyle w:val="Heading2"/>
        <w:spacing w:line="300" w:lineRule="atLeast"/>
        <w:rPr>
          <w:rFonts w:ascii="Segoe UI" w:hAnsi="Segoe UI" w:cs="Segoe UI"/>
        </w:rPr>
      </w:pPr>
      <w:r>
        <w:rPr>
          <w:rFonts w:ascii="Segoe UI" w:hAnsi="Segoe UI" w:cs="Segoe UI"/>
        </w:rPr>
        <w:t>2. CloudWatch / LLMOps / GenAIOps</w:t>
      </w:r>
    </w:p>
    <w:p w:rsidR="00BF7ED2" w:rsidRDefault="00BF7ED2" w:rsidP="00BF7ED2">
      <w:pPr>
        <w:pStyle w:val="NormalWeb"/>
        <w:spacing w:line="300" w:lineRule="atLeast"/>
        <w:rPr>
          <w:rFonts w:ascii="Segoe UI" w:hAnsi="Segoe UI" w:cs="Segoe UI"/>
          <w:sz w:val="21"/>
          <w:szCs w:val="21"/>
        </w:rPr>
      </w:pPr>
      <w:r>
        <w:rPr>
          <w:rFonts w:ascii="Segoe UI" w:hAnsi="Segoe UI" w:cs="Segoe UI"/>
          <w:sz w:val="21"/>
          <w:szCs w:val="21"/>
        </w:rPr>
        <w:t>Humne discuss kiya tha ki GenAI production me observability important hai.</w:t>
      </w:r>
    </w:p>
    <w:p w:rsidR="00BF7ED2" w:rsidRDefault="00BF7ED2" w:rsidP="00BF7ED2">
      <w:pPr>
        <w:pStyle w:val="NormalWeb"/>
        <w:spacing w:line="300" w:lineRule="atLeast"/>
        <w:rPr>
          <w:rFonts w:ascii="Segoe UI" w:hAnsi="Segoe UI" w:cs="Segoe UI"/>
          <w:sz w:val="21"/>
          <w:szCs w:val="21"/>
        </w:rPr>
      </w:pPr>
      <w:r>
        <w:rPr>
          <w:rFonts w:ascii="Segoe UI" w:hAnsi="Segoe UI" w:cs="Segoe UI"/>
          <w:sz w:val="21"/>
          <w:szCs w:val="21"/>
        </w:rPr>
        <w:t>Add karna hai:</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Structured JSON logs</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Request ID / correlation ID</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Bedrock token usage logs</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Cost tracking</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Latency tracking</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Error logs</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CloudWatch dashboards</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CloudWatch alarms</w:t>
      </w:r>
    </w:p>
    <w:p w:rsidR="00BF7ED2" w:rsidRDefault="00BF7ED2" w:rsidP="00BF7ED2">
      <w:pPr>
        <w:pStyle w:val="NormalWeb"/>
        <w:spacing w:line="300" w:lineRule="atLeast"/>
        <w:rPr>
          <w:rFonts w:ascii="Segoe UI" w:hAnsi="Segoe UI" w:cs="Segoe UI"/>
          <w:sz w:val="21"/>
          <w:szCs w:val="21"/>
        </w:rPr>
      </w:pPr>
      <w:r>
        <w:rPr>
          <w:rFonts w:ascii="Segoe UI" w:hAnsi="Segoe UI" w:cs="Segoe UI"/>
          <w:sz w:val="21"/>
          <w:szCs w:val="21"/>
        </w:rPr>
        <w:t>Example metrics:</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API latency</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Lambda errors</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Bedrock token usage</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Step Functions failed executions</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SQS queue depth</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DLQ messages</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SNS publish failures</w:t>
      </w:r>
    </w:p>
    <w:p w:rsidR="00BF7ED2" w:rsidRDefault="00BF7ED2" w:rsidP="00BF7ED2">
      <w:pPr>
        <w:pStyle w:val="NormalWeb"/>
        <w:spacing w:line="300" w:lineRule="atLeast"/>
        <w:rPr>
          <w:rFonts w:ascii="Segoe UI" w:hAnsi="Segoe UI" w:cs="Segoe UI"/>
          <w:sz w:val="21"/>
          <w:szCs w:val="21"/>
        </w:rPr>
      </w:pPr>
      <w:r>
        <w:rPr>
          <w:rStyle w:val="Strong"/>
          <w:rFonts w:ascii="Segoe UI" w:hAnsi="Segoe UI" w:cs="Segoe UI"/>
          <w:sz w:val="21"/>
          <w:szCs w:val="21"/>
        </w:rPr>
        <w:t>Interview value:</w:t>
      </w:r>
      <w:r>
        <w:rPr>
          <w:rFonts w:ascii="Segoe UI" w:hAnsi="Segoe UI" w:cs="Segoe UI"/>
          <w:sz w:val="21"/>
          <w:szCs w:val="21"/>
        </w:rPr>
        <w:t xml:space="preserve"> Very high.</w:t>
      </w:r>
      <w:r>
        <w:rPr>
          <w:rFonts w:ascii="Segoe UI" w:hAnsi="Segoe UI" w:cs="Segoe UI"/>
          <w:sz w:val="21"/>
          <w:szCs w:val="21"/>
        </w:rPr>
        <w:br/>
        <w:t>GenAI architect roles me LLMOps/GenAIOps ka expectation badh raha hai.</w:t>
      </w:r>
    </w:p>
    <w:p w:rsidR="00BF7ED2" w:rsidRDefault="00114F67" w:rsidP="00BF7ED2">
      <w:pPr>
        <w:spacing w:line="300" w:lineRule="atLeast"/>
        <w:rPr>
          <w:rFonts w:ascii="Segoe UI" w:hAnsi="Segoe UI" w:cs="Segoe UI"/>
          <w:sz w:val="21"/>
          <w:szCs w:val="21"/>
        </w:rPr>
      </w:pPr>
      <w:r>
        <w:rPr>
          <w:rFonts w:ascii="Segoe UI" w:hAnsi="Segoe UI" w:cs="Segoe UI"/>
          <w:sz w:val="21"/>
          <w:szCs w:val="21"/>
        </w:rPr>
        <w:pict>
          <v:rect id="_x0000_i1490" style="width:0;height:1.5pt" o:hralign="center" o:hrstd="t" o:hr="t" fillcolor="#a0a0a0" stroked="f"/>
        </w:pict>
      </w:r>
    </w:p>
    <w:p w:rsidR="00BF7ED2" w:rsidRDefault="00BF7ED2" w:rsidP="00BF7ED2">
      <w:pPr>
        <w:pStyle w:val="Heading2"/>
        <w:spacing w:line="300" w:lineRule="atLeast"/>
        <w:rPr>
          <w:rFonts w:ascii="Segoe UI" w:hAnsi="Segoe UI" w:cs="Segoe UI"/>
        </w:rPr>
      </w:pPr>
      <w:r>
        <w:rPr>
          <w:rFonts w:ascii="Segoe UI" w:hAnsi="Segoe UI" w:cs="Segoe UI"/>
        </w:rPr>
        <w:t>3. API Gateway Monitoring</w:t>
      </w:r>
    </w:p>
    <w:p w:rsidR="00BF7ED2" w:rsidRDefault="00BF7ED2" w:rsidP="00BF7ED2">
      <w:pPr>
        <w:pStyle w:val="NormalWeb"/>
        <w:spacing w:line="300" w:lineRule="atLeast"/>
        <w:rPr>
          <w:rFonts w:ascii="Segoe UI" w:hAnsi="Segoe UI" w:cs="Segoe UI"/>
          <w:sz w:val="21"/>
          <w:szCs w:val="21"/>
        </w:rPr>
      </w:pPr>
      <w:r>
        <w:rPr>
          <w:rFonts w:ascii="Segoe UI" w:hAnsi="Segoe UI" w:cs="Segoe UI"/>
          <w:sz w:val="21"/>
          <w:szCs w:val="21"/>
        </w:rPr>
        <w:t>Humne API Gateway basics kiye the, but production hardening pending hai.</w:t>
      </w:r>
    </w:p>
    <w:p w:rsidR="00BF7ED2" w:rsidRDefault="00BF7ED2" w:rsidP="00BF7ED2">
      <w:pPr>
        <w:pStyle w:val="NormalWeb"/>
        <w:spacing w:line="300" w:lineRule="atLeast"/>
        <w:rPr>
          <w:rFonts w:ascii="Segoe UI" w:hAnsi="Segoe UI" w:cs="Segoe UI"/>
          <w:sz w:val="21"/>
          <w:szCs w:val="21"/>
        </w:rPr>
      </w:pPr>
      <w:r>
        <w:rPr>
          <w:rFonts w:ascii="Segoe UI" w:hAnsi="Segoe UI" w:cs="Segoe UI"/>
          <w:sz w:val="21"/>
          <w:szCs w:val="21"/>
        </w:rPr>
        <w:t>Add karna hai:</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lastRenderedPageBreak/>
        <w:t>Access logs</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Execution logs</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4XX / 5XX metrics</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Latency dashboard</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Throttling</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Usage plan / API key concept</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WAF concept</w:t>
      </w:r>
    </w:p>
    <w:p w:rsidR="00BF7ED2" w:rsidRDefault="00BF7ED2" w:rsidP="00BF7ED2">
      <w:pPr>
        <w:pStyle w:val="NormalWeb"/>
        <w:spacing w:line="300" w:lineRule="atLeast"/>
        <w:rPr>
          <w:rFonts w:ascii="Segoe UI" w:hAnsi="Segoe UI" w:cs="Segoe UI"/>
          <w:sz w:val="21"/>
          <w:szCs w:val="21"/>
        </w:rPr>
      </w:pPr>
      <w:r>
        <w:rPr>
          <w:rStyle w:val="Strong"/>
          <w:rFonts w:ascii="Segoe UI" w:hAnsi="Segoe UI" w:cs="Segoe UI"/>
          <w:sz w:val="21"/>
          <w:szCs w:val="21"/>
        </w:rPr>
        <w:t>Interview value:</w:t>
      </w:r>
      <w:r>
        <w:rPr>
          <w:rFonts w:ascii="Segoe UI" w:hAnsi="Segoe UI" w:cs="Segoe UI"/>
          <w:sz w:val="21"/>
          <w:szCs w:val="21"/>
        </w:rPr>
        <w:t xml:space="preserve"> High for AWS Cloud Architect.</w:t>
      </w:r>
    </w:p>
    <w:p w:rsidR="00BF7ED2" w:rsidRDefault="00114F67" w:rsidP="00BF7ED2">
      <w:pPr>
        <w:spacing w:line="300" w:lineRule="atLeast"/>
        <w:rPr>
          <w:rFonts w:ascii="Segoe UI" w:hAnsi="Segoe UI" w:cs="Segoe UI"/>
          <w:sz w:val="21"/>
          <w:szCs w:val="21"/>
        </w:rPr>
      </w:pPr>
      <w:r>
        <w:rPr>
          <w:rFonts w:ascii="Segoe UI" w:hAnsi="Segoe UI" w:cs="Segoe UI"/>
          <w:sz w:val="21"/>
          <w:szCs w:val="21"/>
        </w:rPr>
        <w:pict>
          <v:rect id="_x0000_i1491" style="width:0;height:1.5pt" o:hralign="center" o:hrstd="t" o:hr="t" fillcolor="#a0a0a0" stroked="f"/>
        </w:pict>
      </w:r>
    </w:p>
    <w:p w:rsidR="00BF7ED2" w:rsidRDefault="00BF7ED2" w:rsidP="00BF7ED2">
      <w:pPr>
        <w:pStyle w:val="Heading2"/>
        <w:spacing w:line="300" w:lineRule="atLeast"/>
        <w:rPr>
          <w:rFonts w:ascii="Segoe UI" w:hAnsi="Segoe UI" w:cs="Segoe UI"/>
        </w:rPr>
      </w:pPr>
      <w:r>
        <w:rPr>
          <w:rFonts w:ascii="Segoe UI" w:hAnsi="Segoe UI" w:cs="Segoe UI"/>
        </w:rPr>
        <w:t>4. Guardrails and Safety</w:t>
      </w:r>
    </w:p>
    <w:p w:rsidR="00BF7ED2" w:rsidRDefault="00BF7ED2" w:rsidP="00BF7ED2">
      <w:pPr>
        <w:pStyle w:val="NormalWeb"/>
        <w:spacing w:line="300" w:lineRule="atLeast"/>
        <w:rPr>
          <w:rFonts w:ascii="Segoe UI" w:hAnsi="Segoe UI" w:cs="Segoe UI"/>
          <w:sz w:val="21"/>
          <w:szCs w:val="21"/>
        </w:rPr>
      </w:pPr>
      <w:r>
        <w:rPr>
          <w:rFonts w:ascii="Segoe UI" w:hAnsi="Segoe UI" w:cs="Segoe UI"/>
          <w:sz w:val="21"/>
          <w:szCs w:val="21"/>
        </w:rPr>
        <w:t>Humne action-noop safety guard already add kiya hai:</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User explicitly ticket create nahi bolta → no action</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w:t>
      </w:r>
    </w:p>
    <w:p w:rsidR="00BF7ED2" w:rsidRDefault="00BF7ED2" w:rsidP="00BF7ED2">
      <w:pPr>
        <w:pStyle w:val="NormalWeb"/>
        <w:spacing w:line="300" w:lineRule="atLeast"/>
        <w:rPr>
          <w:rFonts w:ascii="Segoe UI" w:hAnsi="Segoe UI" w:cs="Segoe UI"/>
          <w:sz w:val="21"/>
          <w:szCs w:val="21"/>
        </w:rPr>
      </w:pPr>
      <w:r>
        <w:rPr>
          <w:rFonts w:ascii="Segoe UI" w:hAnsi="Segoe UI" w:cs="Segoe UI"/>
          <w:sz w:val="21"/>
          <w:szCs w:val="21"/>
        </w:rPr>
        <w:t>Advanced me add karna hai:</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Bedrock Guardrails</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PII detection</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Unsafe request blocking</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Action approval rule</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Allowed action types</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Prompt injection protection</w:t>
      </w:r>
    </w:p>
    <w:p w:rsidR="00BF7ED2" w:rsidRDefault="00BF7ED2" w:rsidP="00BF7ED2">
      <w:pPr>
        <w:pStyle w:val="NormalWeb"/>
        <w:spacing w:line="300" w:lineRule="atLeast"/>
        <w:rPr>
          <w:rFonts w:ascii="Segoe UI" w:hAnsi="Segoe UI" w:cs="Segoe UI"/>
          <w:sz w:val="21"/>
          <w:szCs w:val="21"/>
        </w:rPr>
      </w:pPr>
      <w:r>
        <w:rPr>
          <w:rFonts w:ascii="Segoe UI" w:hAnsi="Segoe UI" w:cs="Segoe UI"/>
          <w:sz w:val="21"/>
          <w:szCs w:val="21"/>
        </w:rPr>
        <w:t>Example:</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User says “delete all records”</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 Guardrail blocks action</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 Audit event generated</w:t>
      </w:r>
    </w:p>
    <w:p w:rsidR="00BF7ED2" w:rsidRDefault="00BF7ED2" w:rsidP="00BF7ED2">
      <w:pPr>
        <w:pStyle w:val="NormalWeb"/>
        <w:spacing w:line="300" w:lineRule="atLeast"/>
        <w:rPr>
          <w:rFonts w:ascii="Segoe UI" w:hAnsi="Segoe UI" w:cs="Segoe UI"/>
          <w:sz w:val="21"/>
          <w:szCs w:val="21"/>
        </w:rPr>
      </w:pPr>
      <w:r>
        <w:rPr>
          <w:rStyle w:val="Strong"/>
          <w:rFonts w:ascii="Segoe UI" w:hAnsi="Segoe UI" w:cs="Segoe UI"/>
          <w:sz w:val="21"/>
          <w:szCs w:val="21"/>
        </w:rPr>
        <w:t>Interview value:</w:t>
      </w:r>
      <w:r>
        <w:rPr>
          <w:rFonts w:ascii="Segoe UI" w:hAnsi="Segoe UI" w:cs="Segoe UI"/>
          <w:sz w:val="21"/>
          <w:szCs w:val="21"/>
        </w:rPr>
        <w:t xml:space="preserve"> Very high for enterprise GenAI.</w:t>
      </w:r>
    </w:p>
    <w:p w:rsidR="00BF7ED2" w:rsidRDefault="00114F67" w:rsidP="00BF7ED2">
      <w:pPr>
        <w:spacing w:line="300" w:lineRule="atLeast"/>
        <w:rPr>
          <w:rFonts w:ascii="Segoe UI" w:hAnsi="Segoe UI" w:cs="Segoe UI"/>
          <w:sz w:val="21"/>
          <w:szCs w:val="21"/>
        </w:rPr>
      </w:pPr>
      <w:r>
        <w:rPr>
          <w:rFonts w:ascii="Segoe UI" w:hAnsi="Segoe UI" w:cs="Segoe UI"/>
          <w:sz w:val="21"/>
          <w:szCs w:val="21"/>
        </w:rPr>
        <w:pict>
          <v:rect id="_x0000_i1492" style="width:0;height:1.5pt" o:hralign="center" o:hrstd="t" o:hr="t" fillcolor="#a0a0a0" stroked="f"/>
        </w:pict>
      </w:r>
    </w:p>
    <w:p w:rsidR="00BF7ED2" w:rsidRDefault="00BF7ED2" w:rsidP="00BF7ED2">
      <w:pPr>
        <w:pStyle w:val="Heading2"/>
        <w:spacing w:line="300" w:lineRule="atLeast"/>
        <w:rPr>
          <w:rFonts w:ascii="Segoe UI" w:hAnsi="Segoe UI" w:cs="Segoe UI"/>
        </w:rPr>
      </w:pPr>
      <w:r>
        <w:rPr>
          <w:rFonts w:ascii="Segoe UI" w:hAnsi="Segoe UI" w:cs="Segoe UI"/>
        </w:rPr>
        <w:t>5. Jira / ServiceNow Integration</w:t>
      </w:r>
    </w:p>
    <w:p w:rsidR="00BF7ED2" w:rsidRDefault="00BF7ED2" w:rsidP="00BF7ED2">
      <w:pPr>
        <w:pStyle w:val="NormalWeb"/>
        <w:spacing w:line="300" w:lineRule="atLeast"/>
        <w:rPr>
          <w:rFonts w:ascii="Segoe UI" w:hAnsi="Segoe UI" w:cs="Segoe UI"/>
          <w:sz w:val="21"/>
          <w:szCs w:val="21"/>
        </w:rPr>
      </w:pPr>
      <w:r>
        <w:rPr>
          <w:rFonts w:ascii="Segoe UI" w:hAnsi="Segoe UI" w:cs="Segoe UI"/>
          <w:sz w:val="21"/>
          <w:szCs w:val="21"/>
        </w:rPr>
        <w:t>Abhi hum dummy ticket processing kar rahe hain.</w:t>
      </w:r>
    </w:p>
    <w:p w:rsidR="00BF7ED2" w:rsidRDefault="00BF7ED2" w:rsidP="00BF7ED2">
      <w:pPr>
        <w:pStyle w:val="NormalWeb"/>
        <w:spacing w:line="300" w:lineRule="atLeast"/>
        <w:rPr>
          <w:rFonts w:ascii="Segoe UI" w:hAnsi="Segoe UI" w:cs="Segoe UI"/>
          <w:sz w:val="21"/>
          <w:szCs w:val="21"/>
        </w:rPr>
      </w:pPr>
      <w:r>
        <w:rPr>
          <w:rFonts w:ascii="Segoe UI" w:hAnsi="Segoe UI" w:cs="Segoe UI"/>
          <w:sz w:val="21"/>
          <w:szCs w:val="21"/>
        </w:rPr>
        <w:t>Future me Worker Lambda ko integrate kar sakte hain:</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SQS Worker Lambda</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lastRenderedPageBreak/>
        <w:t>→ Secrets Manager se Jira/ServiceNow credential read</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 Jira/ServiceNow ticket create</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 External ticket ID DynamoDB me save</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 SNS notification</w:t>
      </w:r>
    </w:p>
    <w:p w:rsidR="00BF7ED2" w:rsidRDefault="00BF7ED2" w:rsidP="00BF7ED2">
      <w:pPr>
        <w:pStyle w:val="NormalWeb"/>
        <w:spacing w:line="300" w:lineRule="atLeast"/>
        <w:rPr>
          <w:rFonts w:ascii="Segoe UI" w:hAnsi="Segoe UI" w:cs="Segoe UI"/>
          <w:sz w:val="21"/>
          <w:szCs w:val="21"/>
        </w:rPr>
      </w:pPr>
      <w:r>
        <w:rPr>
          <w:rFonts w:ascii="Segoe UI" w:hAnsi="Segoe UI" w:cs="Segoe UI"/>
          <w:sz w:val="21"/>
          <w:szCs w:val="21"/>
        </w:rPr>
        <w:t>Humne Secrets Manager dummy Jira secret already add kiya tha.</w:t>
      </w:r>
    </w:p>
    <w:p w:rsidR="00BF7ED2" w:rsidRDefault="00BF7ED2" w:rsidP="00BF7ED2">
      <w:pPr>
        <w:pStyle w:val="NormalWeb"/>
        <w:spacing w:line="300" w:lineRule="atLeast"/>
        <w:rPr>
          <w:rFonts w:ascii="Segoe UI" w:hAnsi="Segoe UI" w:cs="Segoe UI"/>
          <w:sz w:val="21"/>
          <w:szCs w:val="21"/>
        </w:rPr>
      </w:pPr>
      <w:r>
        <w:rPr>
          <w:rStyle w:val="Strong"/>
          <w:rFonts w:ascii="Segoe UI" w:hAnsi="Segoe UI" w:cs="Segoe UI"/>
          <w:sz w:val="21"/>
          <w:szCs w:val="21"/>
        </w:rPr>
        <w:t>Interview value:</w:t>
      </w:r>
      <w:r>
        <w:rPr>
          <w:rFonts w:ascii="Segoe UI" w:hAnsi="Segoe UI" w:cs="Segoe UI"/>
          <w:sz w:val="21"/>
          <w:szCs w:val="21"/>
        </w:rPr>
        <w:t xml:space="preserve"> Very high because real enterprise ticketing integration.</w:t>
      </w:r>
    </w:p>
    <w:p w:rsidR="00BF7ED2" w:rsidRDefault="00114F67" w:rsidP="00BF7ED2">
      <w:pPr>
        <w:spacing w:line="300" w:lineRule="atLeast"/>
        <w:rPr>
          <w:rFonts w:ascii="Segoe UI" w:hAnsi="Segoe UI" w:cs="Segoe UI"/>
          <w:sz w:val="21"/>
          <w:szCs w:val="21"/>
        </w:rPr>
      </w:pPr>
      <w:r>
        <w:rPr>
          <w:rFonts w:ascii="Segoe UI" w:hAnsi="Segoe UI" w:cs="Segoe UI"/>
          <w:sz w:val="21"/>
          <w:szCs w:val="21"/>
        </w:rPr>
        <w:pict>
          <v:rect id="_x0000_i1493" style="width:0;height:1.5pt" o:hralign="center" o:hrstd="t" o:hr="t" fillcolor="#a0a0a0" stroked="f"/>
        </w:pict>
      </w:r>
    </w:p>
    <w:p w:rsidR="00BF7ED2" w:rsidRDefault="00BF7ED2" w:rsidP="00BF7ED2">
      <w:pPr>
        <w:pStyle w:val="Heading2"/>
        <w:spacing w:line="300" w:lineRule="atLeast"/>
        <w:rPr>
          <w:rFonts w:ascii="Segoe UI" w:hAnsi="Segoe UI" w:cs="Segoe UI"/>
        </w:rPr>
      </w:pPr>
      <w:r>
        <w:rPr>
          <w:rFonts w:ascii="Segoe UI" w:hAnsi="Segoe UI" w:cs="Segoe UI"/>
        </w:rPr>
        <w:t>6. Admin Dashboard</w:t>
      </w:r>
    </w:p>
    <w:p w:rsidR="00BF7ED2" w:rsidRDefault="00BF7ED2" w:rsidP="00BF7ED2">
      <w:pPr>
        <w:pStyle w:val="NormalWeb"/>
        <w:spacing w:line="300" w:lineRule="atLeast"/>
        <w:rPr>
          <w:rFonts w:ascii="Segoe UI" w:hAnsi="Segoe UI" w:cs="Segoe UI"/>
          <w:sz w:val="21"/>
          <w:szCs w:val="21"/>
        </w:rPr>
      </w:pPr>
      <w:r>
        <w:rPr>
          <w:rFonts w:ascii="Segoe UI" w:hAnsi="Segoe UI" w:cs="Segoe UI"/>
          <w:sz w:val="21"/>
          <w:szCs w:val="21"/>
        </w:rPr>
        <w:t>Humne discuss kiya tha ki later React UI bana sakte hain.</w:t>
      </w:r>
    </w:p>
    <w:p w:rsidR="00BF7ED2" w:rsidRDefault="00BF7ED2" w:rsidP="00BF7ED2">
      <w:pPr>
        <w:pStyle w:val="NormalWeb"/>
        <w:spacing w:line="300" w:lineRule="atLeast"/>
        <w:rPr>
          <w:rFonts w:ascii="Segoe UI" w:hAnsi="Segoe UI" w:cs="Segoe UI"/>
          <w:sz w:val="21"/>
          <w:szCs w:val="21"/>
        </w:rPr>
      </w:pPr>
      <w:r>
        <w:rPr>
          <w:rFonts w:ascii="Segoe UI" w:hAnsi="Segoe UI" w:cs="Segoe UI"/>
          <w:sz w:val="21"/>
          <w:szCs w:val="21"/>
        </w:rPr>
        <w:t>Dashboard features:</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Ticket list</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Ticket details</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Status timeline</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Priority filter</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User feedback</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Token/cost view</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Failed workflow view</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DLQ messages view</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Admin action buttons</w:t>
      </w:r>
    </w:p>
    <w:p w:rsidR="00BF7ED2" w:rsidRDefault="00BF7ED2" w:rsidP="00BF7ED2">
      <w:pPr>
        <w:pStyle w:val="NormalWeb"/>
        <w:spacing w:line="300" w:lineRule="atLeast"/>
        <w:rPr>
          <w:rFonts w:ascii="Segoe UI" w:hAnsi="Segoe UI" w:cs="Segoe UI"/>
          <w:sz w:val="21"/>
          <w:szCs w:val="21"/>
        </w:rPr>
      </w:pPr>
      <w:r>
        <w:rPr>
          <w:rFonts w:ascii="Segoe UI" w:hAnsi="Segoe UI" w:cs="Segoe UI"/>
          <w:sz w:val="21"/>
          <w:szCs w:val="21"/>
        </w:rPr>
        <w:t>Possible stack:</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React UI</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API Gateway</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Lambda admin endpoints</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DynamoDB</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Cognito groups/roles</w:t>
      </w:r>
    </w:p>
    <w:p w:rsidR="00BF7ED2" w:rsidRDefault="00BF7ED2" w:rsidP="00BF7ED2">
      <w:pPr>
        <w:pStyle w:val="NormalWeb"/>
        <w:spacing w:line="300" w:lineRule="atLeast"/>
        <w:rPr>
          <w:rFonts w:ascii="Segoe UI" w:hAnsi="Segoe UI" w:cs="Segoe UI"/>
          <w:sz w:val="21"/>
          <w:szCs w:val="21"/>
        </w:rPr>
      </w:pPr>
      <w:r>
        <w:rPr>
          <w:rStyle w:val="Strong"/>
          <w:rFonts w:ascii="Segoe UI" w:hAnsi="Segoe UI" w:cs="Segoe UI"/>
          <w:sz w:val="21"/>
          <w:szCs w:val="21"/>
        </w:rPr>
        <w:t>Interview value:</w:t>
      </w:r>
      <w:r>
        <w:rPr>
          <w:rFonts w:ascii="Segoe UI" w:hAnsi="Segoe UI" w:cs="Segoe UI"/>
          <w:sz w:val="21"/>
          <w:szCs w:val="21"/>
        </w:rPr>
        <w:t xml:space="preserve"> High because project complete product jaisa dikhega.</w:t>
      </w:r>
    </w:p>
    <w:p w:rsidR="00BF7ED2" w:rsidRDefault="00114F67" w:rsidP="00BF7ED2">
      <w:pPr>
        <w:spacing w:line="300" w:lineRule="atLeast"/>
        <w:rPr>
          <w:rFonts w:ascii="Segoe UI" w:hAnsi="Segoe UI" w:cs="Segoe UI"/>
          <w:sz w:val="21"/>
          <w:szCs w:val="21"/>
        </w:rPr>
      </w:pPr>
      <w:r>
        <w:rPr>
          <w:rFonts w:ascii="Segoe UI" w:hAnsi="Segoe UI" w:cs="Segoe UI"/>
          <w:sz w:val="21"/>
          <w:szCs w:val="21"/>
        </w:rPr>
        <w:pict>
          <v:rect id="_x0000_i1494" style="width:0;height:1.5pt" o:hralign="center" o:hrstd="t" o:hr="t" fillcolor="#a0a0a0" stroked="f"/>
        </w:pict>
      </w:r>
    </w:p>
    <w:p w:rsidR="00BF7ED2" w:rsidRDefault="00BF7ED2" w:rsidP="00BF7ED2">
      <w:pPr>
        <w:pStyle w:val="Heading2"/>
        <w:spacing w:line="300" w:lineRule="atLeast"/>
        <w:rPr>
          <w:rFonts w:ascii="Segoe UI" w:hAnsi="Segoe UI" w:cs="Segoe UI"/>
        </w:rPr>
      </w:pPr>
      <w:r>
        <w:rPr>
          <w:rFonts w:ascii="Segoe UI" w:hAnsi="Segoe UI" w:cs="Segoe UI"/>
        </w:rPr>
        <w:t>7. Feedback Loop</w:t>
      </w:r>
    </w:p>
    <w:p w:rsidR="00BF7ED2" w:rsidRDefault="00BF7ED2" w:rsidP="00BF7ED2">
      <w:pPr>
        <w:pStyle w:val="NormalWeb"/>
        <w:spacing w:line="300" w:lineRule="atLeast"/>
        <w:rPr>
          <w:rFonts w:ascii="Segoe UI" w:hAnsi="Segoe UI" w:cs="Segoe UI"/>
          <w:sz w:val="21"/>
          <w:szCs w:val="21"/>
        </w:rPr>
      </w:pPr>
      <w:r>
        <w:rPr>
          <w:rFonts w:ascii="Segoe UI" w:hAnsi="Segoe UI" w:cs="Segoe UI"/>
          <w:sz w:val="21"/>
          <w:szCs w:val="21"/>
        </w:rPr>
        <w:t>GenAI production me feedback important hai.</w:t>
      </w:r>
    </w:p>
    <w:p w:rsidR="00BF7ED2" w:rsidRDefault="00BF7ED2" w:rsidP="00BF7ED2">
      <w:pPr>
        <w:pStyle w:val="NormalWeb"/>
        <w:spacing w:line="300" w:lineRule="atLeast"/>
        <w:rPr>
          <w:rFonts w:ascii="Segoe UI" w:hAnsi="Segoe UI" w:cs="Segoe UI"/>
          <w:sz w:val="21"/>
          <w:szCs w:val="21"/>
        </w:rPr>
      </w:pPr>
      <w:r>
        <w:rPr>
          <w:rFonts w:ascii="Segoe UI" w:hAnsi="Segoe UI" w:cs="Segoe UI"/>
          <w:sz w:val="21"/>
          <w:szCs w:val="21"/>
        </w:rPr>
        <w:t>Add karna hai:</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lastRenderedPageBreak/>
        <w:t>Thumbs up/down</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User comment</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Answer helpfulness</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Citation accuracy</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Ticket resolution feedback</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Store feedback in DynamoDB</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Use feedback for prompt/RAG improvement</w:t>
      </w:r>
    </w:p>
    <w:p w:rsidR="00BF7ED2" w:rsidRDefault="00BF7ED2" w:rsidP="00BF7ED2">
      <w:pPr>
        <w:pStyle w:val="NormalWeb"/>
        <w:spacing w:line="300" w:lineRule="atLeast"/>
        <w:rPr>
          <w:rFonts w:ascii="Segoe UI" w:hAnsi="Segoe UI" w:cs="Segoe UI"/>
          <w:sz w:val="21"/>
          <w:szCs w:val="21"/>
        </w:rPr>
      </w:pPr>
      <w:r>
        <w:rPr>
          <w:rStyle w:val="Strong"/>
          <w:rFonts w:ascii="Segoe UI" w:hAnsi="Segoe UI" w:cs="Segoe UI"/>
          <w:sz w:val="21"/>
          <w:szCs w:val="21"/>
        </w:rPr>
        <w:t>Interview value:</w:t>
      </w:r>
      <w:r>
        <w:rPr>
          <w:rFonts w:ascii="Segoe UI" w:hAnsi="Segoe UI" w:cs="Segoe UI"/>
          <w:sz w:val="21"/>
          <w:szCs w:val="21"/>
        </w:rPr>
        <w:t xml:space="preserve"> High for GenAI production readiness.</w:t>
      </w:r>
    </w:p>
    <w:p w:rsidR="00BF7ED2" w:rsidRDefault="00114F67" w:rsidP="00BF7ED2">
      <w:pPr>
        <w:spacing w:line="300" w:lineRule="atLeast"/>
        <w:rPr>
          <w:rFonts w:ascii="Segoe UI" w:hAnsi="Segoe UI" w:cs="Segoe UI"/>
          <w:sz w:val="21"/>
          <w:szCs w:val="21"/>
        </w:rPr>
      </w:pPr>
      <w:r>
        <w:rPr>
          <w:rFonts w:ascii="Segoe UI" w:hAnsi="Segoe UI" w:cs="Segoe UI"/>
          <w:sz w:val="21"/>
          <w:szCs w:val="21"/>
        </w:rPr>
        <w:pict>
          <v:rect id="_x0000_i1495" style="width:0;height:1.5pt" o:hralign="center" o:hrstd="t" o:hr="t" fillcolor="#a0a0a0" stroked="f"/>
        </w:pict>
      </w:r>
    </w:p>
    <w:p w:rsidR="00BF7ED2" w:rsidRDefault="00BF7ED2" w:rsidP="00BF7ED2">
      <w:pPr>
        <w:pStyle w:val="Heading2"/>
        <w:spacing w:line="300" w:lineRule="atLeast"/>
        <w:rPr>
          <w:rFonts w:ascii="Segoe UI" w:hAnsi="Segoe UI" w:cs="Segoe UI"/>
        </w:rPr>
      </w:pPr>
      <w:r>
        <w:rPr>
          <w:rFonts w:ascii="Segoe UI" w:hAnsi="Segoe UI" w:cs="Segoe UI"/>
        </w:rPr>
        <w:t>8. Advanced RAG / Hybrid RAG</w:t>
      </w:r>
    </w:p>
    <w:p w:rsidR="00BF7ED2" w:rsidRDefault="00BF7ED2" w:rsidP="00BF7ED2">
      <w:pPr>
        <w:pStyle w:val="NormalWeb"/>
        <w:spacing w:line="300" w:lineRule="atLeast"/>
        <w:rPr>
          <w:rFonts w:ascii="Segoe UI" w:hAnsi="Segoe UI" w:cs="Segoe UI"/>
          <w:sz w:val="21"/>
          <w:szCs w:val="21"/>
        </w:rPr>
      </w:pPr>
      <w:r>
        <w:rPr>
          <w:rFonts w:ascii="Segoe UI" w:hAnsi="Segoe UI" w:cs="Segoe UI"/>
          <w:sz w:val="21"/>
          <w:szCs w:val="21"/>
        </w:rPr>
        <w:t>Humne discuss kiya tha:</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Bedrock Knowledge Base current RAG</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OpenSearch Serverless</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Aurora pgvector</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Hybrid search</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Metadata filtering</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Re-ranking</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Document ingestion pipeline</w:t>
      </w:r>
    </w:p>
    <w:p w:rsidR="00BF7ED2" w:rsidRDefault="00BF7ED2" w:rsidP="00BF7ED2">
      <w:pPr>
        <w:pStyle w:val="NormalWeb"/>
        <w:spacing w:line="300" w:lineRule="atLeast"/>
        <w:rPr>
          <w:rFonts w:ascii="Segoe UI" w:hAnsi="Segoe UI" w:cs="Segoe UI"/>
          <w:sz w:val="21"/>
          <w:szCs w:val="21"/>
        </w:rPr>
      </w:pPr>
      <w:r>
        <w:rPr>
          <w:rFonts w:ascii="Segoe UI" w:hAnsi="Segoe UI" w:cs="Segoe UI"/>
          <w:sz w:val="21"/>
          <w:szCs w:val="21"/>
        </w:rPr>
        <w:t>Future architecture:</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S3 docs</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 ingestion</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 embeddings</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 vector DB / OpenSearch</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 hybrid retrieval</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 Bedrock Claude</w:t>
      </w:r>
    </w:p>
    <w:p w:rsidR="00BF7ED2" w:rsidRDefault="00BF7ED2" w:rsidP="00BF7ED2">
      <w:pPr>
        <w:pStyle w:val="NormalWeb"/>
        <w:spacing w:line="300" w:lineRule="atLeast"/>
        <w:rPr>
          <w:rFonts w:ascii="Segoe UI" w:hAnsi="Segoe UI" w:cs="Segoe UI"/>
          <w:sz w:val="21"/>
          <w:szCs w:val="21"/>
        </w:rPr>
      </w:pPr>
      <w:r>
        <w:rPr>
          <w:rStyle w:val="Strong"/>
          <w:rFonts w:ascii="Segoe UI" w:hAnsi="Segoe UI" w:cs="Segoe UI"/>
          <w:sz w:val="21"/>
          <w:szCs w:val="21"/>
        </w:rPr>
        <w:t>Interview value:</w:t>
      </w:r>
      <w:r>
        <w:rPr>
          <w:rFonts w:ascii="Segoe UI" w:hAnsi="Segoe UI" w:cs="Segoe UI"/>
          <w:sz w:val="21"/>
          <w:szCs w:val="21"/>
        </w:rPr>
        <w:t xml:space="preserve"> Very high for GenAI Architect.</w:t>
      </w:r>
    </w:p>
    <w:p w:rsidR="00BF7ED2" w:rsidRDefault="00114F67" w:rsidP="00BF7ED2">
      <w:pPr>
        <w:spacing w:line="300" w:lineRule="atLeast"/>
        <w:rPr>
          <w:rFonts w:ascii="Segoe UI" w:hAnsi="Segoe UI" w:cs="Segoe UI"/>
          <w:sz w:val="21"/>
          <w:szCs w:val="21"/>
        </w:rPr>
      </w:pPr>
      <w:r>
        <w:rPr>
          <w:rFonts w:ascii="Segoe UI" w:hAnsi="Segoe UI" w:cs="Segoe UI"/>
          <w:sz w:val="21"/>
          <w:szCs w:val="21"/>
        </w:rPr>
        <w:pict>
          <v:rect id="_x0000_i1496" style="width:0;height:1.5pt" o:hralign="center" o:hrstd="t" o:hr="t" fillcolor="#a0a0a0" stroked="f"/>
        </w:pict>
      </w:r>
    </w:p>
    <w:p w:rsidR="00BF7ED2" w:rsidRDefault="00BF7ED2" w:rsidP="00BF7ED2">
      <w:pPr>
        <w:pStyle w:val="Heading2"/>
        <w:spacing w:line="300" w:lineRule="atLeast"/>
        <w:rPr>
          <w:rFonts w:ascii="Segoe UI" w:hAnsi="Segoe UI" w:cs="Segoe UI"/>
        </w:rPr>
      </w:pPr>
      <w:r>
        <w:rPr>
          <w:rFonts w:ascii="Segoe UI" w:hAnsi="Segoe UI" w:cs="Segoe UI"/>
        </w:rPr>
        <w:t>9. EventBridge Advanced Learning</w:t>
      </w:r>
    </w:p>
    <w:p w:rsidR="00BF7ED2" w:rsidRDefault="00BF7ED2" w:rsidP="00BF7ED2">
      <w:pPr>
        <w:pStyle w:val="NormalWeb"/>
        <w:spacing w:line="300" w:lineRule="atLeast"/>
        <w:rPr>
          <w:rFonts w:ascii="Segoe UI" w:hAnsi="Segoe UI" w:cs="Segoe UI"/>
          <w:sz w:val="21"/>
          <w:szCs w:val="21"/>
        </w:rPr>
      </w:pPr>
      <w:r>
        <w:rPr>
          <w:rFonts w:ascii="Segoe UI" w:hAnsi="Segoe UI" w:cs="Segoe UI"/>
          <w:sz w:val="21"/>
          <w:szCs w:val="21"/>
        </w:rPr>
        <w:t>Tumne bola tha ki sirf current rule nahi, baaki EventBridge options bhi practical seekhne hain.</w:t>
      </w:r>
    </w:p>
    <w:p w:rsidR="00BF7ED2" w:rsidRDefault="00BF7ED2" w:rsidP="00BF7ED2">
      <w:pPr>
        <w:pStyle w:val="NormalWeb"/>
        <w:spacing w:line="300" w:lineRule="atLeast"/>
        <w:rPr>
          <w:rFonts w:ascii="Segoe UI" w:hAnsi="Segoe UI" w:cs="Segoe UI"/>
          <w:sz w:val="21"/>
          <w:szCs w:val="21"/>
        </w:rPr>
      </w:pPr>
      <w:r>
        <w:rPr>
          <w:rFonts w:ascii="Segoe UI" w:hAnsi="Segoe UI" w:cs="Segoe UI"/>
          <w:sz w:val="21"/>
          <w:szCs w:val="21"/>
        </w:rPr>
        <w:t>Hum cover karenge:</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lastRenderedPageBreak/>
        <w:t>EventBridge Rule with event pattern</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EventBridge Scheduled rule</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EventBridge Scheduler</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EventBridge Pipes</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EventBridge Schema Registry</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EventBridge Archive and Replay</w:t>
      </w:r>
    </w:p>
    <w:p w:rsidR="00BF7ED2" w:rsidRDefault="00BF7ED2" w:rsidP="00BF7ED2">
      <w:pPr>
        <w:pStyle w:val="NormalWeb"/>
        <w:spacing w:line="300" w:lineRule="atLeast"/>
        <w:rPr>
          <w:rFonts w:ascii="Segoe UI" w:hAnsi="Segoe UI" w:cs="Segoe UI"/>
          <w:sz w:val="21"/>
          <w:szCs w:val="21"/>
        </w:rPr>
      </w:pPr>
      <w:r>
        <w:rPr>
          <w:rFonts w:ascii="Segoe UI" w:hAnsi="Segoe UI" w:cs="Segoe UI"/>
          <w:sz w:val="21"/>
          <w:szCs w:val="21"/>
        </w:rPr>
        <w:t>Example practicals:</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Scheduled rule → nightly ticket cleanup</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Scheduler → ticket follow-up reminder</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Pipe → SQS to Lambda with filter/enrichment</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Schema Registry → TicketCreated schema governance</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Archive/Replay → failed event replay</w:t>
      </w:r>
    </w:p>
    <w:p w:rsidR="00BF7ED2" w:rsidRDefault="00BF7ED2" w:rsidP="00BF7ED2">
      <w:pPr>
        <w:pStyle w:val="NormalWeb"/>
        <w:spacing w:line="300" w:lineRule="atLeast"/>
        <w:rPr>
          <w:rFonts w:ascii="Segoe UI" w:hAnsi="Segoe UI" w:cs="Segoe UI"/>
          <w:sz w:val="21"/>
          <w:szCs w:val="21"/>
        </w:rPr>
      </w:pPr>
      <w:r>
        <w:rPr>
          <w:rStyle w:val="Strong"/>
          <w:rFonts w:ascii="Segoe UI" w:hAnsi="Segoe UI" w:cs="Segoe UI"/>
          <w:sz w:val="21"/>
          <w:szCs w:val="21"/>
        </w:rPr>
        <w:t>Interview value:</w:t>
      </w:r>
      <w:r>
        <w:rPr>
          <w:rFonts w:ascii="Segoe UI" w:hAnsi="Segoe UI" w:cs="Segoe UI"/>
          <w:sz w:val="21"/>
          <w:szCs w:val="21"/>
        </w:rPr>
        <w:t xml:space="preserve"> High for event-driven architecture.</w:t>
      </w:r>
    </w:p>
    <w:p w:rsidR="00BF7ED2" w:rsidRDefault="00114F67" w:rsidP="00BF7ED2">
      <w:pPr>
        <w:spacing w:line="300" w:lineRule="atLeast"/>
        <w:rPr>
          <w:rFonts w:ascii="Segoe UI" w:hAnsi="Segoe UI" w:cs="Segoe UI"/>
          <w:sz w:val="21"/>
          <w:szCs w:val="21"/>
        </w:rPr>
      </w:pPr>
      <w:r>
        <w:rPr>
          <w:rFonts w:ascii="Segoe UI" w:hAnsi="Segoe UI" w:cs="Segoe UI"/>
          <w:sz w:val="21"/>
          <w:szCs w:val="21"/>
        </w:rPr>
        <w:pict>
          <v:rect id="_x0000_i1497" style="width:0;height:1.5pt" o:hralign="center" o:hrstd="t" o:hr="t" fillcolor="#a0a0a0" stroked="f"/>
        </w:pict>
      </w:r>
    </w:p>
    <w:p w:rsidR="00BF7ED2" w:rsidRDefault="00BF7ED2" w:rsidP="00BF7ED2">
      <w:pPr>
        <w:pStyle w:val="Heading2"/>
        <w:spacing w:line="300" w:lineRule="atLeast"/>
        <w:rPr>
          <w:rFonts w:ascii="Segoe UI" w:hAnsi="Segoe UI" w:cs="Segoe UI"/>
        </w:rPr>
      </w:pPr>
      <w:r>
        <w:rPr>
          <w:rFonts w:ascii="Segoe UI" w:hAnsi="Segoe UI" w:cs="Segoe UI"/>
        </w:rPr>
        <w:t>10. SNS / SQS / Lambda / Step Functions Combinations</w:t>
      </w:r>
    </w:p>
    <w:p w:rsidR="00BF7ED2" w:rsidRDefault="00BF7ED2" w:rsidP="00BF7ED2">
      <w:pPr>
        <w:pStyle w:val="NormalWeb"/>
        <w:spacing w:line="300" w:lineRule="atLeast"/>
        <w:rPr>
          <w:rFonts w:ascii="Segoe UI" w:hAnsi="Segoe UI" w:cs="Segoe UI"/>
          <w:sz w:val="21"/>
          <w:szCs w:val="21"/>
        </w:rPr>
      </w:pPr>
      <w:r>
        <w:rPr>
          <w:rFonts w:ascii="Segoe UI" w:hAnsi="Segoe UI" w:cs="Segoe UI"/>
          <w:sz w:val="21"/>
          <w:szCs w:val="21"/>
        </w:rPr>
        <w:t>Tumne aaj specifically bola:</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SQS-SNS</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EventBridge-SNS/SQS</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Lambda-Step Functions</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SNS-SQS</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SNS-Lambda</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Step Functions-DynamoDB</w:t>
      </w:r>
    </w:p>
    <w:p w:rsidR="00BF7ED2" w:rsidRDefault="00BF7ED2" w:rsidP="00BF7ED2">
      <w:pPr>
        <w:pStyle w:val="NormalWeb"/>
        <w:spacing w:line="300" w:lineRule="atLeast"/>
        <w:rPr>
          <w:rFonts w:ascii="Segoe UI" w:hAnsi="Segoe UI" w:cs="Segoe UI"/>
          <w:sz w:val="21"/>
          <w:szCs w:val="21"/>
        </w:rPr>
      </w:pPr>
      <w:r>
        <w:rPr>
          <w:rFonts w:ascii="Segoe UI" w:hAnsi="Segoe UI" w:cs="Segoe UI"/>
          <w:sz w:val="21"/>
          <w:szCs w:val="21"/>
        </w:rPr>
        <w:t>Haan, ye sab hum practical seekhenge.</w:t>
      </w:r>
    </w:p>
    <w:p w:rsidR="00BF7ED2" w:rsidRDefault="00BF7ED2" w:rsidP="00BF7ED2">
      <w:pPr>
        <w:pStyle w:val="NormalWeb"/>
        <w:spacing w:line="300" w:lineRule="atLeast"/>
        <w:rPr>
          <w:rFonts w:ascii="Segoe UI" w:hAnsi="Segoe UI" w:cs="Segoe UI"/>
          <w:sz w:val="21"/>
          <w:szCs w:val="21"/>
        </w:rPr>
      </w:pPr>
      <w:r>
        <w:rPr>
          <w:rFonts w:ascii="Segoe UI" w:hAnsi="Segoe UI" w:cs="Segoe UI"/>
          <w:sz w:val="21"/>
          <w:szCs w:val="21"/>
        </w:rPr>
        <w:t>Important patterns:</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EventBridge → SNS</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EventBridge → SQS</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SNS → SQS</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SNS → Lambda</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SQS → Lambda</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Lambda → Step Functions</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Step Functions → SNS</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lastRenderedPageBreak/>
        <w:t>Step Functions → DynamoDB</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Step Functions → SQS</w:t>
      </w:r>
    </w:p>
    <w:p w:rsidR="00BF7ED2" w:rsidRDefault="00BF7ED2" w:rsidP="00BF7ED2">
      <w:pPr>
        <w:pStyle w:val="NormalWeb"/>
        <w:spacing w:line="300" w:lineRule="atLeast"/>
        <w:rPr>
          <w:rFonts w:ascii="Segoe UI" w:hAnsi="Segoe UI" w:cs="Segoe UI"/>
          <w:sz w:val="21"/>
          <w:szCs w:val="21"/>
        </w:rPr>
      </w:pPr>
      <w:r>
        <w:rPr>
          <w:rFonts w:ascii="Segoe UI" w:hAnsi="Segoe UI" w:cs="Segoe UI"/>
          <w:sz w:val="21"/>
          <w:szCs w:val="21"/>
        </w:rPr>
        <w:t>Isse tum interview me confidently bol paoge ki kaunsa service kab use karna hai.</w:t>
      </w:r>
    </w:p>
    <w:p w:rsidR="00BF7ED2" w:rsidRDefault="00114F67" w:rsidP="00BF7ED2">
      <w:pPr>
        <w:spacing w:line="300" w:lineRule="atLeast"/>
        <w:rPr>
          <w:rFonts w:ascii="Segoe UI" w:hAnsi="Segoe UI" w:cs="Segoe UI"/>
          <w:sz w:val="21"/>
          <w:szCs w:val="21"/>
        </w:rPr>
      </w:pPr>
      <w:r>
        <w:rPr>
          <w:rFonts w:ascii="Segoe UI" w:hAnsi="Segoe UI" w:cs="Segoe UI"/>
          <w:sz w:val="21"/>
          <w:szCs w:val="21"/>
        </w:rPr>
        <w:pict>
          <v:rect id="_x0000_i1498" style="width:0;height:1.5pt" o:hralign="center" o:hrstd="t" o:hr="t" fillcolor="#a0a0a0" stroked="f"/>
        </w:pict>
      </w:r>
    </w:p>
    <w:p w:rsidR="00BF7ED2" w:rsidRDefault="00BF7ED2" w:rsidP="00BF7ED2">
      <w:pPr>
        <w:pStyle w:val="Heading2"/>
        <w:spacing w:line="300" w:lineRule="atLeast"/>
        <w:rPr>
          <w:rFonts w:ascii="Segoe UI" w:hAnsi="Segoe UI" w:cs="Segoe UI"/>
        </w:rPr>
      </w:pPr>
      <w:r>
        <w:rPr>
          <w:rFonts w:ascii="Segoe UI" w:hAnsi="Segoe UI" w:cs="Segoe UI"/>
        </w:rPr>
        <w:t>11. Terraform + CI/CD Apply Pipeline</w:t>
      </w:r>
    </w:p>
    <w:p w:rsidR="00BF7ED2" w:rsidRDefault="00BF7ED2" w:rsidP="00BF7ED2">
      <w:pPr>
        <w:pStyle w:val="NormalWeb"/>
        <w:spacing w:line="300" w:lineRule="atLeast"/>
        <w:rPr>
          <w:rFonts w:ascii="Segoe UI" w:hAnsi="Segoe UI" w:cs="Segoe UI"/>
          <w:sz w:val="21"/>
          <w:szCs w:val="21"/>
        </w:rPr>
      </w:pPr>
      <w:r>
        <w:rPr>
          <w:rFonts w:ascii="Segoe UI" w:hAnsi="Segoe UI" w:cs="Segoe UI"/>
          <w:sz w:val="21"/>
          <w:szCs w:val="21"/>
        </w:rPr>
        <w:t>Abhi hum:</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Terraform manually CloudShell se apply kar rahe hain</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GitHub Actions plan workflow already successful hai</w:t>
      </w:r>
    </w:p>
    <w:p w:rsidR="00BF7ED2" w:rsidRDefault="00BF7ED2" w:rsidP="00BF7ED2">
      <w:pPr>
        <w:pStyle w:val="NormalWeb"/>
        <w:spacing w:line="300" w:lineRule="atLeast"/>
        <w:rPr>
          <w:rFonts w:ascii="Segoe UI" w:hAnsi="Segoe UI" w:cs="Segoe UI"/>
          <w:sz w:val="21"/>
          <w:szCs w:val="21"/>
        </w:rPr>
      </w:pPr>
      <w:r>
        <w:rPr>
          <w:rFonts w:ascii="Segoe UI" w:hAnsi="Segoe UI" w:cs="Segoe UI"/>
          <w:sz w:val="21"/>
          <w:szCs w:val="21"/>
        </w:rPr>
        <w:t>Future:</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GitHub Actions terraform apply</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OIDC role</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dev/stage/prod environments</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manual approval</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Terraform state locking</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pipeline security</w:t>
      </w:r>
    </w:p>
    <w:p w:rsidR="00BF7ED2" w:rsidRDefault="00BF7ED2" w:rsidP="00BF7ED2">
      <w:pPr>
        <w:pStyle w:val="NormalWeb"/>
        <w:spacing w:line="300" w:lineRule="atLeast"/>
        <w:rPr>
          <w:rFonts w:ascii="Segoe UI" w:hAnsi="Segoe UI" w:cs="Segoe UI"/>
          <w:sz w:val="21"/>
          <w:szCs w:val="21"/>
        </w:rPr>
      </w:pPr>
      <w:r>
        <w:rPr>
          <w:rStyle w:val="Strong"/>
          <w:rFonts w:ascii="Segoe UI" w:hAnsi="Segoe UI" w:cs="Segoe UI"/>
          <w:sz w:val="21"/>
          <w:szCs w:val="21"/>
        </w:rPr>
        <w:t>Interview value:</w:t>
      </w:r>
      <w:r>
        <w:rPr>
          <w:rFonts w:ascii="Segoe UI" w:hAnsi="Segoe UI" w:cs="Segoe UI"/>
          <w:sz w:val="21"/>
          <w:szCs w:val="21"/>
        </w:rPr>
        <w:t xml:space="preserve"> High for cloud architect/devops roles.</w:t>
      </w:r>
    </w:p>
    <w:p w:rsidR="00BF7ED2" w:rsidRDefault="00114F67" w:rsidP="00BF7ED2">
      <w:pPr>
        <w:spacing w:line="300" w:lineRule="atLeast"/>
        <w:rPr>
          <w:rFonts w:ascii="Segoe UI" w:hAnsi="Segoe UI" w:cs="Segoe UI"/>
          <w:sz w:val="21"/>
          <w:szCs w:val="21"/>
        </w:rPr>
      </w:pPr>
      <w:r>
        <w:rPr>
          <w:rFonts w:ascii="Segoe UI" w:hAnsi="Segoe UI" w:cs="Segoe UI"/>
          <w:sz w:val="21"/>
          <w:szCs w:val="21"/>
        </w:rPr>
        <w:pict>
          <v:rect id="_x0000_i1499" style="width:0;height:1.5pt" o:hralign="center" o:hrstd="t" o:hr="t" fillcolor="#a0a0a0" stroked="f"/>
        </w:pict>
      </w:r>
    </w:p>
    <w:p w:rsidR="00BF7ED2" w:rsidRDefault="00BF7ED2" w:rsidP="00BF7ED2">
      <w:pPr>
        <w:pStyle w:val="Heading2"/>
        <w:spacing w:line="300" w:lineRule="atLeast"/>
        <w:rPr>
          <w:rFonts w:ascii="Segoe UI" w:hAnsi="Segoe UI" w:cs="Segoe UI"/>
        </w:rPr>
      </w:pPr>
      <w:r>
        <w:rPr>
          <w:rFonts w:ascii="Segoe UI" w:hAnsi="Segoe UI" w:cs="Segoe UI"/>
        </w:rPr>
        <w:t>12. MCP, LangChain, HuggingFace Concepts</w:t>
      </w:r>
    </w:p>
    <w:p w:rsidR="00BF7ED2" w:rsidRDefault="00BF7ED2" w:rsidP="00BF7ED2">
      <w:pPr>
        <w:pStyle w:val="NormalWeb"/>
        <w:spacing w:line="300" w:lineRule="atLeast"/>
        <w:rPr>
          <w:rFonts w:ascii="Segoe UI" w:hAnsi="Segoe UI" w:cs="Segoe UI"/>
          <w:sz w:val="21"/>
          <w:szCs w:val="21"/>
        </w:rPr>
      </w:pPr>
      <w:r>
        <w:rPr>
          <w:rFonts w:ascii="Segoe UI" w:hAnsi="Segoe UI" w:cs="Segoe UI"/>
          <w:sz w:val="21"/>
          <w:szCs w:val="21"/>
        </w:rPr>
        <w:t>Humne discuss kiya tha:</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MCP = Model Context Protocol</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LangChain = agent/RAG framework</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HuggingFace = open-source models/embeddings/tools</w:t>
      </w:r>
    </w:p>
    <w:p w:rsidR="00BF7ED2" w:rsidRDefault="00BF7ED2" w:rsidP="00BF7ED2">
      <w:pPr>
        <w:pStyle w:val="NormalWeb"/>
        <w:spacing w:line="300" w:lineRule="atLeast"/>
        <w:rPr>
          <w:rFonts w:ascii="Segoe UI" w:hAnsi="Segoe UI" w:cs="Segoe UI"/>
          <w:sz w:val="21"/>
          <w:szCs w:val="21"/>
        </w:rPr>
      </w:pPr>
      <w:r>
        <w:rPr>
          <w:rFonts w:ascii="Segoe UI" w:hAnsi="Segoe UI" w:cs="Segoe UI"/>
          <w:sz w:val="21"/>
          <w:szCs w:val="21"/>
        </w:rPr>
        <w:t>Inko project me conceptually map kar sakte hain:</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MCP → standard tool integration layer</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LangChain → prototype agent orchestration</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HuggingFace → embeddings/open-source model exploration</w:t>
      </w:r>
    </w:p>
    <w:p w:rsidR="00BF7ED2" w:rsidRDefault="00BF7ED2" w:rsidP="00BF7ED2">
      <w:pPr>
        <w:pStyle w:val="NormalWeb"/>
        <w:spacing w:line="300" w:lineRule="atLeast"/>
        <w:rPr>
          <w:rFonts w:ascii="Segoe UI" w:hAnsi="Segoe UI" w:cs="Segoe UI"/>
          <w:sz w:val="21"/>
          <w:szCs w:val="21"/>
        </w:rPr>
      </w:pPr>
      <w:r>
        <w:rPr>
          <w:rFonts w:ascii="Segoe UI" w:hAnsi="Segoe UI" w:cs="Segoe UI"/>
          <w:sz w:val="21"/>
          <w:szCs w:val="21"/>
        </w:rPr>
        <w:t>Production AWS-native architecture me hum Bedrock/Lambda/Step Functions use kar rahe hain, but interview me tum MCP/LangChain/HuggingFace concepts explain kar paoge.</w:t>
      </w:r>
    </w:p>
    <w:p w:rsidR="00BF7ED2" w:rsidRDefault="00114F67" w:rsidP="00BF7ED2">
      <w:pPr>
        <w:spacing w:line="300" w:lineRule="atLeast"/>
        <w:rPr>
          <w:rFonts w:ascii="Segoe UI" w:hAnsi="Segoe UI" w:cs="Segoe UI"/>
          <w:sz w:val="21"/>
          <w:szCs w:val="21"/>
        </w:rPr>
      </w:pPr>
      <w:r>
        <w:rPr>
          <w:rFonts w:ascii="Segoe UI" w:hAnsi="Segoe UI" w:cs="Segoe UI"/>
          <w:sz w:val="21"/>
          <w:szCs w:val="21"/>
        </w:rPr>
        <w:pict>
          <v:rect id="_x0000_i1500" style="width:0;height:1.5pt" o:hralign="center" o:hrstd="t" o:hr="t" fillcolor="#a0a0a0" stroked="f"/>
        </w:pict>
      </w:r>
    </w:p>
    <w:p w:rsidR="00BF7ED2" w:rsidRDefault="00BF7ED2" w:rsidP="00BF7ED2">
      <w:pPr>
        <w:pStyle w:val="Heading1"/>
        <w:spacing w:line="300" w:lineRule="atLeast"/>
        <w:rPr>
          <w:rFonts w:ascii="Segoe UI" w:hAnsi="Segoe UI" w:cs="Segoe UI"/>
          <w:sz w:val="48"/>
          <w:szCs w:val="48"/>
        </w:rPr>
      </w:pPr>
      <w:r>
        <w:rPr>
          <w:rFonts w:ascii="Segoe UI" w:hAnsi="Segoe UI" w:cs="Segoe UI"/>
        </w:rPr>
        <w:lastRenderedPageBreak/>
        <w:t>Recommended Priority Order</w:t>
      </w:r>
    </w:p>
    <w:p w:rsidR="00BF7ED2" w:rsidRDefault="00BF7ED2" w:rsidP="00BF7ED2">
      <w:pPr>
        <w:pStyle w:val="NormalWeb"/>
        <w:spacing w:line="300" w:lineRule="atLeast"/>
        <w:rPr>
          <w:rFonts w:ascii="Segoe UI" w:hAnsi="Segoe UI" w:cs="Segoe UI"/>
          <w:sz w:val="21"/>
          <w:szCs w:val="21"/>
        </w:rPr>
      </w:pPr>
      <w:r>
        <w:rPr>
          <w:rFonts w:ascii="Segoe UI" w:hAnsi="Segoe UI" w:cs="Segoe UI"/>
          <w:sz w:val="21"/>
          <w:szCs w:val="21"/>
        </w:rPr>
        <w:t>Ab current project ke hisaab se best order ye hai:</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1. Step Functions hardening</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2. CloudWatch / LLMOps logging</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3. API Gateway monitoring hardening</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4. EventBridge advanced patterns</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5. Jira/ServiceNow integration</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6. Admin dashboard</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7. Feedback loop</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8. Hybrid RAG</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9. Guardrails</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10. Terraform CI/CD apply</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11. MCP / LangChain / HuggingFace concept mapping</w:t>
      </w:r>
    </w:p>
    <w:p w:rsidR="00BF7ED2" w:rsidRDefault="00114F67" w:rsidP="00BF7ED2">
      <w:pPr>
        <w:spacing w:line="300" w:lineRule="atLeast"/>
        <w:rPr>
          <w:rFonts w:ascii="Segoe UI" w:hAnsi="Segoe UI" w:cs="Segoe UI"/>
          <w:sz w:val="21"/>
          <w:szCs w:val="21"/>
        </w:rPr>
      </w:pPr>
      <w:r>
        <w:rPr>
          <w:rFonts w:ascii="Segoe UI" w:hAnsi="Segoe UI" w:cs="Segoe UI"/>
          <w:sz w:val="21"/>
          <w:szCs w:val="21"/>
        </w:rPr>
        <w:pict>
          <v:rect id="_x0000_i1501" style="width:0;height:1.5pt" o:hralign="center" o:hrstd="t" o:hr="t" fillcolor="#a0a0a0" stroked="f"/>
        </w:pict>
      </w:r>
    </w:p>
    <w:p w:rsidR="00BF7ED2" w:rsidRDefault="00BF7ED2" w:rsidP="00BF7ED2">
      <w:pPr>
        <w:pStyle w:val="Heading1"/>
        <w:spacing w:line="300" w:lineRule="atLeast"/>
        <w:rPr>
          <w:rFonts w:ascii="Segoe UI" w:hAnsi="Segoe UI" w:cs="Segoe UI"/>
          <w:sz w:val="48"/>
          <w:szCs w:val="48"/>
        </w:rPr>
      </w:pPr>
      <w:r>
        <w:rPr>
          <w:rFonts w:ascii="Segoe UI" w:hAnsi="Segoe UI" w:cs="Segoe UI"/>
        </w:rPr>
        <w:t>Ab Current Next Step</w:t>
      </w:r>
    </w:p>
    <w:p w:rsidR="00BF7ED2" w:rsidRDefault="00BF7ED2" w:rsidP="00BF7ED2">
      <w:pPr>
        <w:pStyle w:val="NormalWeb"/>
        <w:spacing w:line="300" w:lineRule="atLeast"/>
        <w:rPr>
          <w:rFonts w:ascii="Segoe UI" w:hAnsi="Segoe UI" w:cs="Segoe UI"/>
          <w:sz w:val="21"/>
          <w:szCs w:val="21"/>
        </w:rPr>
      </w:pPr>
      <w:r>
        <w:rPr>
          <w:rFonts w:ascii="Segoe UI" w:hAnsi="Segoe UI" w:cs="Segoe UI"/>
          <w:sz w:val="21"/>
          <w:szCs w:val="21"/>
        </w:rPr>
        <w:t xml:space="preserve">Sabse pehle </w:t>
      </w:r>
      <w:r>
        <w:rPr>
          <w:rStyle w:val="Strong"/>
          <w:rFonts w:ascii="Segoe UI" w:hAnsi="Segoe UI" w:cs="Segoe UI"/>
          <w:sz w:val="21"/>
          <w:szCs w:val="21"/>
        </w:rPr>
        <w:t>Step Functions hardening</w:t>
      </w:r>
      <w:r>
        <w:rPr>
          <w:rFonts w:ascii="Segoe UI" w:hAnsi="Segoe UI" w:cs="Segoe UI"/>
          <w:sz w:val="21"/>
          <w:szCs w:val="21"/>
        </w:rPr>
        <w:t xml:space="preserve"> start karna best hai.</w:t>
      </w:r>
    </w:p>
    <w:p w:rsidR="00BF7ED2" w:rsidRDefault="00BF7ED2" w:rsidP="00BF7ED2">
      <w:pPr>
        <w:pStyle w:val="NormalWeb"/>
        <w:spacing w:line="300" w:lineRule="atLeast"/>
        <w:rPr>
          <w:rFonts w:ascii="Segoe UI" w:hAnsi="Segoe UI" w:cs="Segoe UI"/>
          <w:sz w:val="21"/>
          <w:szCs w:val="21"/>
        </w:rPr>
      </w:pPr>
      <w:r>
        <w:rPr>
          <w:rFonts w:ascii="Segoe UI" w:hAnsi="Segoe UI" w:cs="Segoe UI"/>
          <w:sz w:val="21"/>
          <w:szCs w:val="21"/>
        </w:rPr>
        <w:t>Reason:</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Abhi complete flow happy-path hai.</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Production me failure handling, retry, catch, Choice state, and failure notification zaruri hai.</w:t>
      </w:r>
    </w:p>
    <w:p w:rsidR="00BF7ED2" w:rsidRDefault="00BF7ED2" w:rsidP="00BF7ED2">
      <w:pPr>
        <w:pStyle w:val="NormalWeb"/>
        <w:spacing w:line="300" w:lineRule="atLeast"/>
        <w:rPr>
          <w:rFonts w:ascii="Segoe UI" w:hAnsi="Segoe UI" w:cs="Segoe UI"/>
          <w:sz w:val="21"/>
          <w:szCs w:val="21"/>
        </w:rPr>
      </w:pPr>
      <w:r>
        <w:rPr>
          <w:rFonts w:ascii="Segoe UI" w:hAnsi="Segoe UI" w:cs="Segoe UI"/>
          <w:sz w:val="21"/>
          <w:szCs w:val="21"/>
        </w:rPr>
        <w:t>Current first hardening target:</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Step Functions me Choice state add karenge:</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If $.detail.ticketId exists → SendTicketToSQS</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Else → FailWorkflow</w:t>
      </w:r>
    </w:p>
    <w:p w:rsidR="00BF7ED2" w:rsidRDefault="00BF7ED2" w:rsidP="00BF7ED2">
      <w:pPr>
        <w:pStyle w:val="NormalWeb"/>
        <w:spacing w:line="300" w:lineRule="atLeast"/>
        <w:rPr>
          <w:rFonts w:ascii="Segoe UI" w:hAnsi="Segoe UI" w:cs="Segoe UI"/>
          <w:sz w:val="21"/>
          <w:szCs w:val="21"/>
        </w:rPr>
      </w:pPr>
      <w:r>
        <w:rPr>
          <w:rFonts w:ascii="Segoe UI" w:hAnsi="Segoe UI" w:cs="Segoe UI"/>
          <w:sz w:val="21"/>
          <w:szCs w:val="21"/>
        </w:rPr>
        <w:t>Isse tum samjhoge:</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Choice state</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Validation</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Failure path</w:t>
      </w:r>
    </w:p>
    <w:p w:rsidR="00BF7ED2" w:rsidRDefault="00BF7ED2" w:rsidP="00BF7ED2">
      <w:pPr>
        <w:spacing w:line="300" w:lineRule="atLeast"/>
        <w:rPr>
          <w:rFonts w:ascii="Segoe UI" w:hAnsi="Segoe UI" w:cs="Segoe UI"/>
          <w:sz w:val="21"/>
          <w:szCs w:val="21"/>
        </w:rPr>
      </w:pPr>
      <w:r>
        <w:rPr>
          <w:rFonts w:ascii="Segoe UI" w:hAnsi="Segoe UI" w:cs="Segoe UI"/>
          <w:sz w:val="21"/>
          <w:szCs w:val="21"/>
        </w:rPr>
        <w:t>Workflow robustness</w:t>
      </w:r>
    </w:p>
    <w:p w:rsidR="00BF7ED2" w:rsidRDefault="00BF7ED2" w:rsidP="00BF7ED2">
      <w:pPr>
        <w:pStyle w:val="NormalWeb"/>
        <w:spacing w:line="300" w:lineRule="atLeast"/>
        <w:rPr>
          <w:rFonts w:ascii="Segoe UI" w:hAnsi="Segoe UI" w:cs="Segoe UI"/>
          <w:sz w:val="21"/>
          <w:szCs w:val="21"/>
        </w:rPr>
      </w:pPr>
      <w:r>
        <w:rPr>
          <w:rFonts w:ascii="Segoe UI" w:hAnsi="Segoe UI" w:cs="Segoe UI"/>
          <w:sz w:val="21"/>
          <w:szCs w:val="21"/>
        </w:rPr>
        <w:t>Jab ready ho, bolo:</w:t>
      </w:r>
    </w:p>
    <w:p w:rsidR="00BF7ED2" w:rsidRDefault="00BF7ED2" w:rsidP="00BF7ED2">
      <w:pPr>
        <w:pStyle w:val="NormalWeb"/>
        <w:spacing w:line="300" w:lineRule="atLeast"/>
        <w:rPr>
          <w:rFonts w:ascii="Segoe UI" w:hAnsi="Segoe UI" w:cs="Segoe UI"/>
          <w:sz w:val="21"/>
          <w:szCs w:val="21"/>
        </w:rPr>
      </w:pPr>
      <w:r>
        <w:rPr>
          <w:rFonts w:ascii="Segoe UI" w:hAnsi="Segoe UI" w:cs="Segoe UI"/>
          <w:sz w:val="21"/>
          <w:szCs w:val="21"/>
        </w:rPr>
        <w:t>Step Functions Choice state start karo</w:t>
      </w:r>
    </w:p>
    <w:p w:rsidR="00BF7ED2" w:rsidRDefault="00522CFA" w:rsidP="00D43A0B">
      <w:pPr>
        <w:pStyle w:val="NormalWeb"/>
        <w:spacing w:line="300" w:lineRule="atLeast"/>
        <w:rPr>
          <w:rFonts w:ascii="Segoe UI" w:hAnsi="Segoe UI" w:cs="Segoe UI"/>
          <w:color w:val="424242"/>
          <w:shd w:val="clear" w:color="auto" w:fill="F5F5F5"/>
        </w:rPr>
      </w:pPr>
      <w:r>
        <w:rPr>
          <w:rFonts w:ascii="Segoe UI" w:hAnsi="Segoe UI" w:cs="Segoe UI"/>
          <w:color w:val="424242"/>
          <w:shd w:val="clear" w:color="auto" w:fill="F5F5F5"/>
        </w:rPr>
        <w:lastRenderedPageBreak/>
        <w:t>aur tumne jo Recommended Priority Order list di hai yeh bhi add karna is list mai:</w:t>
      </w:r>
      <w:r>
        <w:rPr>
          <w:rFonts w:ascii="Segoe UI" w:hAnsi="Segoe UI" w:cs="Segoe UI"/>
          <w:color w:val="424242"/>
        </w:rPr>
        <w:br/>
      </w:r>
      <w:r>
        <w:rPr>
          <w:rFonts w:ascii="Segoe UI" w:hAnsi="Segoe UI" w:cs="Segoe UI"/>
          <w:color w:val="424242"/>
          <w:shd w:val="clear" w:color="auto" w:fill="F5F5F5"/>
        </w:rPr>
        <w:t>1) how can use third party api in lambda</w:t>
      </w:r>
      <w:r>
        <w:rPr>
          <w:rFonts w:ascii="Segoe UI" w:hAnsi="Segoe UI" w:cs="Segoe UI"/>
          <w:color w:val="424242"/>
        </w:rPr>
        <w:br/>
      </w:r>
      <w:r>
        <w:rPr>
          <w:rFonts w:ascii="Segoe UI" w:hAnsi="Segoe UI" w:cs="Segoe UI"/>
          <w:color w:val="424242"/>
          <w:shd w:val="clear" w:color="auto" w:fill="F5F5F5"/>
        </w:rPr>
        <w:t>2) Docker scanning</w:t>
      </w:r>
      <w:r>
        <w:rPr>
          <w:rFonts w:ascii="Segoe UI" w:hAnsi="Segoe UI" w:cs="Segoe UI"/>
          <w:color w:val="424242"/>
        </w:rPr>
        <w:br/>
      </w:r>
      <w:r>
        <w:rPr>
          <w:rFonts w:ascii="Segoe UI" w:hAnsi="Segoe UI" w:cs="Segoe UI"/>
          <w:color w:val="424242"/>
          <w:shd w:val="clear" w:color="auto" w:fill="F5F5F5"/>
        </w:rPr>
        <w:t>3) Code scanning</w:t>
      </w:r>
      <w:r>
        <w:rPr>
          <w:rFonts w:ascii="Segoe UI" w:hAnsi="Segoe UI" w:cs="Segoe UI"/>
          <w:color w:val="424242"/>
        </w:rPr>
        <w:br/>
      </w:r>
      <w:r>
        <w:rPr>
          <w:rFonts w:ascii="Segoe UI" w:hAnsi="Segoe UI" w:cs="Segoe UI"/>
          <w:color w:val="424242"/>
          <w:shd w:val="clear" w:color="auto" w:fill="F5F5F5"/>
        </w:rPr>
        <w:t>4) Agar ECR mai Docker image push hoti hai toh uski scanning</w:t>
      </w:r>
      <w:r>
        <w:rPr>
          <w:rFonts w:ascii="Segoe UI" w:hAnsi="Segoe UI" w:cs="Segoe UI"/>
          <w:color w:val="424242"/>
        </w:rPr>
        <w:br/>
      </w:r>
      <w:r>
        <w:rPr>
          <w:rFonts w:ascii="Segoe UI" w:hAnsi="Segoe UI" w:cs="Segoe UI"/>
          <w:color w:val="424242"/>
          <w:shd w:val="clear" w:color="auto" w:fill="F5F5F5"/>
        </w:rPr>
        <w:t>5) how can sync RDS data in two region</w:t>
      </w:r>
      <w:r>
        <w:rPr>
          <w:rFonts w:ascii="Segoe UI" w:hAnsi="Segoe UI" w:cs="Segoe UI"/>
          <w:color w:val="424242"/>
        </w:rPr>
        <w:br/>
      </w:r>
      <w:r>
        <w:rPr>
          <w:rFonts w:ascii="Segoe UI" w:hAnsi="Segoe UI" w:cs="Segoe UI"/>
          <w:color w:val="424242"/>
          <w:shd w:val="clear" w:color="auto" w:fill="F5F5F5"/>
        </w:rPr>
        <w:t>6) Agar dynamoDB table mai data change hota hai toh kaise lambda trigger hoga</w:t>
      </w:r>
      <w:r>
        <w:rPr>
          <w:rFonts w:ascii="Segoe UI" w:hAnsi="Segoe UI" w:cs="Segoe UI"/>
          <w:color w:val="424242"/>
        </w:rPr>
        <w:br/>
      </w:r>
      <w:r>
        <w:rPr>
          <w:rFonts w:ascii="Segoe UI" w:hAnsi="Segoe UI" w:cs="Segoe UI"/>
          <w:color w:val="424242"/>
          <w:shd w:val="clear" w:color="auto" w:fill="F5F5F5"/>
        </w:rPr>
        <w:t>7) DynamoDB mai index ka use</w:t>
      </w:r>
      <w:r>
        <w:rPr>
          <w:rFonts w:ascii="Segoe UI" w:hAnsi="Segoe UI" w:cs="Segoe UI"/>
          <w:color w:val="424242"/>
        </w:rPr>
        <w:br/>
      </w:r>
      <w:r>
        <w:rPr>
          <w:rFonts w:ascii="Segoe UI" w:hAnsi="Segoe UI" w:cs="Segoe UI"/>
          <w:color w:val="424242"/>
          <w:shd w:val="clear" w:color="auto" w:fill="F5F5F5"/>
        </w:rPr>
        <w:t>8) humari is application ko agar mumbai region mai deploy karte hain toh kaise sabhi region mai access kar sakte hain</w:t>
      </w:r>
      <w:r>
        <w:rPr>
          <w:rFonts w:ascii="Segoe UI" w:hAnsi="Segoe UI" w:cs="Segoe UI"/>
          <w:color w:val="424242"/>
        </w:rPr>
        <w:br/>
      </w:r>
      <w:r>
        <w:rPr>
          <w:rFonts w:ascii="Segoe UI" w:hAnsi="Segoe UI" w:cs="Segoe UI"/>
          <w:color w:val="424242"/>
          <w:shd w:val="clear" w:color="auto" w:fill="F5F5F5"/>
        </w:rPr>
        <w:t>9) RDS aur DynamoDB k data ko agar dusre region se access karna ho toh kaise kare?</w:t>
      </w:r>
      <w:r>
        <w:rPr>
          <w:rFonts w:ascii="Segoe UI" w:hAnsi="Segoe UI" w:cs="Segoe UI"/>
          <w:color w:val="424242"/>
        </w:rPr>
        <w:br/>
      </w:r>
      <w:r>
        <w:rPr>
          <w:rFonts w:ascii="Segoe UI" w:hAnsi="Segoe UI" w:cs="Segoe UI"/>
          <w:color w:val="424242"/>
          <w:shd w:val="clear" w:color="auto" w:fill="F5F5F5"/>
        </w:rPr>
        <w:t>Aise bahut se questions hai jo mujhse interviews mai puche gaye they isliye sabhi ways se tumko sochna hoga ki kya kya scenario ho sakte hain.</w:t>
      </w:r>
    </w:p>
    <w:p w:rsidR="00143363" w:rsidRDefault="00143363" w:rsidP="00D43A0B">
      <w:pPr>
        <w:pStyle w:val="NormalWeb"/>
        <w:spacing w:line="300" w:lineRule="atLeast"/>
        <w:rPr>
          <w:rFonts w:ascii="Segoe UI" w:hAnsi="Segoe UI" w:cs="Segoe UI"/>
          <w:color w:val="424242"/>
          <w:shd w:val="clear" w:color="auto" w:fill="F5F5F5"/>
        </w:rPr>
      </w:pPr>
    </w:p>
    <w:p w:rsidR="005E4D19" w:rsidRDefault="005E4D19" w:rsidP="005E4D19">
      <w:pPr>
        <w:pStyle w:val="NormalWeb"/>
        <w:spacing w:line="300" w:lineRule="atLeast"/>
        <w:rPr>
          <w:rFonts w:ascii="Segoe UI" w:hAnsi="Segoe UI" w:cs="Segoe UI"/>
          <w:sz w:val="21"/>
          <w:szCs w:val="21"/>
        </w:rPr>
      </w:pPr>
      <w:r>
        <w:rPr>
          <w:rFonts w:ascii="Segoe UI" w:hAnsi="Segoe UI" w:cs="Segoe UI"/>
          <w:sz w:val="21"/>
          <w:szCs w:val="21"/>
        </w:rPr>
        <w:t xml:space="preserve">Haan bhai </w:t>
      </w:r>
      <w:r>
        <w:rPr>
          <w:rFonts w:ascii="Segoe UI Symbol" w:hAnsi="Segoe UI Symbol" w:cs="Segoe UI Symbol"/>
          <w:sz w:val="21"/>
          <w:szCs w:val="21"/>
        </w:rPr>
        <w:t>✅</w:t>
      </w:r>
      <w:r>
        <w:rPr>
          <w:rFonts w:ascii="Segoe UI" w:hAnsi="Segoe UI" w:cs="Segoe UI"/>
          <w:sz w:val="21"/>
          <w:szCs w:val="21"/>
        </w:rPr>
        <w:t xml:space="preserve"> </w:t>
      </w:r>
      <w:r>
        <w:rPr>
          <w:rStyle w:val="Strong"/>
          <w:rFonts w:ascii="Segoe UI" w:hAnsi="Segoe UI" w:cs="Segoe UI"/>
          <w:sz w:val="21"/>
          <w:szCs w:val="21"/>
        </w:rPr>
        <w:t>main samajh gaya</w:t>
      </w:r>
      <w:r>
        <w:rPr>
          <w:rFonts w:ascii="Segoe UI" w:hAnsi="Segoe UI" w:cs="Segoe UI"/>
          <w:sz w:val="21"/>
          <w:szCs w:val="21"/>
        </w:rPr>
        <w:t>, aur tumne jo list di hai woh bahut important hai — ye wahi real interview scenarios hain jo AWS Cloud Architect / GenAI Architect roles me repeatedly puchhe jaate hain.</w:t>
      </w:r>
    </w:p>
    <w:p w:rsidR="005E4D19" w:rsidRDefault="005E4D19" w:rsidP="005E4D19">
      <w:pPr>
        <w:pStyle w:val="NormalWeb"/>
        <w:spacing w:line="300" w:lineRule="atLeast"/>
        <w:rPr>
          <w:rFonts w:ascii="Segoe UI" w:hAnsi="Segoe UI" w:cs="Segoe UI"/>
          <w:sz w:val="21"/>
          <w:szCs w:val="21"/>
        </w:rPr>
      </w:pPr>
      <w:r>
        <w:rPr>
          <w:rFonts w:ascii="Segoe UI" w:hAnsi="Segoe UI" w:cs="Segoe UI"/>
          <w:sz w:val="21"/>
          <w:szCs w:val="21"/>
        </w:rPr>
        <w:t>Aur screenshots se bhi clear hai:</w:t>
      </w:r>
    </w:p>
    <w:p w:rsidR="005E4D19" w:rsidRDefault="005E4D19" w:rsidP="005E4D19">
      <w:pPr>
        <w:pStyle w:val="Heading2"/>
        <w:spacing w:line="300" w:lineRule="atLeast"/>
        <w:rPr>
          <w:rFonts w:ascii="Segoe UI" w:hAnsi="Segoe UI" w:cs="Segoe UI"/>
        </w:rPr>
      </w:pPr>
      <w:r>
        <w:rPr>
          <w:rFonts w:ascii="Segoe UI" w:hAnsi="Segoe UI" w:cs="Segoe UI"/>
        </w:rPr>
        <w:t>Screenshots ka current status</w:t>
      </w:r>
    </w:p>
    <w:p w:rsidR="005E4D19" w:rsidRDefault="005E4D19" w:rsidP="005E4D19">
      <w:pPr>
        <w:pStyle w:val="Heading3"/>
        <w:spacing w:line="300" w:lineRule="atLeast"/>
        <w:rPr>
          <w:rFonts w:ascii="Segoe UI" w:hAnsi="Segoe UI" w:cs="Segoe UI"/>
        </w:rPr>
      </w:pPr>
      <w:r>
        <w:rPr>
          <w:rFonts w:ascii="Segoe UI Symbol" w:hAnsi="Segoe UI Symbol" w:cs="Segoe UI Symbol"/>
        </w:rPr>
        <w:t>✅</w:t>
      </w:r>
      <w:r>
        <w:rPr>
          <w:rFonts w:ascii="Segoe UI" w:hAnsi="Segoe UI" w:cs="Segoe UI"/>
        </w:rPr>
        <w:t xml:space="preserve"> Terraform clean hai</w:t>
      </w:r>
    </w:p>
    <w:p w:rsidR="005E4D19" w:rsidRDefault="005E4D19" w:rsidP="005E4D19">
      <w:pPr>
        <w:pStyle w:val="NormalWeb"/>
        <w:spacing w:line="300" w:lineRule="atLeast"/>
        <w:rPr>
          <w:rFonts w:ascii="Segoe UI" w:hAnsi="Segoe UI" w:cs="Segoe UI"/>
          <w:sz w:val="21"/>
          <w:szCs w:val="21"/>
        </w:rPr>
      </w:pPr>
      <w:r>
        <w:rPr>
          <w:rFonts w:ascii="Segoe UI" w:hAnsi="Segoe UI" w:cs="Segoe UI"/>
          <w:sz w:val="21"/>
          <w:szCs w:val="21"/>
        </w:rPr>
        <w:t>Screenshot me dikh raha hai:</w:t>
      </w:r>
    </w:p>
    <w:p w:rsidR="005E4D19" w:rsidRDefault="005E4D19" w:rsidP="005E4D19">
      <w:pPr>
        <w:pStyle w:val="NormalWeb"/>
        <w:spacing w:line="300" w:lineRule="atLeast"/>
        <w:rPr>
          <w:rFonts w:ascii="Segoe UI" w:hAnsi="Segoe UI" w:cs="Segoe UI"/>
          <w:sz w:val="21"/>
          <w:szCs w:val="21"/>
        </w:rPr>
      </w:pPr>
      <w:r>
        <w:rPr>
          <w:rFonts w:ascii="Segoe UI" w:hAnsi="Segoe UI" w:cs="Segoe UI"/>
          <w:sz w:val="21"/>
          <w:szCs w:val="21"/>
        </w:rPr>
        <w:t>No changes. Your infrastructure matches the configuration.</w:t>
      </w:r>
    </w:p>
    <w:p w:rsidR="005E4D19" w:rsidRDefault="005E4D19" w:rsidP="005E4D19">
      <w:pPr>
        <w:pStyle w:val="NormalWeb"/>
        <w:spacing w:line="300" w:lineRule="atLeast"/>
        <w:rPr>
          <w:rFonts w:ascii="Segoe UI" w:hAnsi="Segoe UI" w:cs="Segoe UI"/>
          <w:sz w:val="21"/>
          <w:szCs w:val="21"/>
        </w:rPr>
      </w:pPr>
      <w:r>
        <w:rPr>
          <w:rFonts w:ascii="Segoe UI" w:hAnsi="Segoe UI" w:cs="Segoe UI"/>
          <w:sz w:val="21"/>
          <w:szCs w:val="21"/>
        </w:rPr>
        <w:t>Matlab current AWS infra aur Terraform code sync me hai.</w:t>
      </w:r>
    </w:p>
    <w:p w:rsidR="005E4D19" w:rsidRDefault="005E4D19" w:rsidP="005E4D19">
      <w:pPr>
        <w:pStyle w:val="Heading3"/>
        <w:spacing w:line="300" w:lineRule="atLeast"/>
        <w:rPr>
          <w:rFonts w:ascii="Segoe UI" w:hAnsi="Segoe UI" w:cs="Segoe UI"/>
        </w:rPr>
      </w:pPr>
      <w:r>
        <w:rPr>
          <w:rFonts w:ascii="Segoe UI Symbol" w:hAnsi="Segoe UI Symbol" w:cs="Segoe UI Symbol"/>
        </w:rPr>
        <w:t>✅</w:t>
      </w:r>
      <w:r>
        <w:rPr>
          <w:rFonts w:ascii="Segoe UI" w:hAnsi="Segoe UI" w:cs="Segoe UI"/>
        </w:rPr>
        <w:t xml:space="preserve"> Current </w:t>
      </w:r>
      <w:r>
        <w:rPr>
          <w:rStyle w:val="HTMLCode"/>
          <w:rFonts w:eastAsiaTheme="majorEastAsia"/>
        </w:rPr>
        <w:t>stepfunctions.tf</w:t>
      </w:r>
      <w:r>
        <w:rPr>
          <w:rFonts w:ascii="Segoe UI" w:hAnsi="Segoe UI" w:cs="Segoe UI"/>
        </w:rPr>
        <w:t xml:space="preserve"> visible hai</w:t>
      </w:r>
    </w:p>
    <w:p w:rsidR="005E4D19" w:rsidRDefault="005E4D19" w:rsidP="005E4D19">
      <w:pPr>
        <w:pStyle w:val="NormalWeb"/>
        <w:spacing w:line="300" w:lineRule="atLeast"/>
        <w:rPr>
          <w:rFonts w:ascii="Segoe UI" w:hAnsi="Segoe UI" w:cs="Segoe UI"/>
          <w:sz w:val="21"/>
          <w:szCs w:val="21"/>
        </w:rPr>
      </w:pPr>
      <w:r>
        <w:rPr>
          <w:rFonts w:ascii="Segoe UI" w:hAnsi="Segoe UI" w:cs="Segoe UI"/>
          <w:sz w:val="21"/>
          <w:szCs w:val="21"/>
        </w:rPr>
        <w:t>Screenshot me current Step Functions definition abhi yeh hai:</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TicketEventReceived</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 SendTicketToSQS</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w:t>
      </w:r>
    </w:p>
    <w:p w:rsidR="005E4D19" w:rsidRDefault="005E4D19" w:rsidP="005E4D19">
      <w:pPr>
        <w:pStyle w:val="NormalWeb"/>
        <w:spacing w:line="300" w:lineRule="atLeast"/>
        <w:rPr>
          <w:rFonts w:ascii="Segoe UI" w:hAnsi="Segoe UI" w:cs="Segoe UI"/>
          <w:sz w:val="21"/>
          <w:szCs w:val="21"/>
        </w:rPr>
      </w:pPr>
      <w:r>
        <w:rPr>
          <w:rFonts w:ascii="Segoe UI" w:hAnsi="Segoe UI" w:cs="Segoe UI"/>
          <w:sz w:val="21"/>
          <w:szCs w:val="21"/>
        </w:rPr>
        <w:t>Aur SQS task:</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Resource = "arn:aws:states:::sqs:sendMessage"</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MessageBody.$ = "$.detail"</w:t>
      </w:r>
    </w:p>
    <w:p w:rsidR="005E4D19" w:rsidRDefault="005E4D19" w:rsidP="005E4D19">
      <w:pPr>
        <w:pStyle w:val="NormalWeb"/>
        <w:spacing w:line="300" w:lineRule="atLeast"/>
        <w:rPr>
          <w:rFonts w:ascii="Segoe UI" w:hAnsi="Segoe UI" w:cs="Segoe UI"/>
          <w:sz w:val="21"/>
          <w:szCs w:val="21"/>
        </w:rPr>
      </w:pPr>
      <w:r>
        <w:rPr>
          <w:rFonts w:ascii="Segoe UI" w:hAnsi="Segoe UI" w:cs="Segoe UI"/>
          <w:sz w:val="21"/>
          <w:szCs w:val="21"/>
        </w:rPr>
        <w:t xml:space="preserve">Matlab abhi Step Functions happy path me EventBridge event ka </w:t>
      </w:r>
      <w:r>
        <w:rPr>
          <w:rStyle w:val="HTMLCode"/>
          <w:rFonts w:eastAsiaTheme="majorEastAsia"/>
        </w:rPr>
        <w:t>detail</w:t>
      </w:r>
      <w:r>
        <w:rPr>
          <w:rFonts w:ascii="Segoe UI" w:hAnsi="Segoe UI" w:cs="Segoe UI"/>
          <w:sz w:val="21"/>
          <w:szCs w:val="21"/>
        </w:rPr>
        <w:t xml:space="preserve"> part SQS ko bhej rahi hai.</w:t>
      </w:r>
    </w:p>
    <w:p w:rsidR="005E4D19" w:rsidRDefault="005E4D19" w:rsidP="005E4D19">
      <w:pPr>
        <w:pStyle w:val="Heading3"/>
        <w:spacing w:line="300" w:lineRule="atLeast"/>
        <w:rPr>
          <w:rFonts w:ascii="Segoe UI" w:hAnsi="Segoe UI" w:cs="Segoe UI"/>
        </w:rPr>
      </w:pPr>
      <w:r>
        <w:rPr>
          <w:rFonts w:ascii="Segoe UI Symbol" w:hAnsi="Segoe UI Symbol" w:cs="Segoe UI Symbol"/>
        </w:rPr>
        <w:t>✅</w:t>
      </w:r>
      <w:r>
        <w:rPr>
          <w:rFonts w:ascii="Segoe UI" w:hAnsi="Segoe UI" w:cs="Segoe UI"/>
        </w:rPr>
        <w:t xml:space="preserve"> Current IAM/policy files visible hain</w:t>
      </w:r>
    </w:p>
    <w:p w:rsidR="005E4D19" w:rsidRDefault="005E4D19" w:rsidP="005E4D19">
      <w:pPr>
        <w:pStyle w:val="NormalWeb"/>
        <w:spacing w:line="300" w:lineRule="atLeast"/>
        <w:rPr>
          <w:rFonts w:ascii="Segoe UI" w:hAnsi="Segoe UI" w:cs="Segoe UI"/>
          <w:sz w:val="21"/>
          <w:szCs w:val="21"/>
        </w:rPr>
      </w:pPr>
      <w:r>
        <w:rPr>
          <w:rFonts w:ascii="Segoe UI" w:hAnsi="Segoe UI" w:cs="Segoe UI"/>
          <w:sz w:val="21"/>
          <w:szCs w:val="21"/>
        </w:rPr>
        <w:t>Screenshot me ye files dikh rahi hain:</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lastRenderedPageBreak/>
        <w:t>eventbridge_to_sfn_iam.tf</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sfn_sqs_policy.tf</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sqs.tf</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sqs_worker_lambda.tf</w:t>
      </w:r>
    </w:p>
    <w:p w:rsidR="005E4D19" w:rsidRDefault="005E4D19" w:rsidP="005E4D19">
      <w:pPr>
        <w:pStyle w:val="NormalWeb"/>
        <w:spacing w:line="300" w:lineRule="atLeast"/>
        <w:rPr>
          <w:rFonts w:ascii="Segoe UI" w:hAnsi="Segoe UI" w:cs="Segoe UI"/>
          <w:sz w:val="21"/>
          <w:szCs w:val="21"/>
        </w:rPr>
      </w:pPr>
      <w:r>
        <w:rPr>
          <w:rFonts w:ascii="Segoe UI" w:hAnsi="Segoe UI" w:cs="Segoe UI"/>
          <w:sz w:val="21"/>
          <w:szCs w:val="21"/>
        </w:rPr>
        <w:t xml:space="preserve">Toh hardening start karne ke liye base clean hai </w:t>
      </w:r>
      <w:r>
        <w:rPr>
          <w:rFonts w:ascii="Segoe UI Symbol" w:hAnsi="Segoe UI Symbol" w:cs="Segoe UI Symbol"/>
          <w:sz w:val="21"/>
          <w:szCs w:val="21"/>
        </w:rPr>
        <w:t>✅</w:t>
      </w:r>
    </w:p>
    <w:p w:rsidR="005E4D19" w:rsidRDefault="00114F67" w:rsidP="005E4D19">
      <w:pPr>
        <w:spacing w:line="300" w:lineRule="atLeast"/>
        <w:rPr>
          <w:rFonts w:ascii="Segoe UI" w:hAnsi="Segoe UI" w:cs="Segoe UI"/>
          <w:sz w:val="21"/>
          <w:szCs w:val="21"/>
        </w:rPr>
      </w:pPr>
      <w:r>
        <w:rPr>
          <w:rFonts w:ascii="Segoe UI" w:hAnsi="Segoe UI" w:cs="Segoe UI"/>
          <w:sz w:val="21"/>
          <w:szCs w:val="21"/>
        </w:rPr>
        <w:pict>
          <v:rect id="_x0000_i1502" style="width:0;height:1.5pt" o:hralign="center" o:hrstd="t" o:hr="t" fillcolor="#a0a0a0" stroked="f"/>
        </w:pict>
      </w:r>
    </w:p>
    <w:p w:rsidR="005E4D19" w:rsidRDefault="005E4D19" w:rsidP="005E4D19">
      <w:pPr>
        <w:pStyle w:val="Heading1"/>
        <w:spacing w:line="300" w:lineRule="atLeast"/>
        <w:rPr>
          <w:rFonts w:ascii="Segoe UI" w:hAnsi="Segoe UI" w:cs="Segoe UI"/>
          <w:sz w:val="48"/>
          <w:szCs w:val="48"/>
        </w:rPr>
      </w:pPr>
      <w:r>
        <w:rPr>
          <w:rFonts w:ascii="Segoe UI" w:hAnsi="Segoe UI" w:cs="Segoe UI"/>
        </w:rPr>
        <w:t xml:space="preserve">Tumhari additional priority list add kar di hai </w:t>
      </w:r>
      <w:r>
        <w:rPr>
          <w:rFonts w:ascii="Segoe UI Symbol" w:hAnsi="Segoe UI Symbol" w:cs="Segoe UI Symbol"/>
        </w:rPr>
        <w:t>✅</w:t>
      </w:r>
    </w:p>
    <w:p w:rsidR="005E4D19" w:rsidRDefault="005E4D19" w:rsidP="005E4D19">
      <w:pPr>
        <w:pStyle w:val="NormalWeb"/>
        <w:spacing w:line="300" w:lineRule="atLeast"/>
        <w:rPr>
          <w:rFonts w:ascii="Segoe UI" w:hAnsi="Segoe UI" w:cs="Segoe UI"/>
          <w:sz w:val="21"/>
          <w:szCs w:val="21"/>
        </w:rPr>
      </w:pPr>
      <w:r>
        <w:rPr>
          <w:rFonts w:ascii="Segoe UI" w:hAnsi="Segoe UI" w:cs="Segoe UI"/>
          <w:sz w:val="21"/>
          <w:szCs w:val="21"/>
        </w:rPr>
        <w:t>Tumne jo 9 topics diye, ye sab hum roadmap me add karenge:</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1. Third-party API use in Lambda</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2. Docker scanning</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3. Code scanning</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4. ECR Docker image scanning</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5. RDS data sync across two regions</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6. DynamoDB table change se Lambda trigger</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7. DynamoDB index ka use</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8. Mumbai region deployment ko sabhi regions se access karna</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9. RDS/DynamoDB data ko dusre region se access karna</w:t>
      </w:r>
    </w:p>
    <w:p w:rsidR="005E4D19" w:rsidRDefault="005E4D19" w:rsidP="005E4D19">
      <w:pPr>
        <w:pStyle w:val="NormalWeb"/>
        <w:spacing w:line="300" w:lineRule="atLeast"/>
        <w:rPr>
          <w:rFonts w:ascii="Segoe UI" w:hAnsi="Segoe UI" w:cs="Segoe UI"/>
          <w:sz w:val="21"/>
          <w:szCs w:val="21"/>
        </w:rPr>
      </w:pPr>
      <w:r>
        <w:rPr>
          <w:rFonts w:ascii="Segoe UI" w:hAnsi="Segoe UI" w:cs="Segoe UI"/>
          <w:sz w:val="21"/>
          <w:szCs w:val="21"/>
        </w:rPr>
        <w:t xml:space="preserve">Ye sirf side topics nahi hain — ye </w:t>
      </w:r>
      <w:r>
        <w:rPr>
          <w:rStyle w:val="Strong"/>
          <w:rFonts w:ascii="Segoe UI" w:hAnsi="Segoe UI" w:cs="Segoe UI"/>
          <w:sz w:val="21"/>
          <w:szCs w:val="21"/>
        </w:rPr>
        <w:t>production architecture + interview scenario bank</w:t>
      </w:r>
      <w:r>
        <w:rPr>
          <w:rFonts w:ascii="Segoe UI" w:hAnsi="Segoe UI" w:cs="Segoe UI"/>
          <w:sz w:val="21"/>
          <w:szCs w:val="21"/>
        </w:rPr>
        <w:t xml:space="preserve"> ka part banenge.</w:t>
      </w:r>
    </w:p>
    <w:p w:rsidR="005E4D19" w:rsidRDefault="00114F67" w:rsidP="005E4D19">
      <w:pPr>
        <w:spacing w:line="300" w:lineRule="atLeast"/>
        <w:rPr>
          <w:rFonts w:ascii="Segoe UI" w:hAnsi="Segoe UI" w:cs="Segoe UI"/>
          <w:sz w:val="21"/>
          <w:szCs w:val="21"/>
        </w:rPr>
      </w:pPr>
      <w:r>
        <w:rPr>
          <w:rFonts w:ascii="Segoe UI" w:hAnsi="Segoe UI" w:cs="Segoe UI"/>
          <w:sz w:val="21"/>
          <w:szCs w:val="21"/>
        </w:rPr>
        <w:pict>
          <v:rect id="_x0000_i1503" style="width:0;height:1.5pt" o:hralign="center" o:hrstd="t" o:hr="t" fillcolor="#a0a0a0" stroked="f"/>
        </w:pict>
      </w:r>
    </w:p>
    <w:p w:rsidR="005E4D19" w:rsidRDefault="005E4D19" w:rsidP="005E4D19">
      <w:pPr>
        <w:pStyle w:val="Heading1"/>
        <w:spacing w:line="300" w:lineRule="atLeast"/>
        <w:rPr>
          <w:rFonts w:ascii="Segoe UI" w:hAnsi="Segoe UI" w:cs="Segoe UI"/>
          <w:sz w:val="48"/>
          <w:szCs w:val="48"/>
        </w:rPr>
      </w:pPr>
      <w:r>
        <w:rPr>
          <w:rFonts w:ascii="Segoe UI" w:hAnsi="Segoe UI" w:cs="Segoe UI"/>
        </w:rPr>
        <w:t>Updated Recommended Priority Order</w:t>
      </w:r>
    </w:p>
    <w:p w:rsidR="005E4D19" w:rsidRDefault="005E4D19" w:rsidP="005E4D19">
      <w:pPr>
        <w:pStyle w:val="NormalWeb"/>
        <w:spacing w:line="300" w:lineRule="atLeast"/>
        <w:rPr>
          <w:rFonts w:ascii="Segoe UI" w:hAnsi="Segoe UI" w:cs="Segoe UI"/>
          <w:sz w:val="21"/>
          <w:szCs w:val="21"/>
        </w:rPr>
      </w:pPr>
      <w:r>
        <w:rPr>
          <w:rFonts w:ascii="Segoe UI" w:hAnsi="Segoe UI" w:cs="Segoe UI"/>
          <w:sz w:val="21"/>
          <w:szCs w:val="21"/>
        </w:rPr>
        <w:t>Ab updated roadmap ye rahega:</w:t>
      </w:r>
    </w:p>
    <w:p w:rsidR="005E4D19" w:rsidRDefault="005E4D19" w:rsidP="005E4D19">
      <w:pPr>
        <w:pStyle w:val="Heading2"/>
        <w:spacing w:line="300" w:lineRule="atLeast"/>
        <w:rPr>
          <w:rFonts w:ascii="Segoe UI" w:hAnsi="Segoe UI" w:cs="Segoe UI"/>
        </w:rPr>
      </w:pPr>
      <w:r>
        <w:rPr>
          <w:rFonts w:ascii="Segoe UI" w:hAnsi="Segoe UI" w:cs="Segoe UI"/>
        </w:rPr>
        <w:t>Phase 1 — Current Flow Hardening</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Step Functions Choice state</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Retry/Catch</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Failure path</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DynamoDB FAILED update</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SNS failure notification</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DLQ handling</w:t>
      </w:r>
    </w:p>
    <w:p w:rsidR="005E4D19" w:rsidRDefault="005E4D19" w:rsidP="005E4D19">
      <w:pPr>
        <w:pStyle w:val="Heading2"/>
        <w:spacing w:line="300" w:lineRule="atLeast"/>
        <w:rPr>
          <w:rFonts w:ascii="Segoe UI" w:hAnsi="Segoe UI" w:cs="Segoe UI"/>
        </w:rPr>
      </w:pPr>
      <w:r>
        <w:rPr>
          <w:rFonts w:ascii="Segoe UI" w:hAnsi="Segoe UI" w:cs="Segoe UI"/>
        </w:rPr>
        <w:t>Phase 2 — Observability / LLMOps / GenAIOps</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Structured CloudWatch logs</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lastRenderedPageBreak/>
        <w:t>Correlation ID</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Token usage logging</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Cost tracking</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Latency metrics</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CloudWatch dashboard</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CloudWatch alarms</w:t>
      </w:r>
    </w:p>
    <w:p w:rsidR="005E4D19" w:rsidRDefault="005E4D19" w:rsidP="005E4D19">
      <w:pPr>
        <w:pStyle w:val="Heading2"/>
        <w:spacing w:line="300" w:lineRule="atLeast"/>
        <w:rPr>
          <w:rFonts w:ascii="Segoe UI" w:hAnsi="Segoe UI" w:cs="Segoe UI"/>
        </w:rPr>
      </w:pPr>
      <w:r>
        <w:rPr>
          <w:rFonts w:ascii="Segoe UI" w:hAnsi="Segoe UI" w:cs="Segoe UI"/>
        </w:rPr>
        <w:t>Phase 3 — API Gateway Monitoring &amp; Security</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Access logs</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Execution logs</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4XX/5XX metrics</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Throttling</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Usage plans</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WAF concept</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Cognito claims</w:t>
      </w:r>
    </w:p>
    <w:p w:rsidR="005E4D19" w:rsidRDefault="005E4D19" w:rsidP="005E4D19">
      <w:pPr>
        <w:pStyle w:val="Heading2"/>
        <w:spacing w:line="300" w:lineRule="atLeast"/>
        <w:rPr>
          <w:rFonts w:ascii="Segoe UI" w:hAnsi="Segoe UI" w:cs="Segoe UI"/>
        </w:rPr>
      </w:pPr>
      <w:r>
        <w:rPr>
          <w:rFonts w:ascii="Segoe UI" w:hAnsi="Segoe UI" w:cs="Segoe UI"/>
        </w:rPr>
        <w:t>Phase 4 — EventBridge / SQS / SNS Advanced Patterns</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EventBridge → SNS</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EventBridge → SQS</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SNS → SQS</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SNS → Lambda</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Lambda → Step Functions</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Step Functions → SNS</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Step Functions → DynamoDB</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EventBridge Scheduler</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EventBridge Pipes</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Schema Registry</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Archive/Replay</w:t>
      </w:r>
    </w:p>
    <w:p w:rsidR="005E4D19" w:rsidRDefault="005E4D19" w:rsidP="005E4D19">
      <w:pPr>
        <w:pStyle w:val="Heading2"/>
        <w:spacing w:line="300" w:lineRule="atLeast"/>
        <w:rPr>
          <w:rFonts w:ascii="Segoe UI" w:hAnsi="Segoe UI" w:cs="Segoe UI"/>
        </w:rPr>
      </w:pPr>
      <w:r>
        <w:rPr>
          <w:rFonts w:ascii="Segoe UI" w:hAnsi="Segoe UI" w:cs="Segoe UI"/>
        </w:rPr>
        <w:t>Phase 5 — Third-party API Integration in Lambda</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Lambda → Jira/ServiceNow/External REST API</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Secrets Manager credentials</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Timeout/retry handling</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API errors</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VPC/NAT requirement if private Lambda</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lastRenderedPageBreak/>
        <w:t>Rate limiting</w:t>
      </w:r>
    </w:p>
    <w:p w:rsidR="005E4D19" w:rsidRDefault="005E4D19" w:rsidP="005E4D19">
      <w:pPr>
        <w:pStyle w:val="Heading2"/>
        <w:spacing w:line="300" w:lineRule="atLeast"/>
        <w:rPr>
          <w:rFonts w:ascii="Segoe UI" w:hAnsi="Segoe UI" w:cs="Segoe UI"/>
        </w:rPr>
      </w:pPr>
      <w:r>
        <w:rPr>
          <w:rFonts w:ascii="Segoe UI" w:hAnsi="Segoe UI" w:cs="Segoe UI"/>
        </w:rPr>
        <w:t>Phase 6 — DynamoDB Advanced</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DynamoDB Streams → Lambda trigger</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GSI/LSI indexes</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Query vs Scan</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Partition key design</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Hot partitions</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TTL</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Global Tables</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Cross-region access</w:t>
      </w:r>
    </w:p>
    <w:p w:rsidR="005E4D19" w:rsidRDefault="005E4D19" w:rsidP="005E4D19">
      <w:pPr>
        <w:pStyle w:val="Heading2"/>
        <w:spacing w:line="300" w:lineRule="atLeast"/>
        <w:rPr>
          <w:rFonts w:ascii="Segoe UI" w:hAnsi="Segoe UI" w:cs="Segoe UI"/>
        </w:rPr>
      </w:pPr>
      <w:r>
        <w:rPr>
          <w:rFonts w:ascii="Segoe UI" w:hAnsi="Segoe UI" w:cs="Segoe UI"/>
        </w:rPr>
        <w:t>Phase 7 — Container &amp; Security Scanning</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Docker image build</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Dockerfile best practices</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ECR push</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ECR image scan</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Docker vulnerability scanning</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Code scanning</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GitHub Advanced Security concept</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SAST/Dependency scanning</w:t>
      </w:r>
    </w:p>
    <w:p w:rsidR="005E4D19" w:rsidRDefault="005E4D19" w:rsidP="005E4D19">
      <w:pPr>
        <w:pStyle w:val="Heading2"/>
        <w:spacing w:line="300" w:lineRule="atLeast"/>
        <w:rPr>
          <w:rFonts w:ascii="Segoe UI" w:hAnsi="Segoe UI" w:cs="Segoe UI"/>
        </w:rPr>
      </w:pPr>
      <w:r>
        <w:rPr>
          <w:rFonts w:ascii="Segoe UI" w:hAnsi="Segoe UI" w:cs="Segoe UI"/>
        </w:rPr>
        <w:t>Phase 8 — Multi-region Architecture</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Application deployed in Mumbai but accessed globally</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Route 53 latency routing</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CloudFront</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API Gateway regional/edge concepts</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RDS cross-region read replica / Aurora Global Database</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DynamoDB Global Tables</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Disaster recovery RTO/RPO</w:t>
      </w:r>
    </w:p>
    <w:p w:rsidR="005E4D19" w:rsidRDefault="005E4D19" w:rsidP="005E4D19">
      <w:pPr>
        <w:pStyle w:val="Heading2"/>
        <w:spacing w:line="300" w:lineRule="atLeast"/>
        <w:rPr>
          <w:rFonts w:ascii="Segoe UI" w:hAnsi="Segoe UI" w:cs="Segoe UI"/>
        </w:rPr>
      </w:pPr>
      <w:r>
        <w:rPr>
          <w:rFonts w:ascii="Segoe UI" w:hAnsi="Segoe UI" w:cs="Segoe UI"/>
        </w:rPr>
        <w:t>Phase 9 — Admin Dashboard / Feedback Loop</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React admin dashboard</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Ticket list/detail</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Failed workflow view</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lastRenderedPageBreak/>
        <w:t>DLQ viewer</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Feedback store</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RAG answer rating</w:t>
      </w:r>
    </w:p>
    <w:p w:rsidR="005E4D19" w:rsidRDefault="005E4D19" w:rsidP="005E4D19">
      <w:pPr>
        <w:pStyle w:val="Heading2"/>
        <w:spacing w:line="300" w:lineRule="atLeast"/>
        <w:rPr>
          <w:rFonts w:ascii="Segoe UI" w:hAnsi="Segoe UI" w:cs="Segoe UI"/>
        </w:rPr>
      </w:pPr>
      <w:r>
        <w:rPr>
          <w:rFonts w:ascii="Segoe UI" w:hAnsi="Segoe UI" w:cs="Segoe UI"/>
        </w:rPr>
        <w:t>Phase 10 — GenAI Advanced</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Bedrock Guardrails</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Hybrid RAG</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OpenSearch Serverless</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Aurora pgvector</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MCP concept</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LangChain / HuggingFace mapping</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Multi-agent / Supervisor agent</w:t>
      </w:r>
    </w:p>
    <w:p w:rsidR="005E4D19" w:rsidRDefault="00114F67" w:rsidP="005E4D19">
      <w:pPr>
        <w:spacing w:line="300" w:lineRule="atLeast"/>
        <w:rPr>
          <w:rFonts w:ascii="Segoe UI" w:hAnsi="Segoe UI" w:cs="Segoe UI"/>
          <w:sz w:val="21"/>
          <w:szCs w:val="21"/>
        </w:rPr>
      </w:pPr>
      <w:r>
        <w:rPr>
          <w:rFonts w:ascii="Segoe UI" w:hAnsi="Segoe UI" w:cs="Segoe UI"/>
          <w:sz w:val="21"/>
          <w:szCs w:val="21"/>
        </w:rPr>
        <w:pict>
          <v:rect id="_x0000_i1504" style="width:0;height:1.5pt" o:hralign="center" o:hrstd="t" o:hr="t" fillcolor="#a0a0a0" stroked="f"/>
        </w:pict>
      </w:r>
    </w:p>
    <w:p w:rsidR="005E4D19" w:rsidRDefault="005E4D19" w:rsidP="005E4D19">
      <w:pPr>
        <w:pStyle w:val="Heading1"/>
        <w:spacing w:line="300" w:lineRule="atLeast"/>
        <w:rPr>
          <w:rFonts w:ascii="Segoe UI" w:hAnsi="Segoe UI" w:cs="Segoe UI"/>
          <w:sz w:val="48"/>
          <w:szCs w:val="48"/>
        </w:rPr>
      </w:pPr>
      <w:r>
        <w:rPr>
          <w:rFonts w:ascii="Segoe UI" w:hAnsi="Segoe UI" w:cs="Segoe UI"/>
        </w:rPr>
        <w:t>Tumhari list ka interview mapping</w:t>
      </w:r>
    </w:p>
    <w:p w:rsidR="005E4D19" w:rsidRDefault="005E4D19" w:rsidP="005E4D19">
      <w:pPr>
        <w:pStyle w:val="Heading2"/>
        <w:spacing w:line="300" w:lineRule="atLeast"/>
        <w:rPr>
          <w:rFonts w:ascii="Segoe UI" w:hAnsi="Segoe UI" w:cs="Segoe UI"/>
        </w:rPr>
      </w:pPr>
      <w:r>
        <w:rPr>
          <w:rFonts w:ascii="Segoe UI" w:hAnsi="Segoe UI" w:cs="Segoe UI"/>
        </w:rPr>
        <w:t>1. Third-party API in Lambda</w:t>
      </w:r>
    </w:p>
    <w:p w:rsidR="005E4D19" w:rsidRDefault="005E4D19" w:rsidP="005E4D19">
      <w:pPr>
        <w:pStyle w:val="NormalWeb"/>
        <w:spacing w:line="300" w:lineRule="atLeast"/>
        <w:rPr>
          <w:rFonts w:ascii="Segoe UI" w:hAnsi="Segoe UI" w:cs="Segoe UI"/>
          <w:sz w:val="21"/>
          <w:szCs w:val="21"/>
        </w:rPr>
      </w:pPr>
      <w:r>
        <w:rPr>
          <w:rFonts w:ascii="Segoe UI" w:hAnsi="Segoe UI" w:cs="Segoe UI"/>
          <w:sz w:val="21"/>
          <w:szCs w:val="21"/>
        </w:rPr>
        <w:t>Interviewer pooch sakta hai:</w:t>
      </w:r>
    </w:p>
    <w:p w:rsidR="005E4D19" w:rsidRDefault="005E4D19" w:rsidP="005E4D19">
      <w:pPr>
        <w:pStyle w:val="NormalWeb"/>
        <w:spacing w:line="300" w:lineRule="atLeast"/>
        <w:rPr>
          <w:rFonts w:ascii="Segoe UI" w:hAnsi="Segoe UI" w:cs="Segoe UI"/>
          <w:sz w:val="21"/>
          <w:szCs w:val="21"/>
        </w:rPr>
      </w:pPr>
      <w:r>
        <w:rPr>
          <w:rFonts w:ascii="Segoe UI" w:hAnsi="Segoe UI" w:cs="Segoe UI"/>
          <w:sz w:val="21"/>
          <w:szCs w:val="21"/>
        </w:rPr>
        <w:t>“Lambda se third-party API kaise call karoge?”</w:t>
      </w:r>
    </w:p>
    <w:p w:rsidR="005E4D19" w:rsidRDefault="005E4D19" w:rsidP="005E4D19">
      <w:pPr>
        <w:pStyle w:val="NormalWeb"/>
        <w:spacing w:line="300" w:lineRule="atLeast"/>
        <w:rPr>
          <w:rFonts w:ascii="Segoe UI" w:hAnsi="Segoe UI" w:cs="Segoe UI"/>
          <w:sz w:val="21"/>
          <w:szCs w:val="21"/>
        </w:rPr>
      </w:pPr>
      <w:r>
        <w:rPr>
          <w:rFonts w:ascii="Segoe UI" w:hAnsi="Segoe UI" w:cs="Segoe UI"/>
          <w:sz w:val="21"/>
          <w:szCs w:val="21"/>
        </w:rPr>
        <w:t>Answer direction:</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Lambda code uses HTTP client</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Secrets from Secrets Manager</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Timeout configured</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Retries with backoff</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Error handling</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CloudWatch logs</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If Lambda in private subnet then NAT Gateway required for internet API</w:t>
      </w:r>
    </w:p>
    <w:p w:rsidR="005E4D19" w:rsidRDefault="005E4D19" w:rsidP="005E4D19">
      <w:pPr>
        <w:pStyle w:val="NormalWeb"/>
        <w:spacing w:line="300" w:lineRule="atLeast"/>
        <w:rPr>
          <w:rFonts w:ascii="Segoe UI" w:hAnsi="Segoe UI" w:cs="Segoe UI"/>
          <w:sz w:val="21"/>
          <w:szCs w:val="21"/>
        </w:rPr>
      </w:pPr>
      <w:r>
        <w:rPr>
          <w:rFonts w:ascii="Segoe UI" w:hAnsi="Segoe UI" w:cs="Segoe UI"/>
          <w:sz w:val="21"/>
          <w:szCs w:val="21"/>
        </w:rPr>
        <w:t>Hum isko project me add kar sakte hain:</w:t>
      </w:r>
    </w:p>
    <w:p w:rsidR="005E4D19" w:rsidRDefault="005E4D19" w:rsidP="005E4D19">
      <w:pPr>
        <w:pStyle w:val="NormalWeb"/>
        <w:spacing w:line="300" w:lineRule="atLeast"/>
        <w:rPr>
          <w:rFonts w:ascii="Segoe UI" w:hAnsi="Segoe UI" w:cs="Segoe UI"/>
          <w:sz w:val="21"/>
          <w:szCs w:val="21"/>
        </w:rPr>
      </w:pPr>
      <w:r>
        <w:rPr>
          <w:rFonts w:ascii="Segoe UI" w:hAnsi="Segoe UI" w:cs="Segoe UI"/>
          <w:sz w:val="21"/>
          <w:szCs w:val="21"/>
        </w:rPr>
        <w:t>Worker Lambda → dummy Jira API / httpbin / mock endpoint</w:t>
      </w:r>
    </w:p>
    <w:p w:rsidR="005E4D19" w:rsidRDefault="00114F67" w:rsidP="005E4D19">
      <w:pPr>
        <w:spacing w:line="300" w:lineRule="atLeast"/>
        <w:rPr>
          <w:rFonts w:ascii="Segoe UI" w:hAnsi="Segoe UI" w:cs="Segoe UI"/>
          <w:sz w:val="21"/>
          <w:szCs w:val="21"/>
        </w:rPr>
      </w:pPr>
      <w:r>
        <w:rPr>
          <w:rFonts w:ascii="Segoe UI" w:hAnsi="Segoe UI" w:cs="Segoe UI"/>
          <w:sz w:val="21"/>
          <w:szCs w:val="21"/>
        </w:rPr>
        <w:pict>
          <v:rect id="_x0000_i1505" style="width:0;height:1.5pt" o:hralign="center" o:hrstd="t" o:hr="t" fillcolor="#a0a0a0" stroked="f"/>
        </w:pict>
      </w:r>
    </w:p>
    <w:p w:rsidR="005E4D19" w:rsidRDefault="005E4D19" w:rsidP="005E4D19">
      <w:pPr>
        <w:pStyle w:val="Heading2"/>
        <w:spacing w:line="300" w:lineRule="atLeast"/>
        <w:rPr>
          <w:rFonts w:ascii="Segoe UI" w:hAnsi="Segoe UI" w:cs="Segoe UI"/>
        </w:rPr>
      </w:pPr>
      <w:r>
        <w:rPr>
          <w:rFonts w:ascii="Segoe UI" w:hAnsi="Segoe UI" w:cs="Segoe UI"/>
        </w:rPr>
        <w:t>2. Docker scanning / ECR image scanning</w:t>
      </w:r>
    </w:p>
    <w:p w:rsidR="005E4D19" w:rsidRDefault="005E4D19" w:rsidP="005E4D19">
      <w:pPr>
        <w:pStyle w:val="NormalWeb"/>
        <w:spacing w:line="300" w:lineRule="atLeast"/>
        <w:rPr>
          <w:rFonts w:ascii="Segoe UI" w:hAnsi="Segoe UI" w:cs="Segoe UI"/>
          <w:sz w:val="21"/>
          <w:szCs w:val="21"/>
        </w:rPr>
      </w:pPr>
      <w:r>
        <w:rPr>
          <w:rFonts w:ascii="Segoe UI" w:hAnsi="Segoe UI" w:cs="Segoe UI"/>
          <w:sz w:val="21"/>
          <w:szCs w:val="21"/>
        </w:rPr>
        <w:t>Interviewer pooch sakta hai:</w:t>
      </w:r>
    </w:p>
    <w:p w:rsidR="005E4D19" w:rsidRDefault="005E4D19" w:rsidP="005E4D19">
      <w:pPr>
        <w:pStyle w:val="NormalWeb"/>
        <w:spacing w:line="300" w:lineRule="atLeast"/>
        <w:rPr>
          <w:rFonts w:ascii="Segoe UI" w:hAnsi="Segoe UI" w:cs="Segoe UI"/>
          <w:sz w:val="21"/>
          <w:szCs w:val="21"/>
        </w:rPr>
      </w:pPr>
      <w:r>
        <w:rPr>
          <w:rFonts w:ascii="Segoe UI" w:hAnsi="Segoe UI" w:cs="Segoe UI"/>
          <w:sz w:val="21"/>
          <w:szCs w:val="21"/>
        </w:rPr>
        <w:lastRenderedPageBreak/>
        <w:t>“Container image vulnerabilities kaise detect karoge?”</w:t>
      </w:r>
    </w:p>
    <w:p w:rsidR="005E4D19" w:rsidRDefault="005E4D19" w:rsidP="005E4D19">
      <w:pPr>
        <w:pStyle w:val="NormalWeb"/>
        <w:spacing w:line="300" w:lineRule="atLeast"/>
        <w:rPr>
          <w:rFonts w:ascii="Segoe UI" w:hAnsi="Segoe UI" w:cs="Segoe UI"/>
          <w:sz w:val="21"/>
          <w:szCs w:val="21"/>
        </w:rPr>
      </w:pPr>
      <w:r>
        <w:rPr>
          <w:rFonts w:ascii="Segoe UI" w:hAnsi="Segoe UI" w:cs="Segoe UI"/>
          <w:sz w:val="21"/>
          <w:szCs w:val="21"/>
        </w:rPr>
        <w:t>Answer direction:</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Docker image build</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Push to ECR</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Enable ECR scan on push</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Review CVEs</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Use Inspector enhanced scanning</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Fail CI/CD if critical vulnerabilities</w:t>
      </w:r>
    </w:p>
    <w:p w:rsidR="005E4D19" w:rsidRDefault="005E4D19" w:rsidP="005E4D19">
      <w:pPr>
        <w:pStyle w:val="NormalWeb"/>
        <w:spacing w:line="300" w:lineRule="atLeast"/>
        <w:rPr>
          <w:rFonts w:ascii="Segoe UI" w:hAnsi="Segoe UI" w:cs="Segoe UI"/>
          <w:sz w:val="21"/>
          <w:szCs w:val="21"/>
        </w:rPr>
      </w:pPr>
      <w:r>
        <w:rPr>
          <w:rFonts w:ascii="Segoe UI" w:hAnsi="Segoe UI" w:cs="Segoe UI"/>
          <w:sz w:val="21"/>
          <w:szCs w:val="21"/>
        </w:rPr>
        <w:t>Project me add kar sakte hain:</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Optional containerized Lambda / small FastAPI admin service image</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ECR repo</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Scan on push</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GitHub Actions build/push</w:t>
      </w:r>
    </w:p>
    <w:p w:rsidR="005E4D19" w:rsidRDefault="00114F67" w:rsidP="005E4D19">
      <w:pPr>
        <w:spacing w:line="300" w:lineRule="atLeast"/>
        <w:rPr>
          <w:rFonts w:ascii="Segoe UI" w:hAnsi="Segoe UI" w:cs="Segoe UI"/>
          <w:sz w:val="21"/>
          <w:szCs w:val="21"/>
        </w:rPr>
      </w:pPr>
      <w:r>
        <w:rPr>
          <w:rFonts w:ascii="Segoe UI" w:hAnsi="Segoe UI" w:cs="Segoe UI"/>
          <w:sz w:val="21"/>
          <w:szCs w:val="21"/>
        </w:rPr>
        <w:pict>
          <v:rect id="_x0000_i1506" style="width:0;height:1.5pt" o:hralign="center" o:hrstd="t" o:hr="t" fillcolor="#a0a0a0" stroked="f"/>
        </w:pict>
      </w:r>
    </w:p>
    <w:p w:rsidR="005E4D19" w:rsidRDefault="005E4D19" w:rsidP="005E4D19">
      <w:pPr>
        <w:pStyle w:val="Heading2"/>
        <w:spacing w:line="300" w:lineRule="atLeast"/>
        <w:rPr>
          <w:rFonts w:ascii="Segoe UI" w:hAnsi="Segoe UI" w:cs="Segoe UI"/>
        </w:rPr>
      </w:pPr>
      <w:r>
        <w:rPr>
          <w:rFonts w:ascii="Segoe UI" w:hAnsi="Segoe UI" w:cs="Segoe UI"/>
        </w:rPr>
        <w:t>3. Code scanning</w:t>
      </w:r>
    </w:p>
    <w:p w:rsidR="005E4D19" w:rsidRDefault="005E4D19" w:rsidP="005E4D19">
      <w:pPr>
        <w:pStyle w:val="NormalWeb"/>
        <w:spacing w:line="300" w:lineRule="atLeast"/>
        <w:rPr>
          <w:rFonts w:ascii="Segoe UI" w:hAnsi="Segoe UI" w:cs="Segoe UI"/>
          <w:sz w:val="21"/>
          <w:szCs w:val="21"/>
        </w:rPr>
      </w:pPr>
      <w:r>
        <w:rPr>
          <w:rFonts w:ascii="Segoe UI" w:hAnsi="Segoe UI" w:cs="Segoe UI"/>
          <w:sz w:val="21"/>
          <w:szCs w:val="21"/>
        </w:rPr>
        <w:t>Interviewer pooch sakta hai:</w:t>
      </w:r>
    </w:p>
    <w:p w:rsidR="005E4D19" w:rsidRDefault="005E4D19" w:rsidP="005E4D19">
      <w:pPr>
        <w:pStyle w:val="NormalWeb"/>
        <w:spacing w:line="300" w:lineRule="atLeast"/>
        <w:rPr>
          <w:rFonts w:ascii="Segoe UI" w:hAnsi="Segoe UI" w:cs="Segoe UI"/>
          <w:sz w:val="21"/>
          <w:szCs w:val="21"/>
        </w:rPr>
      </w:pPr>
      <w:r>
        <w:rPr>
          <w:rFonts w:ascii="Segoe UI" w:hAnsi="Segoe UI" w:cs="Segoe UI"/>
          <w:sz w:val="21"/>
          <w:szCs w:val="21"/>
        </w:rPr>
        <w:t>“Code vulnerabilities kaise catch karte ho?”</w:t>
      </w:r>
    </w:p>
    <w:p w:rsidR="005E4D19" w:rsidRDefault="005E4D19" w:rsidP="005E4D19">
      <w:pPr>
        <w:pStyle w:val="NormalWeb"/>
        <w:spacing w:line="300" w:lineRule="atLeast"/>
        <w:rPr>
          <w:rFonts w:ascii="Segoe UI" w:hAnsi="Segoe UI" w:cs="Segoe UI"/>
          <w:sz w:val="21"/>
          <w:szCs w:val="21"/>
        </w:rPr>
      </w:pPr>
      <w:r>
        <w:rPr>
          <w:rFonts w:ascii="Segoe UI" w:hAnsi="Segoe UI" w:cs="Segoe UI"/>
          <w:sz w:val="21"/>
          <w:szCs w:val="21"/>
        </w:rPr>
        <w:t>Answer direction:</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GitHub CodeQL</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Dependency scanning</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Secret scanning</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Python lint/security scan</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Terraform scan using tfsec/checkov concept</w:t>
      </w:r>
    </w:p>
    <w:p w:rsidR="005E4D19" w:rsidRDefault="005E4D19" w:rsidP="005E4D19">
      <w:pPr>
        <w:pStyle w:val="NormalWeb"/>
        <w:spacing w:line="300" w:lineRule="atLeast"/>
        <w:rPr>
          <w:rFonts w:ascii="Segoe UI" w:hAnsi="Segoe UI" w:cs="Segoe UI"/>
          <w:sz w:val="21"/>
          <w:szCs w:val="21"/>
        </w:rPr>
      </w:pPr>
      <w:r>
        <w:rPr>
          <w:rFonts w:ascii="Segoe UI" w:hAnsi="Segoe UI" w:cs="Segoe UI"/>
          <w:sz w:val="21"/>
          <w:szCs w:val="21"/>
        </w:rPr>
        <w:t>Project me add kar sakte hain:</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GitHub Actions workflow:</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 Python syntax check</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 Terraform validate</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 CodeQL/security scan</w:t>
      </w:r>
    </w:p>
    <w:p w:rsidR="005E4D19" w:rsidRDefault="00114F67" w:rsidP="005E4D19">
      <w:pPr>
        <w:spacing w:line="300" w:lineRule="atLeast"/>
        <w:rPr>
          <w:rFonts w:ascii="Segoe UI" w:hAnsi="Segoe UI" w:cs="Segoe UI"/>
          <w:sz w:val="21"/>
          <w:szCs w:val="21"/>
        </w:rPr>
      </w:pPr>
      <w:r>
        <w:rPr>
          <w:rFonts w:ascii="Segoe UI" w:hAnsi="Segoe UI" w:cs="Segoe UI"/>
          <w:sz w:val="21"/>
          <w:szCs w:val="21"/>
        </w:rPr>
        <w:pict>
          <v:rect id="_x0000_i1507" style="width:0;height:1.5pt" o:hralign="center" o:hrstd="t" o:hr="t" fillcolor="#a0a0a0" stroked="f"/>
        </w:pict>
      </w:r>
    </w:p>
    <w:p w:rsidR="005E4D19" w:rsidRDefault="005E4D19" w:rsidP="005E4D19">
      <w:pPr>
        <w:pStyle w:val="Heading2"/>
        <w:spacing w:line="300" w:lineRule="atLeast"/>
        <w:rPr>
          <w:rFonts w:ascii="Segoe UI" w:hAnsi="Segoe UI" w:cs="Segoe UI"/>
        </w:rPr>
      </w:pPr>
      <w:r>
        <w:rPr>
          <w:rFonts w:ascii="Segoe UI" w:hAnsi="Segoe UI" w:cs="Segoe UI"/>
        </w:rPr>
        <w:t>4. RDS data sync in two regions</w:t>
      </w:r>
    </w:p>
    <w:p w:rsidR="005E4D19" w:rsidRDefault="005E4D19" w:rsidP="005E4D19">
      <w:pPr>
        <w:pStyle w:val="NormalWeb"/>
        <w:spacing w:line="300" w:lineRule="atLeast"/>
        <w:rPr>
          <w:rFonts w:ascii="Segoe UI" w:hAnsi="Segoe UI" w:cs="Segoe UI"/>
          <w:sz w:val="21"/>
          <w:szCs w:val="21"/>
        </w:rPr>
      </w:pPr>
      <w:r>
        <w:rPr>
          <w:rFonts w:ascii="Segoe UI" w:hAnsi="Segoe UI" w:cs="Segoe UI"/>
          <w:sz w:val="21"/>
          <w:szCs w:val="21"/>
        </w:rPr>
        <w:lastRenderedPageBreak/>
        <w:t>Interviewer pooch sakta hai:</w:t>
      </w:r>
    </w:p>
    <w:p w:rsidR="005E4D19" w:rsidRDefault="005E4D19" w:rsidP="005E4D19">
      <w:pPr>
        <w:pStyle w:val="NormalWeb"/>
        <w:spacing w:line="300" w:lineRule="atLeast"/>
        <w:rPr>
          <w:rFonts w:ascii="Segoe UI" w:hAnsi="Segoe UI" w:cs="Segoe UI"/>
          <w:sz w:val="21"/>
          <w:szCs w:val="21"/>
        </w:rPr>
      </w:pPr>
      <w:r>
        <w:rPr>
          <w:rFonts w:ascii="Segoe UI" w:hAnsi="Segoe UI" w:cs="Segoe UI"/>
          <w:sz w:val="21"/>
          <w:szCs w:val="21"/>
        </w:rPr>
        <w:t>“RDS data ko two regions me kaise sync karoge?”</w:t>
      </w:r>
    </w:p>
    <w:p w:rsidR="005E4D19" w:rsidRDefault="005E4D19" w:rsidP="005E4D19">
      <w:pPr>
        <w:pStyle w:val="NormalWeb"/>
        <w:spacing w:line="300" w:lineRule="atLeast"/>
        <w:rPr>
          <w:rFonts w:ascii="Segoe UI" w:hAnsi="Segoe UI" w:cs="Segoe UI"/>
          <w:sz w:val="21"/>
          <w:szCs w:val="21"/>
        </w:rPr>
      </w:pPr>
      <w:r>
        <w:rPr>
          <w:rFonts w:ascii="Segoe UI" w:hAnsi="Segoe UI" w:cs="Segoe UI"/>
          <w:sz w:val="21"/>
          <w:szCs w:val="21"/>
        </w:rPr>
        <w:t>Answer direction:</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RDS cross-region read replica</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Aurora Global Database</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AWS DMS for migration/replication</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Backup copy cross-region</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DR pattern active-passive</w:t>
      </w:r>
    </w:p>
    <w:p w:rsidR="005E4D19" w:rsidRDefault="005E4D19" w:rsidP="005E4D19">
      <w:pPr>
        <w:pStyle w:val="NormalWeb"/>
        <w:spacing w:line="300" w:lineRule="atLeast"/>
        <w:rPr>
          <w:rFonts w:ascii="Segoe UI" w:hAnsi="Segoe UI" w:cs="Segoe UI"/>
          <w:sz w:val="21"/>
          <w:szCs w:val="21"/>
        </w:rPr>
      </w:pPr>
      <w:r>
        <w:rPr>
          <w:rFonts w:ascii="Segoe UI" w:hAnsi="Segoe UI" w:cs="Segoe UI"/>
          <w:sz w:val="21"/>
          <w:szCs w:val="21"/>
        </w:rPr>
        <w:t>Project me conceptually add kar sakte hain:</w:t>
      </w:r>
    </w:p>
    <w:p w:rsidR="005E4D19" w:rsidRDefault="005E4D19" w:rsidP="005E4D19">
      <w:pPr>
        <w:pStyle w:val="NormalWeb"/>
        <w:spacing w:line="300" w:lineRule="atLeast"/>
        <w:rPr>
          <w:rFonts w:ascii="Segoe UI" w:hAnsi="Segoe UI" w:cs="Segoe UI"/>
          <w:sz w:val="21"/>
          <w:szCs w:val="21"/>
        </w:rPr>
      </w:pPr>
      <w:r>
        <w:rPr>
          <w:rFonts w:ascii="Segoe UI" w:hAnsi="Segoe UI" w:cs="Segoe UI"/>
          <w:sz w:val="21"/>
          <w:szCs w:val="21"/>
        </w:rPr>
        <w:t>Architecture diagram + optional Aurora/RDS module later</w:t>
      </w:r>
    </w:p>
    <w:p w:rsidR="005E4D19" w:rsidRDefault="00114F67" w:rsidP="005E4D19">
      <w:pPr>
        <w:spacing w:line="300" w:lineRule="atLeast"/>
        <w:rPr>
          <w:rFonts w:ascii="Segoe UI" w:hAnsi="Segoe UI" w:cs="Segoe UI"/>
          <w:sz w:val="21"/>
          <w:szCs w:val="21"/>
        </w:rPr>
      </w:pPr>
      <w:r>
        <w:rPr>
          <w:rFonts w:ascii="Segoe UI" w:hAnsi="Segoe UI" w:cs="Segoe UI"/>
          <w:sz w:val="21"/>
          <w:szCs w:val="21"/>
        </w:rPr>
        <w:pict>
          <v:rect id="_x0000_i1508" style="width:0;height:1.5pt" o:hralign="center" o:hrstd="t" o:hr="t" fillcolor="#a0a0a0" stroked="f"/>
        </w:pict>
      </w:r>
    </w:p>
    <w:p w:rsidR="005E4D19" w:rsidRDefault="005E4D19" w:rsidP="005E4D19">
      <w:pPr>
        <w:pStyle w:val="Heading2"/>
        <w:spacing w:line="300" w:lineRule="atLeast"/>
        <w:rPr>
          <w:rFonts w:ascii="Segoe UI" w:hAnsi="Segoe UI" w:cs="Segoe UI"/>
        </w:rPr>
      </w:pPr>
      <w:r>
        <w:rPr>
          <w:rFonts w:ascii="Segoe UI" w:hAnsi="Segoe UI" w:cs="Segoe UI"/>
        </w:rPr>
        <w:t>5. DynamoDB table change se Lambda trigger</w:t>
      </w:r>
    </w:p>
    <w:p w:rsidR="005E4D19" w:rsidRDefault="005E4D19" w:rsidP="005E4D19">
      <w:pPr>
        <w:pStyle w:val="NormalWeb"/>
        <w:spacing w:line="300" w:lineRule="atLeast"/>
        <w:rPr>
          <w:rFonts w:ascii="Segoe UI" w:hAnsi="Segoe UI" w:cs="Segoe UI"/>
          <w:sz w:val="21"/>
          <w:szCs w:val="21"/>
        </w:rPr>
      </w:pPr>
      <w:r>
        <w:rPr>
          <w:rFonts w:ascii="Segoe UI" w:hAnsi="Segoe UI" w:cs="Segoe UI"/>
          <w:sz w:val="21"/>
          <w:szCs w:val="21"/>
        </w:rPr>
        <w:t>Ye very common hai.</w:t>
      </w:r>
    </w:p>
    <w:p w:rsidR="005E4D19" w:rsidRDefault="005E4D19" w:rsidP="005E4D19">
      <w:pPr>
        <w:pStyle w:val="NormalWeb"/>
        <w:spacing w:line="300" w:lineRule="atLeast"/>
        <w:rPr>
          <w:rFonts w:ascii="Segoe UI" w:hAnsi="Segoe UI" w:cs="Segoe UI"/>
          <w:sz w:val="21"/>
          <w:szCs w:val="21"/>
        </w:rPr>
      </w:pPr>
      <w:r>
        <w:rPr>
          <w:rFonts w:ascii="Segoe UI" w:hAnsi="Segoe UI" w:cs="Segoe UI"/>
          <w:sz w:val="21"/>
          <w:szCs w:val="21"/>
        </w:rPr>
        <w:t>Answer direction:</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Enable DynamoDB Streams</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Create Lambda trigger from stream</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Lambda receives INSERT/MODIFY/REMOVE events</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Use it for audit, notification, search indexing</w:t>
      </w:r>
    </w:p>
    <w:p w:rsidR="005E4D19" w:rsidRDefault="005E4D19" w:rsidP="005E4D19">
      <w:pPr>
        <w:pStyle w:val="NormalWeb"/>
        <w:spacing w:line="300" w:lineRule="atLeast"/>
        <w:rPr>
          <w:rFonts w:ascii="Segoe UI" w:hAnsi="Segoe UI" w:cs="Segoe UI"/>
          <w:sz w:val="21"/>
          <w:szCs w:val="21"/>
        </w:rPr>
      </w:pPr>
      <w:r>
        <w:rPr>
          <w:rFonts w:ascii="Segoe UI" w:hAnsi="Segoe UI" w:cs="Segoe UI"/>
          <w:sz w:val="21"/>
          <w:szCs w:val="21"/>
        </w:rPr>
        <w:t>Project me add kar sakte hain:</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Tickets table stream</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Stream Lambda to audit ticket changes</w:t>
      </w:r>
    </w:p>
    <w:p w:rsidR="005E4D19" w:rsidRDefault="00114F67" w:rsidP="005E4D19">
      <w:pPr>
        <w:spacing w:line="300" w:lineRule="atLeast"/>
        <w:rPr>
          <w:rFonts w:ascii="Segoe UI" w:hAnsi="Segoe UI" w:cs="Segoe UI"/>
          <w:sz w:val="21"/>
          <w:szCs w:val="21"/>
        </w:rPr>
      </w:pPr>
      <w:r>
        <w:rPr>
          <w:rFonts w:ascii="Segoe UI" w:hAnsi="Segoe UI" w:cs="Segoe UI"/>
          <w:sz w:val="21"/>
          <w:szCs w:val="21"/>
        </w:rPr>
        <w:pict>
          <v:rect id="_x0000_i1509" style="width:0;height:1.5pt" o:hralign="center" o:hrstd="t" o:hr="t" fillcolor="#a0a0a0" stroked="f"/>
        </w:pict>
      </w:r>
    </w:p>
    <w:p w:rsidR="005E4D19" w:rsidRDefault="005E4D19" w:rsidP="005E4D19">
      <w:pPr>
        <w:pStyle w:val="Heading2"/>
        <w:spacing w:line="300" w:lineRule="atLeast"/>
        <w:rPr>
          <w:rFonts w:ascii="Segoe UI" w:hAnsi="Segoe UI" w:cs="Segoe UI"/>
        </w:rPr>
      </w:pPr>
      <w:r>
        <w:rPr>
          <w:rFonts w:ascii="Segoe UI" w:hAnsi="Segoe UI" w:cs="Segoe UI"/>
        </w:rPr>
        <w:t>6. DynamoDB Index</w:t>
      </w:r>
    </w:p>
    <w:p w:rsidR="005E4D19" w:rsidRDefault="005E4D19" w:rsidP="005E4D19">
      <w:pPr>
        <w:pStyle w:val="NormalWeb"/>
        <w:spacing w:line="300" w:lineRule="atLeast"/>
        <w:rPr>
          <w:rFonts w:ascii="Segoe UI" w:hAnsi="Segoe UI" w:cs="Segoe UI"/>
          <w:sz w:val="21"/>
          <w:szCs w:val="21"/>
        </w:rPr>
      </w:pPr>
      <w:r>
        <w:rPr>
          <w:rFonts w:ascii="Segoe UI" w:hAnsi="Segoe UI" w:cs="Segoe UI"/>
          <w:sz w:val="21"/>
          <w:szCs w:val="21"/>
        </w:rPr>
        <w:t>Interview me puchenge:</w:t>
      </w:r>
    </w:p>
    <w:p w:rsidR="005E4D19" w:rsidRDefault="005E4D19" w:rsidP="005E4D19">
      <w:pPr>
        <w:pStyle w:val="NormalWeb"/>
        <w:spacing w:line="300" w:lineRule="atLeast"/>
        <w:rPr>
          <w:rFonts w:ascii="Segoe UI" w:hAnsi="Segoe UI" w:cs="Segoe UI"/>
          <w:sz w:val="21"/>
          <w:szCs w:val="21"/>
        </w:rPr>
      </w:pPr>
      <w:r>
        <w:rPr>
          <w:rFonts w:ascii="Segoe UI" w:hAnsi="Segoe UI" w:cs="Segoe UI"/>
          <w:sz w:val="21"/>
          <w:szCs w:val="21"/>
        </w:rPr>
        <w:t>“GSI/LSI kyun use karte hain?”</w:t>
      </w:r>
    </w:p>
    <w:p w:rsidR="005E4D19" w:rsidRDefault="005E4D19" w:rsidP="005E4D19">
      <w:pPr>
        <w:pStyle w:val="NormalWeb"/>
        <w:spacing w:line="300" w:lineRule="atLeast"/>
        <w:rPr>
          <w:rFonts w:ascii="Segoe UI" w:hAnsi="Segoe UI" w:cs="Segoe UI"/>
          <w:sz w:val="21"/>
          <w:szCs w:val="21"/>
        </w:rPr>
      </w:pPr>
      <w:r>
        <w:rPr>
          <w:rFonts w:ascii="Segoe UI" w:hAnsi="Segoe UI" w:cs="Segoe UI"/>
          <w:sz w:val="21"/>
          <w:szCs w:val="21"/>
        </w:rPr>
        <w:t>Answer direction:</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Primary key se alag access pattern ke liye GSI</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Same partition key but different sort key ke liye LSI</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Query efficient hota hai</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lastRenderedPageBreak/>
        <w:t>Scan avoid karte hain</w:t>
      </w:r>
    </w:p>
    <w:p w:rsidR="005E4D19" w:rsidRDefault="005E4D19" w:rsidP="005E4D19">
      <w:pPr>
        <w:pStyle w:val="NormalWeb"/>
        <w:spacing w:line="300" w:lineRule="atLeast"/>
        <w:rPr>
          <w:rFonts w:ascii="Segoe UI" w:hAnsi="Segoe UI" w:cs="Segoe UI"/>
          <w:sz w:val="21"/>
          <w:szCs w:val="21"/>
        </w:rPr>
      </w:pPr>
      <w:r>
        <w:rPr>
          <w:rFonts w:ascii="Segoe UI" w:hAnsi="Segoe UI" w:cs="Segoe UI"/>
          <w:sz w:val="21"/>
          <w:szCs w:val="21"/>
        </w:rPr>
        <w:t>Project me add kar sakte hain:</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GSI by createdByEmail</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GSI by status</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GSI by priority</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Admin dashboard filters</w:t>
      </w:r>
    </w:p>
    <w:p w:rsidR="005E4D19" w:rsidRDefault="00114F67" w:rsidP="005E4D19">
      <w:pPr>
        <w:spacing w:line="300" w:lineRule="atLeast"/>
        <w:rPr>
          <w:rFonts w:ascii="Segoe UI" w:hAnsi="Segoe UI" w:cs="Segoe UI"/>
          <w:sz w:val="21"/>
          <w:szCs w:val="21"/>
        </w:rPr>
      </w:pPr>
      <w:r>
        <w:rPr>
          <w:rFonts w:ascii="Segoe UI" w:hAnsi="Segoe UI" w:cs="Segoe UI"/>
          <w:sz w:val="21"/>
          <w:szCs w:val="21"/>
        </w:rPr>
        <w:pict>
          <v:rect id="_x0000_i1510" style="width:0;height:1.5pt" o:hralign="center" o:hrstd="t" o:hr="t" fillcolor="#a0a0a0" stroked="f"/>
        </w:pict>
      </w:r>
    </w:p>
    <w:p w:rsidR="005E4D19" w:rsidRDefault="005E4D19" w:rsidP="005E4D19">
      <w:pPr>
        <w:pStyle w:val="Heading2"/>
        <w:spacing w:line="300" w:lineRule="atLeast"/>
        <w:rPr>
          <w:rFonts w:ascii="Segoe UI" w:hAnsi="Segoe UI" w:cs="Segoe UI"/>
        </w:rPr>
      </w:pPr>
      <w:r>
        <w:rPr>
          <w:rFonts w:ascii="Segoe UI" w:hAnsi="Segoe UI" w:cs="Segoe UI"/>
        </w:rPr>
        <w:t>7. Mumbai deployment globally kaise access kare?</w:t>
      </w:r>
    </w:p>
    <w:p w:rsidR="005E4D19" w:rsidRDefault="005E4D19" w:rsidP="005E4D19">
      <w:pPr>
        <w:pStyle w:val="NormalWeb"/>
        <w:spacing w:line="300" w:lineRule="atLeast"/>
        <w:rPr>
          <w:rFonts w:ascii="Segoe UI" w:hAnsi="Segoe UI" w:cs="Segoe UI"/>
          <w:sz w:val="21"/>
          <w:szCs w:val="21"/>
        </w:rPr>
      </w:pPr>
      <w:r>
        <w:rPr>
          <w:rFonts w:ascii="Segoe UI" w:hAnsi="Segoe UI" w:cs="Segoe UI"/>
          <w:sz w:val="21"/>
          <w:szCs w:val="21"/>
        </w:rPr>
        <w:t>Answer direction:</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API Gateway regional endpoint</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CloudFront in front</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Route 53 custom domain</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Latency-based routing for multi-region</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Cognito global auth considerations</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Static UI via S3 + CloudFront</w:t>
      </w:r>
    </w:p>
    <w:p w:rsidR="005E4D19" w:rsidRDefault="005E4D19" w:rsidP="005E4D19">
      <w:pPr>
        <w:pStyle w:val="NormalWeb"/>
        <w:spacing w:line="300" w:lineRule="atLeast"/>
        <w:rPr>
          <w:rFonts w:ascii="Segoe UI" w:hAnsi="Segoe UI" w:cs="Segoe UI"/>
          <w:sz w:val="21"/>
          <w:szCs w:val="21"/>
        </w:rPr>
      </w:pPr>
      <w:r>
        <w:rPr>
          <w:rFonts w:ascii="Segoe UI" w:hAnsi="Segoe UI" w:cs="Segoe UI"/>
          <w:sz w:val="21"/>
          <w:szCs w:val="21"/>
        </w:rPr>
        <w:t>Project me add kar sakte hain:</w:t>
      </w:r>
    </w:p>
    <w:p w:rsidR="005E4D19" w:rsidRDefault="005E4D19" w:rsidP="005E4D19">
      <w:pPr>
        <w:pStyle w:val="NormalWeb"/>
        <w:spacing w:line="300" w:lineRule="atLeast"/>
        <w:rPr>
          <w:rFonts w:ascii="Segoe UI" w:hAnsi="Segoe UI" w:cs="Segoe UI"/>
          <w:sz w:val="21"/>
          <w:szCs w:val="21"/>
        </w:rPr>
      </w:pPr>
      <w:r>
        <w:rPr>
          <w:rFonts w:ascii="Segoe UI" w:hAnsi="Segoe UI" w:cs="Segoe UI"/>
          <w:sz w:val="21"/>
          <w:szCs w:val="21"/>
        </w:rPr>
        <w:t>CloudFront + custom domain concept</w:t>
      </w:r>
    </w:p>
    <w:p w:rsidR="005E4D19" w:rsidRDefault="00114F67" w:rsidP="005E4D19">
      <w:pPr>
        <w:spacing w:line="300" w:lineRule="atLeast"/>
        <w:rPr>
          <w:rFonts w:ascii="Segoe UI" w:hAnsi="Segoe UI" w:cs="Segoe UI"/>
          <w:sz w:val="21"/>
          <w:szCs w:val="21"/>
        </w:rPr>
      </w:pPr>
      <w:r>
        <w:rPr>
          <w:rFonts w:ascii="Segoe UI" w:hAnsi="Segoe UI" w:cs="Segoe UI"/>
          <w:sz w:val="21"/>
          <w:szCs w:val="21"/>
        </w:rPr>
        <w:pict>
          <v:rect id="_x0000_i1511" style="width:0;height:1.5pt" o:hralign="center" o:hrstd="t" o:hr="t" fillcolor="#a0a0a0" stroked="f"/>
        </w:pict>
      </w:r>
    </w:p>
    <w:p w:rsidR="005E4D19" w:rsidRDefault="005E4D19" w:rsidP="005E4D19">
      <w:pPr>
        <w:pStyle w:val="Heading2"/>
        <w:spacing w:line="300" w:lineRule="atLeast"/>
        <w:rPr>
          <w:rFonts w:ascii="Segoe UI" w:hAnsi="Segoe UI" w:cs="Segoe UI"/>
        </w:rPr>
      </w:pPr>
      <w:r>
        <w:rPr>
          <w:rFonts w:ascii="Segoe UI" w:hAnsi="Segoe UI" w:cs="Segoe UI"/>
        </w:rPr>
        <w:t>8. RDS/DynamoDB dusre region se access</w:t>
      </w:r>
    </w:p>
    <w:p w:rsidR="005E4D19" w:rsidRDefault="005E4D19" w:rsidP="005E4D19">
      <w:pPr>
        <w:pStyle w:val="NormalWeb"/>
        <w:spacing w:line="300" w:lineRule="atLeast"/>
        <w:rPr>
          <w:rFonts w:ascii="Segoe UI" w:hAnsi="Segoe UI" w:cs="Segoe UI"/>
          <w:sz w:val="21"/>
          <w:szCs w:val="21"/>
        </w:rPr>
      </w:pPr>
      <w:r>
        <w:rPr>
          <w:rFonts w:ascii="Segoe UI" w:hAnsi="Segoe UI" w:cs="Segoe UI"/>
          <w:sz w:val="21"/>
          <w:szCs w:val="21"/>
        </w:rPr>
        <w:t>Answer direction:</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DynamoDB Global Tables for multi-region active-active</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RDS cross-region read replica / Aurora Global Database</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Private connectivity/VPC peering/Transit Gateway if private</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Latency, consistency, failover considerations</w:t>
      </w:r>
    </w:p>
    <w:p w:rsidR="005E4D19" w:rsidRDefault="005E4D19" w:rsidP="005E4D19">
      <w:pPr>
        <w:pStyle w:val="NormalWeb"/>
        <w:spacing w:line="300" w:lineRule="atLeast"/>
        <w:rPr>
          <w:rFonts w:ascii="Segoe UI" w:hAnsi="Segoe UI" w:cs="Segoe UI"/>
          <w:sz w:val="21"/>
          <w:szCs w:val="21"/>
        </w:rPr>
      </w:pPr>
      <w:r>
        <w:rPr>
          <w:rFonts w:ascii="Segoe UI" w:hAnsi="Segoe UI" w:cs="Segoe UI"/>
          <w:sz w:val="21"/>
          <w:szCs w:val="21"/>
        </w:rPr>
        <w:t>Project me add kar sakte hain:</w:t>
      </w:r>
    </w:p>
    <w:p w:rsidR="005E4D19" w:rsidRDefault="005E4D19" w:rsidP="005E4D19">
      <w:pPr>
        <w:pStyle w:val="NormalWeb"/>
        <w:spacing w:line="300" w:lineRule="atLeast"/>
        <w:rPr>
          <w:rFonts w:ascii="Segoe UI" w:hAnsi="Segoe UI" w:cs="Segoe UI"/>
          <w:sz w:val="21"/>
          <w:szCs w:val="21"/>
        </w:rPr>
      </w:pPr>
      <w:r>
        <w:rPr>
          <w:rFonts w:ascii="Segoe UI" w:hAnsi="Segoe UI" w:cs="Segoe UI"/>
          <w:sz w:val="21"/>
          <w:szCs w:val="21"/>
        </w:rPr>
        <w:t>DynamoDB Global Tables concept or Terraform optional module</w:t>
      </w:r>
    </w:p>
    <w:p w:rsidR="005E4D19" w:rsidRDefault="00114F67" w:rsidP="005E4D19">
      <w:pPr>
        <w:spacing w:line="300" w:lineRule="atLeast"/>
        <w:rPr>
          <w:rFonts w:ascii="Segoe UI" w:hAnsi="Segoe UI" w:cs="Segoe UI"/>
          <w:sz w:val="21"/>
          <w:szCs w:val="21"/>
        </w:rPr>
      </w:pPr>
      <w:r>
        <w:rPr>
          <w:rFonts w:ascii="Segoe UI" w:hAnsi="Segoe UI" w:cs="Segoe UI"/>
          <w:sz w:val="21"/>
          <w:szCs w:val="21"/>
        </w:rPr>
        <w:pict>
          <v:rect id="_x0000_i1512" style="width:0;height:1.5pt" o:hralign="center" o:hrstd="t" o:hr="t" fillcolor="#a0a0a0" stroked="f"/>
        </w:pict>
      </w:r>
    </w:p>
    <w:p w:rsidR="005E4D19" w:rsidRDefault="005E4D19" w:rsidP="005E4D19">
      <w:pPr>
        <w:pStyle w:val="Heading1"/>
        <w:spacing w:line="300" w:lineRule="atLeast"/>
        <w:rPr>
          <w:rFonts w:ascii="Segoe UI" w:hAnsi="Segoe UI" w:cs="Segoe UI"/>
          <w:sz w:val="48"/>
          <w:szCs w:val="48"/>
        </w:rPr>
      </w:pPr>
      <w:r>
        <w:rPr>
          <w:rFonts w:ascii="Segoe UI" w:hAnsi="Segoe UI" w:cs="Segoe UI"/>
        </w:rPr>
        <w:t>Ab current project ke liye best immediate step</w:t>
      </w:r>
    </w:p>
    <w:p w:rsidR="005E4D19" w:rsidRDefault="005E4D19" w:rsidP="005E4D19">
      <w:pPr>
        <w:pStyle w:val="NormalWeb"/>
        <w:spacing w:line="300" w:lineRule="atLeast"/>
        <w:rPr>
          <w:rFonts w:ascii="Segoe UI" w:hAnsi="Segoe UI" w:cs="Segoe UI"/>
          <w:sz w:val="21"/>
          <w:szCs w:val="21"/>
        </w:rPr>
      </w:pPr>
      <w:r>
        <w:rPr>
          <w:rFonts w:ascii="Segoe UI" w:hAnsi="Segoe UI" w:cs="Segoe UI"/>
          <w:sz w:val="21"/>
          <w:szCs w:val="21"/>
        </w:rPr>
        <w:t xml:space="preserve">Tumne bola: </w:t>
      </w:r>
      <w:r>
        <w:rPr>
          <w:rStyle w:val="Strong"/>
          <w:rFonts w:ascii="Segoe UI" w:hAnsi="Segoe UI" w:cs="Segoe UI"/>
          <w:sz w:val="21"/>
          <w:szCs w:val="21"/>
        </w:rPr>
        <w:t>Step Functions hardening start karo.</w:t>
      </w:r>
    </w:p>
    <w:p w:rsidR="005E4D19" w:rsidRDefault="005E4D19" w:rsidP="005E4D19">
      <w:pPr>
        <w:pStyle w:val="NormalWeb"/>
        <w:spacing w:line="300" w:lineRule="atLeast"/>
        <w:rPr>
          <w:rFonts w:ascii="Segoe UI" w:hAnsi="Segoe UI" w:cs="Segoe UI"/>
          <w:sz w:val="21"/>
          <w:szCs w:val="21"/>
        </w:rPr>
      </w:pPr>
      <w:r>
        <w:rPr>
          <w:rFonts w:ascii="Segoe UI" w:hAnsi="Segoe UI" w:cs="Segoe UI"/>
          <w:sz w:val="21"/>
          <w:szCs w:val="21"/>
        </w:rPr>
        <w:lastRenderedPageBreak/>
        <w:t>Screenshots ke basis par current state clean hai, so next hardening ka first practical change hona chahiye:</w:t>
      </w:r>
    </w:p>
    <w:p w:rsidR="005E4D19" w:rsidRDefault="005E4D19" w:rsidP="005E4D19">
      <w:pPr>
        <w:pStyle w:val="NormalWeb"/>
        <w:spacing w:line="300" w:lineRule="atLeast"/>
        <w:rPr>
          <w:rFonts w:ascii="Segoe UI" w:hAnsi="Segoe UI" w:cs="Segoe UI"/>
          <w:sz w:val="21"/>
          <w:szCs w:val="21"/>
        </w:rPr>
      </w:pPr>
      <w:r>
        <w:rPr>
          <w:rFonts w:ascii="Segoe UI" w:hAnsi="Segoe UI" w:cs="Segoe UI"/>
          <w:sz w:val="21"/>
          <w:szCs w:val="21"/>
        </w:rPr>
        <w:t>Step Functions Choice state add karna</w:t>
      </w:r>
    </w:p>
    <w:p w:rsidR="005E4D19" w:rsidRDefault="005E4D19" w:rsidP="005E4D19">
      <w:pPr>
        <w:pStyle w:val="NormalWeb"/>
        <w:spacing w:line="300" w:lineRule="atLeast"/>
        <w:rPr>
          <w:rFonts w:ascii="Segoe UI" w:hAnsi="Segoe UI" w:cs="Segoe UI"/>
          <w:sz w:val="21"/>
          <w:szCs w:val="21"/>
        </w:rPr>
      </w:pPr>
      <w:r>
        <w:rPr>
          <w:rFonts w:ascii="Segoe UI" w:hAnsi="Segoe UI" w:cs="Segoe UI"/>
          <w:sz w:val="21"/>
          <w:szCs w:val="21"/>
        </w:rPr>
        <w:t>Current:</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TicketEventReceived</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 SendTicketToSQS</w:t>
      </w:r>
    </w:p>
    <w:p w:rsidR="005E4D19" w:rsidRDefault="005E4D19" w:rsidP="005E4D19">
      <w:pPr>
        <w:pStyle w:val="NormalWeb"/>
        <w:spacing w:line="300" w:lineRule="atLeast"/>
        <w:rPr>
          <w:rFonts w:ascii="Segoe UI" w:hAnsi="Segoe UI" w:cs="Segoe UI"/>
          <w:sz w:val="21"/>
          <w:szCs w:val="21"/>
        </w:rPr>
      </w:pPr>
      <w:r>
        <w:rPr>
          <w:rFonts w:ascii="Segoe UI" w:hAnsi="Segoe UI" w:cs="Segoe UI"/>
          <w:sz w:val="21"/>
          <w:szCs w:val="21"/>
        </w:rPr>
        <w:t>New:</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TicketEventReceived</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 ValidateTicketId</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ticketId present → SendTicketToSQS</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ticketId missing → InvalidTicketEvent</w:t>
      </w:r>
    </w:p>
    <w:p w:rsidR="005E4D19" w:rsidRDefault="005E4D19" w:rsidP="005E4D19">
      <w:pPr>
        <w:pStyle w:val="NormalWeb"/>
        <w:spacing w:line="300" w:lineRule="atLeast"/>
        <w:rPr>
          <w:rFonts w:ascii="Segoe UI" w:hAnsi="Segoe UI" w:cs="Segoe UI"/>
          <w:sz w:val="21"/>
          <w:szCs w:val="21"/>
        </w:rPr>
      </w:pPr>
      <w:r>
        <w:rPr>
          <w:rFonts w:ascii="Segoe UI" w:hAnsi="Segoe UI" w:cs="Segoe UI"/>
          <w:sz w:val="21"/>
          <w:szCs w:val="21"/>
        </w:rPr>
        <w:t>Isse tum seekhoge:</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Choice state</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JSONPath condition</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Fail state</w:t>
      </w:r>
    </w:p>
    <w:p w:rsidR="005E4D19" w:rsidRDefault="005E4D19" w:rsidP="005E4D19">
      <w:pPr>
        <w:spacing w:line="300" w:lineRule="atLeast"/>
        <w:rPr>
          <w:rFonts w:ascii="Segoe UI" w:hAnsi="Segoe UI" w:cs="Segoe UI"/>
          <w:sz w:val="21"/>
          <w:szCs w:val="21"/>
        </w:rPr>
      </w:pPr>
      <w:r>
        <w:rPr>
          <w:rFonts w:ascii="Segoe UI" w:hAnsi="Segoe UI" w:cs="Segoe UI"/>
          <w:sz w:val="21"/>
          <w:szCs w:val="21"/>
        </w:rPr>
        <w:t>Workflow validation</w:t>
      </w:r>
    </w:p>
    <w:p w:rsidR="005E4D19" w:rsidRDefault="005E4D19" w:rsidP="005E4D19">
      <w:pPr>
        <w:pStyle w:val="NormalWeb"/>
        <w:spacing w:line="300" w:lineRule="atLeast"/>
        <w:rPr>
          <w:rFonts w:ascii="Segoe UI" w:hAnsi="Segoe UI" w:cs="Segoe UI"/>
          <w:sz w:val="21"/>
          <w:szCs w:val="21"/>
        </w:rPr>
      </w:pPr>
      <w:r>
        <w:rPr>
          <w:rFonts w:ascii="Segoe UI" w:hAnsi="Segoe UI" w:cs="Segoe UI"/>
          <w:sz w:val="21"/>
          <w:szCs w:val="21"/>
        </w:rPr>
        <w:t>Ye safe first hardening hai. Isme abhi DynamoDB/SNS failure update nahi karenge. Pehle Choice state understand karenge.</w:t>
      </w:r>
    </w:p>
    <w:p w:rsidR="005E4D19" w:rsidRDefault="00114F67" w:rsidP="005E4D19">
      <w:pPr>
        <w:spacing w:line="300" w:lineRule="atLeast"/>
        <w:rPr>
          <w:rFonts w:ascii="Segoe UI" w:hAnsi="Segoe UI" w:cs="Segoe UI"/>
          <w:sz w:val="21"/>
          <w:szCs w:val="21"/>
        </w:rPr>
      </w:pPr>
      <w:r>
        <w:rPr>
          <w:rFonts w:ascii="Segoe UI" w:hAnsi="Segoe UI" w:cs="Segoe UI"/>
          <w:sz w:val="21"/>
          <w:szCs w:val="21"/>
        </w:rPr>
        <w:pict>
          <v:rect id="_x0000_i1513" style="width:0;height:1.5pt" o:hralign="center" o:hrstd="t" o:hr="t" fillcolor="#a0a0a0" stroked="f"/>
        </w:pict>
      </w:r>
    </w:p>
    <w:p w:rsidR="005E4D19" w:rsidRDefault="005E4D19" w:rsidP="005E4D19">
      <w:pPr>
        <w:pStyle w:val="Heading1"/>
        <w:spacing w:line="300" w:lineRule="atLeast"/>
        <w:rPr>
          <w:rFonts w:ascii="Segoe UI" w:hAnsi="Segoe UI" w:cs="Segoe UI"/>
          <w:sz w:val="48"/>
          <w:szCs w:val="48"/>
        </w:rPr>
      </w:pPr>
      <w:r>
        <w:rPr>
          <w:rFonts w:ascii="Segoe UI" w:hAnsi="Segoe UI" w:cs="Segoe UI"/>
        </w:rPr>
        <w:t>Current next step</w:t>
      </w:r>
    </w:p>
    <w:p w:rsidR="005E4D19" w:rsidRDefault="005E4D19" w:rsidP="005E4D19">
      <w:pPr>
        <w:pStyle w:val="NormalWeb"/>
        <w:spacing w:line="300" w:lineRule="atLeast"/>
        <w:rPr>
          <w:rFonts w:ascii="Segoe UI" w:hAnsi="Segoe UI" w:cs="Segoe UI"/>
          <w:sz w:val="21"/>
          <w:szCs w:val="21"/>
        </w:rPr>
      </w:pPr>
      <w:r>
        <w:rPr>
          <w:rFonts w:ascii="Segoe UI" w:hAnsi="Segoe UI" w:cs="Segoe UI"/>
          <w:sz w:val="21"/>
          <w:szCs w:val="21"/>
        </w:rPr>
        <w:t xml:space="preserve">Agar tum ready ho, main next message me </w:t>
      </w:r>
      <w:r>
        <w:rPr>
          <w:rStyle w:val="Strong"/>
          <w:rFonts w:ascii="Segoe UI" w:hAnsi="Segoe UI" w:cs="Segoe UI"/>
          <w:sz w:val="21"/>
          <w:szCs w:val="21"/>
        </w:rPr>
        <w:t>Step Functions Choice state ka Console field explanation + Terraform update</w:t>
      </w:r>
      <w:r>
        <w:rPr>
          <w:rFonts w:ascii="Segoe UI" w:hAnsi="Segoe UI" w:cs="Segoe UI"/>
          <w:sz w:val="21"/>
          <w:szCs w:val="21"/>
        </w:rPr>
        <w:t xml:space="preserve"> dunga.</w:t>
      </w:r>
    </w:p>
    <w:p w:rsidR="005E4D19" w:rsidRDefault="005E4D19" w:rsidP="005E4D19">
      <w:pPr>
        <w:pStyle w:val="NormalWeb"/>
        <w:spacing w:line="300" w:lineRule="atLeast"/>
        <w:rPr>
          <w:rFonts w:ascii="Segoe UI" w:hAnsi="Segoe UI" w:cs="Segoe UI"/>
          <w:sz w:val="21"/>
          <w:szCs w:val="21"/>
        </w:rPr>
      </w:pPr>
      <w:r>
        <w:rPr>
          <w:rFonts w:ascii="Segoe UI" w:hAnsi="Segoe UI" w:cs="Segoe UI"/>
          <w:sz w:val="21"/>
          <w:szCs w:val="21"/>
        </w:rPr>
        <w:t>Bas bolo:</w:t>
      </w:r>
    </w:p>
    <w:p w:rsidR="005E4D19" w:rsidRDefault="005E4D19" w:rsidP="005E4D19">
      <w:pPr>
        <w:pStyle w:val="NormalWeb"/>
        <w:spacing w:line="300" w:lineRule="atLeast"/>
        <w:rPr>
          <w:rFonts w:ascii="Segoe UI" w:hAnsi="Segoe UI" w:cs="Segoe UI"/>
          <w:sz w:val="21"/>
          <w:szCs w:val="21"/>
        </w:rPr>
      </w:pPr>
      <w:r>
        <w:rPr>
          <w:rFonts w:ascii="Segoe UI" w:hAnsi="Segoe UI" w:cs="Segoe UI"/>
          <w:sz w:val="21"/>
          <w:szCs w:val="21"/>
        </w:rPr>
        <w:t>Choice state start karo</w:t>
      </w:r>
    </w:p>
    <w:p w:rsidR="00814E6F" w:rsidRDefault="00814E6F" w:rsidP="00D43A0B">
      <w:pPr>
        <w:pStyle w:val="NormalWeb"/>
        <w:spacing w:line="300" w:lineRule="atLeast"/>
        <w:rPr>
          <w:rFonts w:ascii="Segoe UI" w:hAnsi="Segoe UI" w:cs="Segoe UI"/>
          <w:sz w:val="21"/>
          <w:szCs w:val="21"/>
        </w:rPr>
      </w:pPr>
    </w:p>
    <w:p w:rsidR="0026285F" w:rsidRDefault="0026285F" w:rsidP="00D43A0B">
      <w:pPr>
        <w:pStyle w:val="NormalWeb"/>
        <w:spacing w:line="300" w:lineRule="atLeast"/>
        <w:rPr>
          <w:rFonts w:ascii="Segoe UI" w:hAnsi="Segoe UI" w:cs="Segoe UI"/>
          <w:sz w:val="21"/>
          <w:szCs w:val="21"/>
        </w:rPr>
      </w:pPr>
    </w:p>
    <w:p w:rsidR="0026285F" w:rsidRDefault="0026285F" w:rsidP="0026285F">
      <w:pPr>
        <w:pStyle w:val="Heading1"/>
        <w:spacing w:line="300" w:lineRule="atLeast"/>
        <w:rPr>
          <w:rFonts w:ascii="Segoe UI" w:hAnsi="Segoe UI" w:cs="Segoe UI"/>
        </w:rPr>
      </w:pPr>
      <w:r>
        <w:rPr>
          <w:rFonts w:ascii="Segoe UI" w:hAnsi="Segoe UI" w:cs="Segoe UI"/>
        </w:rPr>
        <w:t>Production deployment ka actual example: ECS</w:t>
      </w:r>
    </w:p>
    <w:p w:rsidR="0026285F" w:rsidRDefault="0026285F" w:rsidP="0026285F">
      <w:pPr>
        <w:pStyle w:val="NormalWeb"/>
        <w:spacing w:line="300" w:lineRule="atLeast"/>
        <w:rPr>
          <w:rFonts w:ascii="Segoe UI" w:hAnsi="Segoe UI" w:cs="Segoe UI"/>
          <w:sz w:val="21"/>
          <w:szCs w:val="21"/>
        </w:rPr>
      </w:pPr>
      <w:r>
        <w:rPr>
          <w:rFonts w:ascii="Segoe UI" w:hAnsi="Segoe UI" w:cs="Segoe UI"/>
          <w:sz w:val="21"/>
          <w:szCs w:val="21"/>
        </w:rPr>
        <w:t>Agar humari app ECS/Fargate par hoti, toh production deployment aisa hota:</w:t>
      </w:r>
    </w:p>
    <w:p w:rsidR="0026285F" w:rsidRPr="0026285F" w:rsidRDefault="0026285F" w:rsidP="0026285F">
      <w:pPr>
        <w:pStyle w:val="NormalWeb"/>
        <w:spacing w:line="300" w:lineRule="atLeast"/>
        <w:rPr>
          <w:rFonts w:ascii="Segoe UI" w:hAnsi="Segoe UI" w:cs="Segoe UI"/>
          <w:sz w:val="21"/>
          <w:szCs w:val="21"/>
        </w:rPr>
      </w:pPr>
      <w:r w:rsidRPr="0026285F">
        <w:rPr>
          <w:rFonts w:ascii="Segoe UI" w:hAnsi="Segoe UI" w:cs="Segoe UI"/>
          <w:sz w:val="21"/>
          <w:szCs w:val="21"/>
        </w:rPr>
        <w:t>1. Developer code push karta hai GitHub me</w:t>
      </w:r>
    </w:p>
    <w:p w:rsidR="0026285F" w:rsidRPr="0026285F" w:rsidRDefault="0026285F" w:rsidP="0026285F">
      <w:pPr>
        <w:pStyle w:val="NormalWeb"/>
        <w:spacing w:line="300" w:lineRule="atLeast"/>
        <w:rPr>
          <w:rFonts w:ascii="Segoe UI" w:hAnsi="Segoe UI" w:cs="Segoe UI"/>
          <w:sz w:val="21"/>
          <w:szCs w:val="21"/>
        </w:rPr>
      </w:pPr>
      <w:r w:rsidRPr="0026285F">
        <w:rPr>
          <w:rFonts w:ascii="Segoe UI" w:hAnsi="Segoe UI" w:cs="Segoe UI"/>
          <w:sz w:val="21"/>
          <w:szCs w:val="21"/>
        </w:rPr>
        <w:t>2. GitHub Actions pipeline start hoti hai</w:t>
      </w:r>
    </w:p>
    <w:p w:rsidR="0026285F" w:rsidRPr="0026285F" w:rsidRDefault="0026285F" w:rsidP="0026285F">
      <w:pPr>
        <w:pStyle w:val="NormalWeb"/>
        <w:spacing w:line="300" w:lineRule="atLeast"/>
        <w:rPr>
          <w:rFonts w:ascii="Segoe UI" w:hAnsi="Segoe UI" w:cs="Segoe UI"/>
          <w:sz w:val="21"/>
          <w:szCs w:val="21"/>
        </w:rPr>
      </w:pPr>
      <w:r w:rsidRPr="0026285F">
        <w:rPr>
          <w:rFonts w:ascii="Segoe UI" w:hAnsi="Segoe UI" w:cs="Segoe UI"/>
          <w:sz w:val="21"/>
          <w:szCs w:val="21"/>
        </w:rPr>
        <w:lastRenderedPageBreak/>
        <w:t>3. Docker image build hoti hai</w:t>
      </w:r>
    </w:p>
    <w:p w:rsidR="0026285F" w:rsidRPr="0026285F" w:rsidRDefault="0026285F" w:rsidP="0026285F">
      <w:pPr>
        <w:pStyle w:val="NormalWeb"/>
        <w:spacing w:line="300" w:lineRule="atLeast"/>
        <w:rPr>
          <w:rFonts w:ascii="Segoe UI" w:hAnsi="Segoe UI" w:cs="Segoe UI"/>
          <w:sz w:val="21"/>
          <w:szCs w:val="21"/>
        </w:rPr>
      </w:pPr>
      <w:r w:rsidRPr="0026285F">
        <w:rPr>
          <w:rFonts w:ascii="Segoe UI" w:hAnsi="Segoe UI" w:cs="Segoe UI"/>
          <w:sz w:val="21"/>
          <w:szCs w:val="21"/>
        </w:rPr>
        <w:t>4. Tests run hote hain</w:t>
      </w:r>
    </w:p>
    <w:p w:rsidR="0026285F" w:rsidRPr="0026285F" w:rsidRDefault="0026285F" w:rsidP="0026285F">
      <w:pPr>
        <w:pStyle w:val="NormalWeb"/>
        <w:spacing w:line="300" w:lineRule="atLeast"/>
        <w:rPr>
          <w:rFonts w:ascii="Segoe UI" w:hAnsi="Segoe UI" w:cs="Segoe UI"/>
          <w:sz w:val="21"/>
          <w:szCs w:val="21"/>
        </w:rPr>
      </w:pPr>
      <w:r w:rsidRPr="0026285F">
        <w:rPr>
          <w:rFonts w:ascii="Segoe UI" w:hAnsi="Segoe UI" w:cs="Segoe UI"/>
          <w:sz w:val="21"/>
          <w:szCs w:val="21"/>
        </w:rPr>
        <w:t>5. Code scan / dependency scan run hota hai</w:t>
      </w:r>
    </w:p>
    <w:p w:rsidR="0026285F" w:rsidRPr="0026285F" w:rsidRDefault="0026285F" w:rsidP="0026285F">
      <w:pPr>
        <w:pStyle w:val="NormalWeb"/>
        <w:spacing w:line="300" w:lineRule="atLeast"/>
        <w:rPr>
          <w:rFonts w:ascii="Segoe UI" w:hAnsi="Segoe UI" w:cs="Segoe UI"/>
          <w:sz w:val="21"/>
          <w:szCs w:val="21"/>
        </w:rPr>
      </w:pPr>
      <w:r w:rsidRPr="0026285F">
        <w:rPr>
          <w:rFonts w:ascii="Segoe UI" w:hAnsi="Segoe UI" w:cs="Segoe UI"/>
          <w:sz w:val="21"/>
          <w:szCs w:val="21"/>
        </w:rPr>
        <w:t>6. Image ECR me push hoti hai</w:t>
      </w:r>
    </w:p>
    <w:p w:rsidR="0026285F" w:rsidRPr="0026285F" w:rsidRDefault="0026285F" w:rsidP="0026285F">
      <w:pPr>
        <w:pStyle w:val="NormalWeb"/>
        <w:spacing w:line="300" w:lineRule="atLeast"/>
        <w:rPr>
          <w:rFonts w:ascii="Segoe UI" w:hAnsi="Segoe UI" w:cs="Segoe UI"/>
          <w:sz w:val="21"/>
          <w:szCs w:val="21"/>
        </w:rPr>
      </w:pPr>
      <w:r w:rsidRPr="0026285F">
        <w:rPr>
          <w:rFonts w:ascii="Segoe UI" w:hAnsi="Segoe UI" w:cs="Segoe UI"/>
          <w:sz w:val="21"/>
          <w:szCs w:val="21"/>
        </w:rPr>
        <w:t>7. ECR scan-on-push run hota hai</w:t>
      </w:r>
    </w:p>
    <w:p w:rsidR="0026285F" w:rsidRPr="0026285F" w:rsidRDefault="0026285F" w:rsidP="0026285F">
      <w:pPr>
        <w:pStyle w:val="NormalWeb"/>
        <w:spacing w:line="300" w:lineRule="atLeast"/>
        <w:rPr>
          <w:rFonts w:ascii="Segoe UI" w:hAnsi="Segoe UI" w:cs="Segoe UI"/>
          <w:sz w:val="21"/>
          <w:szCs w:val="21"/>
        </w:rPr>
      </w:pPr>
      <w:r w:rsidRPr="0026285F">
        <w:rPr>
          <w:rFonts w:ascii="Segoe UI" w:hAnsi="Segoe UI" w:cs="Segoe UI"/>
          <w:sz w:val="21"/>
          <w:szCs w:val="21"/>
        </w:rPr>
        <w:t>8. Scan gate check karta hai: Critical/High vulnerability hai ya nahi</w:t>
      </w:r>
    </w:p>
    <w:p w:rsidR="0026285F" w:rsidRPr="0026285F" w:rsidRDefault="0026285F" w:rsidP="0026285F">
      <w:pPr>
        <w:pStyle w:val="NormalWeb"/>
        <w:spacing w:line="300" w:lineRule="atLeast"/>
        <w:rPr>
          <w:rFonts w:ascii="Segoe UI" w:hAnsi="Segoe UI" w:cs="Segoe UI"/>
          <w:sz w:val="21"/>
          <w:szCs w:val="21"/>
        </w:rPr>
      </w:pPr>
      <w:r w:rsidRPr="0026285F">
        <w:rPr>
          <w:rFonts w:ascii="Segoe UI" w:hAnsi="Segoe UI" w:cs="Segoe UI"/>
          <w:sz w:val="21"/>
          <w:szCs w:val="21"/>
        </w:rPr>
        <w:t>9. ECS task definition me new image URI update hoti hai</w:t>
      </w:r>
    </w:p>
    <w:p w:rsidR="0026285F" w:rsidRPr="0026285F" w:rsidRDefault="0026285F" w:rsidP="0026285F">
      <w:pPr>
        <w:pStyle w:val="NormalWeb"/>
        <w:spacing w:line="300" w:lineRule="atLeast"/>
        <w:rPr>
          <w:rFonts w:ascii="Segoe UI" w:hAnsi="Segoe UI" w:cs="Segoe UI"/>
          <w:sz w:val="21"/>
          <w:szCs w:val="21"/>
        </w:rPr>
      </w:pPr>
      <w:r w:rsidRPr="0026285F">
        <w:rPr>
          <w:rFonts w:ascii="Segoe UI" w:hAnsi="Segoe UI" w:cs="Segoe UI"/>
          <w:sz w:val="21"/>
          <w:szCs w:val="21"/>
        </w:rPr>
        <w:t>10. ECS service rolling deployment karta hai</w:t>
      </w:r>
    </w:p>
    <w:p w:rsidR="0026285F" w:rsidRDefault="0026285F" w:rsidP="0026285F">
      <w:pPr>
        <w:pStyle w:val="NormalWeb"/>
        <w:spacing w:line="300" w:lineRule="atLeast"/>
        <w:rPr>
          <w:rFonts w:ascii="Segoe UI" w:hAnsi="Segoe UI" w:cs="Segoe UI"/>
          <w:sz w:val="21"/>
          <w:szCs w:val="21"/>
        </w:rPr>
      </w:pPr>
      <w:r w:rsidRPr="0026285F">
        <w:rPr>
          <w:rFonts w:ascii="Segoe UI" w:hAnsi="Segoe UI" w:cs="Segoe UI"/>
          <w:sz w:val="21"/>
          <w:szCs w:val="21"/>
        </w:rPr>
        <w:t>11. Old tasks drain hote hain, new tasks traffic serve karte hain</w:t>
      </w:r>
    </w:p>
    <w:p w:rsidR="00A40CF3" w:rsidRPr="00A40CF3" w:rsidRDefault="00A40CF3" w:rsidP="0026285F">
      <w:pPr>
        <w:pStyle w:val="NormalWeb"/>
        <w:spacing w:line="300" w:lineRule="atLeast"/>
        <w:rPr>
          <w:rFonts w:ascii="Segoe UI" w:hAnsi="Segoe UI" w:cs="Segoe UI"/>
          <w:b/>
          <w:sz w:val="28"/>
          <w:szCs w:val="28"/>
        </w:rPr>
      </w:pPr>
      <w:r w:rsidRPr="00A40CF3">
        <w:rPr>
          <w:rFonts w:ascii="Segoe UI" w:hAnsi="Segoe UI" w:cs="Segoe UI"/>
          <w:b/>
          <w:sz w:val="28"/>
          <w:szCs w:val="28"/>
        </w:rPr>
        <w:t>CI/CD chalate hain toh production me deploy kaise hota hai?</w:t>
      </w:r>
    </w:p>
    <w:p w:rsidR="00A40CF3" w:rsidRDefault="00A40CF3" w:rsidP="00A40CF3">
      <w:pPr>
        <w:pStyle w:val="NormalWeb"/>
        <w:spacing w:line="300" w:lineRule="atLeast"/>
        <w:rPr>
          <w:rFonts w:ascii="Segoe UI" w:hAnsi="Segoe UI" w:cs="Segoe UI"/>
          <w:sz w:val="21"/>
          <w:szCs w:val="21"/>
        </w:rPr>
      </w:pPr>
      <w:r>
        <w:rPr>
          <w:rFonts w:ascii="Segoe UI" w:hAnsi="Segoe UI" w:cs="Segoe UI"/>
          <w:sz w:val="21"/>
          <w:szCs w:val="21"/>
        </w:rPr>
        <w:t>CI/CD ka basic production flow hota hai:</w:t>
      </w:r>
    </w:p>
    <w:p w:rsidR="00A40CF3" w:rsidRPr="00A40CF3" w:rsidRDefault="00A40CF3" w:rsidP="00A40CF3">
      <w:pPr>
        <w:pStyle w:val="NoSpacing"/>
        <w:jc w:val="center"/>
      </w:pPr>
      <w:r w:rsidRPr="00A40CF3">
        <w:t>Developer code push karta hai</w:t>
      </w:r>
    </w:p>
    <w:p w:rsidR="00A40CF3" w:rsidRPr="00A40CF3" w:rsidRDefault="00A40CF3" w:rsidP="00A40CF3">
      <w:pPr>
        <w:pStyle w:val="NoSpacing"/>
        <w:jc w:val="center"/>
      </w:pPr>
      <w:r w:rsidRPr="00A40CF3">
        <w:t>↓</w:t>
      </w:r>
    </w:p>
    <w:p w:rsidR="00A40CF3" w:rsidRPr="00A40CF3" w:rsidRDefault="00A40CF3" w:rsidP="00A40CF3">
      <w:pPr>
        <w:pStyle w:val="NoSpacing"/>
        <w:jc w:val="center"/>
      </w:pPr>
      <w:r w:rsidRPr="00A40CF3">
        <w:t>CI pipeline trigger hoti hai</w:t>
      </w:r>
    </w:p>
    <w:p w:rsidR="00A40CF3" w:rsidRPr="00A40CF3" w:rsidRDefault="00A40CF3" w:rsidP="00A40CF3">
      <w:pPr>
        <w:pStyle w:val="NoSpacing"/>
        <w:jc w:val="center"/>
      </w:pPr>
      <w:r w:rsidRPr="00A40CF3">
        <w:t>↓</w:t>
      </w:r>
    </w:p>
    <w:p w:rsidR="00A40CF3" w:rsidRPr="00A40CF3" w:rsidRDefault="00A40CF3" w:rsidP="00A40CF3">
      <w:pPr>
        <w:pStyle w:val="NoSpacing"/>
        <w:jc w:val="center"/>
      </w:pPr>
      <w:r w:rsidRPr="00A40CF3">
        <w:t>Build</w:t>
      </w:r>
    </w:p>
    <w:p w:rsidR="00A40CF3" w:rsidRPr="00A40CF3" w:rsidRDefault="00A40CF3" w:rsidP="00A40CF3">
      <w:pPr>
        <w:pStyle w:val="NoSpacing"/>
        <w:jc w:val="center"/>
      </w:pPr>
      <w:r w:rsidRPr="00A40CF3">
        <w:t>↓</w:t>
      </w:r>
    </w:p>
    <w:p w:rsidR="00A40CF3" w:rsidRPr="00A40CF3" w:rsidRDefault="00A40CF3" w:rsidP="00A40CF3">
      <w:pPr>
        <w:pStyle w:val="NoSpacing"/>
        <w:jc w:val="center"/>
      </w:pPr>
      <w:r w:rsidRPr="00A40CF3">
        <w:t>Test</w:t>
      </w:r>
    </w:p>
    <w:p w:rsidR="00A40CF3" w:rsidRPr="00A40CF3" w:rsidRDefault="00A40CF3" w:rsidP="00A40CF3">
      <w:pPr>
        <w:pStyle w:val="NoSpacing"/>
        <w:jc w:val="center"/>
      </w:pPr>
      <w:r w:rsidRPr="00A40CF3">
        <w:t>↓</w:t>
      </w:r>
    </w:p>
    <w:p w:rsidR="00A40CF3" w:rsidRPr="00A40CF3" w:rsidRDefault="00A40CF3" w:rsidP="00A40CF3">
      <w:pPr>
        <w:pStyle w:val="NoSpacing"/>
        <w:jc w:val="center"/>
      </w:pPr>
      <w:r w:rsidRPr="00A40CF3">
        <w:t>Security scan</w:t>
      </w:r>
    </w:p>
    <w:p w:rsidR="00A40CF3" w:rsidRPr="00A40CF3" w:rsidRDefault="00A40CF3" w:rsidP="00A40CF3">
      <w:pPr>
        <w:pStyle w:val="NoSpacing"/>
        <w:jc w:val="center"/>
      </w:pPr>
      <w:r w:rsidRPr="00A40CF3">
        <w:t>↓</w:t>
      </w:r>
    </w:p>
    <w:p w:rsidR="00A40CF3" w:rsidRPr="00A40CF3" w:rsidRDefault="00A40CF3" w:rsidP="00A40CF3">
      <w:pPr>
        <w:pStyle w:val="NoSpacing"/>
        <w:jc w:val="center"/>
      </w:pPr>
      <w:r w:rsidRPr="00A40CF3">
        <w:t>Artifact/image create</w:t>
      </w:r>
    </w:p>
    <w:p w:rsidR="00A40CF3" w:rsidRPr="00A40CF3" w:rsidRDefault="00A40CF3" w:rsidP="00A40CF3">
      <w:pPr>
        <w:pStyle w:val="NoSpacing"/>
        <w:jc w:val="center"/>
      </w:pPr>
      <w:r w:rsidRPr="00A40CF3">
        <w:t>↓</w:t>
      </w:r>
    </w:p>
    <w:p w:rsidR="00A40CF3" w:rsidRPr="00A40CF3" w:rsidRDefault="00A40CF3" w:rsidP="00A40CF3">
      <w:pPr>
        <w:pStyle w:val="NoSpacing"/>
        <w:jc w:val="center"/>
      </w:pPr>
      <w:r w:rsidRPr="00A40CF3">
        <w:t>Artifact/image registry me push</w:t>
      </w:r>
    </w:p>
    <w:p w:rsidR="00A40CF3" w:rsidRPr="00A40CF3" w:rsidRDefault="00A40CF3" w:rsidP="00A40CF3">
      <w:pPr>
        <w:pStyle w:val="NoSpacing"/>
        <w:jc w:val="center"/>
      </w:pPr>
      <w:r w:rsidRPr="00A40CF3">
        <w:t>↓</w:t>
      </w:r>
    </w:p>
    <w:p w:rsidR="00A40CF3" w:rsidRPr="00A40CF3" w:rsidRDefault="00A40CF3" w:rsidP="00A40CF3">
      <w:pPr>
        <w:pStyle w:val="NoSpacing"/>
        <w:jc w:val="center"/>
      </w:pPr>
      <w:r w:rsidRPr="00A40CF3">
        <w:t>CD deployment stage</w:t>
      </w:r>
    </w:p>
    <w:p w:rsidR="00A40CF3" w:rsidRPr="00A40CF3" w:rsidRDefault="00A40CF3" w:rsidP="00A40CF3">
      <w:pPr>
        <w:pStyle w:val="NoSpacing"/>
        <w:jc w:val="center"/>
      </w:pPr>
      <w:r w:rsidRPr="00A40CF3">
        <w:t>↓</w:t>
      </w:r>
    </w:p>
    <w:p w:rsidR="0026285F" w:rsidRDefault="00A40CF3" w:rsidP="00A40CF3">
      <w:pPr>
        <w:pStyle w:val="NoSpacing"/>
        <w:jc w:val="center"/>
      </w:pPr>
      <w:r w:rsidRPr="00A40CF3">
        <w:t>Dev / Stage / Prod deployment</w:t>
      </w:r>
    </w:p>
    <w:p w:rsidR="00A40CF3" w:rsidRDefault="00A40CF3" w:rsidP="00A40CF3">
      <w:pPr>
        <w:pStyle w:val="NormalWeb"/>
        <w:spacing w:line="300" w:lineRule="atLeast"/>
        <w:rPr>
          <w:rFonts w:ascii="Segoe UI" w:hAnsi="Segoe UI" w:cs="Segoe UI"/>
          <w:sz w:val="21"/>
          <w:szCs w:val="21"/>
        </w:rPr>
      </w:pPr>
      <w:r>
        <w:rPr>
          <w:rFonts w:ascii="Segoe UI" w:hAnsi="Segoe UI" w:cs="Segoe UI"/>
          <w:sz w:val="21"/>
          <w:szCs w:val="21"/>
        </w:rPr>
        <w:t>Agar container-based app hai, toh flow aisa hota hai:</w:t>
      </w:r>
    </w:p>
    <w:p w:rsidR="00A40CF3" w:rsidRPr="00A40CF3" w:rsidRDefault="00A40CF3" w:rsidP="00A40CF3">
      <w:pPr>
        <w:pStyle w:val="NormalWeb"/>
        <w:spacing w:line="300" w:lineRule="atLeast"/>
        <w:rPr>
          <w:rFonts w:ascii="Segoe UI" w:hAnsi="Segoe UI" w:cs="Segoe UI"/>
          <w:sz w:val="21"/>
          <w:szCs w:val="21"/>
        </w:rPr>
      </w:pPr>
      <w:r w:rsidRPr="00A40CF3">
        <w:rPr>
          <w:rFonts w:ascii="Segoe UI" w:hAnsi="Segoe UI" w:cs="Segoe UI"/>
          <w:sz w:val="21"/>
          <w:szCs w:val="21"/>
        </w:rPr>
        <w:t>GitHub commit</w:t>
      </w:r>
    </w:p>
    <w:p w:rsidR="00A40CF3" w:rsidRPr="00A40CF3" w:rsidRDefault="00A40CF3" w:rsidP="00A40CF3">
      <w:pPr>
        <w:pStyle w:val="NoSpacing"/>
      </w:pPr>
      <w:r w:rsidRPr="00A40CF3">
        <w:t>→ GitHub Actions / CodePipeline trigger</w:t>
      </w:r>
    </w:p>
    <w:p w:rsidR="00A40CF3" w:rsidRPr="00A40CF3" w:rsidRDefault="00A40CF3" w:rsidP="00A40CF3">
      <w:pPr>
        <w:pStyle w:val="NoSpacing"/>
      </w:pPr>
      <w:r w:rsidRPr="00A40CF3">
        <w:t>→ Docker image build</w:t>
      </w:r>
    </w:p>
    <w:p w:rsidR="00A40CF3" w:rsidRPr="00A40CF3" w:rsidRDefault="00A40CF3" w:rsidP="00A40CF3">
      <w:pPr>
        <w:pStyle w:val="NoSpacing"/>
      </w:pPr>
      <w:r w:rsidRPr="00A40CF3">
        <w:t>→ Unit tests</w:t>
      </w:r>
    </w:p>
    <w:p w:rsidR="00A40CF3" w:rsidRPr="00A40CF3" w:rsidRDefault="00A40CF3" w:rsidP="00A40CF3">
      <w:pPr>
        <w:pStyle w:val="NoSpacing"/>
      </w:pPr>
      <w:r w:rsidRPr="00A40CF3">
        <w:t>→ Code scan / dependency scan</w:t>
      </w:r>
    </w:p>
    <w:p w:rsidR="00A40CF3" w:rsidRPr="00A40CF3" w:rsidRDefault="00A40CF3" w:rsidP="00A40CF3">
      <w:pPr>
        <w:pStyle w:val="NoSpacing"/>
      </w:pPr>
      <w:r w:rsidRPr="00A40CF3">
        <w:t>→ Docker image scan</w:t>
      </w:r>
    </w:p>
    <w:p w:rsidR="00A40CF3" w:rsidRPr="00A40CF3" w:rsidRDefault="00A40CF3" w:rsidP="00A40CF3">
      <w:pPr>
        <w:pStyle w:val="NoSpacing"/>
      </w:pPr>
      <w:r w:rsidRPr="00A40CF3">
        <w:t>→ Push image to ECR</w:t>
      </w:r>
    </w:p>
    <w:p w:rsidR="00A40CF3" w:rsidRPr="00A40CF3" w:rsidRDefault="00A40CF3" w:rsidP="00A40CF3">
      <w:pPr>
        <w:pStyle w:val="NoSpacing"/>
      </w:pPr>
      <w:r w:rsidRPr="00A40CF3">
        <w:t>→ Scan gate</w:t>
      </w:r>
    </w:p>
    <w:p w:rsidR="00A40CF3" w:rsidRPr="00A40CF3" w:rsidRDefault="00A40CF3" w:rsidP="00A40CF3">
      <w:pPr>
        <w:pStyle w:val="NoSpacing"/>
      </w:pPr>
      <w:r w:rsidRPr="00A40CF3">
        <w:t>→ ECS task definition update</w:t>
      </w:r>
    </w:p>
    <w:p w:rsidR="00A40CF3" w:rsidRPr="00A40CF3" w:rsidRDefault="00A40CF3" w:rsidP="00A40CF3">
      <w:pPr>
        <w:pStyle w:val="NoSpacing"/>
      </w:pPr>
      <w:r w:rsidRPr="00A40CF3">
        <w:t>→ ECS service deployment</w:t>
      </w:r>
    </w:p>
    <w:p w:rsidR="00A40CF3" w:rsidRDefault="00A40CF3" w:rsidP="00A40CF3">
      <w:pPr>
        <w:pStyle w:val="NoSpacing"/>
      </w:pPr>
      <w:r w:rsidRPr="00A40CF3">
        <w:t>→ Production traffic new task par shift</w:t>
      </w:r>
    </w:p>
    <w:p w:rsidR="00103AA7" w:rsidRDefault="00103AA7" w:rsidP="00D528A1">
      <w:pPr>
        <w:pStyle w:val="NoSpacing"/>
        <w:rPr>
          <w:rFonts w:cstheme="minorHAnsi"/>
          <w:lang w:eastAsia="en-IN"/>
        </w:rPr>
      </w:pPr>
    </w:p>
    <w:p w:rsidR="00A40CF3" w:rsidRDefault="00A40CF3" w:rsidP="00D528A1">
      <w:pPr>
        <w:pStyle w:val="NoSpacing"/>
        <w:rPr>
          <w:rFonts w:cstheme="minorHAnsi"/>
          <w:lang w:eastAsia="en-IN"/>
        </w:rPr>
      </w:pPr>
    </w:p>
    <w:p w:rsidR="00931E5D" w:rsidRPr="00931E5D" w:rsidRDefault="00931E5D" w:rsidP="00931E5D">
      <w:pPr>
        <w:spacing w:after="0" w:line="300" w:lineRule="atLeast"/>
        <w:rPr>
          <w:rFonts w:ascii="Segoe UI" w:eastAsia="Times New Roman" w:hAnsi="Segoe UI" w:cs="Segoe UI"/>
          <w:b/>
          <w:sz w:val="28"/>
          <w:szCs w:val="28"/>
          <w:lang w:eastAsia="en-IN"/>
        </w:rPr>
      </w:pPr>
      <w:r w:rsidRPr="00931E5D">
        <w:rPr>
          <w:rFonts w:ascii="Segoe UI" w:eastAsia="Times New Roman" w:hAnsi="Segoe UI" w:cs="Segoe UI"/>
          <w:b/>
          <w:sz w:val="28"/>
          <w:szCs w:val="28"/>
          <w:lang w:eastAsia="en-IN"/>
        </w:rPr>
        <w:lastRenderedPageBreak/>
        <w:t>Production deployment ke liye kaunse tools use hote hain?</w:t>
      </w:r>
    </w:p>
    <w:p w:rsidR="00A40CF3" w:rsidRDefault="00A40CF3" w:rsidP="00D528A1">
      <w:pPr>
        <w:pStyle w:val="NoSpacing"/>
        <w:rPr>
          <w:rFonts w:cstheme="minorHAnsi"/>
          <w:lang w:eastAsia="en-IN"/>
        </w:rPr>
      </w:pPr>
    </w:p>
    <w:p w:rsidR="00931E5D" w:rsidRDefault="00931E5D" w:rsidP="00D528A1">
      <w:pPr>
        <w:pStyle w:val="NoSpacing"/>
        <w:rPr>
          <w:rFonts w:cstheme="minorHAnsi"/>
          <w:lang w:eastAsia="en-IN"/>
        </w:rPr>
      </w:pPr>
      <w:r w:rsidRPr="00931E5D">
        <w:rPr>
          <w:rFonts w:cstheme="minorHAnsi"/>
          <w:lang w:eastAsia="en-IN"/>
        </w:rPr>
        <w:t>AWS-native tools</w:t>
      </w:r>
      <w:r>
        <w:rPr>
          <w:rFonts w:cstheme="minorHAnsi"/>
          <w:lang w:eastAsia="en-IN"/>
        </w:rPr>
        <w:t>:</w:t>
      </w:r>
    </w:p>
    <w:p w:rsidR="00931E5D" w:rsidRPr="00931E5D" w:rsidRDefault="00931E5D" w:rsidP="00931E5D">
      <w:pPr>
        <w:pStyle w:val="NoSpacing"/>
        <w:rPr>
          <w:rFonts w:cstheme="minorHAnsi"/>
          <w:lang w:eastAsia="en-IN"/>
        </w:rPr>
      </w:pPr>
      <w:r w:rsidRPr="00931E5D">
        <w:rPr>
          <w:rFonts w:cstheme="minorHAnsi"/>
          <w:lang w:eastAsia="en-IN"/>
        </w:rPr>
        <w:t>AWS CodePipeline</w:t>
      </w:r>
    </w:p>
    <w:p w:rsidR="00931E5D" w:rsidRPr="00931E5D" w:rsidRDefault="00931E5D" w:rsidP="00931E5D">
      <w:pPr>
        <w:pStyle w:val="NoSpacing"/>
        <w:rPr>
          <w:rFonts w:cstheme="minorHAnsi"/>
          <w:lang w:eastAsia="en-IN"/>
        </w:rPr>
      </w:pPr>
      <w:r w:rsidRPr="00931E5D">
        <w:rPr>
          <w:rFonts w:cstheme="minorHAnsi"/>
          <w:lang w:eastAsia="en-IN"/>
        </w:rPr>
        <w:t>AWS CodeBuild</w:t>
      </w:r>
    </w:p>
    <w:p w:rsidR="00931E5D" w:rsidRPr="00931E5D" w:rsidRDefault="00931E5D" w:rsidP="00931E5D">
      <w:pPr>
        <w:pStyle w:val="NoSpacing"/>
        <w:rPr>
          <w:rFonts w:cstheme="minorHAnsi"/>
          <w:lang w:eastAsia="en-IN"/>
        </w:rPr>
      </w:pPr>
      <w:r w:rsidRPr="00931E5D">
        <w:rPr>
          <w:rFonts w:cstheme="minorHAnsi"/>
          <w:lang w:eastAsia="en-IN"/>
        </w:rPr>
        <w:t>AWS CodeDeploy</w:t>
      </w:r>
    </w:p>
    <w:p w:rsidR="00931E5D" w:rsidRPr="00931E5D" w:rsidRDefault="00931E5D" w:rsidP="00931E5D">
      <w:pPr>
        <w:pStyle w:val="NoSpacing"/>
        <w:rPr>
          <w:rFonts w:cstheme="minorHAnsi"/>
          <w:lang w:eastAsia="en-IN"/>
        </w:rPr>
      </w:pPr>
      <w:r w:rsidRPr="00931E5D">
        <w:rPr>
          <w:rFonts w:cstheme="minorHAnsi"/>
          <w:lang w:eastAsia="en-IN"/>
        </w:rPr>
        <w:t>Amazon ECR</w:t>
      </w:r>
    </w:p>
    <w:p w:rsidR="00931E5D" w:rsidRPr="00931E5D" w:rsidRDefault="00931E5D" w:rsidP="00931E5D">
      <w:pPr>
        <w:pStyle w:val="NoSpacing"/>
        <w:rPr>
          <w:rFonts w:cstheme="minorHAnsi"/>
          <w:lang w:eastAsia="en-IN"/>
        </w:rPr>
      </w:pPr>
      <w:r w:rsidRPr="00931E5D">
        <w:rPr>
          <w:rFonts w:cstheme="minorHAnsi"/>
          <w:lang w:eastAsia="en-IN"/>
        </w:rPr>
        <w:t>Amazon ECS / EKS</w:t>
      </w:r>
    </w:p>
    <w:p w:rsidR="00931E5D" w:rsidRPr="00931E5D" w:rsidRDefault="00931E5D" w:rsidP="00931E5D">
      <w:pPr>
        <w:pStyle w:val="NoSpacing"/>
        <w:rPr>
          <w:rFonts w:cstheme="minorHAnsi"/>
          <w:lang w:eastAsia="en-IN"/>
        </w:rPr>
      </w:pPr>
      <w:r w:rsidRPr="00931E5D">
        <w:rPr>
          <w:rFonts w:cstheme="minorHAnsi"/>
          <w:lang w:eastAsia="en-IN"/>
        </w:rPr>
        <w:t>Terraform</w:t>
      </w:r>
    </w:p>
    <w:p w:rsidR="00931E5D" w:rsidRDefault="00931E5D" w:rsidP="00931E5D">
      <w:pPr>
        <w:pStyle w:val="NoSpacing"/>
        <w:rPr>
          <w:rFonts w:cstheme="minorHAnsi"/>
          <w:lang w:eastAsia="en-IN"/>
        </w:rPr>
      </w:pPr>
      <w:r w:rsidRPr="00931E5D">
        <w:rPr>
          <w:rFonts w:cstheme="minorHAnsi"/>
          <w:lang w:eastAsia="en-IN"/>
        </w:rPr>
        <w:t>CloudFormation / CDK</w:t>
      </w:r>
    </w:p>
    <w:p w:rsidR="009D4D53" w:rsidRDefault="009D4D53" w:rsidP="00931E5D">
      <w:pPr>
        <w:pStyle w:val="NoSpacing"/>
        <w:rPr>
          <w:rFonts w:cstheme="minorHAnsi"/>
          <w:lang w:eastAsia="en-IN"/>
        </w:rPr>
      </w:pPr>
    </w:p>
    <w:p w:rsidR="009D4D53" w:rsidRDefault="009D4D53" w:rsidP="009D4D53">
      <w:pPr>
        <w:pStyle w:val="NormalWeb"/>
        <w:spacing w:line="300" w:lineRule="atLeast"/>
        <w:rPr>
          <w:rFonts w:ascii="Segoe UI" w:hAnsi="Segoe UI" w:cs="Segoe UI"/>
          <w:sz w:val="21"/>
          <w:szCs w:val="21"/>
        </w:rPr>
      </w:pPr>
      <w:r>
        <w:rPr>
          <w:rFonts w:ascii="Segoe UI" w:hAnsi="Segoe UI" w:cs="Segoe UI"/>
          <w:sz w:val="21"/>
          <w:szCs w:val="21"/>
        </w:rPr>
        <w:t>Typical AWS-native ECS flow:</w:t>
      </w:r>
    </w:p>
    <w:p w:rsidR="009D4D53" w:rsidRPr="009D4D53" w:rsidRDefault="009D4D53" w:rsidP="009D4D53">
      <w:pPr>
        <w:pStyle w:val="NoSpacing"/>
        <w:rPr>
          <w:rFonts w:cstheme="minorHAnsi"/>
          <w:lang w:eastAsia="en-IN"/>
        </w:rPr>
      </w:pPr>
      <w:r w:rsidRPr="009D4D53">
        <w:rPr>
          <w:rFonts w:cstheme="minorHAnsi"/>
          <w:lang w:eastAsia="en-IN"/>
        </w:rPr>
        <w:t>GitHub/CodeCommit</w:t>
      </w:r>
    </w:p>
    <w:p w:rsidR="009D4D53" w:rsidRPr="009D4D53" w:rsidRDefault="009D4D53" w:rsidP="009D4D53">
      <w:pPr>
        <w:pStyle w:val="NoSpacing"/>
        <w:rPr>
          <w:rFonts w:cstheme="minorHAnsi"/>
          <w:lang w:eastAsia="en-IN"/>
        </w:rPr>
      </w:pPr>
      <w:r w:rsidRPr="009D4D53">
        <w:rPr>
          <w:rFonts w:cstheme="minorHAnsi"/>
          <w:lang w:eastAsia="en-IN"/>
        </w:rPr>
        <w:t>→ CodePipeline</w:t>
      </w:r>
    </w:p>
    <w:p w:rsidR="009D4D53" w:rsidRPr="009D4D53" w:rsidRDefault="009D4D53" w:rsidP="009D4D53">
      <w:pPr>
        <w:pStyle w:val="NoSpacing"/>
        <w:rPr>
          <w:rFonts w:cstheme="minorHAnsi"/>
          <w:lang w:eastAsia="en-IN"/>
        </w:rPr>
      </w:pPr>
      <w:r w:rsidRPr="009D4D53">
        <w:rPr>
          <w:rFonts w:cstheme="minorHAnsi"/>
          <w:lang w:eastAsia="en-IN"/>
        </w:rPr>
        <w:t>→ CodeBuild</w:t>
      </w:r>
    </w:p>
    <w:p w:rsidR="009D4D53" w:rsidRPr="009D4D53" w:rsidRDefault="009D4D53" w:rsidP="009D4D53">
      <w:pPr>
        <w:pStyle w:val="NoSpacing"/>
        <w:rPr>
          <w:rFonts w:cstheme="minorHAnsi"/>
          <w:lang w:eastAsia="en-IN"/>
        </w:rPr>
      </w:pPr>
      <w:r w:rsidRPr="009D4D53">
        <w:rPr>
          <w:rFonts w:cstheme="minorHAnsi"/>
          <w:lang w:eastAsia="en-IN"/>
        </w:rPr>
        <w:t>→ ECR</w:t>
      </w:r>
    </w:p>
    <w:p w:rsidR="009D4D53" w:rsidRDefault="009D4D53" w:rsidP="009D4D53">
      <w:pPr>
        <w:pStyle w:val="NoSpacing"/>
        <w:rPr>
          <w:rFonts w:cstheme="minorHAnsi"/>
          <w:lang w:eastAsia="en-IN"/>
        </w:rPr>
      </w:pPr>
      <w:r w:rsidRPr="009D4D53">
        <w:rPr>
          <w:rFonts w:cstheme="minorHAnsi"/>
          <w:lang w:eastAsia="en-IN"/>
        </w:rPr>
        <w:t>→ ECS deploy</w:t>
      </w:r>
    </w:p>
    <w:p w:rsidR="009D4D53" w:rsidRDefault="009D4D53" w:rsidP="009D4D53">
      <w:pPr>
        <w:pStyle w:val="NoSpacing"/>
        <w:rPr>
          <w:rFonts w:cstheme="minorHAnsi"/>
          <w:lang w:eastAsia="en-IN"/>
        </w:rPr>
      </w:pPr>
    </w:p>
    <w:p w:rsidR="009D4D53" w:rsidRDefault="009D4D53" w:rsidP="009D4D53">
      <w:pPr>
        <w:pStyle w:val="Heading2"/>
        <w:spacing w:line="300" w:lineRule="atLeast"/>
        <w:rPr>
          <w:rFonts w:ascii="Segoe UI" w:hAnsi="Segoe UI" w:cs="Segoe UI"/>
        </w:rPr>
      </w:pPr>
      <w:r>
        <w:rPr>
          <w:rFonts w:ascii="Segoe UI" w:hAnsi="Segoe UI" w:cs="Segoe UI"/>
        </w:rPr>
        <w:t>GitHub-based tools</w:t>
      </w:r>
    </w:p>
    <w:p w:rsidR="009D4D53" w:rsidRPr="009D4D53" w:rsidRDefault="009D4D53" w:rsidP="009D4D53">
      <w:pPr>
        <w:pStyle w:val="NoSpacing"/>
        <w:rPr>
          <w:rFonts w:cstheme="minorHAnsi"/>
          <w:lang w:eastAsia="en-IN"/>
        </w:rPr>
      </w:pPr>
      <w:r w:rsidRPr="009D4D53">
        <w:rPr>
          <w:rFonts w:cstheme="minorHAnsi"/>
          <w:lang w:eastAsia="en-IN"/>
        </w:rPr>
        <w:t>GitHub Actions</w:t>
      </w:r>
    </w:p>
    <w:p w:rsidR="009D4D53" w:rsidRPr="009D4D53" w:rsidRDefault="009D4D53" w:rsidP="009D4D53">
      <w:pPr>
        <w:pStyle w:val="NoSpacing"/>
        <w:rPr>
          <w:rFonts w:cstheme="minorHAnsi"/>
          <w:lang w:eastAsia="en-IN"/>
        </w:rPr>
      </w:pPr>
      <w:r w:rsidRPr="009D4D53">
        <w:rPr>
          <w:rFonts w:cstheme="minorHAnsi"/>
          <w:lang w:eastAsia="en-IN"/>
        </w:rPr>
        <w:t>GitHub Environments</w:t>
      </w:r>
    </w:p>
    <w:p w:rsidR="009D4D53" w:rsidRPr="009D4D53" w:rsidRDefault="009D4D53" w:rsidP="009D4D53">
      <w:pPr>
        <w:pStyle w:val="NoSpacing"/>
        <w:rPr>
          <w:rFonts w:cstheme="minorHAnsi"/>
          <w:lang w:eastAsia="en-IN"/>
        </w:rPr>
      </w:pPr>
      <w:r w:rsidRPr="009D4D53">
        <w:rPr>
          <w:rFonts w:cstheme="minorHAnsi"/>
          <w:lang w:eastAsia="en-IN"/>
        </w:rPr>
        <w:t>GitHub Secrets / OIDC</w:t>
      </w:r>
    </w:p>
    <w:p w:rsidR="009D4D53" w:rsidRPr="009D4D53" w:rsidRDefault="009D4D53" w:rsidP="009D4D53">
      <w:pPr>
        <w:pStyle w:val="NoSpacing"/>
        <w:rPr>
          <w:rFonts w:cstheme="minorHAnsi"/>
          <w:lang w:eastAsia="en-IN"/>
        </w:rPr>
      </w:pPr>
      <w:r w:rsidRPr="009D4D53">
        <w:rPr>
          <w:rFonts w:cstheme="minorHAnsi"/>
          <w:lang w:eastAsia="en-IN"/>
        </w:rPr>
        <w:t>CodeQL</w:t>
      </w:r>
    </w:p>
    <w:p w:rsidR="009D4D53" w:rsidRPr="009D4D53" w:rsidRDefault="009D4D53" w:rsidP="009D4D53">
      <w:pPr>
        <w:pStyle w:val="NoSpacing"/>
        <w:rPr>
          <w:rFonts w:cstheme="minorHAnsi"/>
          <w:lang w:eastAsia="en-IN"/>
        </w:rPr>
      </w:pPr>
      <w:r w:rsidRPr="009D4D53">
        <w:rPr>
          <w:rFonts w:cstheme="minorHAnsi"/>
          <w:lang w:eastAsia="en-IN"/>
        </w:rPr>
        <w:t>Dependabot</w:t>
      </w:r>
    </w:p>
    <w:p w:rsidR="009D4D53" w:rsidRDefault="009D4D53" w:rsidP="009D4D53">
      <w:pPr>
        <w:pStyle w:val="NoSpacing"/>
        <w:rPr>
          <w:rFonts w:cstheme="minorHAnsi"/>
          <w:lang w:eastAsia="en-IN"/>
        </w:rPr>
      </w:pPr>
      <w:r w:rsidRPr="009D4D53">
        <w:rPr>
          <w:rFonts w:cstheme="minorHAnsi"/>
          <w:lang w:eastAsia="en-IN"/>
        </w:rPr>
        <w:t>Secret scanning</w:t>
      </w:r>
    </w:p>
    <w:p w:rsidR="009D4D53" w:rsidRDefault="009D4D53" w:rsidP="009D4D53">
      <w:pPr>
        <w:pStyle w:val="NoSpacing"/>
        <w:rPr>
          <w:rFonts w:cstheme="minorHAnsi"/>
          <w:lang w:eastAsia="en-IN"/>
        </w:rPr>
      </w:pPr>
    </w:p>
    <w:p w:rsidR="00E66534" w:rsidRPr="00E66534" w:rsidRDefault="00E66534" w:rsidP="00E66534">
      <w:pPr>
        <w:spacing w:after="0" w:line="300" w:lineRule="atLeast"/>
        <w:rPr>
          <w:rFonts w:ascii="Segoe UI" w:eastAsia="Times New Roman" w:hAnsi="Segoe UI" w:cs="Segoe UI"/>
          <w:sz w:val="21"/>
          <w:szCs w:val="21"/>
          <w:lang w:eastAsia="en-IN"/>
        </w:rPr>
      </w:pPr>
      <w:r w:rsidRPr="00E66534">
        <w:rPr>
          <w:rFonts w:ascii="Segoe UI" w:eastAsia="Times New Roman" w:hAnsi="Segoe UI" w:cs="Segoe UI"/>
          <w:sz w:val="21"/>
          <w:szCs w:val="21"/>
          <w:lang w:eastAsia="en-IN"/>
        </w:rPr>
        <w:t>GitHub Actions se ECS deploy karne ke liye workflow ECR image build/push karta hai aur ECS task/service update karta hai</w:t>
      </w:r>
    </w:p>
    <w:p w:rsidR="009D4D53" w:rsidRDefault="009D4D53" w:rsidP="009D4D53">
      <w:pPr>
        <w:pStyle w:val="NoSpacing"/>
        <w:rPr>
          <w:rFonts w:cstheme="minorHAnsi"/>
          <w:lang w:eastAsia="en-IN"/>
        </w:rPr>
      </w:pPr>
    </w:p>
    <w:p w:rsidR="00E66534" w:rsidRDefault="00E66534" w:rsidP="00E66534">
      <w:pPr>
        <w:pStyle w:val="Heading2"/>
        <w:spacing w:line="300" w:lineRule="atLeast"/>
        <w:rPr>
          <w:rFonts w:ascii="Segoe UI" w:hAnsi="Segoe UI" w:cs="Segoe UI"/>
        </w:rPr>
      </w:pPr>
      <w:r>
        <w:rPr>
          <w:rFonts w:ascii="Segoe UI" w:hAnsi="Segoe UI" w:cs="Segoe UI"/>
        </w:rPr>
        <w:t>Kubernetes/GitOps tools</w:t>
      </w:r>
    </w:p>
    <w:p w:rsidR="00E66534" w:rsidRPr="00E66534" w:rsidRDefault="00E66534" w:rsidP="00E66534">
      <w:pPr>
        <w:spacing w:after="0" w:line="240" w:lineRule="auto"/>
        <w:rPr>
          <w:rFonts w:ascii="Segoe UI" w:eastAsia="Times New Roman" w:hAnsi="Segoe UI" w:cs="Segoe UI"/>
          <w:sz w:val="24"/>
          <w:szCs w:val="24"/>
          <w:lang w:eastAsia="en-IN"/>
        </w:rPr>
      </w:pPr>
      <w:r w:rsidRPr="00E66534">
        <w:rPr>
          <w:rFonts w:ascii="Segoe UI" w:eastAsia="Times New Roman" w:hAnsi="Segoe UI" w:cs="Segoe UI"/>
          <w:sz w:val="24"/>
          <w:szCs w:val="24"/>
          <w:lang w:eastAsia="en-IN"/>
        </w:rPr>
        <w:t>ArgoCD</w:t>
      </w:r>
    </w:p>
    <w:p w:rsidR="00E66534" w:rsidRPr="00E66534" w:rsidRDefault="00E66534" w:rsidP="00E66534">
      <w:pPr>
        <w:spacing w:after="0" w:line="240" w:lineRule="auto"/>
        <w:rPr>
          <w:rFonts w:ascii="Segoe UI" w:eastAsia="Times New Roman" w:hAnsi="Segoe UI" w:cs="Segoe UI"/>
          <w:sz w:val="24"/>
          <w:szCs w:val="24"/>
          <w:lang w:eastAsia="en-IN"/>
        </w:rPr>
      </w:pPr>
      <w:r w:rsidRPr="00E66534">
        <w:rPr>
          <w:rFonts w:ascii="Segoe UI" w:eastAsia="Times New Roman" w:hAnsi="Segoe UI" w:cs="Segoe UI"/>
          <w:sz w:val="24"/>
          <w:szCs w:val="24"/>
          <w:lang w:eastAsia="en-IN"/>
        </w:rPr>
        <w:t>FluxCD</w:t>
      </w:r>
    </w:p>
    <w:p w:rsidR="00E66534" w:rsidRPr="00E66534" w:rsidRDefault="00E66534" w:rsidP="00E66534">
      <w:pPr>
        <w:spacing w:after="0" w:line="240" w:lineRule="auto"/>
        <w:rPr>
          <w:rFonts w:ascii="Segoe UI" w:eastAsia="Times New Roman" w:hAnsi="Segoe UI" w:cs="Segoe UI"/>
          <w:sz w:val="24"/>
          <w:szCs w:val="24"/>
          <w:lang w:eastAsia="en-IN"/>
        </w:rPr>
      </w:pPr>
      <w:r w:rsidRPr="00E66534">
        <w:rPr>
          <w:rFonts w:ascii="Segoe UI" w:eastAsia="Times New Roman" w:hAnsi="Segoe UI" w:cs="Segoe UI"/>
          <w:sz w:val="24"/>
          <w:szCs w:val="24"/>
          <w:lang w:eastAsia="en-IN"/>
        </w:rPr>
        <w:t>Helm</w:t>
      </w:r>
    </w:p>
    <w:p w:rsidR="00E66534" w:rsidRPr="00E66534" w:rsidRDefault="00E66534" w:rsidP="00E66534">
      <w:pPr>
        <w:spacing w:after="0" w:line="240" w:lineRule="auto"/>
        <w:rPr>
          <w:rFonts w:ascii="Segoe UI" w:eastAsia="Times New Roman" w:hAnsi="Segoe UI" w:cs="Segoe UI"/>
          <w:sz w:val="24"/>
          <w:szCs w:val="24"/>
          <w:lang w:eastAsia="en-IN"/>
        </w:rPr>
      </w:pPr>
      <w:r w:rsidRPr="00E66534">
        <w:rPr>
          <w:rFonts w:ascii="Segoe UI" w:eastAsia="Times New Roman" w:hAnsi="Segoe UI" w:cs="Segoe UI"/>
          <w:sz w:val="24"/>
          <w:szCs w:val="24"/>
          <w:lang w:eastAsia="en-IN"/>
        </w:rPr>
        <w:t>Kustomize</w:t>
      </w:r>
    </w:p>
    <w:p w:rsidR="00E66534" w:rsidRPr="00E66534" w:rsidRDefault="00E66534" w:rsidP="00E66534">
      <w:pPr>
        <w:spacing w:after="0" w:line="240" w:lineRule="auto"/>
        <w:rPr>
          <w:rFonts w:ascii="Segoe UI" w:eastAsia="Times New Roman" w:hAnsi="Segoe UI" w:cs="Segoe UI"/>
          <w:sz w:val="24"/>
          <w:szCs w:val="24"/>
          <w:lang w:eastAsia="en-IN"/>
        </w:rPr>
      </w:pPr>
      <w:r w:rsidRPr="00E66534">
        <w:rPr>
          <w:rFonts w:ascii="Segoe UI" w:eastAsia="Times New Roman" w:hAnsi="Segoe UI" w:cs="Segoe UI"/>
          <w:sz w:val="24"/>
          <w:szCs w:val="24"/>
          <w:lang w:eastAsia="en-IN"/>
        </w:rPr>
        <w:t>Kubernetes manifests</w:t>
      </w:r>
    </w:p>
    <w:p w:rsidR="00E66534" w:rsidRDefault="00E66534" w:rsidP="00E66534">
      <w:pPr>
        <w:spacing w:after="0" w:line="240" w:lineRule="auto"/>
        <w:rPr>
          <w:rFonts w:ascii="Segoe UI" w:eastAsia="Times New Roman" w:hAnsi="Segoe UI" w:cs="Segoe UI"/>
          <w:sz w:val="24"/>
          <w:szCs w:val="24"/>
          <w:lang w:eastAsia="en-IN"/>
        </w:rPr>
      </w:pPr>
      <w:r w:rsidRPr="00E66534">
        <w:rPr>
          <w:rFonts w:ascii="Segoe UI" w:eastAsia="Times New Roman" w:hAnsi="Segoe UI" w:cs="Segoe UI"/>
          <w:sz w:val="24"/>
          <w:szCs w:val="24"/>
          <w:lang w:eastAsia="en-IN"/>
        </w:rPr>
        <w:t>EKS</w:t>
      </w:r>
    </w:p>
    <w:p w:rsidR="00E66534" w:rsidRDefault="00E66534" w:rsidP="00E66534">
      <w:pPr>
        <w:spacing w:after="0" w:line="240" w:lineRule="auto"/>
        <w:rPr>
          <w:rFonts w:ascii="Segoe UI" w:eastAsia="Times New Roman" w:hAnsi="Segoe UI" w:cs="Segoe UI"/>
          <w:sz w:val="24"/>
          <w:szCs w:val="24"/>
          <w:lang w:eastAsia="en-IN"/>
        </w:rPr>
      </w:pPr>
    </w:p>
    <w:p w:rsidR="00E66534" w:rsidRPr="00E66534" w:rsidRDefault="00E66534" w:rsidP="00E66534">
      <w:pPr>
        <w:spacing w:after="0" w:line="300" w:lineRule="atLeast"/>
        <w:rPr>
          <w:rFonts w:ascii="Segoe UI" w:eastAsia="Times New Roman" w:hAnsi="Segoe UI" w:cs="Segoe UI"/>
          <w:sz w:val="21"/>
          <w:szCs w:val="21"/>
          <w:lang w:eastAsia="en-IN"/>
        </w:rPr>
      </w:pPr>
      <w:r w:rsidRPr="00E66534">
        <w:rPr>
          <w:rFonts w:ascii="Segoe UI" w:eastAsia="Times New Roman" w:hAnsi="Segoe UI" w:cs="Segoe UI"/>
          <w:sz w:val="21"/>
          <w:szCs w:val="21"/>
          <w:lang w:eastAsia="en-IN"/>
        </w:rPr>
        <w:t>Argo CD ek declarative GitOps continuous delivery tool hai jo Kubernetes applications ke desired state ko Git se sync karta hai.</w:t>
      </w:r>
    </w:p>
    <w:p w:rsidR="00E66534" w:rsidRDefault="00E66534" w:rsidP="00E66534">
      <w:pPr>
        <w:spacing w:after="0" w:line="240" w:lineRule="auto"/>
        <w:rPr>
          <w:rFonts w:ascii="Segoe UI" w:eastAsia="Times New Roman" w:hAnsi="Segoe UI" w:cs="Segoe UI"/>
          <w:sz w:val="24"/>
          <w:szCs w:val="24"/>
          <w:lang w:eastAsia="en-IN"/>
        </w:rPr>
      </w:pPr>
    </w:p>
    <w:p w:rsidR="00E66534" w:rsidRPr="00E66534" w:rsidRDefault="00E66534" w:rsidP="00E66534">
      <w:pPr>
        <w:spacing w:after="0" w:line="240" w:lineRule="auto"/>
        <w:rPr>
          <w:rFonts w:ascii="Segoe UI" w:eastAsia="Times New Roman" w:hAnsi="Segoe UI" w:cs="Segoe UI"/>
          <w:sz w:val="24"/>
          <w:szCs w:val="24"/>
          <w:lang w:eastAsia="en-IN"/>
        </w:rPr>
      </w:pPr>
    </w:p>
    <w:p w:rsidR="00E66534" w:rsidRDefault="00E66534" w:rsidP="00E66534">
      <w:pPr>
        <w:pStyle w:val="Heading2"/>
        <w:spacing w:line="300" w:lineRule="atLeast"/>
        <w:rPr>
          <w:rFonts w:ascii="Segoe UI" w:hAnsi="Segoe UI" w:cs="Segoe UI"/>
        </w:rPr>
      </w:pPr>
    </w:p>
    <w:p w:rsidR="00E66534" w:rsidRDefault="00E66534" w:rsidP="00E66534">
      <w:pPr>
        <w:pStyle w:val="Heading2"/>
        <w:spacing w:line="300" w:lineRule="atLeast"/>
        <w:rPr>
          <w:rFonts w:ascii="Segoe UI" w:hAnsi="Segoe UI" w:cs="Segoe UI"/>
        </w:rPr>
      </w:pPr>
    </w:p>
    <w:p w:rsidR="00E66534" w:rsidRPr="00E66534" w:rsidRDefault="00E66534" w:rsidP="00E66534">
      <w:pPr>
        <w:spacing w:after="0" w:line="300" w:lineRule="atLeast"/>
        <w:rPr>
          <w:rFonts w:ascii="Segoe UI" w:eastAsia="Times New Roman" w:hAnsi="Segoe UI" w:cs="Segoe UI"/>
          <w:b/>
          <w:sz w:val="28"/>
          <w:szCs w:val="28"/>
          <w:lang w:eastAsia="en-IN"/>
        </w:rPr>
      </w:pPr>
      <w:r w:rsidRPr="00E66534">
        <w:rPr>
          <w:rFonts w:ascii="Segoe UI" w:eastAsia="Times New Roman" w:hAnsi="Segoe UI" w:cs="Segoe UI"/>
          <w:b/>
          <w:sz w:val="28"/>
          <w:szCs w:val="28"/>
          <w:lang w:eastAsia="en-IN"/>
        </w:rPr>
        <w:lastRenderedPageBreak/>
        <w:t>Production deployment ka actual example: ECS</w:t>
      </w:r>
    </w:p>
    <w:p w:rsidR="00E66534" w:rsidRDefault="00E66534" w:rsidP="00E66534">
      <w:pPr>
        <w:pStyle w:val="NormalWeb"/>
        <w:spacing w:line="300" w:lineRule="atLeast"/>
        <w:rPr>
          <w:rFonts w:ascii="Segoe UI" w:hAnsi="Segoe UI" w:cs="Segoe UI"/>
          <w:sz w:val="21"/>
          <w:szCs w:val="21"/>
        </w:rPr>
      </w:pPr>
      <w:r>
        <w:rPr>
          <w:rFonts w:ascii="Segoe UI" w:hAnsi="Segoe UI" w:cs="Segoe UI"/>
          <w:sz w:val="21"/>
          <w:szCs w:val="21"/>
        </w:rPr>
        <w:t>Agar humari app ECS/Fargate par hoti, toh production deployment aisa hota:</w:t>
      </w:r>
    </w:p>
    <w:p w:rsidR="00E66534" w:rsidRPr="00E66534" w:rsidRDefault="00E66534" w:rsidP="00E66534">
      <w:r w:rsidRPr="00E66534">
        <w:t>1. Developer code push karta hai GitHub me</w:t>
      </w:r>
    </w:p>
    <w:p w:rsidR="00E66534" w:rsidRPr="00E66534" w:rsidRDefault="00E66534" w:rsidP="00E66534">
      <w:r w:rsidRPr="00E66534">
        <w:t>2. GitHub Actions pipeline start hoti hai</w:t>
      </w:r>
    </w:p>
    <w:p w:rsidR="00E66534" w:rsidRPr="00E66534" w:rsidRDefault="00E66534" w:rsidP="00E66534">
      <w:r w:rsidRPr="00E66534">
        <w:t>3. Docker image build hoti hai</w:t>
      </w:r>
    </w:p>
    <w:p w:rsidR="00E66534" w:rsidRPr="00E66534" w:rsidRDefault="00E66534" w:rsidP="00E66534">
      <w:r w:rsidRPr="00E66534">
        <w:t>4. Tests run hote hain</w:t>
      </w:r>
    </w:p>
    <w:p w:rsidR="00E66534" w:rsidRPr="00E66534" w:rsidRDefault="00E66534" w:rsidP="00E66534">
      <w:r w:rsidRPr="00E66534">
        <w:t>5. Code scan / dependency scan run hota hai</w:t>
      </w:r>
    </w:p>
    <w:p w:rsidR="00E66534" w:rsidRPr="00E66534" w:rsidRDefault="00E66534" w:rsidP="00E66534">
      <w:r w:rsidRPr="00E66534">
        <w:t>6. Image ECR me push hoti hai</w:t>
      </w:r>
    </w:p>
    <w:p w:rsidR="00E66534" w:rsidRPr="00E66534" w:rsidRDefault="00E66534" w:rsidP="00E66534">
      <w:r w:rsidRPr="00E66534">
        <w:t>7. ECR scan-on-push run hota hai</w:t>
      </w:r>
    </w:p>
    <w:p w:rsidR="00E66534" w:rsidRPr="00E66534" w:rsidRDefault="00E66534" w:rsidP="00E66534">
      <w:r w:rsidRPr="00E66534">
        <w:t>8. Scan gate check karta hai: Critical/High vulnerability hai ya nahi</w:t>
      </w:r>
    </w:p>
    <w:p w:rsidR="00E66534" w:rsidRPr="00E66534" w:rsidRDefault="00E66534" w:rsidP="00E66534">
      <w:r w:rsidRPr="00E66534">
        <w:t>9. ECS task definition me new image URI update hoti hai</w:t>
      </w:r>
    </w:p>
    <w:p w:rsidR="00E66534" w:rsidRPr="00E66534" w:rsidRDefault="00E66534" w:rsidP="00E66534">
      <w:r w:rsidRPr="00E66534">
        <w:t>10. ECS service rolling deployment karta hai</w:t>
      </w:r>
    </w:p>
    <w:p w:rsidR="00E66534" w:rsidRPr="00E66534" w:rsidRDefault="00E66534" w:rsidP="00E66534">
      <w:r w:rsidRPr="00E66534">
        <w:t>11. Old tasks drain hote hain, new tasks traffic serve karte hain</w:t>
      </w:r>
    </w:p>
    <w:p w:rsidR="00846ACE" w:rsidRDefault="00846ACE" w:rsidP="00846ACE">
      <w:pPr>
        <w:spacing w:after="0" w:line="300" w:lineRule="atLeast"/>
        <w:rPr>
          <w:rFonts w:ascii="Segoe UI" w:eastAsia="Times New Roman" w:hAnsi="Segoe UI" w:cs="Segoe UI"/>
          <w:sz w:val="21"/>
          <w:szCs w:val="21"/>
          <w:lang w:eastAsia="en-IN"/>
        </w:rPr>
      </w:pPr>
      <w:r w:rsidRPr="00846ACE">
        <w:rPr>
          <w:rFonts w:ascii="Segoe UI" w:eastAsia="Times New Roman" w:hAnsi="Segoe UI" w:cs="Segoe UI"/>
          <w:sz w:val="21"/>
          <w:szCs w:val="21"/>
          <w:lang w:eastAsia="en-IN"/>
        </w:rPr>
        <w:t>ECS deployment ke liye task definition container run configuration ka blueprint hota hai, ECS task running container instance hota hai, aur ECS service desired count maintain karta hai — ye ECS/Fargate deployment models me common explanation hai.</w:t>
      </w:r>
    </w:p>
    <w:p w:rsidR="00846ACE" w:rsidRDefault="00846ACE" w:rsidP="00846ACE">
      <w:pPr>
        <w:spacing w:after="0" w:line="300" w:lineRule="atLeast"/>
        <w:rPr>
          <w:rFonts w:ascii="Segoe UI" w:eastAsia="Times New Roman" w:hAnsi="Segoe UI" w:cs="Segoe UI"/>
          <w:sz w:val="21"/>
          <w:szCs w:val="21"/>
          <w:lang w:eastAsia="en-IN"/>
        </w:rPr>
      </w:pPr>
    </w:p>
    <w:p w:rsidR="00846ACE" w:rsidRPr="00846ACE" w:rsidRDefault="00846ACE" w:rsidP="00846ACE">
      <w:pPr>
        <w:spacing w:after="0" w:line="300" w:lineRule="atLeast"/>
        <w:rPr>
          <w:rFonts w:ascii="Segoe UI" w:eastAsia="Times New Roman" w:hAnsi="Segoe UI" w:cs="Segoe UI"/>
          <w:b/>
          <w:sz w:val="28"/>
          <w:szCs w:val="28"/>
          <w:lang w:eastAsia="en-IN"/>
        </w:rPr>
      </w:pPr>
      <w:r w:rsidRPr="00846ACE">
        <w:rPr>
          <w:rFonts w:ascii="Segoe UI" w:eastAsia="Times New Roman" w:hAnsi="Segoe UI" w:cs="Segoe UI"/>
          <w:b/>
          <w:sz w:val="28"/>
          <w:szCs w:val="28"/>
          <w:lang w:eastAsia="en-IN"/>
        </w:rPr>
        <w:t>Scan gate production me kahan fit hota hai?</w:t>
      </w:r>
    </w:p>
    <w:p w:rsidR="00846ACE" w:rsidRPr="00846ACE" w:rsidRDefault="00846ACE" w:rsidP="00846ACE">
      <w:r w:rsidRPr="00846ACE">
        <w:t>ECR scan findings check</w:t>
      </w:r>
    </w:p>
    <w:p w:rsidR="00846ACE" w:rsidRPr="00846ACE" w:rsidRDefault="00846ACE" w:rsidP="00846ACE">
      <w:r w:rsidRPr="00846ACE">
        <w:t>CRITICAL/HIGH = 0</w:t>
      </w:r>
    </w:p>
    <w:p w:rsidR="00846ACE" w:rsidRDefault="00846ACE" w:rsidP="00846ACE">
      <w:r w:rsidRPr="00846ACE">
        <w:t>Deployment allowed</w:t>
      </w:r>
    </w:p>
    <w:p w:rsidR="00846ACE" w:rsidRDefault="00846ACE" w:rsidP="00846ACE"/>
    <w:p w:rsidR="00846ACE" w:rsidRDefault="00846ACE" w:rsidP="00846ACE">
      <w:pPr>
        <w:pStyle w:val="NormalWeb"/>
        <w:spacing w:line="300" w:lineRule="atLeast"/>
        <w:rPr>
          <w:rFonts w:ascii="Segoe UI" w:hAnsi="Segoe UI" w:cs="Segoe UI"/>
          <w:sz w:val="21"/>
          <w:szCs w:val="21"/>
        </w:rPr>
      </w:pPr>
      <w:r>
        <w:rPr>
          <w:rFonts w:ascii="Segoe UI" w:hAnsi="Segoe UI" w:cs="Segoe UI"/>
          <w:sz w:val="21"/>
          <w:szCs w:val="21"/>
        </w:rPr>
        <w:t>Production pipeline me ye automatically hota:</w:t>
      </w:r>
    </w:p>
    <w:p w:rsidR="00846ACE" w:rsidRDefault="00846ACE" w:rsidP="00846ACE">
      <w:r>
        <w:t>Build image</w:t>
      </w:r>
    </w:p>
    <w:p w:rsidR="00846ACE" w:rsidRDefault="00846ACE" w:rsidP="00846ACE">
      <w:r>
        <w:t>→ Push to ECR</w:t>
      </w:r>
    </w:p>
    <w:p w:rsidR="00846ACE" w:rsidRDefault="00846ACE" w:rsidP="00846ACE">
      <w:r>
        <w:t>→ Wait for scan complete</w:t>
      </w:r>
    </w:p>
    <w:p w:rsidR="00846ACE" w:rsidRDefault="00846ACE" w:rsidP="00846ACE">
      <w:r>
        <w:t>→ Read findingSeverityCounts</w:t>
      </w:r>
    </w:p>
    <w:p w:rsidR="00846ACE" w:rsidRDefault="00846ACE" w:rsidP="00846ACE">
      <w:r>
        <w:t>→ If CRITICAL/HIGH &gt; 0 then exit 1</w:t>
      </w:r>
    </w:p>
    <w:p w:rsidR="00846ACE" w:rsidRDefault="00846ACE" w:rsidP="00846ACE">
      <w:r>
        <w:t>→ Else deploy to ECS</w:t>
      </w:r>
    </w:p>
    <w:p w:rsidR="00846ACE" w:rsidRDefault="00846ACE" w:rsidP="00846ACE">
      <w:pPr>
        <w:pStyle w:val="NormalWeb"/>
        <w:spacing w:line="300" w:lineRule="atLeast"/>
        <w:rPr>
          <w:rFonts w:ascii="Segoe UI" w:hAnsi="Segoe UI" w:cs="Segoe UI"/>
          <w:sz w:val="21"/>
          <w:szCs w:val="21"/>
        </w:rPr>
      </w:pPr>
      <w:r>
        <w:rPr>
          <w:rFonts w:ascii="Segoe UI" w:hAnsi="Segoe UI" w:cs="Segoe UI"/>
          <w:sz w:val="21"/>
          <w:szCs w:val="21"/>
        </w:rPr>
        <w:t>Matlab:</w:t>
      </w:r>
      <w:r>
        <w:rPr>
          <w:rFonts w:ascii="Segoe UI" w:hAnsi="Segoe UI" w:cs="Segoe UI"/>
          <w:sz w:val="21"/>
          <w:szCs w:val="21"/>
        </w:rPr>
        <w:t xml:space="preserve"> </w:t>
      </w:r>
      <w:r w:rsidRPr="00846ACE">
        <w:rPr>
          <w:rFonts w:ascii="Segoe UI" w:hAnsi="Segoe UI" w:cs="Segoe UI"/>
          <w:sz w:val="21"/>
          <w:szCs w:val="21"/>
        </w:rPr>
        <w:t>Scan gate = deployment se pehle security checkpoint</w:t>
      </w:r>
    </w:p>
    <w:p w:rsidR="00846ACE" w:rsidRDefault="00846ACE" w:rsidP="00846ACE">
      <w:pPr>
        <w:spacing w:line="300" w:lineRule="atLeast"/>
        <w:rPr>
          <w:rFonts w:ascii="Segoe UI" w:hAnsi="Segoe UI" w:cs="Segoe UI"/>
          <w:sz w:val="21"/>
          <w:szCs w:val="21"/>
        </w:rPr>
      </w:pPr>
      <w:r>
        <w:rPr>
          <w:rFonts w:ascii="Segoe UI" w:hAnsi="Segoe UI" w:cs="Segoe UI"/>
          <w:sz w:val="21"/>
          <w:szCs w:val="21"/>
        </w:rPr>
        <w:t xml:space="preserve">ECR image scanning scan-on-push/manual findings provide karta hai, aur enhanced scanning Amazon Inspector ke saath vulnerability findings generate kar sakta hai. </w:t>
      </w:r>
    </w:p>
    <w:p w:rsidR="00846ACE" w:rsidRDefault="00846ACE" w:rsidP="00846ACE">
      <w:pPr>
        <w:spacing w:line="300" w:lineRule="atLeast"/>
        <w:rPr>
          <w:rFonts w:ascii="Segoe UI" w:hAnsi="Segoe UI" w:cs="Segoe UI"/>
          <w:sz w:val="21"/>
          <w:szCs w:val="21"/>
        </w:rPr>
      </w:pPr>
    </w:p>
    <w:p w:rsidR="00846ACE" w:rsidRDefault="00846ACE" w:rsidP="00846ACE">
      <w:pPr>
        <w:spacing w:line="300" w:lineRule="atLeast"/>
        <w:rPr>
          <w:rFonts w:ascii="Segoe UI" w:hAnsi="Segoe UI" w:cs="Segoe UI"/>
          <w:sz w:val="21"/>
          <w:szCs w:val="21"/>
        </w:rPr>
      </w:pPr>
    </w:p>
    <w:p w:rsidR="00846ACE" w:rsidRDefault="00846ACE" w:rsidP="00846ACE">
      <w:pPr>
        <w:spacing w:line="300" w:lineRule="atLeast"/>
        <w:rPr>
          <w:rFonts w:ascii="Segoe UI" w:hAnsi="Segoe UI" w:cs="Segoe UI"/>
          <w:sz w:val="21"/>
          <w:szCs w:val="21"/>
        </w:rPr>
      </w:pPr>
    </w:p>
    <w:p w:rsidR="00846ACE" w:rsidRDefault="00846ACE" w:rsidP="00846ACE">
      <w:pPr>
        <w:spacing w:after="0" w:line="300" w:lineRule="atLeast"/>
        <w:rPr>
          <w:rFonts w:ascii="Segoe UI" w:eastAsia="Times New Roman" w:hAnsi="Segoe UI" w:cs="Segoe UI"/>
          <w:b/>
          <w:sz w:val="28"/>
          <w:szCs w:val="28"/>
          <w:lang w:eastAsia="en-IN"/>
        </w:rPr>
      </w:pPr>
      <w:r w:rsidRPr="00846ACE">
        <w:rPr>
          <w:rFonts w:ascii="Segoe UI" w:eastAsia="Times New Roman" w:hAnsi="Segoe UI" w:cs="Segoe UI"/>
          <w:b/>
          <w:sz w:val="28"/>
          <w:szCs w:val="28"/>
          <w:lang w:eastAsia="en-IN"/>
        </w:rPr>
        <w:lastRenderedPageBreak/>
        <w:t>Code scanning / SAST / dependency scanning kya hota hai?</w:t>
      </w:r>
    </w:p>
    <w:p w:rsidR="00846ACE" w:rsidRDefault="00846ACE" w:rsidP="00846ACE">
      <w:pPr>
        <w:spacing w:after="0" w:line="300" w:lineRule="atLeast"/>
        <w:rPr>
          <w:rFonts w:ascii="Segoe UI" w:eastAsia="Times New Roman" w:hAnsi="Segoe UI" w:cs="Segoe UI"/>
          <w:sz w:val="24"/>
          <w:szCs w:val="24"/>
          <w:lang w:eastAsia="en-IN"/>
        </w:rPr>
      </w:pPr>
      <w:r w:rsidRPr="00846ACE">
        <w:rPr>
          <w:rFonts w:ascii="Segoe UI" w:eastAsia="Times New Roman" w:hAnsi="Segoe UI" w:cs="Segoe UI"/>
          <w:sz w:val="24"/>
          <w:szCs w:val="24"/>
          <w:lang w:eastAsia="en-IN"/>
        </w:rPr>
        <w:t>Code scanning / SAST</w:t>
      </w:r>
      <w:r>
        <w:rPr>
          <w:rFonts w:ascii="Segoe UI" w:eastAsia="Times New Roman" w:hAnsi="Segoe UI" w:cs="Segoe UI"/>
          <w:sz w:val="24"/>
          <w:szCs w:val="24"/>
          <w:lang w:eastAsia="en-IN"/>
        </w:rPr>
        <w:t>:</w:t>
      </w:r>
    </w:p>
    <w:p w:rsidR="00846ACE" w:rsidRPr="00846ACE" w:rsidRDefault="00846ACE" w:rsidP="00846ACE">
      <w:pPr>
        <w:spacing w:after="0" w:line="300" w:lineRule="atLeast"/>
        <w:rPr>
          <w:rFonts w:ascii="Segoe UI" w:eastAsia="Times New Roman" w:hAnsi="Segoe UI" w:cs="Segoe UI"/>
          <w:sz w:val="24"/>
          <w:szCs w:val="24"/>
          <w:lang w:eastAsia="en-IN"/>
        </w:rPr>
      </w:pPr>
      <w:r w:rsidRPr="00846ACE">
        <w:rPr>
          <w:rFonts w:ascii="Segoe UI" w:eastAsia="Times New Roman" w:hAnsi="Segoe UI" w:cs="Segoe UI"/>
          <w:sz w:val="24"/>
          <w:szCs w:val="24"/>
          <w:lang w:eastAsia="en-IN"/>
        </w:rPr>
        <w:t>Source code me vulnerabilities scan karna</w:t>
      </w:r>
    </w:p>
    <w:p w:rsidR="00846ACE" w:rsidRDefault="00846ACE" w:rsidP="00846ACE">
      <w:pPr>
        <w:pStyle w:val="NormalWeb"/>
        <w:spacing w:line="300" w:lineRule="atLeast"/>
        <w:rPr>
          <w:rFonts w:ascii="Segoe UI" w:hAnsi="Segoe UI" w:cs="Segoe UI"/>
          <w:sz w:val="21"/>
          <w:szCs w:val="21"/>
        </w:rPr>
      </w:pPr>
      <w:r>
        <w:rPr>
          <w:rFonts w:ascii="Segoe UI" w:hAnsi="Segoe UI" w:cs="Segoe UI"/>
          <w:sz w:val="21"/>
          <w:szCs w:val="21"/>
        </w:rPr>
        <w:t>Example:</w:t>
      </w:r>
    </w:p>
    <w:p w:rsidR="00846ACE" w:rsidRPr="00846ACE" w:rsidRDefault="00846ACE" w:rsidP="00846ACE">
      <w:r w:rsidRPr="00846ACE">
        <w:t>insecure code pattern</w:t>
      </w:r>
    </w:p>
    <w:p w:rsidR="00846ACE" w:rsidRPr="00846ACE" w:rsidRDefault="00846ACE" w:rsidP="00846ACE">
      <w:r w:rsidRPr="00846ACE">
        <w:t>command injection</w:t>
      </w:r>
    </w:p>
    <w:p w:rsidR="00846ACE" w:rsidRPr="00846ACE" w:rsidRDefault="00846ACE" w:rsidP="00846ACE">
      <w:r w:rsidRPr="00846ACE">
        <w:t>SQL injection</w:t>
      </w:r>
    </w:p>
    <w:p w:rsidR="00846ACE" w:rsidRPr="00846ACE" w:rsidRDefault="00846ACE" w:rsidP="00846ACE">
      <w:r w:rsidRPr="00846ACE">
        <w:t>hardcoded risky logic</w:t>
      </w:r>
    </w:p>
    <w:p w:rsidR="00846ACE" w:rsidRDefault="00846ACE" w:rsidP="00846ACE">
      <w:r w:rsidRPr="00846ACE">
        <w:t>unsafe deserialization</w:t>
      </w:r>
    </w:p>
    <w:p w:rsidR="00846ACE" w:rsidRDefault="00846ACE" w:rsidP="00846ACE"/>
    <w:p w:rsidR="007116CD" w:rsidRPr="007116CD" w:rsidRDefault="007116CD" w:rsidP="007116CD">
      <w:pPr>
        <w:spacing w:after="0" w:line="300" w:lineRule="atLeast"/>
        <w:rPr>
          <w:rFonts w:ascii="Segoe UI" w:eastAsia="Times New Roman" w:hAnsi="Segoe UI" w:cs="Segoe UI"/>
          <w:b/>
          <w:sz w:val="28"/>
          <w:szCs w:val="28"/>
          <w:lang w:eastAsia="en-IN"/>
        </w:rPr>
      </w:pPr>
      <w:r w:rsidRPr="007116CD">
        <w:rPr>
          <w:rFonts w:ascii="Segoe UI" w:eastAsia="Times New Roman" w:hAnsi="Segoe UI" w:cs="Segoe UI"/>
          <w:b/>
          <w:sz w:val="28"/>
          <w:szCs w:val="28"/>
          <w:lang w:eastAsia="en-IN"/>
        </w:rPr>
        <w:t>ArgoCD ka role kya hai?</w:t>
      </w:r>
    </w:p>
    <w:p w:rsidR="007116CD" w:rsidRDefault="007116CD" w:rsidP="007116CD">
      <w:pPr>
        <w:pStyle w:val="NormalWeb"/>
        <w:spacing w:line="300" w:lineRule="atLeast"/>
        <w:rPr>
          <w:rFonts w:ascii="Segoe UI" w:hAnsi="Segoe UI" w:cs="Segoe UI"/>
          <w:sz w:val="21"/>
          <w:szCs w:val="21"/>
        </w:rPr>
      </w:pPr>
      <w:r>
        <w:rPr>
          <w:rFonts w:ascii="Segoe UI" w:hAnsi="Segoe UI" w:cs="Segoe UI"/>
          <w:sz w:val="21"/>
          <w:szCs w:val="21"/>
        </w:rPr>
        <w:t xml:space="preserve">ArgoCD mainly </w:t>
      </w:r>
      <w:r>
        <w:rPr>
          <w:rStyle w:val="Strong"/>
          <w:rFonts w:ascii="Segoe UI" w:hAnsi="Segoe UI" w:cs="Segoe UI"/>
          <w:sz w:val="21"/>
          <w:szCs w:val="21"/>
        </w:rPr>
        <w:t>Kubernetes/EKS</w:t>
      </w:r>
      <w:r>
        <w:rPr>
          <w:rFonts w:ascii="Segoe UI" w:hAnsi="Segoe UI" w:cs="Segoe UI"/>
          <w:sz w:val="21"/>
          <w:szCs w:val="21"/>
        </w:rPr>
        <w:t xml:space="preserve"> ke liye hota hai.</w:t>
      </w:r>
    </w:p>
    <w:p w:rsidR="007116CD" w:rsidRDefault="007116CD" w:rsidP="007116CD">
      <w:pPr>
        <w:pStyle w:val="NormalWeb"/>
        <w:spacing w:line="300" w:lineRule="atLeast"/>
        <w:rPr>
          <w:rFonts w:ascii="Segoe UI" w:hAnsi="Segoe UI" w:cs="Segoe UI"/>
          <w:sz w:val="21"/>
          <w:szCs w:val="21"/>
        </w:rPr>
      </w:pPr>
      <w:r>
        <w:rPr>
          <w:rFonts w:ascii="Segoe UI" w:hAnsi="Segoe UI" w:cs="Segoe UI"/>
          <w:sz w:val="21"/>
          <w:szCs w:val="21"/>
        </w:rPr>
        <w:t>Agar app EKS me deploy ho rahi hai, toh flow ho sakta hai:</w:t>
      </w:r>
    </w:p>
    <w:p w:rsidR="007116CD" w:rsidRPr="007116CD" w:rsidRDefault="007116CD" w:rsidP="007116CD">
      <w:r w:rsidRPr="007116CD">
        <w:t>Developer code push</w:t>
      </w:r>
    </w:p>
    <w:p w:rsidR="007116CD" w:rsidRPr="007116CD" w:rsidRDefault="007116CD" w:rsidP="007116CD">
      <w:r w:rsidRPr="007116CD">
        <w:t>→ CI builds Docker image</w:t>
      </w:r>
    </w:p>
    <w:p w:rsidR="007116CD" w:rsidRPr="007116CD" w:rsidRDefault="007116CD" w:rsidP="007116CD">
      <w:r w:rsidRPr="007116CD">
        <w:t>→ CI pushes image to ECR</w:t>
      </w:r>
    </w:p>
    <w:p w:rsidR="007116CD" w:rsidRPr="007116CD" w:rsidRDefault="007116CD" w:rsidP="007116CD">
      <w:r w:rsidRPr="007116CD">
        <w:t>→ CI updates Kubernetes manifest/Helm values in Git</w:t>
      </w:r>
    </w:p>
    <w:p w:rsidR="007116CD" w:rsidRPr="007116CD" w:rsidRDefault="007116CD" w:rsidP="007116CD">
      <w:r w:rsidRPr="007116CD">
        <w:t>→ ArgoCD detects Git change</w:t>
      </w:r>
    </w:p>
    <w:p w:rsidR="007116CD" w:rsidRPr="007116CD" w:rsidRDefault="007116CD" w:rsidP="007116CD">
      <w:r w:rsidRPr="007116CD">
        <w:t>→ ArgoCD syncs EKS cluster</w:t>
      </w:r>
    </w:p>
    <w:p w:rsidR="007116CD" w:rsidRDefault="007116CD" w:rsidP="007116CD">
      <w:r w:rsidRPr="007116CD">
        <w:t>→ New image deployed</w:t>
      </w:r>
    </w:p>
    <w:p w:rsidR="007116CD" w:rsidRPr="007116CD" w:rsidRDefault="007116CD" w:rsidP="007116CD">
      <w:pPr>
        <w:spacing w:after="0" w:line="300" w:lineRule="atLeast"/>
        <w:rPr>
          <w:rFonts w:ascii="Segoe UI" w:eastAsia="Times New Roman" w:hAnsi="Segoe UI" w:cs="Segoe UI"/>
          <w:sz w:val="21"/>
          <w:szCs w:val="21"/>
          <w:lang w:eastAsia="en-IN"/>
        </w:rPr>
      </w:pPr>
      <w:r w:rsidRPr="007116CD">
        <w:rPr>
          <w:rFonts w:ascii="Segoe UI" w:eastAsia="Times New Roman" w:hAnsi="Segoe UI" w:cs="Segoe UI"/>
          <w:sz w:val="21"/>
          <w:szCs w:val="21"/>
          <w:lang w:eastAsia="en-IN"/>
        </w:rPr>
        <w:t>Argo CD Kubernetes controller ki tarah current live state ko Git repo me specified target state se compare karta hai; agar live state target se differ kare, app OutOfSync hoti hai aur ArgoCD sync karke desired state apply kar sakta hai.</w:t>
      </w:r>
    </w:p>
    <w:p w:rsidR="007116CD" w:rsidRDefault="007116CD" w:rsidP="007116CD"/>
    <w:p w:rsidR="007116CD" w:rsidRDefault="007116CD" w:rsidP="007116CD"/>
    <w:p w:rsidR="007116CD" w:rsidRDefault="007116CD" w:rsidP="007116CD"/>
    <w:p w:rsidR="007116CD" w:rsidRDefault="007116CD" w:rsidP="007116CD"/>
    <w:p w:rsidR="007116CD" w:rsidRDefault="007116CD" w:rsidP="007116CD"/>
    <w:p w:rsidR="007116CD" w:rsidRDefault="007116CD" w:rsidP="007116CD"/>
    <w:p w:rsidR="007116CD" w:rsidRDefault="007116CD" w:rsidP="007116CD"/>
    <w:p w:rsidR="007116CD" w:rsidRDefault="007116CD" w:rsidP="007116CD"/>
    <w:p w:rsidR="007116CD" w:rsidRDefault="007116CD" w:rsidP="007116CD"/>
    <w:p w:rsidR="007116CD" w:rsidRDefault="007116CD" w:rsidP="007116CD"/>
    <w:p w:rsidR="007116CD" w:rsidRDefault="007116CD" w:rsidP="007116CD"/>
    <w:p w:rsidR="007116CD" w:rsidRDefault="007116CD" w:rsidP="007116CD"/>
    <w:p w:rsidR="007116CD" w:rsidRPr="007116CD" w:rsidRDefault="007116CD" w:rsidP="007116CD">
      <w:pPr>
        <w:pStyle w:val="NormalWeb"/>
        <w:spacing w:line="300" w:lineRule="atLeast"/>
        <w:rPr>
          <w:rFonts w:ascii="Segoe UI" w:hAnsi="Segoe UI" w:cs="Segoe UI"/>
          <w:b/>
          <w:sz w:val="28"/>
          <w:szCs w:val="28"/>
        </w:rPr>
      </w:pPr>
      <w:r w:rsidRPr="007116CD">
        <w:rPr>
          <w:rFonts w:ascii="Segoe UI" w:hAnsi="Segoe UI" w:cs="Segoe UI"/>
          <w:b/>
          <w:sz w:val="28"/>
          <w:szCs w:val="28"/>
        </w:rPr>
        <w:lastRenderedPageBreak/>
        <w:t>Abhi project me ye major advanced topics bache hain:</w:t>
      </w:r>
    </w:p>
    <w:p w:rsidR="007116CD" w:rsidRDefault="007116CD" w:rsidP="007116CD">
      <w:r>
        <w:t>1. Guardrails and Safety</w:t>
      </w:r>
    </w:p>
    <w:p w:rsidR="007116CD" w:rsidRDefault="007116CD" w:rsidP="007116CD">
      <w:r>
        <w:t>2. Advanced RAG / Hybrid RAG</w:t>
      </w:r>
    </w:p>
    <w:p w:rsidR="007116CD" w:rsidRDefault="007116CD" w:rsidP="007116CD">
      <w:r>
        <w:t>3. MCP concepts</w:t>
      </w:r>
    </w:p>
    <w:p w:rsidR="007116CD" w:rsidRDefault="007116CD" w:rsidP="007116CD">
      <w:r>
        <w:t>4. LangChain concepts</w:t>
      </w:r>
    </w:p>
    <w:p w:rsidR="007116CD" w:rsidRDefault="007116CD" w:rsidP="007116CD">
      <w:r>
        <w:t>5. HuggingFace concepts</w:t>
      </w:r>
    </w:p>
    <w:p w:rsidR="007116CD" w:rsidRDefault="007116CD" w:rsidP="007116CD">
      <w:r>
        <w:t>6. ECS/Fargate practical using current ECR image</w:t>
      </w:r>
    </w:p>
    <w:p w:rsidR="007116CD" w:rsidRDefault="007116CD" w:rsidP="007116CD">
      <w:r>
        <w:t>7. Code scanning / SAST / dependency scanning</w:t>
      </w:r>
    </w:p>
    <w:p w:rsidR="007116CD" w:rsidRDefault="007116CD" w:rsidP="007116CD">
      <w:r>
        <w:t>8. GitHub Advanced Security concept/practical</w:t>
      </w:r>
    </w:p>
    <w:p w:rsidR="007116CD" w:rsidRDefault="007116CD" w:rsidP="007116CD">
      <w:r>
        <w:t>9. Admin dashboard</w:t>
      </w:r>
    </w:p>
    <w:p w:rsidR="007116CD" w:rsidRDefault="007116CD" w:rsidP="007116CD">
      <w:r>
        <w:t>10. ServiceNow/Jira real integration</w:t>
      </w:r>
    </w:p>
    <w:p w:rsidR="007116CD" w:rsidRDefault="007116CD" w:rsidP="007116CD">
      <w:r>
        <w:t>11. Terraform CI/CD apply pipeline</w:t>
      </w:r>
    </w:p>
    <w:p w:rsidR="007116CD" w:rsidRDefault="007116CD" w:rsidP="007116CD"/>
    <w:p w:rsidR="00FC2214" w:rsidRDefault="00FC2214" w:rsidP="007116CD"/>
    <w:p w:rsidR="00FC2214" w:rsidRPr="00FC2214" w:rsidRDefault="00FC2214" w:rsidP="00FC2214">
      <w:pPr>
        <w:shd w:val="clear" w:color="auto" w:fill="F5F5F5"/>
        <w:spacing w:after="0" w:line="240" w:lineRule="auto"/>
        <w:rPr>
          <w:rFonts w:ascii="Segoe UI" w:eastAsia="Times New Roman" w:hAnsi="Segoe UI" w:cs="Segoe UI"/>
          <w:color w:val="5D5D5D"/>
          <w:sz w:val="24"/>
          <w:szCs w:val="24"/>
          <w:lang w:eastAsia="en-IN"/>
        </w:rPr>
      </w:pPr>
      <w:r w:rsidRPr="00FC2214">
        <w:rPr>
          <w:rFonts w:ascii="Segoe UI" w:eastAsia="Times New Roman" w:hAnsi="Segoe UI" w:cs="Segoe UI"/>
          <w:color w:val="5D5D5D"/>
          <w:sz w:val="24"/>
          <w:szCs w:val="24"/>
          <w:lang w:eastAsia="en-IN"/>
        </w:rPr>
        <w:t>aaj mai 3 din baad is chat par aaya hoon apna project complete karne k liye, tumko pata hoga hi i maine abhi tumse dusra naya project banane k liye bola tha new chat window mai aur project ka naam tumne diya tha "Production-Grade Enterprise Agentic IT Support Assistant" lekin ab mujhe lagta hai us naye project ko banane ki jarurat nhi kyonki hum jo yeh waala project kar rhe they isi mai sab include kar lenge jo mujhe use karna sikhna hai jaise LangChain, LangGraph, HuggingFace, OpenAI, RDS, cursor, codex etc etc. Isliye isi project ko continue karte hain aur tumne abhi tak jitna mujhe isme karaya hai ek baar revised kara do aur phir naye topics k saath is project ko production grade jaisa banwa do</w:t>
      </w:r>
    </w:p>
    <w:p w:rsidR="00FC2214" w:rsidRDefault="00FC2214" w:rsidP="007116CD"/>
    <w:p w:rsidR="00FC2214" w:rsidRDefault="00FC2214" w:rsidP="007116CD"/>
    <w:p w:rsidR="00FC2214" w:rsidRDefault="00FC2214" w:rsidP="00FC2214">
      <w:pPr>
        <w:pStyle w:val="NormalWeb"/>
        <w:spacing w:line="300" w:lineRule="atLeast"/>
        <w:rPr>
          <w:rFonts w:ascii="Segoe UI" w:hAnsi="Segoe UI" w:cs="Segoe UI"/>
          <w:sz w:val="21"/>
          <w:szCs w:val="21"/>
        </w:rPr>
      </w:pPr>
      <w:r>
        <w:rPr>
          <w:rFonts w:ascii="Segoe UI" w:hAnsi="Segoe UI" w:cs="Segoe UI"/>
          <w:sz w:val="21"/>
          <w:szCs w:val="21"/>
        </w:rPr>
        <w:t xml:space="preserve">Bilkul bhai </w:t>
      </w:r>
      <w:r>
        <w:rPr>
          <w:rFonts w:ascii="Segoe UI Symbol" w:hAnsi="Segoe UI Symbol" w:cs="Segoe UI Symbol"/>
          <w:sz w:val="21"/>
          <w:szCs w:val="21"/>
        </w:rPr>
        <w:t>✅</w:t>
      </w:r>
      <w:r>
        <w:rPr>
          <w:rFonts w:ascii="Segoe UI" w:hAnsi="Segoe UI" w:cs="Segoe UI"/>
          <w:sz w:val="21"/>
          <w:szCs w:val="21"/>
        </w:rPr>
        <w:t xml:space="preserve"> </w:t>
      </w:r>
      <w:r>
        <w:rPr>
          <w:rStyle w:val="Strong"/>
          <w:rFonts w:ascii="Segoe UI" w:hAnsi="Segoe UI" w:cs="Segoe UI"/>
          <w:sz w:val="21"/>
          <w:szCs w:val="21"/>
        </w:rPr>
        <w:t>same existing project continue karna best decision hai.</w:t>
      </w:r>
      <w:r>
        <w:rPr>
          <w:rFonts w:ascii="Segoe UI" w:hAnsi="Segoe UI" w:cs="Segoe UI"/>
          <w:sz w:val="21"/>
          <w:szCs w:val="21"/>
        </w:rPr>
        <w:br/>
        <w:t xml:space="preserve">Naya project banane ki zarurat nahi hai, kyunki jo humne already build kiya hai woh kaafi strong foundation hai. Ab isi ko extend karke </w:t>
      </w:r>
      <w:r>
        <w:rPr>
          <w:rStyle w:val="Strong"/>
          <w:rFonts w:ascii="Segoe UI" w:hAnsi="Segoe UI" w:cs="Segoe UI"/>
          <w:sz w:val="21"/>
          <w:szCs w:val="21"/>
        </w:rPr>
        <w:t>production-grade Enterprise Agentic IT Support Assistant</w:t>
      </w:r>
      <w:r>
        <w:rPr>
          <w:rFonts w:ascii="Segoe UI" w:hAnsi="Segoe UI" w:cs="Segoe UI"/>
          <w:sz w:val="21"/>
          <w:szCs w:val="21"/>
        </w:rPr>
        <w:t xml:space="preserve"> bana denge.</w:t>
      </w:r>
    </w:p>
    <w:p w:rsidR="00FC2214" w:rsidRDefault="00FC2214" w:rsidP="00FC2214">
      <w:pPr>
        <w:pStyle w:val="NormalWeb"/>
        <w:spacing w:line="300" w:lineRule="atLeast"/>
        <w:rPr>
          <w:rFonts w:ascii="Segoe UI" w:hAnsi="Segoe UI" w:cs="Segoe UI"/>
          <w:sz w:val="21"/>
          <w:szCs w:val="21"/>
        </w:rPr>
      </w:pPr>
      <w:r>
        <w:rPr>
          <w:rFonts w:ascii="Segoe UI" w:hAnsi="Segoe UI" w:cs="Segoe UI"/>
          <w:sz w:val="21"/>
          <w:szCs w:val="21"/>
        </w:rPr>
        <w:t>Project ka naam same repo me internally aise position kar sakte hain:</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Enterprise GenAI Assistant AWS</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 Production-grade Enterprise Agentic IT Support Assistant</w:t>
      </w:r>
    </w:p>
    <w:p w:rsidR="00FC2214" w:rsidRDefault="00FC2214" w:rsidP="00FC2214">
      <w:pPr>
        <w:pStyle w:val="NormalWeb"/>
        <w:spacing w:line="300" w:lineRule="atLeast"/>
        <w:rPr>
          <w:rFonts w:ascii="Segoe UI" w:hAnsi="Segoe UI" w:cs="Segoe UI"/>
          <w:sz w:val="21"/>
          <w:szCs w:val="21"/>
        </w:rPr>
      </w:pPr>
      <w:r>
        <w:rPr>
          <w:rFonts w:ascii="Segoe UI" w:hAnsi="Segoe UI" w:cs="Segoe UI"/>
          <w:sz w:val="21"/>
          <w:szCs w:val="21"/>
        </w:rPr>
        <w:t>Matlab repo wahi rahega, architecture wahi evolve hogi.</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pict>
          <v:rect id="_x0000_i1514" style="width:0;height:1.5pt" o:hralign="center" o:hrstd="t" o:hr="t" fillcolor="#a0a0a0" stroked="f"/>
        </w:pict>
      </w:r>
    </w:p>
    <w:p w:rsidR="00FC2214" w:rsidRDefault="00FC2214" w:rsidP="00FC2214">
      <w:pPr>
        <w:pStyle w:val="Heading1"/>
        <w:spacing w:line="300" w:lineRule="atLeast"/>
        <w:rPr>
          <w:rFonts w:ascii="Segoe UI" w:hAnsi="Segoe UI" w:cs="Segoe UI"/>
          <w:sz w:val="48"/>
          <w:szCs w:val="48"/>
        </w:rPr>
      </w:pPr>
      <w:r>
        <w:rPr>
          <w:rFonts w:ascii="Segoe UI" w:hAnsi="Segoe UI" w:cs="Segoe UI"/>
        </w:rPr>
        <w:t>1. Ab tak humne is project me kya-kya complete kiya hai?</w:t>
      </w:r>
    </w:p>
    <w:p w:rsidR="00FC2214" w:rsidRDefault="00FC2214" w:rsidP="00FC2214">
      <w:pPr>
        <w:pStyle w:val="Heading2"/>
        <w:spacing w:line="300" w:lineRule="atLeast"/>
        <w:rPr>
          <w:rFonts w:ascii="Segoe UI" w:hAnsi="Segoe UI" w:cs="Segoe UI"/>
        </w:rPr>
      </w:pPr>
      <w:r>
        <w:rPr>
          <w:rFonts w:ascii="Segoe UI" w:hAnsi="Segoe UI" w:cs="Segoe UI"/>
        </w:rPr>
        <w:t>A. Core GenAI Assistant</w:t>
      </w:r>
    </w:p>
    <w:p w:rsidR="00FC2214" w:rsidRDefault="00FC2214" w:rsidP="00FC2214">
      <w:pPr>
        <w:pStyle w:val="NormalWeb"/>
        <w:spacing w:line="300" w:lineRule="atLeast"/>
        <w:rPr>
          <w:rFonts w:ascii="Segoe UI" w:hAnsi="Segoe UI" w:cs="Segoe UI"/>
          <w:sz w:val="21"/>
          <w:szCs w:val="21"/>
        </w:rPr>
      </w:pPr>
      <w:r>
        <w:rPr>
          <w:rFonts w:ascii="Segoe UI" w:hAnsi="Segoe UI" w:cs="Segoe UI"/>
          <w:sz w:val="21"/>
          <w:szCs w:val="21"/>
        </w:rPr>
        <w:t>Humne AWS Bedrock Claude based assistant banaya:</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lastRenderedPageBreak/>
        <w:t>API Gateway</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 Cognito Authorizer</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 Lambda</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 Amazon Bedrock Claude</w:t>
      </w:r>
    </w:p>
    <w:p w:rsidR="00FC2214" w:rsidRDefault="00FC2214" w:rsidP="00FC2214">
      <w:pPr>
        <w:pStyle w:val="NormalWeb"/>
        <w:spacing w:line="300" w:lineRule="atLeast"/>
        <w:rPr>
          <w:rFonts w:ascii="Segoe UI" w:hAnsi="Segoe UI" w:cs="Segoe UI"/>
          <w:sz w:val="21"/>
          <w:szCs w:val="21"/>
        </w:rPr>
      </w:pPr>
      <w:r>
        <w:rPr>
          <w:rFonts w:ascii="Segoe UI" w:hAnsi="Segoe UI" w:cs="Segoe UI"/>
          <w:sz w:val="21"/>
          <w:szCs w:val="21"/>
        </w:rPr>
        <w:t>Endpoints:</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POST /chat</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POST /chat/rag</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POST /chat/action</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GET  /chat/history</w:t>
      </w:r>
    </w:p>
    <w:p w:rsidR="00FC2214" w:rsidRDefault="00FC2214" w:rsidP="00FC2214">
      <w:pPr>
        <w:pStyle w:val="NormalWeb"/>
        <w:spacing w:line="300" w:lineRule="atLeast"/>
        <w:rPr>
          <w:rFonts w:ascii="Segoe UI" w:hAnsi="Segoe UI" w:cs="Segoe UI"/>
          <w:sz w:val="21"/>
          <w:szCs w:val="21"/>
        </w:rPr>
      </w:pPr>
      <w:r>
        <w:rPr>
          <w:rFonts w:ascii="Segoe UI" w:hAnsi="Segoe UI" w:cs="Segoe UI"/>
          <w:sz w:val="21"/>
          <w:szCs w:val="21"/>
        </w:rPr>
        <w:t>Isme:</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Direct chat</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RAG answer</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Agentic ticket creation</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Chat history</w:t>
      </w:r>
    </w:p>
    <w:p w:rsidR="00FC2214" w:rsidRDefault="00FC2214" w:rsidP="00FC2214">
      <w:pPr>
        <w:pStyle w:val="NormalWeb"/>
        <w:spacing w:line="300" w:lineRule="atLeast"/>
        <w:rPr>
          <w:rFonts w:ascii="Segoe UI" w:hAnsi="Segoe UI" w:cs="Segoe UI"/>
          <w:sz w:val="21"/>
          <w:szCs w:val="21"/>
        </w:rPr>
      </w:pPr>
      <w:r>
        <w:rPr>
          <w:rFonts w:ascii="Segoe UI" w:hAnsi="Segoe UI" w:cs="Segoe UI"/>
          <w:sz w:val="21"/>
          <w:szCs w:val="21"/>
        </w:rPr>
        <w:t>cover ho gaya.</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pict>
          <v:rect id="_x0000_i1515" style="width:0;height:1.5pt" o:hralign="center" o:hrstd="t" o:hr="t" fillcolor="#a0a0a0" stroked="f"/>
        </w:pict>
      </w:r>
    </w:p>
    <w:p w:rsidR="00FC2214" w:rsidRDefault="00FC2214" w:rsidP="00FC2214">
      <w:pPr>
        <w:pStyle w:val="Heading2"/>
        <w:spacing w:line="300" w:lineRule="atLeast"/>
        <w:rPr>
          <w:rFonts w:ascii="Segoe UI" w:hAnsi="Segoe UI" w:cs="Segoe UI"/>
        </w:rPr>
      </w:pPr>
      <w:r>
        <w:rPr>
          <w:rFonts w:ascii="Segoe UI" w:hAnsi="Segoe UI" w:cs="Segoe UI"/>
        </w:rPr>
        <w:t>B. RAG Implementation</w:t>
      </w:r>
    </w:p>
    <w:p w:rsidR="00FC2214" w:rsidRDefault="00FC2214" w:rsidP="00FC2214">
      <w:pPr>
        <w:pStyle w:val="NormalWeb"/>
        <w:spacing w:line="300" w:lineRule="atLeast"/>
        <w:rPr>
          <w:rFonts w:ascii="Segoe UI" w:hAnsi="Segoe UI" w:cs="Segoe UI"/>
          <w:sz w:val="21"/>
          <w:szCs w:val="21"/>
        </w:rPr>
      </w:pPr>
      <w:r>
        <w:rPr>
          <w:rFonts w:ascii="Segoe UI" w:hAnsi="Segoe UI" w:cs="Segoe UI"/>
          <w:sz w:val="21"/>
          <w:szCs w:val="21"/>
        </w:rPr>
        <w:t>Humne S3 documents + Bedrock Knowledge Base based RAG use kiya:</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User question</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 Lambda</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 Bedrock Knowledge Base</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 S3 documents retrieve</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 Claude answer + citations</w:t>
      </w:r>
    </w:p>
    <w:p w:rsidR="00FC2214" w:rsidRDefault="00FC2214" w:rsidP="00FC2214">
      <w:pPr>
        <w:pStyle w:val="NormalWeb"/>
        <w:spacing w:line="300" w:lineRule="atLeast"/>
        <w:rPr>
          <w:rFonts w:ascii="Segoe UI" w:hAnsi="Segoe UI" w:cs="Segoe UI"/>
          <w:sz w:val="21"/>
          <w:szCs w:val="21"/>
        </w:rPr>
      </w:pPr>
      <w:r>
        <w:rPr>
          <w:rFonts w:ascii="Segoe UI" w:hAnsi="Segoe UI" w:cs="Segoe UI"/>
          <w:sz w:val="21"/>
          <w:szCs w:val="21"/>
        </w:rPr>
        <w:t>Response me:</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citations</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sourceUri</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snippet</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score</w:t>
      </w:r>
    </w:p>
    <w:p w:rsidR="00FC2214" w:rsidRDefault="00FC2214" w:rsidP="00FC2214">
      <w:pPr>
        <w:pStyle w:val="NormalWeb"/>
        <w:spacing w:line="300" w:lineRule="atLeast"/>
        <w:rPr>
          <w:rFonts w:ascii="Segoe UI" w:hAnsi="Segoe UI" w:cs="Segoe UI"/>
          <w:sz w:val="21"/>
          <w:szCs w:val="21"/>
        </w:rPr>
      </w:pPr>
      <w:r>
        <w:rPr>
          <w:rFonts w:ascii="Segoe UI" w:hAnsi="Segoe UI" w:cs="Segoe UI"/>
          <w:sz w:val="21"/>
          <w:szCs w:val="21"/>
        </w:rPr>
        <w:t>aata hai.</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pict>
          <v:rect id="_x0000_i1516" style="width:0;height:1.5pt" o:hralign="center" o:hrstd="t" o:hr="t" fillcolor="#a0a0a0" stroked="f"/>
        </w:pict>
      </w:r>
    </w:p>
    <w:p w:rsidR="00FC2214" w:rsidRDefault="00FC2214" w:rsidP="00FC2214">
      <w:pPr>
        <w:pStyle w:val="Heading2"/>
        <w:spacing w:line="300" w:lineRule="atLeast"/>
        <w:rPr>
          <w:rFonts w:ascii="Segoe UI" w:hAnsi="Segoe UI" w:cs="Segoe UI"/>
        </w:rPr>
      </w:pPr>
      <w:r>
        <w:rPr>
          <w:rFonts w:ascii="Segoe UI" w:hAnsi="Segoe UI" w:cs="Segoe UI"/>
        </w:rPr>
        <w:lastRenderedPageBreak/>
        <w:t>C. Agentic Action / Tool-like Flow</w:t>
      </w:r>
    </w:p>
    <w:p w:rsidR="00FC2214" w:rsidRDefault="00FC2214" w:rsidP="00FC2214">
      <w:pPr>
        <w:pStyle w:val="NormalWeb"/>
        <w:spacing w:line="300" w:lineRule="atLeast"/>
        <w:rPr>
          <w:rFonts w:ascii="Segoe UI" w:hAnsi="Segoe UI" w:cs="Segoe UI"/>
          <w:sz w:val="21"/>
          <w:szCs w:val="21"/>
        </w:rPr>
      </w:pPr>
      <w:r>
        <w:rPr>
          <w:rFonts w:ascii="Segoe UI" w:hAnsi="Segoe UI" w:cs="Segoe UI"/>
          <w:sz w:val="21"/>
          <w:szCs w:val="21"/>
        </w:rPr>
        <w:t xml:space="preserve">Humne </w:t>
      </w:r>
      <w:r>
        <w:rPr>
          <w:rStyle w:val="HTMLCode"/>
          <w:rFonts w:eastAsiaTheme="majorEastAsia"/>
        </w:rPr>
        <w:t>/chat/action</w:t>
      </w:r>
      <w:r>
        <w:rPr>
          <w:rFonts w:ascii="Segoe UI" w:hAnsi="Segoe UI" w:cs="Segoe UI"/>
          <w:sz w:val="21"/>
          <w:szCs w:val="21"/>
        </w:rPr>
        <w:t xml:space="preserve"> me ye implement kiya:</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User explicitly ticket create bole</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 AI decides actionRequired</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 CREATE_TICKET</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 DynamoDB ticket create</w:t>
      </w:r>
    </w:p>
    <w:p w:rsidR="00FC2214" w:rsidRDefault="00FC2214" w:rsidP="00FC2214">
      <w:pPr>
        <w:pStyle w:val="NormalWeb"/>
        <w:spacing w:line="300" w:lineRule="atLeast"/>
        <w:rPr>
          <w:rFonts w:ascii="Segoe UI" w:hAnsi="Segoe UI" w:cs="Segoe UI"/>
          <w:sz w:val="21"/>
          <w:szCs w:val="21"/>
        </w:rPr>
      </w:pPr>
      <w:r>
        <w:rPr>
          <w:rFonts w:ascii="Segoe UI" w:hAnsi="Segoe UI" w:cs="Segoe UI"/>
          <w:sz w:val="21"/>
          <w:szCs w:val="21"/>
        </w:rPr>
        <w:t>Basic guard bhi hai:</w:t>
      </w:r>
    </w:p>
    <w:p w:rsidR="00FC2214" w:rsidRDefault="00FC2214" w:rsidP="00FC2214">
      <w:pPr>
        <w:pStyle w:val="NormalWeb"/>
        <w:spacing w:line="300" w:lineRule="atLeast"/>
        <w:rPr>
          <w:rFonts w:ascii="Segoe UI" w:hAnsi="Segoe UI" w:cs="Segoe UI"/>
          <w:sz w:val="21"/>
          <w:szCs w:val="21"/>
        </w:rPr>
      </w:pPr>
      <w:r>
        <w:rPr>
          <w:rFonts w:ascii="Segoe UI" w:hAnsi="Segoe UI" w:cs="Segoe UI"/>
          <w:sz w:val="21"/>
          <w:szCs w:val="21"/>
        </w:rPr>
        <w:t>user_explicitly_requested_ticket()</w:t>
      </w:r>
    </w:p>
    <w:p w:rsidR="00FC2214" w:rsidRDefault="00FC2214" w:rsidP="00FC2214">
      <w:pPr>
        <w:pStyle w:val="NormalWeb"/>
        <w:spacing w:line="300" w:lineRule="atLeast"/>
        <w:rPr>
          <w:rFonts w:ascii="Segoe UI" w:hAnsi="Segoe UI" w:cs="Segoe UI"/>
          <w:sz w:val="21"/>
          <w:szCs w:val="21"/>
        </w:rPr>
      </w:pPr>
      <w:r>
        <w:rPr>
          <w:rFonts w:ascii="Segoe UI" w:hAnsi="Segoe UI" w:cs="Segoe UI"/>
          <w:sz w:val="21"/>
          <w:szCs w:val="21"/>
        </w:rPr>
        <w:t>Agar user sirf guidance maangta hai:</w:t>
      </w:r>
    </w:p>
    <w:p w:rsidR="00FC2214" w:rsidRDefault="00FC2214" w:rsidP="00FC2214">
      <w:pPr>
        <w:pStyle w:val="NormalWeb"/>
        <w:spacing w:line="300" w:lineRule="atLeast"/>
        <w:rPr>
          <w:rFonts w:ascii="Segoe UI" w:hAnsi="Segoe UI" w:cs="Segoe UI"/>
          <w:sz w:val="21"/>
          <w:szCs w:val="21"/>
        </w:rPr>
      </w:pPr>
      <w:r>
        <w:rPr>
          <w:rFonts w:ascii="Segoe UI" w:hAnsi="Segoe UI" w:cs="Segoe UI"/>
          <w:sz w:val="21"/>
          <w:szCs w:val="21"/>
        </w:rPr>
        <w:t>action-noop</w:t>
      </w:r>
    </w:p>
    <w:p w:rsidR="00FC2214" w:rsidRDefault="00FC2214" w:rsidP="00FC2214">
      <w:pPr>
        <w:pStyle w:val="NormalWeb"/>
        <w:spacing w:line="300" w:lineRule="atLeast"/>
        <w:rPr>
          <w:rFonts w:ascii="Segoe UI" w:hAnsi="Segoe UI" w:cs="Segoe UI"/>
          <w:sz w:val="21"/>
          <w:szCs w:val="21"/>
        </w:rPr>
      </w:pPr>
      <w:r>
        <w:rPr>
          <w:rFonts w:ascii="Segoe UI" w:hAnsi="Segoe UI" w:cs="Segoe UI"/>
          <w:sz w:val="21"/>
          <w:szCs w:val="21"/>
        </w:rPr>
        <w:t>ticket create nahi hota.</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pict>
          <v:rect id="_x0000_i1517" style="width:0;height:1.5pt" o:hralign="center" o:hrstd="t" o:hr="t" fillcolor="#a0a0a0" stroked="f"/>
        </w:pict>
      </w:r>
    </w:p>
    <w:p w:rsidR="00FC2214" w:rsidRDefault="00FC2214" w:rsidP="00FC2214">
      <w:pPr>
        <w:pStyle w:val="Heading2"/>
        <w:spacing w:line="300" w:lineRule="atLeast"/>
        <w:rPr>
          <w:rFonts w:ascii="Segoe UI" w:hAnsi="Segoe UI" w:cs="Segoe UI"/>
        </w:rPr>
      </w:pPr>
      <w:r>
        <w:rPr>
          <w:rFonts w:ascii="Segoe UI" w:hAnsi="Segoe UI" w:cs="Segoe UI"/>
        </w:rPr>
        <w:t>D. DynamoDB Tables</w:t>
      </w:r>
    </w:p>
    <w:p w:rsidR="00FC2214" w:rsidRDefault="00FC2214" w:rsidP="00FC2214">
      <w:pPr>
        <w:pStyle w:val="NormalWeb"/>
        <w:spacing w:line="300" w:lineRule="atLeast"/>
        <w:rPr>
          <w:rFonts w:ascii="Segoe UI" w:hAnsi="Segoe UI" w:cs="Segoe UI"/>
          <w:sz w:val="21"/>
          <w:szCs w:val="21"/>
        </w:rPr>
      </w:pPr>
      <w:r>
        <w:rPr>
          <w:rFonts w:ascii="Segoe UI" w:hAnsi="Segoe UI" w:cs="Segoe UI"/>
          <w:sz w:val="21"/>
          <w:szCs w:val="21"/>
        </w:rPr>
        <w:t>Humne do major tables use kiye:</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EnterpriseGenAITickets</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EnterpriseGenAIChatHistory</w:t>
      </w:r>
    </w:p>
    <w:p w:rsidR="00FC2214" w:rsidRDefault="00FC2214" w:rsidP="00FC2214">
      <w:pPr>
        <w:pStyle w:val="Heading3"/>
        <w:spacing w:line="300" w:lineRule="atLeast"/>
        <w:rPr>
          <w:rFonts w:ascii="Segoe UI" w:hAnsi="Segoe UI" w:cs="Segoe UI"/>
        </w:rPr>
      </w:pPr>
      <w:r>
        <w:rPr>
          <w:rFonts w:ascii="Segoe UI" w:hAnsi="Segoe UI" w:cs="Segoe UI"/>
        </w:rPr>
        <w:t>Tickets table</w:t>
      </w:r>
    </w:p>
    <w:p w:rsidR="00FC2214" w:rsidRDefault="00FC2214" w:rsidP="00FC2214">
      <w:pPr>
        <w:pStyle w:val="NormalWeb"/>
        <w:spacing w:line="300" w:lineRule="atLeast"/>
        <w:rPr>
          <w:rFonts w:ascii="Segoe UI" w:hAnsi="Segoe UI" w:cs="Segoe UI"/>
          <w:sz w:val="21"/>
          <w:szCs w:val="21"/>
        </w:rPr>
      </w:pPr>
      <w:r>
        <w:rPr>
          <w:rFonts w:ascii="Segoe UI" w:hAnsi="Segoe UI" w:cs="Segoe UI"/>
          <w:sz w:val="21"/>
          <w:szCs w:val="21"/>
        </w:rPr>
        <w:t>Stores:</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ticketId</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status</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priority</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category</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summary</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recommendedTeam</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createdAt</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updatedAt</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processingDetails</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citations</w:t>
      </w:r>
    </w:p>
    <w:p w:rsidR="00FC2214" w:rsidRDefault="00FC2214" w:rsidP="00FC2214">
      <w:pPr>
        <w:pStyle w:val="Heading3"/>
        <w:spacing w:line="300" w:lineRule="atLeast"/>
        <w:rPr>
          <w:rFonts w:ascii="Segoe UI" w:hAnsi="Segoe UI" w:cs="Segoe UI"/>
        </w:rPr>
      </w:pPr>
      <w:r>
        <w:rPr>
          <w:rFonts w:ascii="Segoe UI" w:hAnsi="Segoe UI" w:cs="Segoe UI"/>
        </w:rPr>
        <w:t>ChatHistory table</w:t>
      </w:r>
    </w:p>
    <w:p w:rsidR="00FC2214" w:rsidRDefault="00FC2214" w:rsidP="00FC2214">
      <w:pPr>
        <w:pStyle w:val="NormalWeb"/>
        <w:spacing w:line="300" w:lineRule="atLeast"/>
        <w:rPr>
          <w:rFonts w:ascii="Segoe UI" w:hAnsi="Segoe UI" w:cs="Segoe UI"/>
          <w:sz w:val="21"/>
          <w:szCs w:val="21"/>
        </w:rPr>
      </w:pPr>
      <w:r>
        <w:rPr>
          <w:rFonts w:ascii="Segoe UI" w:hAnsi="Segoe UI" w:cs="Segoe UI"/>
          <w:sz w:val="21"/>
          <w:szCs w:val="21"/>
        </w:rPr>
        <w:lastRenderedPageBreak/>
        <w:t>Stores:</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userId</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requestTimestamp</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message</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answer</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mode</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token usage</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citations</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ticketId</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expiresAt</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pict>
          <v:rect id="_x0000_i1518" style="width:0;height:1.5pt" o:hralign="center" o:hrstd="t" o:hr="t" fillcolor="#a0a0a0" stroked="f"/>
        </w:pict>
      </w:r>
    </w:p>
    <w:p w:rsidR="00FC2214" w:rsidRDefault="00FC2214" w:rsidP="00FC2214">
      <w:pPr>
        <w:pStyle w:val="Heading2"/>
        <w:spacing w:line="300" w:lineRule="atLeast"/>
        <w:rPr>
          <w:rFonts w:ascii="Segoe UI" w:hAnsi="Segoe UI" w:cs="Segoe UI"/>
        </w:rPr>
      </w:pPr>
      <w:r>
        <w:rPr>
          <w:rFonts w:ascii="Segoe UI" w:hAnsi="Segoe UI" w:cs="Segoe UI"/>
        </w:rPr>
        <w:t>E. Event-driven Workflow</w:t>
      </w:r>
    </w:p>
    <w:p w:rsidR="00FC2214" w:rsidRDefault="00FC2214" w:rsidP="00FC2214">
      <w:pPr>
        <w:pStyle w:val="NormalWeb"/>
        <w:spacing w:line="300" w:lineRule="atLeast"/>
        <w:rPr>
          <w:rFonts w:ascii="Segoe UI" w:hAnsi="Segoe UI" w:cs="Segoe UI"/>
          <w:sz w:val="21"/>
          <w:szCs w:val="21"/>
        </w:rPr>
      </w:pPr>
      <w:r>
        <w:rPr>
          <w:rFonts w:ascii="Segoe UI" w:hAnsi="Segoe UI" w:cs="Segoe UI"/>
          <w:sz w:val="21"/>
          <w:szCs w:val="21"/>
        </w:rPr>
        <w:t>Humne production-style async flow banaya:</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Main Lambda</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 DynamoDB ticket create</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 EventBridge TicketCreated event</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 Step Functions</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 SQS</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 Worker Lambda</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 DynamoDB status update</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 SNS email</w:t>
      </w:r>
    </w:p>
    <w:p w:rsidR="00FC2214" w:rsidRDefault="00FC2214" w:rsidP="00FC2214">
      <w:pPr>
        <w:pStyle w:val="NormalWeb"/>
        <w:spacing w:line="300" w:lineRule="atLeast"/>
        <w:rPr>
          <w:rFonts w:ascii="Segoe UI" w:hAnsi="Segoe UI" w:cs="Segoe UI"/>
          <w:sz w:val="21"/>
          <w:szCs w:val="21"/>
        </w:rPr>
      </w:pPr>
      <w:r>
        <w:rPr>
          <w:rFonts w:ascii="Segoe UI" w:hAnsi="Segoe UI" w:cs="Segoe UI"/>
          <w:sz w:val="21"/>
          <w:szCs w:val="21"/>
        </w:rPr>
        <w:t>Final flow:</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API Gateway</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 Main Lambda</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 DynamoDB</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 EventBridge</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 Step Functions</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 SQS</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 Worker Lambda</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 DynamoDB COMPLETED</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 SNS Email</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pict>
          <v:rect id="_x0000_i1519" style="width:0;height:1.5pt" o:hralign="center" o:hrstd="t" o:hr="t" fillcolor="#a0a0a0" stroked="f"/>
        </w:pict>
      </w:r>
    </w:p>
    <w:p w:rsidR="00FC2214" w:rsidRDefault="00FC2214" w:rsidP="00FC2214">
      <w:pPr>
        <w:pStyle w:val="Heading2"/>
        <w:spacing w:line="300" w:lineRule="atLeast"/>
        <w:rPr>
          <w:rFonts w:ascii="Segoe UI" w:hAnsi="Segoe UI" w:cs="Segoe UI"/>
        </w:rPr>
      </w:pPr>
      <w:r>
        <w:rPr>
          <w:rFonts w:ascii="Segoe UI" w:hAnsi="Segoe UI" w:cs="Segoe UI"/>
        </w:rPr>
        <w:lastRenderedPageBreak/>
        <w:t>F. Step Functions Hardening</w:t>
      </w:r>
    </w:p>
    <w:p w:rsidR="00FC2214" w:rsidRDefault="00FC2214" w:rsidP="00FC2214">
      <w:pPr>
        <w:pStyle w:val="NormalWeb"/>
        <w:spacing w:line="300" w:lineRule="atLeast"/>
        <w:rPr>
          <w:rFonts w:ascii="Segoe UI" w:hAnsi="Segoe UI" w:cs="Segoe UI"/>
          <w:sz w:val="21"/>
          <w:szCs w:val="21"/>
        </w:rPr>
      </w:pPr>
      <w:r>
        <w:rPr>
          <w:rFonts w:ascii="Segoe UI" w:hAnsi="Segoe UI" w:cs="Segoe UI"/>
          <w:sz w:val="21"/>
          <w:szCs w:val="21"/>
        </w:rPr>
        <w:t>Humne Step Functions me production-style controls add kiye:</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Choice state</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Retry</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Catch</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Fail states</w:t>
      </w:r>
    </w:p>
    <w:p w:rsidR="00FC2214" w:rsidRDefault="00FC2214" w:rsidP="00FC2214">
      <w:pPr>
        <w:pStyle w:val="NormalWeb"/>
        <w:spacing w:line="300" w:lineRule="atLeast"/>
        <w:rPr>
          <w:rFonts w:ascii="Segoe UI" w:hAnsi="Segoe UI" w:cs="Segoe UI"/>
          <w:sz w:val="21"/>
          <w:szCs w:val="21"/>
        </w:rPr>
      </w:pPr>
      <w:r>
        <w:rPr>
          <w:rFonts w:ascii="Segoe UI" w:hAnsi="Segoe UI" w:cs="Segoe UI"/>
          <w:sz w:val="21"/>
          <w:szCs w:val="21"/>
        </w:rPr>
        <w:t>Current workflow:</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TicketEventReceived</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 ValidateTicketId</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ticketId present → SendTicketToSQS</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Retry on temporary failure</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Catch → SQSSendFailed</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ticketId missing → InvalidTicketEvent</w:t>
      </w:r>
    </w:p>
    <w:p w:rsidR="00FC2214" w:rsidRDefault="00FC2214" w:rsidP="00FC2214">
      <w:pPr>
        <w:pStyle w:val="NormalWeb"/>
        <w:spacing w:line="300" w:lineRule="atLeast"/>
        <w:rPr>
          <w:rFonts w:ascii="Segoe UI" w:hAnsi="Segoe UI" w:cs="Segoe UI"/>
          <w:sz w:val="21"/>
          <w:szCs w:val="21"/>
        </w:rPr>
      </w:pPr>
      <w:r>
        <w:rPr>
          <w:rFonts w:ascii="Segoe UI" w:hAnsi="Segoe UI" w:cs="Segoe UI"/>
          <w:sz w:val="21"/>
          <w:szCs w:val="21"/>
        </w:rPr>
        <w:t>Positive and negative path dono test kiye.</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pict>
          <v:rect id="_x0000_i1520" style="width:0;height:1.5pt" o:hralign="center" o:hrstd="t" o:hr="t" fillcolor="#a0a0a0" stroked="f"/>
        </w:pict>
      </w:r>
    </w:p>
    <w:p w:rsidR="00FC2214" w:rsidRDefault="00FC2214" w:rsidP="00FC2214">
      <w:pPr>
        <w:pStyle w:val="Heading2"/>
        <w:spacing w:line="300" w:lineRule="atLeast"/>
        <w:rPr>
          <w:rFonts w:ascii="Segoe UI" w:hAnsi="Segoe UI" w:cs="Segoe UI"/>
        </w:rPr>
      </w:pPr>
      <w:r>
        <w:rPr>
          <w:rFonts w:ascii="Segoe UI" w:hAnsi="Segoe UI" w:cs="Segoe UI"/>
        </w:rPr>
        <w:t>G. SQS + DLQ</w:t>
      </w:r>
    </w:p>
    <w:p w:rsidR="00FC2214" w:rsidRDefault="00FC2214" w:rsidP="00FC2214">
      <w:pPr>
        <w:pStyle w:val="NormalWeb"/>
        <w:spacing w:line="300" w:lineRule="atLeast"/>
        <w:rPr>
          <w:rFonts w:ascii="Segoe UI" w:hAnsi="Segoe UI" w:cs="Segoe UI"/>
          <w:sz w:val="21"/>
          <w:szCs w:val="21"/>
        </w:rPr>
      </w:pPr>
      <w:r>
        <w:rPr>
          <w:rFonts w:ascii="Segoe UI" w:hAnsi="Segoe UI" w:cs="Segoe UI"/>
          <w:sz w:val="21"/>
          <w:szCs w:val="21"/>
        </w:rPr>
        <w:t>Humne SQS queue aur DLQ banayi:</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ticket-processing-queue</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ticket-processing-dlq</w:t>
      </w:r>
    </w:p>
    <w:p w:rsidR="00FC2214" w:rsidRDefault="00FC2214" w:rsidP="00FC2214">
      <w:pPr>
        <w:pStyle w:val="NormalWeb"/>
        <w:spacing w:line="300" w:lineRule="atLeast"/>
        <w:rPr>
          <w:rFonts w:ascii="Segoe UI" w:hAnsi="Segoe UI" w:cs="Segoe UI"/>
          <w:sz w:val="21"/>
          <w:szCs w:val="21"/>
        </w:rPr>
      </w:pPr>
      <w:r>
        <w:rPr>
          <w:rFonts w:ascii="Segoe UI" w:hAnsi="Segoe UI" w:cs="Segoe UI"/>
          <w:sz w:val="21"/>
          <w:szCs w:val="21"/>
        </w:rPr>
        <w:t>Use case:</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buffering</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retry</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decoupling</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failure isolation</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backpressure control</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pict>
          <v:rect id="_x0000_i1521" style="width:0;height:1.5pt" o:hralign="center" o:hrstd="t" o:hr="t" fillcolor="#a0a0a0" stroked="f"/>
        </w:pict>
      </w:r>
    </w:p>
    <w:p w:rsidR="00FC2214" w:rsidRDefault="00FC2214" w:rsidP="00FC2214">
      <w:pPr>
        <w:pStyle w:val="Heading2"/>
        <w:spacing w:line="300" w:lineRule="atLeast"/>
        <w:rPr>
          <w:rFonts w:ascii="Segoe UI" w:hAnsi="Segoe UI" w:cs="Segoe UI"/>
        </w:rPr>
      </w:pPr>
      <w:r>
        <w:rPr>
          <w:rFonts w:ascii="Segoe UI" w:hAnsi="Segoe UI" w:cs="Segoe UI"/>
        </w:rPr>
        <w:t>H. Worker Lambda</w:t>
      </w:r>
    </w:p>
    <w:p w:rsidR="00FC2214" w:rsidRDefault="00FC2214" w:rsidP="00FC2214">
      <w:pPr>
        <w:pStyle w:val="NormalWeb"/>
        <w:spacing w:line="300" w:lineRule="atLeast"/>
        <w:rPr>
          <w:rFonts w:ascii="Segoe UI" w:hAnsi="Segoe UI" w:cs="Segoe UI"/>
          <w:sz w:val="21"/>
          <w:szCs w:val="21"/>
        </w:rPr>
      </w:pPr>
      <w:r>
        <w:rPr>
          <w:rFonts w:ascii="Segoe UI" w:hAnsi="Segoe UI" w:cs="Segoe UI"/>
          <w:sz w:val="21"/>
          <w:szCs w:val="21"/>
        </w:rPr>
        <w:t>Worker Lambda ka kaam:</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SQS message receive</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lastRenderedPageBreak/>
        <w:t>ticketId read</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DynamoDB status PROCESSING</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DynamoDB status COMPLETED</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SNS notification</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third-party API dummy call</w:t>
      </w:r>
    </w:p>
    <w:p w:rsidR="00FC2214" w:rsidRDefault="00FC2214" w:rsidP="00FC2214">
      <w:pPr>
        <w:pStyle w:val="NormalWeb"/>
        <w:spacing w:line="300" w:lineRule="atLeast"/>
        <w:rPr>
          <w:rFonts w:ascii="Segoe UI" w:hAnsi="Segoe UI" w:cs="Segoe UI"/>
          <w:sz w:val="21"/>
          <w:szCs w:val="21"/>
        </w:rPr>
      </w:pPr>
      <w:r>
        <w:rPr>
          <w:rFonts w:ascii="Segoe UI" w:hAnsi="Segoe UI" w:cs="Segoe UI"/>
          <w:sz w:val="21"/>
          <w:szCs w:val="21"/>
        </w:rPr>
        <w:t>Humne third-party API integration demo bhi add kiya:</w:t>
      </w:r>
    </w:p>
    <w:p w:rsidR="00FC2214" w:rsidRDefault="00FC2214" w:rsidP="00FC2214">
      <w:pPr>
        <w:pStyle w:val="NormalWeb"/>
        <w:spacing w:line="300" w:lineRule="atLeast"/>
        <w:rPr>
          <w:rFonts w:ascii="Segoe UI" w:hAnsi="Segoe UI" w:cs="Segoe UI"/>
          <w:sz w:val="21"/>
          <w:szCs w:val="21"/>
        </w:rPr>
      </w:pPr>
      <w:r>
        <w:rPr>
          <w:rFonts w:ascii="Segoe UI" w:hAnsi="Segoe UI" w:cs="Segoe UI"/>
          <w:sz w:val="21"/>
          <w:szCs w:val="21"/>
        </w:rPr>
        <w:t>Worker Lambda → httpbin.org/post</w:t>
      </w:r>
    </w:p>
    <w:p w:rsidR="00FC2214" w:rsidRDefault="00FC2214" w:rsidP="00FC2214">
      <w:pPr>
        <w:pStyle w:val="NormalWeb"/>
        <w:spacing w:line="300" w:lineRule="atLeast"/>
        <w:rPr>
          <w:rFonts w:ascii="Segoe UI" w:hAnsi="Segoe UI" w:cs="Segoe UI"/>
          <w:sz w:val="21"/>
          <w:szCs w:val="21"/>
        </w:rPr>
      </w:pPr>
      <w:r>
        <w:rPr>
          <w:rFonts w:ascii="Segoe UI" w:hAnsi="Segoe UI" w:cs="Segoe UI"/>
          <w:sz w:val="21"/>
          <w:szCs w:val="21"/>
        </w:rPr>
        <w:t>Conceptually ye future me replace hoga:</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Jira</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ServiceNow</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Slack</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Teams</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CRM</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Internal ITSM API</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pict>
          <v:rect id="_x0000_i1522" style="width:0;height:1.5pt" o:hralign="center" o:hrstd="t" o:hr="t" fillcolor="#a0a0a0" stroked="f"/>
        </w:pict>
      </w:r>
    </w:p>
    <w:p w:rsidR="00FC2214" w:rsidRDefault="00FC2214" w:rsidP="00FC2214">
      <w:pPr>
        <w:pStyle w:val="Heading2"/>
        <w:spacing w:line="300" w:lineRule="atLeast"/>
        <w:rPr>
          <w:rFonts w:ascii="Segoe UI" w:hAnsi="Segoe UI" w:cs="Segoe UI"/>
        </w:rPr>
      </w:pPr>
      <w:r>
        <w:rPr>
          <w:rFonts w:ascii="Segoe UI" w:hAnsi="Segoe UI" w:cs="Segoe UI"/>
        </w:rPr>
        <w:t>I. SNS Email Notification</w:t>
      </w:r>
    </w:p>
    <w:p w:rsidR="00FC2214" w:rsidRDefault="00FC2214" w:rsidP="00FC2214">
      <w:pPr>
        <w:pStyle w:val="NormalWeb"/>
        <w:spacing w:line="300" w:lineRule="atLeast"/>
        <w:rPr>
          <w:rFonts w:ascii="Segoe UI" w:hAnsi="Segoe UI" w:cs="Segoe UI"/>
          <w:sz w:val="21"/>
          <w:szCs w:val="21"/>
        </w:rPr>
      </w:pPr>
      <w:r>
        <w:rPr>
          <w:rFonts w:ascii="Segoe UI" w:hAnsi="Segoe UI" w:cs="Segoe UI"/>
          <w:sz w:val="21"/>
          <w:szCs w:val="21"/>
        </w:rPr>
        <w:t>SNS topic create hua:</w:t>
      </w:r>
    </w:p>
    <w:p w:rsidR="00FC2214" w:rsidRDefault="00FC2214" w:rsidP="00FC2214">
      <w:pPr>
        <w:pStyle w:val="NormalWeb"/>
        <w:spacing w:line="300" w:lineRule="atLeast"/>
        <w:rPr>
          <w:rFonts w:ascii="Segoe UI" w:hAnsi="Segoe UI" w:cs="Segoe UI"/>
          <w:sz w:val="21"/>
          <w:szCs w:val="21"/>
        </w:rPr>
      </w:pPr>
      <w:r>
        <w:rPr>
          <w:rFonts w:ascii="Segoe UI" w:hAnsi="Segoe UI" w:cs="Segoe UI"/>
          <w:sz w:val="21"/>
          <w:szCs w:val="21"/>
        </w:rPr>
        <w:t>enterprise-genai-assistant-ticket-notifications</w:t>
      </w:r>
    </w:p>
    <w:p w:rsidR="00FC2214" w:rsidRDefault="00FC2214" w:rsidP="00FC2214">
      <w:pPr>
        <w:pStyle w:val="NormalWeb"/>
        <w:spacing w:line="300" w:lineRule="atLeast"/>
        <w:rPr>
          <w:rFonts w:ascii="Segoe UI" w:hAnsi="Segoe UI" w:cs="Segoe UI"/>
          <w:sz w:val="21"/>
          <w:szCs w:val="21"/>
        </w:rPr>
      </w:pPr>
      <w:r>
        <w:rPr>
          <w:rFonts w:ascii="Segoe UI" w:hAnsi="Segoe UI" w:cs="Segoe UI"/>
          <w:sz w:val="21"/>
          <w:szCs w:val="21"/>
        </w:rPr>
        <w:t>Email subscription confirmed:</w:t>
      </w:r>
    </w:p>
    <w:p w:rsidR="00FC2214" w:rsidRDefault="00FC2214" w:rsidP="00FC2214">
      <w:pPr>
        <w:pStyle w:val="NormalWeb"/>
        <w:spacing w:line="300" w:lineRule="atLeast"/>
        <w:rPr>
          <w:rFonts w:ascii="Segoe UI" w:hAnsi="Segoe UI" w:cs="Segoe UI"/>
          <w:sz w:val="21"/>
          <w:szCs w:val="21"/>
        </w:rPr>
      </w:pPr>
      <w:hyperlink r:id="rId131" w:history="1">
        <w:r>
          <w:rPr>
            <w:rStyle w:val="Hyperlink"/>
            <w:rFonts w:ascii="Segoe UI" w:hAnsi="Segoe UI" w:cs="Segoe UI"/>
            <w:sz w:val="21"/>
            <w:szCs w:val="21"/>
          </w:rPr>
          <w:t>prashant.saxena@coforge.com</w:t>
        </w:r>
      </w:hyperlink>
    </w:p>
    <w:p w:rsidR="00FC2214" w:rsidRDefault="00FC2214" w:rsidP="00FC2214">
      <w:pPr>
        <w:pStyle w:val="NormalWeb"/>
        <w:spacing w:line="300" w:lineRule="atLeast"/>
        <w:rPr>
          <w:rFonts w:ascii="Segoe UI" w:hAnsi="Segoe UI" w:cs="Segoe UI"/>
          <w:sz w:val="21"/>
          <w:szCs w:val="21"/>
        </w:rPr>
      </w:pPr>
      <w:r>
        <w:rPr>
          <w:rFonts w:ascii="Segoe UI" w:hAnsi="Segoe UI" w:cs="Segoe UI"/>
          <w:sz w:val="21"/>
          <w:szCs w:val="21"/>
        </w:rPr>
        <w:t>Worker Lambda completion ke baad email send hota hai.</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pict>
          <v:rect id="_x0000_i1523" style="width:0;height:1.5pt" o:hralign="center" o:hrstd="t" o:hr="t" fillcolor="#a0a0a0" stroked="f"/>
        </w:pict>
      </w:r>
    </w:p>
    <w:p w:rsidR="00FC2214" w:rsidRDefault="00FC2214" w:rsidP="00FC2214">
      <w:pPr>
        <w:pStyle w:val="Heading2"/>
        <w:spacing w:line="300" w:lineRule="atLeast"/>
        <w:rPr>
          <w:rFonts w:ascii="Segoe UI" w:hAnsi="Segoe UI" w:cs="Segoe UI"/>
        </w:rPr>
      </w:pPr>
      <w:r>
        <w:rPr>
          <w:rFonts w:ascii="Segoe UI" w:hAnsi="Segoe UI" w:cs="Segoe UI"/>
        </w:rPr>
        <w:t>J. CloudWatch / LLMOps</w:t>
      </w:r>
    </w:p>
    <w:p w:rsidR="00FC2214" w:rsidRDefault="00FC2214" w:rsidP="00FC2214">
      <w:pPr>
        <w:pStyle w:val="NormalWeb"/>
        <w:spacing w:line="300" w:lineRule="atLeast"/>
        <w:rPr>
          <w:rFonts w:ascii="Segoe UI" w:hAnsi="Segoe UI" w:cs="Segoe UI"/>
          <w:sz w:val="21"/>
          <w:szCs w:val="21"/>
        </w:rPr>
      </w:pPr>
      <w:r>
        <w:rPr>
          <w:rFonts w:ascii="Segoe UI" w:hAnsi="Segoe UI" w:cs="Segoe UI"/>
          <w:sz w:val="21"/>
          <w:szCs w:val="21"/>
        </w:rPr>
        <w:t>Humne structured JSON logging add kiya.</w:t>
      </w:r>
    </w:p>
    <w:p w:rsidR="00FC2214" w:rsidRDefault="00FC2214" w:rsidP="00FC2214">
      <w:pPr>
        <w:pStyle w:val="NormalWeb"/>
        <w:spacing w:line="300" w:lineRule="atLeast"/>
        <w:rPr>
          <w:rFonts w:ascii="Segoe UI" w:hAnsi="Segoe UI" w:cs="Segoe UI"/>
          <w:sz w:val="21"/>
          <w:szCs w:val="21"/>
        </w:rPr>
      </w:pPr>
      <w:r>
        <w:rPr>
          <w:rFonts w:ascii="Segoe UI" w:hAnsi="Segoe UI" w:cs="Segoe UI"/>
          <w:sz w:val="21"/>
          <w:szCs w:val="21"/>
        </w:rPr>
        <w:t>Logs me aa raha hai:</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action_request_received</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action_decision_completed</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ticket_created</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eventbridge_event_published</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action_request_completed</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lastRenderedPageBreak/>
        <w:t>dynamodb_stream_record_received</w:t>
      </w:r>
    </w:p>
    <w:p w:rsidR="00FC2214" w:rsidRDefault="00FC2214" w:rsidP="00FC2214">
      <w:pPr>
        <w:pStyle w:val="NormalWeb"/>
        <w:spacing w:line="300" w:lineRule="atLeast"/>
        <w:rPr>
          <w:rFonts w:ascii="Segoe UI" w:hAnsi="Segoe UI" w:cs="Segoe UI"/>
          <w:sz w:val="21"/>
          <w:szCs w:val="21"/>
        </w:rPr>
      </w:pPr>
      <w:r>
        <w:rPr>
          <w:rFonts w:ascii="Segoe UI" w:hAnsi="Segoe UI" w:cs="Segoe UI"/>
          <w:sz w:val="21"/>
          <w:szCs w:val="21"/>
        </w:rPr>
        <w:t>LLMOps me track ho raha hai:</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requestId</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ticketId</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eventId</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priority</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category</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inputTokens</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outputTokens</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totalTokens</w:t>
      </w:r>
    </w:p>
    <w:p w:rsidR="00FC2214" w:rsidRDefault="00FC2214" w:rsidP="00FC2214">
      <w:pPr>
        <w:pStyle w:val="NormalWeb"/>
        <w:spacing w:line="300" w:lineRule="atLeast"/>
        <w:rPr>
          <w:rFonts w:ascii="Segoe UI" w:hAnsi="Segoe UI" w:cs="Segoe UI"/>
          <w:sz w:val="21"/>
          <w:szCs w:val="21"/>
        </w:rPr>
      </w:pPr>
      <w:r>
        <w:rPr>
          <w:rFonts w:ascii="Segoe UI" w:hAnsi="Segoe UI" w:cs="Segoe UI"/>
          <w:sz w:val="21"/>
          <w:szCs w:val="21"/>
        </w:rPr>
        <w:t>CloudWatch Logs Insights queries bhi run ki:</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latest action logs</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token usage</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ticket created logs</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EventBridge correlation</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pict>
          <v:rect id="_x0000_i1524" style="width:0;height:1.5pt" o:hralign="center" o:hrstd="t" o:hr="t" fillcolor="#a0a0a0" stroked="f"/>
        </w:pict>
      </w:r>
    </w:p>
    <w:p w:rsidR="00FC2214" w:rsidRDefault="00FC2214" w:rsidP="00FC2214">
      <w:pPr>
        <w:pStyle w:val="Heading2"/>
        <w:spacing w:line="300" w:lineRule="atLeast"/>
        <w:rPr>
          <w:rFonts w:ascii="Segoe UI" w:hAnsi="Segoe UI" w:cs="Segoe UI"/>
        </w:rPr>
      </w:pPr>
      <w:r>
        <w:rPr>
          <w:rFonts w:ascii="Segoe UI" w:hAnsi="Segoe UI" w:cs="Segoe UI"/>
        </w:rPr>
        <w:t>K. DynamoDB Advanced</w:t>
      </w:r>
    </w:p>
    <w:p w:rsidR="00FC2214" w:rsidRDefault="00FC2214" w:rsidP="00FC2214">
      <w:pPr>
        <w:pStyle w:val="NormalWeb"/>
        <w:spacing w:line="300" w:lineRule="atLeast"/>
        <w:rPr>
          <w:rFonts w:ascii="Segoe UI" w:hAnsi="Segoe UI" w:cs="Segoe UI"/>
          <w:sz w:val="21"/>
          <w:szCs w:val="21"/>
        </w:rPr>
      </w:pPr>
      <w:r>
        <w:rPr>
          <w:rFonts w:ascii="Segoe UI" w:hAnsi="Segoe UI" w:cs="Segoe UI"/>
          <w:sz w:val="21"/>
          <w:szCs w:val="21"/>
        </w:rPr>
        <w:t>Humne cover kiya:</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DynamoDB Streams → Lambda trigger</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GSI</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Query vs Scan</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TTL</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Global Tables concept</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Cross-region access</w:t>
      </w:r>
    </w:p>
    <w:p w:rsidR="00FC2214" w:rsidRDefault="00FC2214" w:rsidP="00FC2214">
      <w:pPr>
        <w:pStyle w:val="Heading3"/>
        <w:spacing w:line="300" w:lineRule="atLeast"/>
        <w:rPr>
          <w:rFonts w:ascii="Segoe UI" w:hAnsi="Segoe UI" w:cs="Segoe UI"/>
        </w:rPr>
      </w:pPr>
      <w:r>
        <w:rPr>
          <w:rFonts w:ascii="Segoe UI" w:hAnsi="Segoe UI" w:cs="Segoe UI"/>
        </w:rPr>
        <w:t>DynamoDB Streams</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EnterpriseGenAITickets change</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 DynamoDB Stream</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 Stream Processor Lambda</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 CloudWatch audit log</w:t>
      </w:r>
    </w:p>
    <w:p w:rsidR="00FC2214" w:rsidRDefault="00FC2214" w:rsidP="00FC2214">
      <w:pPr>
        <w:pStyle w:val="Heading3"/>
        <w:spacing w:line="300" w:lineRule="atLeast"/>
        <w:rPr>
          <w:rFonts w:ascii="Segoe UI" w:hAnsi="Segoe UI" w:cs="Segoe UI"/>
        </w:rPr>
      </w:pPr>
      <w:r>
        <w:rPr>
          <w:rFonts w:ascii="Segoe UI" w:hAnsi="Segoe UI" w:cs="Segoe UI"/>
        </w:rPr>
        <w:t>GSI</w:t>
      </w:r>
    </w:p>
    <w:p w:rsidR="00FC2214" w:rsidRDefault="00FC2214" w:rsidP="00FC2214">
      <w:pPr>
        <w:pStyle w:val="NormalWeb"/>
        <w:spacing w:line="300" w:lineRule="atLeast"/>
        <w:rPr>
          <w:rFonts w:ascii="Segoe UI" w:hAnsi="Segoe UI" w:cs="Segoe UI"/>
          <w:sz w:val="21"/>
          <w:szCs w:val="21"/>
        </w:rPr>
      </w:pPr>
      <w:r>
        <w:rPr>
          <w:rFonts w:ascii="Segoe UI" w:hAnsi="Segoe UI" w:cs="Segoe UI"/>
          <w:sz w:val="21"/>
          <w:szCs w:val="21"/>
        </w:rPr>
        <w:t>Created:</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lastRenderedPageBreak/>
        <w:t>priority-createdAt-index</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Partition key = priority</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Sort key = createdAt</w:t>
      </w:r>
    </w:p>
    <w:p w:rsidR="00FC2214" w:rsidRDefault="00FC2214" w:rsidP="00FC2214">
      <w:pPr>
        <w:pStyle w:val="NormalWeb"/>
        <w:spacing w:line="300" w:lineRule="atLeast"/>
        <w:rPr>
          <w:rFonts w:ascii="Segoe UI" w:hAnsi="Segoe UI" w:cs="Segoe UI"/>
          <w:sz w:val="21"/>
          <w:szCs w:val="21"/>
        </w:rPr>
      </w:pPr>
      <w:r>
        <w:rPr>
          <w:rFonts w:ascii="Segoe UI" w:hAnsi="Segoe UI" w:cs="Segoe UI"/>
          <w:sz w:val="21"/>
          <w:szCs w:val="21"/>
        </w:rPr>
        <w:t>Use case:</w:t>
      </w:r>
    </w:p>
    <w:p w:rsidR="00FC2214" w:rsidRDefault="00FC2214" w:rsidP="00FC2214">
      <w:pPr>
        <w:pStyle w:val="NormalWeb"/>
        <w:spacing w:line="300" w:lineRule="atLeast"/>
        <w:rPr>
          <w:rFonts w:ascii="Segoe UI" w:hAnsi="Segoe UI" w:cs="Segoe UI"/>
          <w:sz w:val="21"/>
          <w:szCs w:val="21"/>
        </w:rPr>
      </w:pPr>
      <w:r>
        <w:rPr>
          <w:rFonts w:ascii="Segoe UI" w:hAnsi="Segoe UI" w:cs="Segoe UI"/>
          <w:sz w:val="21"/>
          <w:szCs w:val="21"/>
        </w:rPr>
        <w:t>All P1 tickets latest-first</w:t>
      </w:r>
    </w:p>
    <w:p w:rsidR="00FC2214" w:rsidRDefault="00FC2214" w:rsidP="00FC2214">
      <w:pPr>
        <w:pStyle w:val="Heading3"/>
        <w:spacing w:line="300" w:lineRule="atLeast"/>
        <w:rPr>
          <w:rFonts w:ascii="Segoe UI" w:hAnsi="Segoe UI" w:cs="Segoe UI"/>
        </w:rPr>
      </w:pPr>
      <w:r>
        <w:rPr>
          <w:rFonts w:ascii="Segoe UI" w:hAnsi="Segoe UI" w:cs="Segoe UI"/>
        </w:rPr>
        <w:t>TTL</w:t>
      </w:r>
    </w:p>
    <w:p w:rsidR="00FC2214" w:rsidRDefault="00FC2214" w:rsidP="00FC2214">
      <w:pPr>
        <w:pStyle w:val="NormalWeb"/>
        <w:spacing w:line="300" w:lineRule="atLeast"/>
        <w:rPr>
          <w:rFonts w:ascii="Segoe UI" w:hAnsi="Segoe UI" w:cs="Segoe UI"/>
          <w:sz w:val="21"/>
          <w:szCs w:val="21"/>
        </w:rPr>
      </w:pPr>
      <w:r>
        <w:rPr>
          <w:rFonts w:ascii="Segoe UI" w:hAnsi="Segoe UI" w:cs="Segoe UI"/>
          <w:sz w:val="21"/>
          <w:szCs w:val="21"/>
        </w:rPr>
        <w:t>Enabled on:</w:t>
      </w:r>
    </w:p>
    <w:p w:rsidR="00FC2214" w:rsidRDefault="00FC2214" w:rsidP="00FC2214">
      <w:pPr>
        <w:pStyle w:val="NormalWeb"/>
        <w:spacing w:line="300" w:lineRule="atLeast"/>
        <w:rPr>
          <w:rFonts w:ascii="Segoe UI" w:hAnsi="Segoe UI" w:cs="Segoe UI"/>
          <w:sz w:val="21"/>
          <w:szCs w:val="21"/>
        </w:rPr>
      </w:pPr>
      <w:r>
        <w:rPr>
          <w:rFonts w:ascii="Segoe UI" w:hAnsi="Segoe UI" w:cs="Segoe UI"/>
          <w:sz w:val="21"/>
          <w:szCs w:val="21"/>
        </w:rPr>
        <w:t>EnterpriseGenAIChatHistory</w:t>
      </w:r>
    </w:p>
    <w:p w:rsidR="00FC2214" w:rsidRDefault="00FC2214" w:rsidP="00FC2214">
      <w:pPr>
        <w:pStyle w:val="NormalWeb"/>
        <w:spacing w:line="300" w:lineRule="atLeast"/>
        <w:rPr>
          <w:rFonts w:ascii="Segoe UI" w:hAnsi="Segoe UI" w:cs="Segoe UI"/>
          <w:sz w:val="21"/>
          <w:szCs w:val="21"/>
        </w:rPr>
      </w:pPr>
      <w:r>
        <w:rPr>
          <w:rFonts w:ascii="Segoe UI" w:hAnsi="Segoe UI" w:cs="Segoe UI"/>
          <w:sz w:val="21"/>
          <w:szCs w:val="21"/>
        </w:rPr>
        <w:t>TTL attribute:</w:t>
      </w:r>
    </w:p>
    <w:p w:rsidR="00FC2214" w:rsidRDefault="00FC2214" w:rsidP="00FC2214">
      <w:pPr>
        <w:pStyle w:val="NormalWeb"/>
        <w:spacing w:line="300" w:lineRule="atLeast"/>
        <w:rPr>
          <w:rFonts w:ascii="Segoe UI" w:hAnsi="Segoe UI" w:cs="Segoe UI"/>
          <w:sz w:val="21"/>
          <w:szCs w:val="21"/>
        </w:rPr>
      </w:pPr>
      <w:r>
        <w:rPr>
          <w:rFonts w:ascii="Segoe UI" w:hAnsi="Segoe UI" w:cs="Segoe UI"/>
          <w:sz w:val="21"/>
          <w:szCs w:val="21"/>
        </w:rPr>
        <w:t>expiresAt</w:t>
      </w:r>
    </w:p>
    <w:p w:rsidR="00FC2214" w:rsidRDefault="00FC2214" w:rsidP="00FC2214">
      <w:pPr>
        <w:pStyle w:val="NormalWeb"/>
        <w:spacing w:line="300" w:lineRule="atLeast"/>
        <w:rPr>
          <w:rFonts w:ascii="Segoe UI" w:hAnsi="Segoe UI" w:cs="Segoe UI"/>
          <w:sz w:val="21"/>
          <w:szCs w:val="21"/>
        </w:rPr>
      </w:pPr>
      <w:r>
        <w:rPr>
          <w:rFonts w:ascii="Segoe UI" w:hAnsi="Segoe UI" w:cs="Segoe UI"/>
          <w:sz w:val="21"/>
          <w:szCs w:val="21"/>
        </w:rPr>
        <w:t>Retention:</w:t>
      </w:r>
    </w:p>
    <w:p w:rsidR="00FC2214" w:rsidRDefault="00FC2214" w:rsidP="00FC2214">
      <w:pPr>
        <w:pStyle w:val="NormalWeb"/>
        <w:spacing w:line="300" w:lineRule="atLeast"/>
        <w:rPr>
          <w:rFonts w:ascii="Segoe UI" w:hAnsi="Segoe UI" w:cs="Segoe UI"/>
          <w:sz w:val="21"/>
          <w:szCs w:val="21"/>
        </w:rPr>
      </w:pPr>
      <w:r>
        <w:rPr>
          <w:rFonts w:ascii="Segoe UI" w:hAnsi="Segoe UI" w:cs="Segoe UI"/>
          <w:sz w:val="21"/>
          <w:szCs w:val="21"/>
        </w:rPr>
        <w:t>90 days</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pict>
          <v:rect id="_x0000_i1525" style="width:0;height:1.5pt" o:hralign="center" o:hrstd="t" o:hr="t" fillcolor="#a0a0a0" stroked="f"/>
        </w:pict>
      </w:r>
    </w:p>
    <w:p w:rsidR="00FC2214" w:rsidRDefault="00FC2214" w:rsidP="00FC2214">
      <w:pPr>
        <w:pStyle w:val="Heading2"/>
        <w:spacing w:line="300" w:lineRule="atLeast"/>
        <w:rPr>
          <w:rFonts w:ascii="Segoe UI" w:hAnsi="Segoe UI" w:cs="Segoe UI"/>
        </w:rPr>
      </w:pPr>
      <w:r>
        <w:rPr>
          <w:rFonts w:ascii="Segoe UI" w:hAnsi="Segoe UI" w:cs="Segoe UI"/>
        </w:rPr>
        <w:t>L. Container &amp; Security Scanning</w:t>
      </w:r>
    </w:p>
    <w:p w:rsidR="00FC2214" w:rsidRDefault="00FC2214" w:rsidP="00FC2214">
      <w:pPr>
        <w:pStyle w:val="NormalWeb"/>
        <w:spacing w:line="300" w:lineRule="atLeast"/>
        <w:rPr>
          <w:rFonts w:ascii="Segoe UI" w:hAnsi="Segoe UI" w:cs="Segoe UI"/>
          <w:sz w:val="21"/>
          <w:szCs w:val="21"/>
        </w:rPr>
      </w:pPr>
      <w:r>
        <w:rPr>
          <w:rFonts w:ascii="Segoe UI" w:hAnsi="Segoe UI" w:cs="Segoe UI"/>
          <w:sz w:val="21"/>
          <w:szCs w:val="21"/>
        </w:rPr>
        <w:t>Humne Phase 7 me demo kiya:</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Dockerfile</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Docker image build</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docker run</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ECR repo</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scan_on_push</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Docker image push to ECR</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ECR scan findings</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CI/CD scan gate simulation</w:t>
      </w:r>
    </w:p>
    <w:p w:rsidR="00FC2214" w:rsidRDefault="00FC2214" w:rsidP="00FC2214">
      <w:pPr>
        <w:pStyle w:val="NormalWeb"/>
        <w:spacing w:line="300" w:lineRule="atLeast"/>
        <w:rPr>
          <w:rFonts w:ascii="Segoe UI" w:hAnsi="Segoe UI" w:cs="Segoe UI"/>
          <w:sz w:val="21"/>
          <w:szCs w:val="21"/>
        </w:rPr>
      </w:pPr>
      <w:r>
        <w:rPr>
          <w:rFonts w:ascii="Segoe UI" w:hAnsi="Segoe UI" w:cs="Segoe UI"/>
          <w:sz w:val="21"/>
          <w:szCs w:val="21"/>
        </w:rPr>
        <w:t>ECR image abhi delete nahi ki, later ECS practical ke liye useful rahegi.</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pict>
          <v:rect id="_x0000_i1526" style="width:0;height:1.5pt" o:hralign="center" o:hrstd="t" o:hr="t" fillcolor="#a0a0a0" stroked="f"/>
        </w:pict>
      </w:r>
    </w:p>
    <w:p w:rsidR="00FC2214" w:rsidRDefault="00FC2214" w:rsidP="00FC2214">
      <w:pPr>
        <w:pStyle w:val="Heading1"/>
        <w:spacing w:line="300" w:lineRule="atLeast"/>
        <w:rPr>
          <w:rFonts w:ascii="Segoe UI" w:hAnsi="Segoe UI" w:cs="Segoe UI"/>
          <w:sz w:val="48"/>
          <w:szCs w:val="48"/>
        </w:rPr>
      </w:pPr>
      <w:r>
        <w:rPr>
          <w:rFonts w:ascii="Segoe UI" w:hAnsi="Segoe UI" w:cs="Segoe UI"/>
        </w:rPr>
        <w:t>2. Ab project ko production-grade banane ke liye kya add karenge?</w:t>
      </w:r>
    </w:p>
    <w:p w:rsidR="00FC2214" w:rsidRDefault="00FC2214" w:rsidP="00FC2214">
      <w:pPr>
        <w:pStyle w:val="NormalWeb"/>
        <w:spacing w:line="300" w:lineRule="atLeast"/>
        <w:rPr>
          <w:rFonts w:ascii="Segoe UI" w:hAnsi="Segoe UI" w:cs="Segoe UI"/>
          <w:sz w:val="21"/>
          <w:szCs w:val="21"/>
        </w:rPr>
      </w:pPr>
      <w:r>
        <w:rPr>
          <w:rFonts w:ascii="Segoe UI" w:hAnsi="Segoe UI" w:cs="Segoe UI"/>
          <w:sz w:val="21"/>
          <w:szCs w:val="21"/>
        </w:rPr>
        <w:t>Ab hum same project me naye topics add karenge:</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LangChain</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LangGraph</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lastRenderedPageBreak/>
        <w:t>Hugging Face</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OpenAI</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RDS/PostgreSQL</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Cursor</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Codex</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Advanced RAG / Hybrid RAG</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Guardrails</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ECS/Fargate</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Jira/ServiceNow integration</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Admin dashboard</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Feedback loop</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CI/CD apply pipeline</w:t>
      </w:r>
    </w:p>
    <w:p w:rsidR="00FC2214" w:rsidRDefault="00FC2214" w:rsidP="00FC2214">
      <w:pPr>
        <w:pStyle w:val="NormalWeb"/>
        <w:spacing w:line="300" w:lineRule="atLeast"/>
        <w:rPr>
          <w:rFonts w:ascii="Segoe UI" w:hAnsi="Segoe UI" w:cs="Segoe UI"/>
          <w:sz w:val="21"/>
          <w:szCs w:val="21"/>
        </w:rPr>
      </w:pPr>
      <w:r>
        <w:rPr>
          <w:rFonts w:ascii="Segoe UI" w:hAnsi="Segoe UI" w:cs="Segoe UI"/>
          <w:sz w:val="21"/>
          <w:szCs w:val="21"/>
        </w:rPr>
        <w:t>Lekin sab ek saath nahi. Ek structured path rakhenge.</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pict>
          <v:rect id="_x0000_i1527" style="width:0;height:1.5pt" o:hralign="center" o:hrstd="t" o:hr="t" fillcolor="#a0a0a0" stroked="f"/>
        </w:pict>
      </w:r>
    </w:p>
    <w:p w:rsidR="00FC2214" w:rsidRDefault="00FC2214" w:rsidP="00FC2214">
      <w:pPr>
        <w:pStyle w:val="Heading1"/>
        <w:spacing w:line="300" w:lineRule="atLeast"/>
        <w:rPr>
          <w:rFonts w:ascii="Segoe UI" w:hAnsi="Segoe UI" w:cs="Segoe UI"/>
          <w:sz w:val="48"/>
          <w:szCs w:val="48"/>
        </w:rPr>
      </w:pPr>
      <w:r>
        <w:rPr>
          <w:rFonts w:ascii="Segoe UI" w:hAnsi="Segoe UI" w:cs="Segoe UI"/>
        </w:rPr>
        <w:t>3. Updated Production-grade Roadmap</w:t>
      </w:r>
    </w:p>
    <w:p w:rsidR="00FC2214" w:rsidRDefault="00FC2214" w:rsidP="00FC2214">
      <w:pPr>
        <w:pStyle w:val="Heading2"/>
        <w:spacing w:line="300" w:lineRule="atLeast"/>
        <w:rPr>
          <w:rFonts w:ascii="Segoe UI" w:hAnsi="Segoe UI" w:cs="Segoe UI"/>
        </w:rPr>
      </w:pPr>
      <w:r>
        <w:rPr>
          <w:rFonts w:ascii="Segoe UI" w:hAnsi="Segoe UI" w:cs="Segoe UI"/>
        </w:rPr>
        <w:t>Phase 1 — Guardrails and Safety</w:t>
      </w:r>
    </w:p>
    <w:p w:rsidR="00FC2214" w:rsidRDefault="00FC2214" w:rsidP="00FC2214">
      <w:pPr>
        <w:pStyle w:val="NormalWeb"/>
        <w:spacing w:line="300" w:lineRule="atLeast"/>
        <w:rPr>
          <w:rFonts w:ascii="Segoe UI" w:hAnsi="Segoe UI" w:cs="Segoe UI"/>
          <w:sz w:val="21"/>
          <w:szCs w:val="21"/>
        </w:rPr>
      </w:pPr>
      <w:r>
        <w:rPr>
          <w:rFonts w:ascii="Segoe UI" w:hAnsi="Segoe UI" w:cs="Segoe UI"/>
          <w:sz w:val="21"/>
          <w:szCs w:val="21"/>
        </w:rPr>
        <w:t>Add karenge:</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Prompt injection detection</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Unsafe action blocking</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PII/sensitive data basic detection</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Action allowlist</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Blocked action logging</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Guardrail audit table/log</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Bedrock Guardrails concept</w:t>
      </w:r>
    </w:p>
    <w:p w:rsidR="00FC2214" w:rsidRDefault="00FC2214" w:rsidP="00FC2214">
      <w:pPr>
        <w:pStyle w:val="NormalWeb"/>
        <w:spacing w:line="300" w:lineRule="atLeast"/>
        <w:rPr>
          <w:rFonts w:ascii="Segoe UI" w:hAnsi="Segoe UI" w:cs="Segoe UI"/>
          <w:sz w:val="21"/>
          <w:szCs w:val="21"/>
        </w:rPr>
      </w:pPr>
      <w:r>
        <w:rPr>
          <w:rFonts w:ascii="Segoe UI" w:hAnsi="Segoe UI" w:cs="Segoe UI"/>
          <w:sz w:val="21"/>
          <w:szCs w:val="21"/>
        </w:rPr>
        <w:t>Current code me already base hai:</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validate_user_message()</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user_explicitly_requested_ticket()</w:t>
      </w:r>
    </w:p>
    <w:p w:rsidR="00FC2214" w:rsidRDefault="00FC2214" w:rsidP="00FC2214">
      <w:pPr>
        <w:pStyle w:val="NormalWeb"/>
        <w:spacing w:line="300" w:lineRule="atLeast"/>
        <w:rPr>
          <w:rFonts w:ascii="Segoe UI" w:hAnsi="Segoe UI" w:cs="Segoe UI"/>
          <w:sz w:val="21"/>
          <w:szCs w:val="21"/>
        </w:rPr>
      </w:pPr>
      <w:r>
        <w:rPr>
          <w:rFonts w:ascii="Segoe UI" w:hAnsi="Segoe UI" w:cs="Segoe UI"/>
          <w:sz w:val="21"/>
          <w:szCs w:val="21"/>
        </w:rPr>
        <w:t>Isko improve karenge.</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pict>
          <v:rect id="_x0000_i1528" style="width:0;height:1.5pt" o:hralign="center" o:hrstd="t" o:hr="t" fillcolor="#a0a0a0" stroked="f"/>
        </w:pict>
      </w:r>
    </w:p>
    <w:p w:rsidR="00FC2214" w:rsidRDefault="00FC2214" w:rsidP="00FC2214">
      <w:pPr>
        <w:pStyle w:val="Heading2"/>
        <w:spacing w:line="300" w:lineRule="atLeast"/>
        <w:rPr>
          <w:rFonts w:ascii="Segoe UI" w:hAnsi="Segoe UI" w:cs="Segoe UI"/>
        </w:rPr>
      </w:pPr>
      <w:r>
        <w:rPr>
          <w:rFonts w:ascii="Segoe UI" w:hAnsi="Segoe UI" w:cs="Segoe UI"/>
        </w:rPr>
        <w:t>Phase 2 — Advanced RAG / Hybrid RAG</w:t>
      </w:r>
    </w:p>
    <w:p w:rsidR="00FC2214" w:rsidRDefault="00FC2214" w:rsidP="00FC2214">
      <w:pPr>
        <w:pStyle w:val="NormalWeb"/>
        <w:spacing w:line="300" w:lineRule="atLeast"/>
        <w:rPr>
          <w:rFonts w:ascii="Segoe UI" w:hAnsi="Segoe UI" w:cs="Segoe UI"/>
          <w:sz w:val="21"/>
          <w:szCs w:val="21"/>
        </w:rPr>
      </w:pPr>
      <w:r>
        <w:rPr>
          <w:rFonts w:ascii="Segoe UI" w:hAnsi="Segoe UI" w:cs="Segoe UI"/>
          <w:sz w:val="21"/>
          <w:szCs w:val="21"/>
        </w:rPr>
        <w:lastRenderedPageBreak/>
        <w:t>Cover karenge:</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Simple RAG vs Advanced RAG</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Metadata filtering</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Hybrid search</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Re-ranking</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Chunking strategy</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Citation confidence</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RAG evaluation</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OpenSearch Serverless</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Aurora pgvector</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Pinecone/Qdrant/pgvector comparison</w:t>
      </w:r>
    </w:p>
    <w:p w:rsidR="00FC2214" w:rsidRDefault="00FC2214" w:rsidP="00FC2214">
      <w:pPr>
        <w:pStyle w:val="NormalWeb"/>
        <w:spacing w:line="300" w:lineRule="atLeast"/>
        <w:rPr>
          <w:rFonts w:ascii="Segoe UI" w:hAnsi="Segoe UI" w:cs="Segoe UI"/>
          <w:sz w:val="21"/>
          <w:szCs w:val="21"/>
        </w:rPr>
      </w:pPr>
      <w:r>
        <w:rPr>
          <w:rFonts w:ascii="Segoe UI" w:hAnsi="Segoe UI" w:cs="Segoe UI"/>
          <w:sz w:val="21"/>
          <w:szCs w:val="21"/>
        </w:rPr>
        <w:t>Project me practical:</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RAG metadata filters</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category-based retrieval</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citation quality logs</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fallback if low confidence</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pict>
          <v:rect id="_x0000_i1529" style="width:0;height:1.5pt" o:hralign="center" o:hrstd="t" o:hr="t" fillcolor="#a0a0a0" stroked="f"/>
        </w:pict>
      </w:r>
    </w:p>
    <w:p w:rsidR="00FC2214" w:rsidRDefault="00FC2214" w:rsidP="00FC2214">
      <w:pPr>
        <w:pStyle w:val="Heading2"/>
        <w:spacing w:line="300" w:lineRule="atLeast"/>
        <w:rPr>
          <w:rFonts w:ascii="Segoe UI" w:hAnsi="Segoe UI" w:cs="Segoe UI"/>
        </w:rPr>
      </w:pPr>
      <w:r>
        <w:rPr>
          <w:rFonts w:ascii="Segoe UI" w:hAnsi="Segoe UI" w:cs="Segoe UI"/>
        </w:rPr>
        <w:t>Phase 3 — LangChain Concepts</w:t>
      </w:r>
    </w:p>
    <w:p w:rsidR="00FC2214" w:rsidRDefault="00FC2214" w:rsidP="00FC2214">
      <w:pPr>
        <w:pStyle w:val="NormalWeb"/>
        <w:spacing w:line="300" w:lineRule="atLeast"/>
        <w:rPr>
          <w:rFonts w:ascii="Segoe UI" w:hAnsi="Segoe UI" w:cs="Segoe UI"/>
          <w:sz w:val="21"/>
          <w:szCs w:val="21"/>
        </w:rPr>
      </w:pPr>
      <w:r>
        <w:rPr>
          <w:rFonts w:ascii="Segoe UI" w:hAnsi="Segoe UI" w:cs="Segoe UI"/>
          <w:sz w:val="21"/>
          <w:szCs w:val="21"/>
        </w:rPr>
        <w:t>LangChain ko hum directly production dependency banaane se pehle conceptually project se map karenge:</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PromptTemplate</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Retriever</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Chain</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Tool</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Memory</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Agent</w:t>
      </w:r>
    </w:p>
    <w:p w:rsidR="00FC2214" w:rsidRDefault="00FC2214" w:rsidP="00FC2214">
      <w:pPr>
        <w:pStyle w:val="NormalWeb"/>
        <w:spacing w:line="300" w:lineRule="atLeast"/>
        <w:rPr>
          <w:rFonts w:ascii="Segoe UI" w:hAnsi="Segoe UI" w:cs="Segoe UI"/>
          <w:sz w:val="21"/>
          <w:szCs w:val="21"/>
        </w:rPr>
      </w:pPr>
      <w:r>
        <w:rPr>
          <w:rFonts w:ascii="Segoe UI" w:hAnsi="Segoe UI" w:cs="Segoe UI"/>
          <w:sz w:val="21"/>
          <w:szCs w:val="21"/>
        </w:rPr>
        <w:t>Mapping:</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Our Lambda + Bedrock + RAG + tools</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 LangChain chain/tool architecture</w:t>
      </w:r>
    </w:p>
    <w:p w:rsidR="00FC2214" w:rsidRDefault="00FC2214" w:rsidP="00FC2214">
      <w:pPr>
        <w:pStyle w:val="NormalWeb"/>
        <w:spacing w:line="300" w:lineRule="atLeast"/>
        <w:rPr>
          <w:rFonts w:ascii="Segoe UI" w:hAnsi="Segoe UI" w:cs="Segoe UI"/>
          <w:sz w:val="21"/>
          <w:szCs w:val="21"/>
        </w:rPr>
      </w:pPr>
      <w:r>
        <w:rPr>
          <w:rFonts w:ascii="Segoe UI" w:hAnsi="Segoe UI" w:cs="Segoe UI"/>
          <w:sz w:val="21"/>
          <w:szCs w:val="21"/>
        </w:rPr>
        <w:t xml:space="preserve">Agar safe raha toh ek separate </w:t>
      </w:r>
      <w:r>
        <w:rPr>
          <w:rStyle w:val="HTMLCode"/>
          <w:rFonts w:eastAsiaTheme="majorEastAsia"/>
        </w:rPr>
        <w:t>experiments/langchain-demo</w:t>
      </w:r>
      <w:r>
        <w:rPr>
          <w:rFonts w:ascii="Segoe UI" w:hAnsi="Segoe UI" w:cs="Segoe UI"/>
          <w:sz w:val="21"/>
          <w:szCs w:val="21"/>
        </w:rPr>
        <w:t xml:space="preserve"> bana sakte hain.</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pict>
          <v:rect id="_x0000_i1530" style="width:0;height:1.5pt" o:hralign="center" o:hrstd="t" o:hr="t" fillcolor="#a0a0a0" stroked="f"/>
        </w:pict>
      </w:r>
    </w:p>
    <w:p w:rsidR="00FC2214" w:rsidRDefault="00FC2214" w:rsidP="00FC2214">
      <w:pPr>
        <w:pStyle w:val="Heading2"/>
        <w:spacing w:line="300" w:lineRule="atLeast"/>
        <w:rPr>
          <w:rFonts w:ascii="Segoe UI" w:hAnsi="Segoe UI" w:cs="Segoe UI"/>
        </w:rPr>
      </w:pPr>
      <w:r>
        <w:rPr>
          <w:rFonts w:ascii="Segoe UI" w:hAnsi="Segoe UI" w:cs="Segoe UI"/>
        </w:rPr>
        <w:t>Phase 4 — LangGraph</w:t>
      </w:r>
    </w:p>
    <w:p w:rsidR="00FC2214" w:rsidRDefault="00FC2214" w:rsidP="00FC2214">
      <w:pPr>
        <w:pStyle w:val="NormalWeb"/>
        <w:spacing w:line="300" w:lineRule="atLeast"/>
        <w:rPr>
          <w:rFonts w:ascii="Segoe UI" w:hAnsi="Segoe UI" w:cs="Segoe UI"/>
          <w:sz w:val="21"/>
          <w:szCs w:val="21"/>
        </w:rPr>
      </w:pPr>
      <w:r>
        <w:rPr>
          <w:rFonts w:ascii="Segoe UI" w:hAnsi="Segoe UI" w:cs="Segoe UI"/>
          <w:sz w:val="21"/>
          <w:szCs w:val="21"/>
        </w:rPr>
        <w:lastRenderedPageBreak/>
        <w:t>LangGraph ko hum Step Functions se compare karenge:</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LangGraph = AI agent state graph</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Step Functions = AWS workflow state machine</w:t>
      </w:r>
    </w:p>
    <w:p w:rsidR="00FC2214" w:rsidRDefault="00FC2214" w:rsidP="00FC2214">
      <w:pPr>
        <w:pStyle w:val="NormalWeb"/>
        <w:spacing w:line="300" w:lineRule="atLeast"/>
        <w:rPr>
          <w:rFonts w:ascii="Segoe UI" w:hAnsi="Segoe UI" w:cs="Segoe UI"/>
          <w:sz w:val="21"/>
          <w:szCs w:val="21"/>
        </w:rPr>
      </w:pPr>
      <w:r>
        <w:rPr>
          <w:rFonts w:ascii="Segoe UI" w:hAnsi="Segoe UI" w:cs="Segoe UI"/>
          <w:sz w:val="21"/>
          <w:szCs w:val="21"/>
        </w:rPr>
        <w:t>Project mapping:</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Classify issue</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 Retrieve docs</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 Decide action</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 Create ticket</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 Notify</w:t>
      </w:r>
    </w:p>
    <w:p w:rsidR="00FC2214" w:rsidRDefault="00FC2214" w:rsidP="00FC2214">
      <w:pPr>
        <w:pStyle w:val="NormalWeb"/>
        <w:spacing w:line="300" w:lineRule="atLeast"/>
        <w:rPr>
          <w:rFonts w:ascii="Segoe UI" w:hAnsi="Segoe UI" w:cs="Segoe UI"/>
          <w:sz w:val="21"/>
          <w:szCs w:val="21"/>
        </w:rPr>
      </w:pPr>
      <w:r>
        <w:rPr>
          <w:rFonts w:ascii="Segoe UI" w:hAnsi="Segoe UI" w:cs="Segoe UI"/>
          <w:sz w:val="21"/>
          <w:szCs w:val="21"/>
        </w:rPr>
        <w:t>LangGraph practical ko separate folder me rakhenge:</w:t>
      </w:r>
    </w:p>
    <w:p w:rsidR="00FC2214" w:rsidRDefault="00FC2214" w:rsidP="00FC2214">
      <w:pPr>
        <w:pStyle w:val="NormalWeb"/>
        <w:spacing w:line="300" w:lineRule="atLeast"/>
        <w:rPr>
          <w:rFonts w:ascii="Segoe UI" w:hAnsi="Segoe UI" w:cs="Segoe UI"/>
          <w:sz w:val="21"/>
          <w:szCs w:val="21"/>
        </w:rPr>
      </w:pPr>
      <w:r>
        <w:rPr>
          <w:rFonts w:ascii="Segoe UI" w:hAnsi="Segoe UI" w:cs="Segoe UI"/>
          <w:sz w:val="21"/>
          <w:szCs w:val="21"/>
        </w:rPr>
        <w:t>experiments/langgraph-agent-demo</w:t>
      </w:r>
    </w:p>
    <w:p w:rsidR="00FC2214" w:rsidRDefault="00FC2214" w:rsidP="00FC2214">
      <w:pPr>
        <w:pStyle w:val="NormalWeb"/>
        <w:spacing w:line="300" w:lineRule="atLeast"/>
        <w:rPr>
          <w:rFonts w:ascii="Segoe UI" w:hAnsi="Segoe UI" w:cs="Segoe UI"/>
          <w:sz w:val="21"/>
          <w:szCs w:val="21"/>
        </w:rPr>
      </w:pPr>
      <w:r>
        <w:rPr>
          <w:rFonts w:ascii="Segoe UI" w:hAnsi="Segoe UI" w:cs="Segoe UI"/>
          <w:sz w:val="21"/>
          <w:szCs w:val="21"/>
        </w:rPr>
        <w:t>Production AWS flow disturb nahi karenge.</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pict>
          <v:rect id="_x0000_i1531" style="width:0;height:1.5pt" o:hralign="center" o:hrstd="t" o:hr="t" fillcolor="#a0a0a0" stroked="f"/>
        </w:pict>
      </w:r>
    </w:p>
    <w:p w:rsidR="00FC2214" w:rsidRDefault="00FC2214" w:rsidP="00FC2214">
      <w:pPr>
        <w:pStyle w:val="Heading2"/>
        <w:spacing w:line="300" w:lineRule="atLeast"/>
        <w:rPr>
          <w:rFonts w:ascii="Segoe UI" w:hAnsi="Segoe UI" w:cs="Segoe UI"/>
        </w:rPr>
      </w:pPr>
      <w:r>
        <w:rPr>
          <w:rFonts w:ascii="Segoe UI" w:hAnsi="Segoe UI" w:cs="Segoe UI"/>
        </w:rPr>
        <w:t>Phase 5 — OpenAI</w:t>
      </w:r>
    </w:p>
    <w:p w:rsidR="00FC2214" w:rsidRDefault="00FC2214" w:rsidP="00FC2214">
      <w:pPr>
        <w:pStyle w:val="NormalWeb"/>
        <w:spacing w:line="300" w:lineRule="atLeast"/>
        <w:rPr>
          <w:rFonts w:ascii="Segoe UI" w:hAnsi="Segoe UI" w:cs="Segoe UI"/>
          <w:sz w:val="21"/>
          <w:szCs w:val="21"/>
        </w:rPr>
      </w:pPr>
      <w:r>
        <w:rPr>
          <w:rFonts w:ascii="Segoe UI" w:hAnsi="Segoe UI" w:cs="Segoe UI"/>
          <w:sz w:val="21"/>
          <w:szCs w:val="21"/>
        </w:rPr>
        <w:t>OpenAI concepts cover karenge:</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Chat Completions / Responses API concept</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Function calling / tool calling</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Embeddings</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RAG with OpenAI</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OpenAI vs Bedrock</w:t>
      </w:r>
    </w:p>
    <w:p w:rsidR="00FC2214" w:rsidRDefault="00FC2214" w:rsidP="00FC2214">
      <w:pPr>
        <w:pStyle w:val="NormalWeb"/>
        <w:spacing w:line="300" w:lineRule="atLeast"/>
        <w:rPr>
          <w:rFonts w:ascii="Segoe UI" w:hAnsi="Segoe UI" w:cs="Segoe UI"/>
          <w:sz w:val="21"/>
          <w:szCs w:val="21"/>
        </w:rPr>
      </w:pPr>
      <w:r>
        <w:rPr>
          <w:rFonts w:ascii="Segoe UI" w:hAnsi="Segoe UI" w:cs="Segoe UI"/>
          <w:sz w:val="21"/>
          <w:szCs w:val="21"/>
        </w:rPr>
        <w:t>Project me optional provider abstraction:</w:t>
      </w:r>
    </w:p>
    <w:p w:rsidR="00FC2214" w:rsidRDefault="00FC2214" w:rsidP="00FC2214">
      <w:pPr>
        <w:pStyle w:val="NormalWeb"/>
        <w:spacing w:line="300" w:lineRule="atLeast"/>
        <w:rPr>
          <w:rFonts w:ascii="Segoe UI" w:hAnsi="Segoe UI" w:cs="Segoe UI"/>
          <w:sz w:val="21"/>
          <w:szCs w:val="21"/>
        </w:rPr>
      </w:pPr>
      <w:r>
        <w:rPr>
          <w:rFonts w:ascii="Segoe UI" w:hAnsi="Segoe UI" w:cs="Segoe UI"/>
          <w:sz w:val="21"/>
          <w:szCs w:val="21"/>
        </w:rPr>
        <w:t>LLM_PROVIDER=bedrock/openai</w:t>
      </w:r>
    </w:p>
    <w:p w:rsidR="00FC2214" w:rsidRDefault="00FC2214" w:rsidP="00FC2214">
      <w:pPr>
        <w:pStyle w:val="NormalWeb"/>
        <w:spacing w:line="300" w:lineRule="atLeast"/>
        <w:rPr>
          <w:rFonts w:ascii="Segoe UI" w:hAnsi="Segoe UI" w:cs="Segoe UI"/>
          <w:sz w:val="21"/>
          <w:szCs w:val="21"/>
        </w:rPr>
      </w:pPr>
      <w:r>
        <w:rPr>
          <w:rFonts w:ascii="Segoe UI" w:hAnsi="Segoe UI" w:cs="Segoe UI"/>
          <w:sz w:val="21"/>
          <w:szCs w:val="21"/>
        </w:rPr>
        <w:t>But first conceptual and small demo.</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pict>
          <v:rect id="_x0000_i1532" style="width:0;height:1.5pt" o:hralign="center" o:hrstd="t" o:hr="t" fillcolor="#a0a0a0" stroked="f"/>
        </w:pict>
      </w:r>
    </w:p>
    <w:p w:rsidR="00FC2214" w:rsidRDefault="00FC2214" w:rsidP="00FC2214">
      <w:pPr>
        <w:pStyle w:val="Heading2"/>
        <w:spacing w:line="300" w:lineRule="atLeast"/>
        <w:rPr>
          <w:rFonts w:ascii="Segoe UI" w:hAnsi="Segoe UI" w:cs="Segoe UI"/>
        </w:rPr>
      </w:pPr>
      <w:r>
        <w:rPr>
          <w:rFonts w:ascii="Segoe UI" w:hAnsi="Segoe UI" w:cs="Segoe UI"/>
        </w:rPr>
        <w:t>Phase 6 — Hugging Face</w:t>
      </w:r>
    </w:p>
    <w:p w:rsidR="00FC2214" w:rsidRDefault="00FC2214" w:rsidP="00FC2214">
      <w:pPr>
        <w:pStyle w:val="NormalWeb"/>
        <w:spacing w:line="300" w:lineRule="atLeast"/>
        <w:rPr>
          <w:rFonts w:ascii="Segoe UI" w:hAnsi="Segoe UI" w:cs="Segoe UI"/>
          <w:sz w:val="21"/>
          <w:szCs w:val="21"/>
        </w:rPr>
      </w:pPr>
      <w:r>
        <w:rPr>
          <w:rFonts w:ascii="Segoe UI" w:hAnsi="Segoe UI" w:cs="Segoe UI"/>
          <w:sz w:val="21"/>
          <w:szCs w:val="21"/>
        </w:rPr>
        <w:t>Cover karenge:</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open-source models</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tokenizers</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embeddings</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lastRenderedPageBreak/>
        <w:t>datasets</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transformers</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model hosting</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when to use HF vs Bedrock/OpenAI</w:t>
      </w:r>
    </w:p>
    <w:p w:rsidR="00FC2214" w:rsidRDefault="00FC2214" w:rsidP="00FC2214">
      <w:pPr>
        <w:pStyle w:val="NormalWeb"/>
        <w:spacing w:line="300" w:lineRule="atLeast"/>
        <w:rPr>
          <w:rFonts w:ascii="Segoe UI" w:hAnsi="Segoe UI" w:cs="Segoe UI"/>
          <w:sz w:val="21"/>
          <w:szCs w:val="21"/>
        </w:rPr>
      </w:pPr>
      <w:r>
        <w:rPr>
          <w:rFonts w:ascii="Segoe UI" w:hAnsi="Segoe UI" w:cs="Segoe UI"/>
          <w:sz w:val="21"/>
          <w:szCs w:val="21"/>
        </w:rPr>
        <w:t>Project use:</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Hugging Face embeddings concept</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local/offline experimentation</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model comparison</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pict>
          <v:rect id="_x0000_i1533" style="width:0;height:1.5pt" o:hralign="center" o:hrstd="t" o:hr="t" fillcolor="#a0a0a0" stroked="f"/>
        </w:pict>
      </w:r>
    </w:p>
    <w:p w:rsidR="00FC2214" w:rsidRDefault="00FC2214" w:rsidP="00FC2214">
      <w:pPr>
        <w:pStyle w:val="Heading2"/>
        <w:spacing w:line="300" w:lineRule="atLeast"/>
        <w:rPr>
          <w:rFonts w:ascii="Segoe UI" w:hAnsi="Segoe UI" w:cs="Segoe UI"/>
        </w:rPr>
      </w:pPr>
      <w:r>
        <w:rPr>
          <w:rFonts w:ascii="Segoe UI" w:hAnsi="Segoe UI" w:cs="Segoe UI"/>
        </w:rPr>
        <w:t>Phase 7 — RDS / PostgreSQL</w:t>
      </w:r>
    </w:p>
    <w:p w:rsidR="00FC2214" w:rsidRDefault="00FC2214" w:rsidP="00FC2214">
      <w:pPr>
        <w:pStyle w:val="NormalWeb"/>
        <w:spacing w:line="300" w:lineRule="atLeast"/>
        <w:rPr>
          <w:rFonts w:ascii="Segoe UI" w:hAnsi="Segoe UI" w:cs="Segoe UI"/>
          <w:sz w:val="21"/>
          <w:szCs w:val="21"/>
        </w:rPr>
      </w:pPr>
      <w:r>
        <w:rPr>
          <w:rFonts w:ascii="Segoe UI" w:hAnsi="Segoe UI" w:cs="Segoe UI"/>
          <w:sz w:val="21"/>
          <w:szCs w:val="21"/>
        </w:rPr>
        <w:t>Ab tumne RDS bhi mention kiya hai. Isko project me add karna useful hoga.</w:t>
      </w:r>
    </w:p>
    <w:p w:rsidR="00FC2214" w:rsidRDefault="00FC2214" w:rsidP="00FC2214">
      <w:pPr>
        <w:pStyle w:val="NormalWeb"/>
        <w:spacing w:line="300" w:lineRule="atLeast"/>
        <w:rPr>
          <w:rFonts w:ascii="Segoe UI" w:hAnsi="Segoe UI" w:cs="Segoe UI"/>
          <w:sz w:val="21"/>
          <w:szCs w:val="21"/>
        </w:rPr>
      </w:pPr>
      <w:r>
        <w:rPr>
          <w:rFonts w:ascii="Segoe UI" w:hAnsi="Segoe UI" w:cs="Segoe UI"/>
          <w:sz w:val="21"/>
          <w:szCs w:val="21"/>
        </w:rPr>
        <w:t>Use cases:</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Admin users</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ticket audit relational reporting</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feedback records</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Jira integration mapping</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pgvector future</w:t>
      </w:r>
    </w:p>
    <w:p w:rsidR="00FC2214" w:rsidRDefault="00FC2214" w:rsidP="00FC2214">
      <w:pPr>
        <w:pStyle w:val="NormalWeb"/>
        <w:spacing w:line="300" w:lineRule="atLeast"/>
        <w:rPr>
          <w:rFonts w:ascii="Segoe UI" w:hAnsi="Segoe UI" w:cs="Segoe UI"/>
          <w:sz w:val="21"/>
          <w:szCs w:val="21"/>
        </w:rPr>
      </w:pPr>
      <w:r>
        <w:rPr>
          <w:rFonts w:ascii="Segoe UI" w:hAnsi="Segoe UI" w:cs="Segoe UI"/>
          <w:sz w:val="21"/>
          <w:szCs w:val="21"/>
        </w:rPr>
        <w:t>RDS/PostgreSQL practical options:</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Option A: RDS PostgreSQL normal relational table</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Option B: Aurora PostgreSQL Serverless</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Option C: PostgreSQL + pgvector concept</w:t>
      </w:r>
    </w:p>
    <w:p w:rsidR="00FC2214" w:rsidRDefault="00FC2214" w:rsidP="00FC2214">
      <w:pPr>
        <w:pStyle w:val="NormalWeb"/>
        <w:spacing w:line="300" w:lineRule="atLeast"/>
        <w:rPr>
          <w:rFonts w:ascii="Segoe UI" w:hAnsi="Segoe UI" w:cs="Segoe UI"/>
          <w:sz w:val="21"/>
          <w:szCs w:val="21"/>
        </w:rPr>
      </w:pPr>
      <w:r>
        <w:rPr>
          <w:rFonts w:ascii="Segoe UI" w:hAnsi="Segoe UI" w:cs="Segoe UI"/>
          <w:sz w:val="21"/>
          <w:szCs w:val="21"/>
        </w:rPr>
        <w:t>Interview angle:</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DynamoDB vs RDS</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When relational model needed</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Transactions</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Joins</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Reporting</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pgvector</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pict>
          <v:rect id="_x0000_i1534" style="width:0;height:1.5pt" o:hralign="center" o:hrstd="t" o:hr="t" fillcolor="#a0a0a0" stroked="f"/>
        </w:pict>
      </w:r>
    </w:p>
    <w:p w:rsidR="00FC2214" w:rsidRDefault="00FC2214" w:rsidP="00FC2214">
      <w:pPr>
        <w:pStyle w:val="Heading2"/>
        <w:spacing w:line="300" w:lineRule="atLeast"/>
        <w:rPr>
          <w:rFonts w:ascii="Segoe UI" w:hAnsi="Segoe UI" w:cs="Segoe UI"/>
        </w:rPr>
      </w:pPr>
      <w:r>
        <w:rPr>
          <w:rFonts w:ascii="Segoe UI" w:hAnsi="Segoe UI" w:cs="Segoe UI"/>
        </w:rPr>
        <w:t>Phase 8 — ECS/Fargate</w:t>
      </w:r>
    </w:p>
    <w:p w:rsidR="00FC2214" w:rsidRDefault="00FC2214" w:rsidP="00FC2214">
      <w:pPr>
        <w:pStyle w:val="NormalWeb"/>
        <w:spacing w:line="300" w:lineRule="atLeast"/>
        <w:rPr>
          <w:rFonts w:ascii="Segoe UI" w:hAnsi="Segoe UI" w:cs="Segoe UI"/>
          <w:sz w:val="21"/>
          <w:szCs w:val="21"/>
        </w:rPr>
      </w:pPr>
      <w:r>
        <w:rPr>
          <w:rFonts w:ascii="Segoe UI" w:hAnsi="Segoe UI" w:cs="Segoe UI"/>
          <w:sz w:val="21"/>
          <w:szCs w:val="21"/>
        </w:rPr>
        <w:lastRenderedPageBreak/>
        <w:t>Hum ECR image ko use kar sakte hain.</w:t>
      </w:r>
    </w:p>
    <w:p w:rsidR="00FC2214" w:rsidRDefault="00FC2214" w:rsidP="00FC2214">
      <w:pPr>
        <w:pStyle w:val="NormalWeb"/>
        <w:spacing w:line="300" w:lineRule="atLeast"/>
        <w:rPr>
          <w:rFonts w:ascii="Segoe UI" w:hAnsi="Segoe UI" w:cs="Segoe UI"/>
          <w:sz w:val="21"/>
          <w:szCs w:val="21"/>
        </w:rPr>
      </w:pPr>
      <w:r>
        <w:rPr>
          <w:rFonts w:ascii="Segoe UI" w:hAnsi="Segoe UI" w:cs="Segoe UI"/>
          <w:sz w:val="21"/>
          <w:szCs w:val="21"/>
        </w:rPr>
        <w:t>Use case:</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Long-running external integration worker</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or Admin backend service</w:t>
      </w:r>
    </w:p>
    <w:p w:rsidR="00FC2214" w:rsidRDefault="00FC2214" w:rsidP="00FC2214">
      <w:pPr>
        <w:pStyle w:val="NormalWeb"/>
        <w:spacing w:line="300" w:lineRule="atLeast"/>
        <w:rPr>
          <w:rFonts w:ascii="Segoe UI" w:hAnsi="Segoe UI" w:cs="Segoe UI"/>
          <w:sz w:val="21"/>
          <w:szCs w:val="21"/>
        </w:rPr>
      </w:pPr>
      <w:r>
        <w:rPr>
          <w:rFonts w:ascii="Segoe UI" w:hAnsi="Segoe UI" w:cs="Segoe UI"/>
          <w:sz w:val="21"/>
          <w:szCs w:val="21"/>
        </w:rPr>
        <w:t>Flow:</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ECR image</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 ECS Task Definition</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 ECS Fargate Task/Service</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 CloudWatch Logs</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 optional ALB</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 optional Route 53</w:t>
      </w:r>
    </w:p>
    <w:p w:rsidR="00FC2214" w:rsidRDefault="00FC2214" w:rsidP="00FC2214">
      <w:pPr>
        <w:pStyle w:val="NormalWeb"/>
        <w:spacing w:line="300" w:lineRule="atLeast"/>
        <w:rPr>
          <w:rFonts w:ascii="Segoe UI" w:hAnsi="Segoe UI" w:cs="Segoe UI"/>
          <w:sz w:val="21"/>
          <w:szCs w:val="21"/>
        </w:rPr>
      </w:pPr>
      <w:r>
        <w:rPr>
          <w:rFonts w:ascii="Segoe UI" w:hAnsi="Segoe UI" w:cs="Segoe UI"/>
          <w:sz w:val="21"/>
          <w:szCs w:val="21"/>
        </w:rPr>
        <w:t>This will answer:</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Lambda vs ECS kab?</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15 min limit ka solution kya?</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pict>
          <v:rect id="_x0000_i1535" style="width:0;height:1.5pt" o:hralign="center" o:hrstd="t" o:hr="t" fillcolor="#a0a0a0" stroked="f"/>
        </w:pict>
      </w:r>
    </w:p>
    <w:p w:rsidR="00FC2214" w:rsidRDefault="00FC2214" w:rsidP="00FC2214">
      <w:pPr>
        <w:pStyle w:val="Heading2"/>
        <w:spacing w:line="300" w:lineRule="atLeast"/>
        <w:rPr>
          <w:rFonts w:ascii="Segoe UI" w:hAnsi="Segoe UI" w:cs="Segoe UI"/>
        </w:rPr>
      </w:pPr>
      <w:r>
        <w:rPr>
          <w:rFonts w:ascii="Segoe UI" w:hAnsi="Segoe UI" w:cs="Segoe UI"/>
        </w:rPr>
        <w:t>Phase 9 — Cursor / Codex</w:t>
      </w:r>
    </w:p>
    <w:p w:rsidR="00FC2214" w:rsidRDefault="00FC2214" w:rsidP="00FC2214">
      <w:pPr>
        <w:pStyle w:val="NormalWeb"/>
        <w:spacing w:line="300" w:lineRule="atLeast"/>
        <w:rPr>
          <w:rFonts w:ascii="Segoe UI" w:hAnsi="Segoe UI" w:cs="Segoe UI"/>
          <w:sz w:val="21"/>
          <w:szCs w:val="21"/>
        </w:rPr>
      </w:pPr>
      <w:r>
        <w:rPr>
          <w:rFonts w:ascii="Segoe UI" w:hAnsi="Segoe UI" w:cs="Segoe UI"/>
          <w:sz w:val="21"/>
          <w:szCs w:val="21"/>
        </w:rPr>
        <w:t>Isko project me as developer productivity tools samjhenge:</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Cursor = AI coding IDE</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Codex = AI coding agent/model concept</w:t>
      </w:r>
    </w:p>
    <w:p w:rsidR="00FC2214" w:rsidRDefault="00FC2214" w:rsidP="00FC2214">
      <w:pPr>
        <w:pStyle w:val="NormalWeb"/>
        <w:spacing w:line="300" w:lineRule="atLeast"/>
        <w:rPr>
          <w:rFonts w:ascii="Segoe UI" w:hAnsi="Segoe UI" w:cs="Segoe UI"/>
          <w:sz w:val="21"/>
          <w:szCs w:val="21"/>
        </w:rPr>
      </w:pPr>
      <w:r>
        <w:rPr>
          <w:rFonts w:ascii="Segoe UI" w:hAnsi="Segoe UI" w:cs="Segoe UI"/>
          <w:sz w:val="21"/>
          <w:szCs w:val="21"/>
        </w:rPr>
        <w:t>Use cases:</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code explanation</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refactoring</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test generation</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Terraform review</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Lambda code generation</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documentation generation</w:t>
      </w:r>
    </w:p>
    <w:p w:rsidR="00FC2214" w:rsidRDefault="00FC2214" w:rsidP="00FC2214">
      <w:pPr>
        <w:pStyle w:val="NormalWeb"/>
        <w:spacing w:line="300" w:lineRule="atLeast"/>
        <w:rPr>
          <w:rFonts w:ascii="Segoe UI" w:hAnsi="Segoe UI" w:cs="Segoe UI"/>
          <w:sz w:val="21"/>
          <w:szCs w:val="21"/>
        </w:rPr>
      </w:pPr>
      <w:r>
        <w:rPr>
          <w:rFonts w:ascii="Segoe UI" w:hAnsi="Segoe UI" w:cs="Segoe UI"/>
          <w:sz w:val="21"/>
          <w:szCs w:val="21"/>
        </w:rPr>
        <w:t>Important:</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AI coding tools ko blindly trust nahi karna</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review, tests, security scan mandatory</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pict>
          <v:rect id="_x0000_i1536" style="width:0;height:1.5pt" o:hralign="center" o:hrstd="t" o:hr="t" fillcolor="#a0a0a0" stroked="f"/>
        </w:pict>
      </w:r>
    </w:p>
    <w:p w:rsidR="00FC2214" w:rsidRDefault="00FC2214" w:rsidP="00FC2214">
      <w:pPr>
        <w:pStyle w:val="Heading2"/>
        <w:spacing w:line="300" w:lineRule="atLeast"/>
        <w:rPr>
          <w:rFonts w:ascii="Segoe UI" w:hAnsi="Segoe UI" w:cs="Segoe UI"/>
        </w:rPr>
      </w:pPr>
      <w:r>
        <w:rPr>
          <w:rFonts w:ascii="Segoe UI" w:hAnsi="Segoe UI" w:cs="Segoe UI"/>
        </w:rPr>
        <w:lastRenderedPageBreak/>
        <w:t>Phase 10 — CI/CD Production-grade</w:t>
      </w:r>
    </w:p>
    <w:p w:rsidR="00FC2214" w:rsidRDefault="00FC2214" w:rsidP="00FC2214">
      <w:pPr>
        <w:pStyle w:val="NormalWeb"/>
        <w:spacing w:line="300" w:lineRule="atLeast"/>
        <w:rPr>
          <w:rFonts w:ascii="Segoe UI" w:hAnsi="Segoe UI" w:cs="Segoe UI"/>
          <w:sz w:val="21"/>
          <w:szCs w:val="21"/>
        </w:rPr>
      </w:pPr>
      <w:r>
        <w:rPr>
          <w:rFonts w:ascii="Segoe UI" w:hAnsi="Segoe UI" w:cs="Segoe UI"/>
          <w:sz w:val="21"/>
          <w:szCs w:val="21"/>
        </w:rPr>
        <w:t>Hum already GitHub push karte hain. Ab production style:</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GitHub Actions</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Terraform plan</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manual approval</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Terraform apply</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Lambda deploy</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Docker build/push</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ECR scan gate</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optional ECS deploy</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pict>
          <v:rect id="_x0000_i1537" style="width:0;height:1.5pt" o:hralign="center" o:hrstd="t" o:hr="t" fillcolor="#a0a0a0" stroked="f"/>
        </w:pict>
      </w:r>
    </w:p>
    <w:p w:rsidR="00FC2214" w:rsidRDefault="00FC2214" w:rsidP="00FC2214">
      <w:pPr>
        <w:pStyle w:val="Heading1"/>
        <w:spacing w:line="300" w:lineRule="atLeast"/>
        <w:rPr>
          <w:rFonts w:ascii="Segoe UI" w:hAnsi="Segoe UI" w:cs="Segoe UI"/>
          <w:sz w:val="48"/>
          <w:szCs w:val="48"/>
        </w:rPr>
      </w:pPr>
      <w:r>
        <w:rPr>
          <w:rFonts w:ascii="Segoe UI" w:hAnsi="Segoe UI" w:cs="Segoe UI"/>
        </w:rPr>
        <w:t>4. Kya naya project banana zaruri hai?</w:t>
      </w:r>
    </w:p>
    <w:p w:rsidR="00FC2214" w:rsidRDefault="00FC2214" w:rsidP="00FC2214">
      <w:pPr>
        <w:pStyle w:val="NormalWeb"/>
        <w:spacing w:line="300" w:lineRule="atLeast"/>
        <w:rPr>
          <w:rFonts w:ascii="Segoe UI" w:hAnsi="Segoe UI" w:cs="Segoe UI"/>
          <w:sz w:val="21"/>
          <w:szCs w:val="21"/>
        </w:rPr>
      </w:pPr>
      <w:r>
        <w:rPr>
          <w:rFonts w:ascii="Segoe UI" w:hAnsi="Segoe UI" w:cs="Segoe UI"/>
          <w:sz w:val="21"/>
          <w:szCs w:val="21"/>
        </w:rPr>
        <w:t xml:space="preserve">Nahi bhai </w:t>
      </w:r>
      <w:r>
        <w:rPr>
          <w:rFonts w:ascii="Segoe UI Symbol" w:hAnsi="Segoe UI Symbol" w:cs="Segoe UI Symbol"/>
          <w:sz w:val="21"/>
          <w:szCs w:val="21"/>
        </w:rPr>
        <w:t>❌</w:t>
      </w:r>
    </w:p>
    <w:p w:rsidR="00FC2214" w:rsidRDefault="00FC2214" w:rsidP="00FC2214">
      <w:pPr>
        <w:pStyle w:val="NormalWeb"/>
        <w:spacing w:line="300" w:lineRule="atLeast"/>
        <w:rPr>
          <w:rFonts w:ascii="Segoe UI" w:hAnsi="Segoe UI" w:cs="Segoe UI"/>
          <w:sz w:val="21"/>
          <w:szCs w:val="21"/>
        </w:rPr>
      </w:pPr>
      <w:r>
        <w:rPr>
          <w:rFonts w:ascii="Segoe UI" w:hAnsi="Segoe UI" w:cs="Segoe UI"/>
          <w:sz w:val="21"/>
          <w:szCs w:val="21"/>
        </w:rPr>
        <w:t>Same project better hai kyunki:</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Already working architecture hai</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Real evolution story milegi</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Interview me continuity strong hogi</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Portfolio coherent rahega</w:t>
      </w:r>
    </w:p>
    <w:p w:rsidR="00FC2214" w:rsidRDefault="00FC2214" w:rsidP="00FC2214">
      <w:pPr>
        <w:pStyle w:val="NormalWeb"/>
        <w:spacing w:line="300" w:lineRule="atLeast"/>
        <w:rPr>
          <w:rFonts w:ascii="Segoe UI" w:hAnsi="Segoe UI" w:cs="Segoe UI"/>
          <w:sz w:val="21"/>
          <w:szCs w:val="21"/>
        </w:rPr>
      </w:pPr>
      <w:r>
        <w:rPr>
          <w:rFonts w:ascii="Segoe UI" w:hAnsi="Segoe UI" w:cs="Segoe UI"/>
          <w:sz w:val="21"/>
          <w:szCs w:val="21"/>
        </w:rPr>
        <w:t>Tum interview me bol paoge:</w:t>
      </w:r>
    </w:p>
    <w:p w:rsidR="00FC2214" w:rsidRDefault="00FC2214" w:rsidP="00FC2214">
      <w:pPr>
        <w:pStyle w:val="NormalWeb"/>
        <w:spacing w:line="300" w:lineRule="atLeast"/>
        <w:rPr>
          <w:rFonts w:ascii="Segoe UI" w:hAnsi="Segoe UI" w:cs="Segoe UI"/>
          <w:sz w:val="21"/>
          <w:szCs w:val="21"/>
        </w:rPr>
      </w:pPr>
      <w:r>
        <w:rPr>
          <w:rFonts w:ascii="Segoe UI" w:hAnsi="Segoe UI" w:cs="Segoe UI"/>
          <w:sz w:val="21"/>
          <w:szCs w:val="21"/>
        </w:rPr>
        <w:t>“I started with a Bedrock RAG assistant and evolved it into a production-grade agentic IT support platform with event-driven workflows, async processing, DynamoDB Streams, observability, container scanning, and planned extensions for LangChain, LangGraph, OpenAI, RDS, and ECS.”</w:t>
      </w:r>
    </w:p>
    <w:p w:rsidR="00FC2214" w:rsidRDefault="00FC2214" w:rsidP="00FC2214">
      <w:pPr>
        <w:pStyle w:val="NormalWeb"/>
        <w:spacing w:line="300" w:lineRule="atLeast"/>
        <w:rPr>
          <w:rFonts w:ascii="Segoe UI" w:hAnsi="Segoe UI" w:cs="Segoe UI"/>
          <w:sz w:val="21"/>
          <w:szCs w:val="21"/>
        </w:rPr>
      </w:pPr>
      <w:r>
        <w:rPr>
          <w:rFonts w:ascii="Segoe UI" w:hAnsi="Segoe UI" w:cs="Segoe UI"/>
          <w:sz w:val="21"/>
          <w:szCs w:val="21"/>
        </w:rPr>
        <w:t>Yeh story strong hai.</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pict>
          <v:rect id="_x0000_i1538" style="width:0;height:1.5pt" o:hralign="center" o:hrstd="t" o:hr="t" fillcolor="#a0a0a0" stroked="f"/>
        </w:pict>
      </w:r>
    </w:p>
    <w:p w:rsidR="00FC2214" w:rsidRDefault="00FC2214" w:rsidP="00FC2214">
      <w:pPr>
        <w:pStyle w:val="Heading1"/>
        <w:spacing w:line="300" w:lineRule="atLeast"/>
        <w:rPr>
          <w:rFonts w:ascii="Segoe UI" w:hAnsi="Segoe UI" w:cs="Segoe UI"/>
          <w:sz w:val="48"/>
          <w:szCs w:val="48"/>
        </w:rPr>
      </w:pPr>
      <w:r>
        <w:rPr>
          <w:rFonts w:ascii="Segoe UI" w:hAnsi="Segoe UI" w:cs="Segoe UI"/>
        </w:rPr>
        <w:t>5. Current project ka production-grade target architecture</w:t>
      </w:r>
    </w:p>
    <w:p w:rsidR="00FC2214" w:rsidRDefault="00FC2214" w:rsidP="00FC2214">
      <w:pPr>
        <w:pStyle w:val="NormalWeb"/>
        <w:spacing w:line="300" w:lineRule="atLeast"/>
        <w:rPr>
          <w:rFonts w:ascii="Segoe UI" w:hAnsi="Segoe UI" w:cs="Segoe UI"/>
          <w:sz w:val="21"/>
          <w:szCs w:val="21"/>
        </w:rPr>
      </w:pPr>
      <w:r>
        <w:rPr>
          <w:rFonts w:ascii="Segoe UI" w:hAnsi="Segoe UI" w:cs="Segoe UI"/>
          <w:sz w:val="21"/>
          <w:szCs w:val="21"/>
        </w:rPr>
        <w:t>Final direction:</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User</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 React/Admin UI</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 API Gateway + Cognito</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 Main Lambda / FastAPI service</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 Bedrock/OpenAI provider layer</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lastRenderedPageBreak/>
        <w:t>→ RAG layer</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   → Bedrock KB / OpenSearch / pgvector</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 Agent orchestration</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   → AWS-native Step Functions</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   → LangGraph experiments</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 Tools</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   → Create ticket</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   → Check ticket status</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   → Jira/ServiceNow</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   → RDS/Postgres</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 Event-driven backend</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   → EventBridge</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   → SQS</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   → Worker Lambda / ECS Worker</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   → DynamoDB / RDS</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   → SNS / SES</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 Observability</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   → CloudWatch</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   → LLMOps logs</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   → token/cost tracking</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 Security</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   → Guardrails</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   → IAM least privilege</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   → Secrets Manager</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   → ECR scanning</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   → Code scanning</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pict>
          <v:rect id="_x0000_i1539" style="width:0;height:1.5pt" o:hralign="center" o:hrstd="t" o:hr="t" fillcolor="#a0a0a0" stroked="f"/>
        </w:pict>
      </w:r>
    </w:p>
    <w:p w:rsidR="00FC2214" w:rsidRDefault="00FC2214" w:rsidP="00FC2214">
      <w:pPr>
        <w:pStyle w:val="Heading1"/>
        <w:spacing w:line="300" w:lineRule="atLeast"/>
        <w:rPr>
          <w:rFonts w:ascii="Segoe UI" w:hAnsi="Segoe UI" w:cs="Segoe UI"/>
          <w:sz w:val="48"/>
          <w:szCs w:val="48"/>
        </w:rPr>
      </w:pPr>
      <w:r>
        <w:rPr>
          <w:rFonts w:ascii="Segoe UI" w:hAnsi="Segoe UI" w:cs="Segoe UI"/>
        </w:rPr>
        <w:t>6. What we should do now</w:t>
      </w:r>
    </w:p>
    <w:p w:rsidR="00FC2214" w:rsidRDefault="00FC2214" w:rsidP="00FC2214">
      <w:pPr>
        <w:pStyle w:val="NormalWeb"/>
        <w:spacing w:line="300" w:lineRule="atLeast"/>
        <w:rPr>
          <w:rFonts w:ascii="Segoe UI" w:hAnsi="Segoe UI" w:cs="Segoe UI"/>
          <w:sz w:val="21"/>
          <w:szCs w:val="21"/>
        </w:rPr>
      </w:pPr>
      <w:r>
        <w:rPr>
          <w:rFonts w:ascii="Segoe UI" w:hAnsi="Segoe UI" w:cs="Segoe UI"/>
          <w:sz w:val="21"/>
          <w:szCs w:val="21"/>
        </w:rPr>
        <w:t>Since tum 3 din baad aaye ho, safest next step hai:</w:t>
      </w:r>
    </w:p>
    <w:p w:rsidR="00FC2214" w:rsidRDefault="00FC2214" w:rsidP="00FC2214">
      <w:pPr>
        <w:pStyle w:val="NormalWeb"/>
        <w:spacing w:line="300" w:lineRule="atLeast"/>
        <w:rPr>
          <w:rFonts w:ascii="Segoe UI" w:hAnsi="Segoe UI" w:cs="Segoe UI"/>
          <w:sz w:val="21"/>
          <w:szCs w:val="21"/>
        </w:rPr>
      </w:pPr>
      <w:r>
        <w:rPr>
          <w:rFonts w:ascii="Segoe UI" w:hAnsi="Segoe UI" w:cs="Segoe UI"/>
          <w:sz w:val="21"/>
          <w:szCs w:val="21"/>
        </w:rPr>
        <w:t>Project state verify karo</w:t>
      </w:r>
    </w:p>
    <w:p w:rsidR="00FC2214" w:rsidRDefault="00FC2214" w:rsidP="00FC2214">
      <w:pPr>
        <w:pStyle w:val="NormalWeb"/>
        <w:spacing w:line="300" w:lineRule="atLeast"/>
        <w:rPr>
          <w:rFonts w:ascii="Segoe UI" w:hAnsi="Segoe UI" w:cs="Segoe UI"/>
          <w:sz w:val="21"/>
          <w:szCs w:val="21"/>
        </w:rPr>
      </w:pPr>
      <w:r>
        <w:rPr>
          <w:rFonts w:ascii="Segoe UI" w:hAnsi="Segoe UI" w:cs="Segoe UI"/>
          <w:sz w:val="21"/>
          <w:szCs w:val="21"/>
        </w:rPr>
        <w:t>Kyuki humne bohot changes kiye the, aur kuch demo resources bhi remain kar sakte hain.</w:t>
      </w:r>
    </w:p>
    <w:p w:rsidR="00FC2214" w:rsidRDefault="00FC2214" w:rsidP="00FC2214">
      <w:pPr>
        <w:pStyle w:val="Heading2"/>
        <w:spacing w:line="300" w:lineRule="atLeast"/>
        <w:rPr>
          <w:rFonts w:ascii="Segoe UI" w:hAnsi="Segoe UI" w:cs="Segoe UI"/>
        </w:rPr>
      </w:pPr>
      <w:r>
        <w:rPr>
          <w:rFonts w:ascii="Segoe UI" w:hAnsi="Segoe UI" w:cs="Segoe UI"/>
        </w:rPr>
        <w:t>Current next step</w:t>
      </w:r>
    </w:p>
    <w:p w:rsidR="00FC2214" w:rsidRDefault="00FC2214" w:rsidP="00FC2214">
      <w:pPr>
        <w:pStyle w:val="NormalWeb"/>
        <w:spacing w:line="300" w:lineRule="atLeast"/>
        <w:rPr>
          <w:rFonts w:ascii="Segoe UI" w:hAnsi="Segoe UI" w:cs="Segoe UI"/>
          <w:sz w:val="21"/>
          <w:szCs w:val="21"/>
        </w:rPr>
      </w:pPr>
      <w:r>
        <w:rPr>
          <w:rFonts w:ascii="Segoe UI" w:hAnsi="Segoe UI" w:cs="Segoe UI"/>
          <w:sz w:val="21"/>
          <w:szCs w:val="21"/>
        </w:rPr>
        <w:lastRenderedPageBreak/>
        <w:t>Run this safe batch:</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cd ~/enterprise-genai-iac</w:t>
      </w:r>
    </w:p>
    <w:p w:rsidR="00FC2214" w:rsidRDefault="00FC2214" w:rsidP="00FC2214">
      <w:pPr>
        <w:spacing w:line="300" w:lineRule="atLeast"/>
        <w:rPr>
          <w:rFonts w:ascii="Segoe UI" w:hAnsi="Segoe UI" w:cs="Segoe UI"/>
          <w:sz w:val="21"/>
          <w:szCs w:val="21"/>
        </w:rPr>
      </w:pPr>
    </w:p>
    <w:p w:rsidR="00FC2214" w:rsidRDefault="00FC2214" w:rsidP="00FC2214">
      <w:pPr>
        <w:spacing w:line="300" w:lineRule="atLeast"/>
        <w:rPr>
          <w:rFonts w:ascii="Segoe UI" w:hAnsi="Segoe UI" w:cs="Segoe UI"/>
          <w:sz w:val="21"/>
          <w:szCs w:val="21"/>
        </w:rPr>
      </w:pPr>
      <w:r>
        <w:rPr>
          <w:rFonts w:ascii="Segoe UI" w:hAnsi="Segoe UI" w:cs="Segoe UI"/>
          <w:sz w:val="21"/>
          <w:szCs w:val="21"/>
        </w:rPr>
        <w:t>echo "=== Git status ==="</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git status</w:t>
      </w:r>
    </w:p>
    <w:p w:rsidR="00FC2214" w:rsidRDefault="00FC2214" w:rsidP="00FC2214">
      <w:pPr>
        <w:spacing w:line="300" w:lineRule="atLeast"/>
        <w:rPr>
          <w:rFonts w:ascii="Segoe UI" w:hAnsi="Segoe UI" w:cs="Segoe UI"/>
          <w:sz w:val="21"/>
          <w:szCs w:val="21"/>
        </w:rPr>
      </w:pPr>
    </w:p>
    <w:p w:rsidR="00FC2214" w:rsidRDefault="00FC2214" w:rsidP="00FC2214">
      <w:pPr>
        <w:spacing w:line="300" w:lineRule="atLeast"/>
        <w:rPr>
          <w:rFonts w:ascii="Segoe UI" w:hAnsi="Segoe UI" w:cs="Segoe UI"/>
          <w:sz w:val="21"/>
          <w:szCs w:val="21"/>
        </w:rPr>
      </w:pPr>
      <w:r>
        <w:rPr>
          <w:rFonts w:ascii="Segoe UI" w:hAnsi="Segoe UI" w:cs="Segoe UI"/>
          <w:sz w:val="21"/>
          <w:szCs w:val="21"/>
        </w:rPr>
        <w:t>echo "=== Recent commits ==="</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git log --oneline -8</w:t>
      </w:r>
    </w:p>
    <w:p w:rsidR="00FC2214" w:rsidRDefault="00FC2214" w:rsidP="00FC2214">
      <w:pPr>
        <w:spacing w:line="300" w:lineRule="atLeast"/>
        <w:rPr>
          <w:rFonts w:ascii="Segoe UI" w:hAnsi="Segoe UI" w:cs="Segoe UI"/>
          <w:sz w:val="21"/>
          <w:szCs w:val="21"/>
        </w:rPr>
      </w:pPr>
    </w:p>
    <w:p w:rsidR="00FC2214" w:rsidRDefault="00FC2214" w:rsidP="00FC2214">
      <w:pPr>
        <w:spacing w:line="300" w:lineRule="atLeast"/>
        <w:rPr>
          <w:rFonts w:ascii="Segoe UI" w:hAnsi="Segoe UI" w:cs="Segoe UI"/>
          <w:sz w:val="21"/>
          <w:szCs w:val="21"/>
        </w:rPr>
      </w:pPr>
      <w:r>
        <w:rPr>
          <w:rFonts w:ascii="Segoe UI" w:hAnsi="Segoe UI" w:cs="Segoe UI"/>
          <w:sz w:val="21"/>
          <w:szCs w:val="21"/>
        </w:rPr>
        <w:t>echo "=== Terraform plan ==="</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cd infra</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terraform plan</w:t>
      </w:r>
    </w:p>
    <w:p w:rsidR="00FC2214" w:rsidRDefault="00FC2214" w:rsidP="00FC2214">
      <w:pPr>
        <w:pStyle w:val="NormalWeb"/>
        <w:spacing w:line="300" w:lineRule="atLeast"/>
        <w:rPr>
          <w:rFonts w:ascii="Segoe UI" w:hAnsi="Segoe UI" w:cs="Segoe UI"/>
          <w:sz w:val="21"/>
          <w:szCs w:val="21"/>
        </w:rPr>
      </w:pPr>
      <w:r>
        <w:rPr>
          <w:rFonts w:ascii="Segoe UI" w:hAnsi="Segoe UI" w:cs="Segoe UI"/>
          <w:sz w:val="21"/>
          <w:szCs w:val="21"/>
        </w:rPr>
        <w:t>Expected:</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git status → nothing to commit</w:t>
      </w:r>
    </w:p>
    <w:p w:rsidR="00FC2214" w:rsidRDefault="00FC2214" w:rsidP="00FC2214">
      <w:pPr>
        <w:spacing w:line="300" w:lineRule="atLeast"/>
        <w:rPr>
          <w:rFonts w:ascii="Segoe UI" w:hAnsi="Segoe UI" w:cs="Segoe UI"/>
          <w:sz w:val="21"/>
          <w:szCs w:val="21"/>
        </w:rPr>
      </w:pPr>
      <w:r>
        <w:rPr>
          <w:rFonts w:ascii="Segoe UI" w:hAnsi="Segoe UI" w:cs="Segoe UI"/>
          <w:sz w:val="21"/>
          <w:szCs w:val="21"/>
        </w:rPr>
        <w:t>terraform plan → ideally no changes</w:t>
      </w:r>
    </w:p>
    <w:p w:rsidR="00FC2214" w:rsidRDefault="00FC2214" w:rsidP="00FC2214">
      <w:pPr>
        <w:pStyle w:val="NormalWeb"/>
        <w:spacing w:line="300" w:lineRule="atLeast"/>
        <w:rPr>
          <w:rFonts w:ascii="Segoe UI" w:hAnsi="Segoe UI" w:cs="Segoe UI"/>
          <w:sz w:val="21"/>
          <w:szCs w:val="21"/>
        </w:rPr>
      </w:pPr>
      <w:r>
        <w:rPr>
          <w:rFonts w:ascii="Segoe UI" w:hAnsi="Segoe UI" w:cs="Segoe UI"/>
          <w:sz w:val="21"/>
          <w:szCs w:val="21"/>
        </w:rPr>
        <w:t>Agar Terraform plan me ECR destroy pending ya drift dikh raha hai, pehle usko stabilize karenge.</w:t>
      </w:r>
      <w:r>
        <w:rPr>
          <w:rFonts w:ascii="Segoe UI" w:hAnsi="Segoe UI" w:cs="Segoe UI"/>
          <w:sz w:val="21"/>
          <w:szCs w:val="21"/>
        </w:rPr>
        <w:br/>
        <w:t xml:space="preserve">Output bhej do bhai, phir hum </w:t>
      </w:r>
      <w:r>
        <w:rPr>
          <w:rStyle w:val="Strong"/>
          <w:rFonts w:ascii="Segoe UI" w:hAnsi="Segoe UI" w:cs="Segoe UI"/>
          <w:sz w:val="21"/>
          <w:szCs w:val="21"/>
        </w:rPr>
        <w:t>Guardrails and Safety</w:t>
      </w:r>
      <w:r>
        <w:rPr>
          <w:rFonts w:ascii="Segoe UI" w:hAnsi="Segoe UI" w:cs="Segoe UI"/>
          <w:sz w:val="21"/>
          <w:szCs w:val="21"/>
        </w:rPr>
        <w:t xml:space="preserve"> se production-grade extension start karenge.</w:t>
      </w:r>
    </w:p>
    <w:p w:rsidR="007116CD" w:rsidRDefault="007116CD" w:rsidP="007116CD">
      <w:bookmarkStart w:id="1" w:name="_GoBack"/>
      <w:bookmarkEnd w:id="1"/>
    </w:p>
    <w:p w:rsidR="007116CD" w:rsidRDefault="007116CD" w:rsidP="007116CD"/>
    <w:p w:rsidR="007116CD" w:rsidRDefault="007116CD" w:rsidP="007116CD"/>
    <w:p w:rsidR="007116CD" w:rsidRPr="007116CD" w:rsidRDefault="007116CD" w:rsidP="007116CD"/>
    <w:p w:rsidR="00846ACE" w:rsidRDefault="00846ACE" w:rsidP="00846ACE"/>
    <w:p w:rsidR="007116CD" w:rsidRDefault="007116CD" w:rsidP="00846ACE"/>
    <w:p w:rsidR="00846ACE" w:rsidRPr="00846ACE" w:rsidRDefault="00846ACE" w:rsidP="00846ACE"/>
    <w:p w:rsidR="00846ACE" w:rsidRDefault="00846ACE" w:rsidP="00E66534">
      <w:pPr>
        <w:pStyle w:val="Heading2"/>
        <w:spacing w:line="300" w:lineRule="atLeast"/>
        <w:rPr>
          <w:rFonts w:ascii="Segoe UI" w:hAnsi="Segoe UI" w:cs="Segoe UI"/>
        </w:rPr>
      </w:pPr>
    </w:p>
    <w:p w:rsidR="00E66534" w:rsidRDefault="00E66534" w:rsidP="00E66534">
      <w:pPr>
        <w:pStyle w:val="Heading2"/>
        <w:spacing w:line="300" w:lineRule="atLeast"/>
        <w:rPr>
          <w:rFonts w:ascii="Segoe UI" w:hAnsi="Segoe UI" w:cs="Segoe UI"/>
        </w:rPr>
      </w:pPr>
    </w:p>
    <w:p w:rsidR="00E66534" w:rsidRDefault="00E66534" w:rsidP="00E66534">
      <w:pPr>
        <w:pStyle w:val="Heading2"/>
        <w:spacing w:line="300" w:lineRule="atLeast"/>
        <w:rPr>
          <w:rFonts w:ascii="Segoe UI" w:hAnsi="Segoe UI" w:cs="Segoe UI"/>
        </w:rPr>
      </w:pPr>
    </w:p>
    <w:p w:rsidR="00E66534" w:rsidRPr="005204B8" w:rsidRDefault="00E66534" w:rsidP="009D4D53">
      <w:pPr>
        <w:pStyle w:val="NoSpacing"/>
        <w:rPr>
          <w:rFonts w:cstheme="minorHAnsi"/>
          <w:lang w:eastAsia="en-IN"/>
        </w:rPr>
      </w:pPr>
    </w:p>
    <w:p w:rsidR="00CB2C25" w:rsidRDefault="00CB2C25" w:rsidP="00CB2C25">
      <w:pPr>
        <w:pStyle w:val="NoSpacing"/>
        <w:ind w:left="-284" w:hanging="284"/>
        <w:rPr>
          <w:rFonts w:cstheme="minorHAnsi"/>
          <w:b/>
          <w:sz w:val="32"/>
          <w:szCs w:val="32"/>
        </w:rPr>
      </w:pPr>
    </w:p>
    <w:p w:rsidR="00E66534" w:rsidRDefault="00E66534" w:rsidP="00CB2C25">
      <w:pPr>
        <w:pStyle w:val="NoSpacing"/>
        <w:ind w:left="-284" w:hanging="284"/>
        <w:rPr>
          <w:rFonts w:cstheme="minorHAnsi"/>
          <w:b/>
          <w:sz w:val="32"/>
          <w:szCs w:val="32"/>
        </w:rPr>
      </w:pPr>
    </w:p>
    <w:p w:rsidR="00E66534" w:rsidRDefault="00E66534" w:rsidP="00CB2C25">
      <w:pPr>
        <w:pStyle w:val="NoSpacing"/>
        <w:ind w:left="-284" w:hanging="284"/>
        <w:rPr>
          <w:rFonts w:cstheme="minorHAnsi"/>
          <w:b/>
          <w:sz w:val="32"/>
          <w:szCs w:val="32"/>
        </w:rPr>
      </w:pPr>
    </w:p>
    <w:p w:rsidR="00BF7ED2" w:rsidRPr="005204B8" w:rsidRDefault="00E66534" w:rsidP="00CB2C25">
      <w:pPr>
        <w:pStyle w:val="NoSpacing"/>
        <w:ind w:left="-284" w:hanging="284"/>
        <w:rPr>
          <w:rFonts w:cstheme="minorHAnsi"/>
          <w:b/>
          <w:sz w:val="32"/>
          <w:szCs w:val="32"/>
        </w:rPr>
      </w:pPr>
      <w:r>
        <w:rPr>
          <w:rFonts w:cstheme="minorHAnsi"/>
          <w:b/>
          <w:sz w:val="32"/>
          <w:szCs w:val="32"/>
        </w:rPr>
        <w:t>s</w:t>
      </w:r>
    </w:p>
    <w:sectPr w:rsidR="00BF7ED2" w:rsidRPr="005204B8" w:rsidSect="00E66534">
      <w:pgSz w:w="11906" w:h="16838"/>
      <w:pgMar w:top="426" w:right="1440" w:bottom="567"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E38E3"/>
    <w:multiLevelType w:val="multilevel"/>
    <w:tmpl w:val="24E4B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5C35CD"/>
    <w:multiLevelType w:val="hybridMultilevel"/>
    <w:tmpl w:val="772C79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06630E"/>
    <w:multiLevelType w:val="multilevel"/>
    <w:tmpl w:val="96DAA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545ACC"/>
    <w:multiLevelType w:val="multilevel"/>
    <w:tmpl w:val="1884E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654D5E"/>
    <w:multiLevelType w:val="multilevel"/>
    <w:tmpl w:val="9AA2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401AB7"/>
    <w:multiLevelType w:val="hybridMultilevel"/>
    <w:tmpl w:val="15641408"/>
    <w:lvl w:ilvl="0" w:tplc="4009000F">
      <w:start w:val="1"/>
      <w:numFmt w:val="decimal"/>
      <w:lvlText w:val="%1."/>
      <w:lvlJc w:val="left"/>
      <w:pPr>
        <w:ind w:left="1440" w:hanging="360"/>
      </w:pPr>
      <w:rPr>
        <w:rFont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09BE7119"/>
    <w:multiLevelType w:val="multilevel"/>
    <w:tmpl w:val="2BEA3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DC6699"/>
    <w:multiLevelType w:val="multilevel"/>
    <w:tmpl w:val="AA109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142F6D"/>
    <w:multiLevelType w:val="multilevel"/>
    <w:tmpl w:val="55CA9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9A5557"/>
    <w:multiLevelType w:val="multilevel"/>
    <w:tmpl w:val="8542A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0B3E24"/>
    <w:multiLevelType w:val="multilevel"/>
    <w:tmpl w:val="546C4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AE28A8"/>
    <w:multiLevelType w:val="multilevel"/>
    <w:tmpl w:val="BA3E5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697693"/>
    <w:multiLevelType w:val="multilevel"/>
    <w:tmpl w:val="6FBCD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B46F34"/>
    <w:multiLevelType w:val="multilevel"/>
    <w:tmpl w:val="C4CE8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733982"/>
    <w:multiLevelType w:val="multilevel"/>
    <w:tmpl w:val="CA862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087171"/>
    <w:multiLevelType w:val="multilevel"/>
    <w:tmpl w:val="7EF62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1C547E"/>
    <w:multiLevelType w:val="multilevel"/>
    <w:tmpl w:val="46885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B9424C"/>
    <w:multiLevelType w:val="multilevel"/>
    <w:tmpl w:val="31306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670F7E"/>
    <w:multiLevelType w:val="multilevel"/>
    <w:tmpl w:val="02885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C06EDD"/>
    <w:multiLevelType w:val="multilevel"/>
    <w:tmpl w:val="BB58C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AF17BC"/>
    <w:multiLevelType w:val="multilevel"/>
    <w:tmpl w:val="9EBAC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5142D8"/>
    <w:multiLevelType w:val="multilevel"/>
    <w:tmpl w:val="1C80E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75B3956"/>
    <w:multiLevelType w:val="hybridMultilevel"/>
    <w:tmpl w:val="394EC00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48454CE4"/>
    <w:multiLevelType w:val="multilevel"/>
    <w:tmpl w:val="0FBCF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8B51DC2"/>
    <w:multiLevelType w:val="multilevel"/>
    <w:tmpl w:val="BEC62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930F0E"/>
    <w:multiLevelType w:val="multilevel"/>
    <w:tmpl w:val="618A6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020374"/>
    <w:multiLevelType w:val="multilevel"/>
    <w:tmpl w:val="5860D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A257C1"/>
    <w:multiLevelType w:val="multilevel"/>
    <w:tmpl w:val="9DD09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330984"/>
    <w:multiLevelType w:val="multilevel"/>
    <w:tmpl w:val="9C90C7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10505A9"/>
    <w:multiLevelType w:val="multilevel"/>
    <w:tmpl w:val="99388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945E1B"/>
    <w:multiLevelType w:val="multilevel"/>
    <w:tmpl w:val="E4621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B77FB1"/>
    <w:multiLevelType w:val="multilevel"/>
    <w:tmpl w:val="F5402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F44168"/>
    <w:multiLevelType w:val="multilevel"/>
    <w:tmpl w:val="D0A01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B562B4D"/>
    <w:multiLevelType w:val="multilevel"/>
    <w:tmpl w:val="D9CC0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BA264C"/>
    <w:multiLevelType w:val="hybridMultilevel"/>
    <w:tmpl w:val="B94E53F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5D2B1030"/>
    <w:multiLevelType w:val="multilevel"/>
    <w:tmpl w:val="6AF24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BF30C5"/>
    <w:multiLevelType w:val="multilevel"/>
    <w:tmpl w:val="5284E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871AA2"/>
    <w:multiLevelType w:val="multilevel"/>
    <w:tmpl w:val="D8C0F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B4351B"/>
    <w:multiLevelType w:val="multilevel"/>
    <w:tmpl w:val="F1AC0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BC2EF9"/>
    <w:multiLevelType w:val="multilevel"/>
    <w:tmpl w:val="7DC09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4392331"/>
    <w:multiLevelType w:val="multilevel"/>
    <w:tmpl w:val="6980AF3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62D29A4"/>
    <w:multiLevelType w:val="multilevel"/>
    <w:tmpl w:val="5FC6B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5E5DFD"/>
    <w:multiLevelType w:val="multilevel"/>
    <w:tmpl w:val="0C882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1F569B"/>
    <w:multiLevelType w:val="multilevel"/>
    <w:tmpl w:val="884AE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7843C2"/>
    <w:multiLevelType w:val="multilevel"/>
    <w:tmpl w:val="60562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A980B0E"/>
    <w:multiLevelType w:val="multilevel"/>
    <w:tmpl w:val="8A487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B015A98"/>
    <w:multiLevelType w:val="multilevel"/>
    <w:tmpl w:val="7CFEB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793D2B"/>
    <w:multiLevelType w:val="multilevel"/>
    <w:tmpl w:val="B568D7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ED0A0E"/>
    <w:multiLevelType w:val="multilevel"/>
    <w:tmpl w:val="B32C4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FB42678"/>
    <w:multiLevelType w:val="multilevel"/>
    <w:tmpl w:val="0CCA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4"/>
  </w:num>
  <w:num w:numId="2">
    <w:abstractNumId w:val="14"/>
  </w:num>
  <w:num w:numId="3">
    <w:abstractNumId w:val="49"/>
  </w:num>
  <w:num w:numId="4">
    <w:abstractNumId w:val="32"/>
  </w:num>
  <w:num w:numId="5">
    <w:abstractNumId w:val="48"/>
  </w:num>
  <w:num w:numId="6">
    <w:abstractNumId w:val="41"/>
  </w:num>
  <w:num w:numId="7">
    <w:abstractNumId w:val="30"/>
  </w:num>
  <w:num w:numId="8">
    <w:abstractNumId w:val="13"/>
  </w:num>
  <w:num w:numId="9">
    <w:abstractNumId w:val="42"/>
  </w:num>
  <w:num w:numId="10">
    <w:abstractNumId w:val="6"/>
  </w:num>
  <w:num w:numId="11">
    <w:abstractNumId w:val="12"/>
  </w:num>
  <w:num w:numId="12">
    <w:abstractNumId w:val="0"/>
  </w:num>
  <w:num w:numId="13">
    <w:abstractNumId w:val="3"/>
  </w:num>
  <w:num w:numId="14">
    <w:abstractNumId w:val="38"/>
  </w:num>
  <w:num w:numId="15">
    <w:abstractNumId w:val="33"/>
  </w:num>
  <w:num w:numId="16">
    <w:abstractNumId w:val="19"/>
  </w:num>
  <w:num w:numId="17">
    <w:abstractNumId w:val="25"/>
  </w:num>
  <w:num w:numId="18">
    <w:abstractNumId w:val="46"/>
  </w:num>
  <w:num w:numId="19">
    <w:abstractNumId w:val="9"/>
  </w:num>
  <w:num w:numId="20">
    <w:abstractNumId w:val="22"/>
  </w:num>
  <w:num w:numId="21">
    <w:abstractNumId w:val="4"/>
  </w:num>
  <w:num w:numId="22">
    <w:abstractNumId w:val="45"/>
  </w:num>
  <w:num w:numId="23">
    <w:abstractNumId w:val="37"/>
  </w:num>
  <w:num w:numId="24">
    <w:abstractNumId w:val="17"/>
  </w:num>
  <w:num w:numId="25">
    <w:abstractNumId w:val="8"/>
  </w:num>
  <w:num w:numId="26">
    <w:abstractNumId w:val="5"/>
  </w:num>
  <w:num w:numId="27">
    <w:abstractNumId w:val="34"/>
  </w:num>
  <w:num w:numId="28">
    <w:abstractNumId w:val="1"/>
  </w:num>
  <w:num w:numId="29">
    <w:abstractNumId w:val="29"/>
  </w:num>
  <w:num w:numId="30">
    <w:abstractNumId w:val="39"/>
  </w:num>
  <w:num w:numId="31">
    <w:abstractNumId w:val="40"/>
  </w:num>
  <w:num w:numId="32">
    <w:abstractNumId w:val="7"/>
  </w:num>
  <w:num w:numId="33">
    <w:abstractNumId w:val="28"/>
  </w:num>
  <w:num w:numId="34">
    <w:abstractNumId w:val="24"/>
  </w:num>
  <w:num w:numId="35">
    <w:abstractNumId w:val="47"/>
  </w:num>
  <w:num w:numId="36">
    <w:abstractNumId w:val="15"/>
  </w:num>
  <w:num w:numId="37">
    <w:abstractNumId w:val="16"/>
  </w:num>
  <w:num w:numId="38">
    <w:abstractNumId w:val="23"/>
  </w:num>
  <w:num w:numId="39">
    <w:abstractNumId w:val="10"/>
  </w:num>
  <w:num w:numId="40">
    <w:abstractNumId w:val="31"/>
  </w:num>
  <w:num w:numId="41">
    <w:abstractNumId w:val="35"/>
  </w:num>
  <w:num w:numId="42">
    <w:abstractNumId w:val="43"/>
  </w:num>
  <w:num w:numId="43">
    <w:abstractNumId w:val="18"/>
  </w:num>
  <w:num w:numId="44">
    <w:abstractNumId w:val="27"/>
  </w:num>
  <w:num w:numId="45">
    <w:abstractNumId w:val="20"/>
  </w:num>
  <w:num w:numId="46">
    <w:abstractNumId w:val="36"/>
  </w:num>
  <w:num w:numId="47">
    <w:abstractNumId w:val="26"/>
  </w:num>
  <w:num w:numId="48">
    <w:abstractNumId w:val="2"/>
  </w:num>
  <w:num w:numId="49">
    <w:abstractNumId w:val="11"/>
  </w:num>
  <w:num w:numId="5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hideSpelling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2C25"/>
    <w:rsid w:val="0001733D"/>
    <w:rsid w:val="000327CA"/>
    <w:rsid w:val="000436BE"/>
    <w:rsid w:val="0005217B"/>
    <w:rsid w:val="000A0046"/>
    <w:rsid w:val="000A624C"/>
    <w:rsid w:val="000C2391"/>
    <w:rsid w:val="001021F5"/>
    <w:rsid w:val="00103AA7"/>
    <w:rsid w:val="00114F67"/>
    <w:rsid w:val="00126791"/>
    <w:rsid w:val="0013420C"/>
    <w:rsid w:val="00143363"/>
    <w:rsid w:val="00171E6B"/>
    <w:rsid w:val="001736D0"/>
    <w:rsid w:val="00181656"/>
    <w:rsid w:val="001C169C"/>
    <w:rsid w:val="0021587D"/>
    <w:rsid w:val="0026285F"/>
    <w:rsid w:val="00282E94"/>
    <w:rsid w:val="002D00DB"/>
    <w:rsid w:val="00316151"/>
    <w:rsid w:val="00323B19"/>
    <w:rsid w:val="003305DA"/>
    <w:rsid w:val="00364000"/>
    <w:rsid w:val="003739FD"/>
    <w:rsid w:val="00386196"/>
    <w:rsid w:val="004436F5"/>
    <w:rsid w:val="00461A2E"/>
    <w:rsid w:val="004852AD"/>
    <w:rsid w:val="00516BB0"/>
    <w:rsid w:val="005204B8"/>
    <w:rsid w:val="0052188A"/>
    <w:rsid w:val="00522C6C"/>
    <w:rsid w:val="00522CFA"/>
    <w:rsid w:val="005307D5"/>
    <w:rsid w:val="005729DA"/>
    <w:rsid w:val="005B37F9"/>
    <w:rsid w:val="005B7059"/>
    <w:rsid w:val="005E4D19"/>
    <w:rsid w:val="005F7522"/>
    <w:rsid w:val="007116CD"/>
    <w:rsid w:val="00715206"/>
    <w:rsid w:val="00762037"/>
    <w:rsid w:val="00814424"/>
    <w:rsid w:val="00814E6F"/>
    <w:rsid w:val="0083470C"/>
    <w:rsid w:val="00843F8D"/>
    <w:rsid w:val="00846ACE"/>
    <w:rsid w:val="008606C1"/>
    <w:rsid w:val="008638C7"/>
    <w:rsid w:val="00874B8F"/>
    <w:rsid w:val="008D506F"/>
    <w:rsid w:val="008E2B93"/>
    <w:rsid w:val="008E4185"/>
    <w:rsid w:val="008F4D9F"/>
    <w:rsid w:val="008F6063"/>
    <w:rsid w:val="00931E5D"/>
    <w:rsid w:val="009359A7"/>
    <w:rsid w:val="00970F7D"/>
    <w:rsid w:val="00992607"/>
    <w:rsid w:val="009B6F5F"/>
    <w:rsid w:val="009D4D53"/>
    <w:rsid w:val="009E030B"/>
    <w:rsid w:val="009E25B4"/>
    <w:rsid w:val="009F7C53"/>
    <w:rsid w:val="00A00C38"/>
    <w:rsid w:val="00A07AAF"/>
    <w:rsid w:val="00A40CF3"/>
    <w:rsid w:val="00A47D0B"/>
    <w:rsid w:val="00A546CE"/>
    <w:rsid w:val="00A70184"/>
    <w:rsid w:val="00A71008"/>
    <w:rsid w:val="00A9160C"/>
    <w:rsid w:val="00AB4A61"/>
    <w:rsid w:val="00AB5CA9"/>
    <w:rsid w:val="00B0471B"/>
    <w:rsid w:val="00B36325"/>
    <w:rsid w:val="00B53090"/>
    <w:rsid w:val="00B76469"/>
    <w:rsid w:val="00B8375E"/>
    <w:rsid w:val="00BE3D3E"/>
    <w:rsid w:val="00BE5C03"/>
    <w:rsid w:val="00BF7ED2"/>
    <w:rsid w:val="00C055D8"/>
    <w:rsid w:val="00C25828"/>
    <w:rsid w:val="00C753B6"/>
    <w:rsid w:val="00CB2C25"/>
    <w:rsid w:val="00CD6DD3"/>
    <w:rsid w:val="00D43A0B"/>
    <w:rsid w:val="00D528A1"/>
    <w:rsid w:val="00D54757"/>
    <w:rsid w:val="00D92171"/>
    <w:rsid w:val="00D9439F"/>
    <w:rsid w:val="00DB6524"/>
    <w:rsid w:val="00DC5D32"/>
    <w:rsid w:val="00DD15FC"/>
    <w:rsid w:val="00DD34D0"/>
    <w:rsid w:val="00E46A1A"/>
    <w:rsid w:val="00E66534"/>
    <w:rsid w:val="00E741F8"/>
    <w:rsid w:val="00E818EC"/>
    <w:rsid w:val="00EE39C8"/>
    <w:rsid w:val="00FB0F0A"/>
    <w:rsid w:val="00FB555B"/>
    <w:rsid w:val="00FC2214"/>
    <w:rsid w:val="00FD36F3"/>
    <w:rsid w:val="00FD494C"/>
    <w:rsid w:val="00FE0CB2"/>
    <w:rsid w:val="00FE4E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B2C76"/>
  <w15:chartTrackingRefBased/>
  <w15:docId w15:val="{8D767731-8439-4220-B41F-D601C9429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D506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CB2C2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B2C2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CB2C25"/>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715206"/>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B2C25"/>
    <w:pPr>
      <w:spacing w:after="0" w:line="240" w:lineRule="auto"/>
    </w:pPr>
  </w:style>
  <w:style w:type="character" w:styleId="Hyperlink">
    <w:name w:val="Hyperlink"/>
    <w:basedOn w:val="DefaultParagraphFont"/>
    <w:uiPriority w:val="99"/>
    <w:semiHidden/>
    <w:unhideWhenUsed/>
    <w:rsid w:val="00CB2C25"/>
    <w:rPr>
      <w:strike w:val="0"/>
      <w:dstrike w:val="0"/>
      <w:color w:val="464FEB"/>
      <w:u w:val="none"/>
      <w:effect w:val="none"/>
    </w:rPr>
  </w:style>
  <w:style w:type="paragraph" w:styleId="NormalWeb">
    <w:name w:val="Normal (Web)"/>
    <w:basedOn w:val="Normal"/>
    <w:uiPriority w:val="99"/>
    <w:unhideWhenUsed/>
    <w:rsid w:val="00CB2C2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B2C25"/>
    <w:rPr>
      <w:b/>
      <w:bCs/>
    </w:rPr>
  </w:style>
  <w:style w:type="character" w:customStyle="1" w:styleId="Heading2Char">
    <w:name w:val="Heading 2 Char"/>
    <w:basedOn w:val="DefaultParagraphFont"/>
    <w:link w:val="Heading2"/>
    <w:uiPriority w:val="9"/>
    <w:rsid w:val="00CB2C2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B2C25"/>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semiHidden/>
    <w:rsid w:val="00CB2C25"/>
    <w:rPr>
      <w:rFonts w:asciiTheme="majorHAnsi" w:eastAsiaTheme="majorEastAsia" w:hAnsiTheme="majorHAnsi" w:cstheme="majorBidi"/>
      <w:i/>
      <w:iCs/>
      <w:color w:val="2E74B5" w:themeColor="accent1" w:themeShade="BF"/>
    </w:rPr>
  </w:style>
  <w:style w:type="character" w:customStyle="1" w:styleId="Heading1Char">
    <w:name w:val="Heading 1 Char"/>
    <w:basedOn w:val="DefaultParagraphFont"/>
    <w:link w:val="Heading1"/>
    <w:uiPriority w:val="9"/>
    <w:rsid w:val="008D506F"/>
    <w:rPr>
      <w:rFonts w:asciiTheme="majorHAnsi" w:eastAsiaTheme="majorEastAsia" w:hAnsiTheme="majorHAnsi" w:cstheme="majorBidi"/>
      <w:color w:val="2E74B5" w:themeColor="accent1" w:themeShade="BF"/>
      <w:sz w:val="32"/>
      <w:szCs w:val="32"/>
    </w:rPr>
  </w:style>
  <w:style w:type="character" w:styleId="HTMLCode">
    <w:name w:val="HTML Code"/>
    <w:basedOn w:val="DefaultParagraphFont"/>
    <w:uiPriority w:val="99"/>
    <w:semiHidden/>
    <w:unhideWhenUsed/>
    <w:rsid w:val="008D506F"/>
    <w:rPr>
      <w:rFonts w:ascii="Courier New" w:eastAsia="Times New Roman" w:hAnsi="Courier New" w:cs="Courier New"/>
      <w:sz w:val="20"/>
      <w:szCs w:val="20"/>
    </w:rPr>
  </w:style>
  <w:style w:type="character" w:customStyle="1" w:styleId="r87mx10">
    <w:name w:val="___r87mx10"/>
    <w:basedOn w:val="DefaultParagraphFont"/>
    <w:rsid w:val="00CD6DD3"/>
  </w:style>
  <w:style w:type="character" w:customStyle="1" w:styleId="scriptor-textrun">
    <w:name w:val="scriptor-textrun"/>
    <w:basedOn w:val="DefaultParagraphFont"/>
    <w:rsid w:val="00CD6DD3"/>
  </w:style>
  <w:style w:type="paragraph" w:styleId="ListParagraph">
    <w:name w:val="List Paragraph"/>
    <w:basedOn w:val="Normal"/>
    <w:uiPriority w:val="34"/>
    <w:qFormat/>
    <w:rsid w:val="000C2391"/>
    <w:pPr>
      <w:ind w:left="720"/>
      <w:contextualSpacing/>
    </w:pPr>
  </w:style>
  <w:style w:type="character" w:styleId="Emphasis">
    <w:name w:val="Emphasis"/>
    <w:basedOn w:val="DefaultParagraphFont"/>
    <w:uiPriority w:val="20"/>
    <w:qFormat/>
    <w:rsid w:val="005204B8"/>
    <w:rPr>
      <w:i/>
      <w:iCs/>
    </w:rPr>
  </w:style>
  <w:style w:type="paragraph" w:styleId="HTMLPreformatted">
    <w:name w:val="HTML Preformatted"/>
    <w:basedOn w:val="Normal"/>
    <w:link w:val="HTMLPreformattedChar"/>
    <w:uiPriority w:val="99"/>
    <w:semiHidden/>
    <w:unhideWhenUsed/>
    <w:rsid w:val="00520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5204B8"/>
    <w:rPr>
      <w:rFonts w:ascii="Courier New" w:eastAsia="Times New Roman" w:hAnsi="Courier New" w:cs="Courier New"/>
      <w:sz w:val="20"/>
      <w:szCs w:val="20"/>
      <w:lang w:eastAsia="en-IN"/>
    </w:rPr>
  </w:style>
  <w:style w:type="character" w:customStyle="1" w:styleId="Heading5Char">
    <w:name w:val="Heading 5 Char"/>
    <w:basedOn w:val="DefaultParagraphFont"/>
    <w:link w:val="Heading5"/>
    <w:uiPriority w:val="9"/>
    <w:semiHidden/>
    <w:rsid w:val="00715206"/>
    <w:rPr>
      <w:rFonts w:asciiTheme="majorHAnsi" w:eastAsiaTheme="majorEastAsia" w:hAnsiTheme="majorHAnsi" w:cstheme="majorBidi"/>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02623">
      <w:bodyDiv w:val="1"/>
      <w:marLeft w:val="0"/>
      <w:marRight w:val="0"/>
      <w:marTop w:val="0"/>
      <w:marBottom w:val="0"/>
      <w:divBdr>
        <w:top w:val="none" w:sz="0" w:space="0" w:color="auto"/>
        <w:left w:val="none" w:sz="0" w:space="0" w:color="auto"/>
        <w:bottom w:val="none" w:sz="0" w:space="0" w:color="auto"/>
        <w:right w:val="none" w:sz="0" w:space="0" w:color="auto"/>
      </w:divBdr>
      <w:divsChild>
        <w:div w:id="828210215">
          <w:marLeft w:val="0"/>
          <w:marRight w:val="0"/>
          <w:marTop w:val="0"/>
          <w:marBottom w:val="0"/>
          <w:divBdr>
            <w:top w:val="none" w:sz="0" w:space="0" w:color="auto"/>
            <w:left w:val="none" w:sz="0" w:space="0" w:color="auto"/>
            <w:bottom w:val="none" w:sz="0" w:space="0" w:color="auto"/>
            <w:right w:val="none" w:sz="0" w:space="0" w:color="auto"/>
          </w:divBdr>
        </w:div>
      </w:divsChild>
    </w:div>
    <w:div w:id="23135138">
      <w:bodyDiv w:val="1"/>
      <w:marLeft w:val="0"/>
      <w:marRight w:val="0"/>
      <w:marTop w:val="0"/>
      <w:marBottom w:val="0"/>
      <w:divBdr>
        <w:top w:val="none" w:sz="0" w:space="0" w:color="auto"/>
        <w:left w:val="none" w:sz="0" w:space="0" w:color="auto"/>
        <w:bottom w:val="none" w:sz="0" w:space="0" w:color="auto"/>
        <w:right w:val="none" w:sz="0" w:space="0" w:color="auto"/>
      </w:divBdr>
      <w:divsChild>
        <w:div w:id="1847550546">
          <w:marLeft w:val="0"/>
          <w:marRight w:val="0"/>
          <w:marTop w:val="0"/>
          <w:marBottom w:val="0"/>
          <w:divBdr>
            <w:top w:val="none" w:sz="0" w:space="0" w:color="auto"/>
            <w:left w:val="none" w:sz="0" w:space="0" w:color="auto"/>
            <w:bottom w:val="none" w:sz="0" w:space="0" w:color="auto"/>
            <w:right w:val="none" w:sz="0" w:space="0" w:color="auto"/>
          </w:divBdr>
        </w:div>
      </w:divsChild>
    </w:div>
    <w:div w:id="28840462">
      <w:bodyDiv w:val="1"/>
      <w:marLeft w:val="0"/>
      <w:marRight w:val="0"/>
      <w:marTop w:val="0"/>
      <w:marBottom w:val="0"/>
      <w:divBdr>
        <w:top w:val="none" w:sz="0" w:space="0" w:color="auto"/>
        <w:left w:val="none" w:sz="0" w:space="0" w:color="auto"/>
        <w:bottom w:val="none" w:sz="0" w:space="0" w:color="auto"/>
        <w:right w:val="none" w:sz="0" w:space="0" w:color="auto"/>
      </w:divBdr>
      <w:divsChild>
        <w:div w:id="713887448">
          <w:marLeft w:val="0"/>
          <w:marRight w:val="0"/>
          <w:marTop w:val="0"/>
          <w:marBottom w:val="0"/>
          <w:divBdr>
            <w:top w:val="none" w:sz="0" w:space="0" w:color="auto"/>
            <w:left w:val="none" w:sz="0" w:space="0" w:color="auto"/>
            <w:bottom w:val="none" w:sz="0" w:space="0" w:color="auto"/>
            <w:right w:val="none" w:sz="0" w:space="0" w:color="auto"/>
          </w:divBdr>
        </w:div>
      </w:divsChild>
    </w:div>
    <w:div w:id="29231978">
      <w:bodyDiv w:val="1"/>
      <w:marLeft w:val="0"/>
      <w:marRight w:val="0"/>
      <w:marTop w:val="0"/>
      <w:marBottom w:val="0"/>
      <w:divBdr>
        <w:top w:val="none" w:sz="0" w:space="0" w:color="auto"/>
        <w:left w:val="none" w:sz="0" w:space="0" w:color="auto"/>
        <w:bottom w:val="none" w:sz="0" w:space="0" w:color="auto"/>
        <w:right w:val="none" w:sz="0" w:space="0" w:color="auto"/>
      </w:divBdr>
      <w:divsChild>
        <w:div w:id="2116706504">
          <w:marLeft w:val="0"/>
          <w:marRight w:val="0"/>
          <w:marTop w:val="0"/>
          <w:marBottom w:val="0"/>
          <w:divBdr>
            <w:top w:val="none" w:sz="0" w:space="0" w:color="auto"/>
            <w:left w:val="none" w:sz="0" w:space="0" w:color="auto"/>
            <w:bottom w:val="none" w:sz="0" w:space="0" w:color="auto"/>
            <w:right w:val="none" w:sz="0" w:space="0" w:color="auto"/>
          </w:divBdr>
        </w:div>
      </w:divsChild>
    </w:div>
    <w:div w:id="30692282">
      <w:bodyDiv w:val="1"/>
      <w:marLeft w:val="0"/>
      <w:marRight w:val="0"/>
      <w:marTop w:val="0"/>
      <w:marBottom w:val="0"/>
      <w:divBdr>
        <w:top w:val="none" w:sz="0" w:space="0" w:color="auto"/>
        <w:left w:val="none" w:sz="0" w:space="0" w:color="auto"/>
        <w:bottom w:val="none" w:sz="0" w:space="0" w:color="auto"/>
        <w:right w:val="none" w:sz="0" w:space="0" w:color="auto"/>
      </w:divBdr>
      <w:divsChild>
        <w:div w:id="2082603952">
          <w:marLeft w:val="0"/>
          <w:marRight w:val="0"/>
          <w:marTop w:val="0"/>
          <w:marBottom w:val="0"/>
          <w:divBdr>
            <w:top w:val="none" w:sz="0" w:space="0" w:color="auto"/>
            <w:left w:val="none" w:sz="0" w:space="0" w:color="auto"/>
            <w:bottom w:val="none" w:sz="0" w:space="0" w:color="auto"/>
            <w:right w:val="none" w:sz="0" w:space="0" w:color="auto"/>
          </w:divBdr>
        </w:div>
      </w:divsChild>
    </w:div>
    <w:div w:id="37164849">
      <w:bodyDiv w:val="1"/>
      <w:marLeft w:val="0"/>
      <w:marRight w:val="0"/>
      <w:marTop w:val="0"/>
      <w:marBottom w:val="0"/>
      <w:divBdr>
        <w:top w:val="none" w:sz="0" w:space="0" w:color="auto"/>
        <w:left w:val="none" w:sz="0" w:space="0" w:color="auto"/>
        <w:bottom w:val="none" w:sz="0" w:space="0" w:color="auto"/>
        <w:right w:val="none" w:sz="0" w:space="0" w:color="auto"/>
      </w:divBdr>
      <w:divsChild>
        <w:div w:id="815494703">
          <w:marLeft w:val="0"/>
          <w:marRight w:val="0"/>
          <w:marTop w:val="0"/>
          <w:marBottom w:val="0"/>
          <w:divBdr>
            <w:top w:val="none" w:sz="0" w:space="0" w:color="auto"/>
            <w:left w:val="none" w:sz="0" w:space="0" w:color="auto"/>
            <w:bottom w:val="none" w:sz="0" w:space="0" w:color="auto"/>
            <w:right w:val="none" w:sz="0" w:space="0" w:color="auto"/>
          </w:divBdr>
          <w:divsChild>
            <w:div w:id="142359651">
              <w:marLeft w:val="0"/>
              <w:marRight w:val="0"/>
              <w:marTop w:val="0"/>
              <w:marBottom w:val="0"/>
              <w:divBdr>
                <w:top w:val="none" w:sz="0" w:space="0" w:color="auto"/>
                <w:left w:val="none" w:sz="0" w:space="0" w:color="auto"/>
                <w:bottom w:val="none" w:sz="0" w:space="0" w:color="auto"/>
                <w:right w:val="none" w:sz="0" w:space="0" w:color="auto"/>
              </w:divBdr>
            </w:div>
            <w:div w:id="1110516204">
              <w:marLeft w:val="0"/>
              <w:marRight w:val="0"/>
              <w:marTop w:val="0"/>
              <w:marBottom w:val="0"/>
              <w:divBdr>
                <w:top w:val="none" w:sz="0" w:space="0" w:color="auto"/>
                <w:left w:val="none" w:sz="0" w:space="0" w:color="auto"/>
                <w:bottom w:val="none" w:sz="0" w:space="0" w:color="auto"/>
                <w:right w:val="none" w:sz="0" w:space="0" w:color="auto"/>
              </w:divBdr>
            </w:div>
            <w:div w:id="1594051393">
              <w:marLeft w:val="0"/>
              <w:marRight w:val="0"/>
              <w:marTop w:val="0"/>
              <w:marBottom w:val="0"/>
              <w:divBdr>
                <w:top w:val="none" w:sz="0" w:space="0" w:color="auto"/>
                <w:left w:val="none" w:sz="0" w:space="0" w:color="auto"/>
                <w:bottom w:val="none" w:sz="0" w:space="0" w:color="auto"/>
                <w:right w:val="none" w:sz="0" w:space="0" w:color="auto"/>
              </w:divBdr>
            </w:div>
            <w:div w:id="671109844">
              <w:marLeft w:val="0"/>
              <w:marRight w:val="0"/>
              <w:marTop w:val="0"/>
              <w:marBottom w:val="0"/>
              <w:divBdr>
                <w:top w:val="none" w:sz="0" w:space="0" w:color="auto"/>
                <w:left w:val="none" w:sz="0" w:space="0" w:color="auto"/>
                <w:bottom w:val="none" w:sz="0" w:space="0" w:color="auto"/>
                <w:right w:val="none" w:sz="0" w:space="0" w:color="auto"/>
              </w:divBdr>
            </w:div>
            <w:div w:id="690225695">
              <w:marLeft w:val="0"/>
              <w:marRight w:val="0"/>
              <w:marTop w:val="0"/>
              <w:marBottom w:val="0"/>
              <w:divBdr>
                <w:top w:val="none" w:sz="0" w:space="0" w:color="auto"/>
                <w:left w:val="none" w:sz="0" w:space="0" w:color="auto"/>
                <w:bottom w:val="none" w:sz="0" w:space="0" w:color="auto"/>
                <w:right w:val="none" w:sz="0" w:space="0" w:color="auto"/>
              </w:divBdr>
            </w:div>
            <w:div w:id="1887522455">
              <w:marLeft w:val="0"/>
              <w:marRight w:val="0"/>
              <w:marTop w:val="0"/>
              <w:marBottom w:val="0"/>
              <w:divBdr>
                <w:top w:val="none" w:sz="0" w:space="0" w:color="auto"/>
                <w:left w:val="none" w:sz="0" w:space="0" w:color="auto"/>
                <w:bottom w:val="none" w:sz="0" w:space="0" w:color="auto"/>
                <w:right w:val="none" w:sz="0" w:space="0" w:color="auto"/>
              </w:divBdr>
            </w:div>
            <w:div w:id="694310191">
              <w:marLeft w:val="0"/>
              <w:marRight w:val="0"/>
              <w:marTop w:val="0"/>
              <w:marBottom w:val="0"/>
              <w:divBdr>
                <w:top w:val="none" w:sz="0" w:space="0" w:color="auto"/>
                <w:left w:val="none" w:sz="0" w:space="0" w:color="auto"/>
                <w:bottom w:val="none" w:sz="0" w:space="0" w:color="auto"/>
                <w:right w:val="none" w:sz="0" w:space="0" w:color="auto"/>
              </w:divBdr>
            </w:div>
            <w:div w:id="243346923">
              <w:marLeft w:val="0"/>
              <w:marRight w:val="0"/>
              <w:marTop w:val="0"/>
              <w:marBottom w:val="0"/>
              <w:divBdr>
                <w:top w:val="none" w:sz="0" w:space="0" w:color="auto"/>
                <w:left w:val="none" w:sz="0" w:space="0" w:color="auto"/>
                <w:bottom w:val="none" w:sz="0" w:space="0" w:color="auto"/>
                <w:right w:val="none" w:sz="0" w:space="0" w:color="auto"/>
              </w:divBdr>
            </w:div>
            <w:div w:id="508301611">
              <w:marLeft w:val="0"/>
              <w:marRight w:val="0"/>
              <w:marTop w:val="0"/>
              <w:marBottom w:val="0"/>
              <w:divBdr>
                <w:top w:val="none" w:sz="0" w:space="0" w:color="auto"/>
                <w:left w:val="none" w:sz="0" w:space="0" w:color="auto"/>
                <w:bottom w:val="none" w:sz="0" w:space="0" w:color="auto"/>
                <w:right w:val="none" w:sz="0" w:space="0" w:color="auto"/>
              </w:divBdr>
            </w:div>
            <w:div w:id="938373979">
              <w:marLeft w:val="0"/>
              <w:marRight w:val="0"/>
              <w:marTop w:val="0"/>
              <w:marBottom w:val="0"/>
              <w:divBdr>
                <w:top w:val="none" w:sz="0" w:space="0" w:color="auto"/>
                <w:left w:val="none" w:sz="0" w:space="0" w:color="auto"/>
                <w:bottom w:val="none" w:sz="0" w:space="0" w:color="auto"/>
                <w:right w:val="none" w:sz="0" w:space="0" w:color="auto"/>
              </w:divBdr>
            </w:div>
            <w:div w:id="645089436">
              <w:marLeft w:val="0"/>
              <w:marRight w:val="0"/>
              <w:marTop w:val="0"/>
              <w:marBottom w:val="0"/>
              <w:divBdr>
                <w:top w:val="none" w:sz="0" w:space="0" w:color="auto"/>
                <w:left w:val="none" w:sz="0" w:space="0" w:color="auto"/>
                <w:bottom w:val="none" w:sz="0" w:space="0" w:color="auto"/>
                <w:right w:val="none" w:sz="0" w:space="0" w:color="auto"/>
              </w:divBdr>
            </w:div>
            <w:div w:id="685063932">
              <w:marLeft w:val="0"/>
              <w:marRight w:val="0"/>
              <w:marTop w:val="0"/>
              <w:marBottom w:val="0"/>
              <w:divBdr>
                <w:top w:val="none" w:sz="0" w:space="0" w:color="auto"/>
                <w:left w:val="none" w:sz="0" w:space="0" w:color="auto"/>
                <w:bottom w:val="none" w:sz="0" w:space="0" w:color="auto"/>
                <w:right w:val="none" w:sz="0" w:space="0" w:color="auto"/>
              </w:divBdr>
            </w:div>
            <w:div w:id="1978220232">
              <w:marLeft w:val="0"/>
              <w:marRight w:val="0"/>
              <w:marTop w:val="0"/>
              <w:marBottom w:val="0"/>
              <w:divBdr>
                <w:top w:val="none" w:sz="0" w:space="0" w:color="auto"/>
                <w:left w:val="none" w:sz="0" w:space="0" w:color="auto"/>
                <w:bottom w:val="none" w:sz="0" w:space="0" w:color="auto"/>
                <w:right w:val="none" w:sz="0" w:space="0" w:color="auto"/>
              </w:divBdr>
            </w:div>
            <w:div w:id="336884346">
              <w:marLeft w:val="0"/>
              <w:marRight w:val="0"/>
              <w:marTop w:val="0"/>
              <w:marBottom w:val="0"/>
              <w:divBdr>
                <w:top w:val="none" w:sz="0" w:space="0" w:color="auto"/>
                <w:left w:val="none" w:sz="0" w:space="0" w:color="auto"/>
                <w:bottom w:val="none" w:sz="0" w:space="0" w:color="auto"/>
                <w:right w:val="none" w:sz="0" w:space="0" w:color="auto"/>
              </w:divBdr>
            </w:div>
            <w:div w:id="1854755879">
              <w:marLeft w:val="0"/>
              <w:marRight w:val="0"/>
              <w:marTop w:val="0"/>
              <w:marBottom w:val="0"/>
              <w:divBdr>
                <w:top w:val="none" w:sz="0" w:space="0" w:color="auto"/>
                <w:left w:val="none" w:sz="0" w:space="0" w:color="auto"/>
                <w:bottom w:val="none" w:sz="0" w:space="0" w:color="auto"/>
                <w:right w:val="none" w:sz="0" w:space="0" w:color="auto"/>
              </w:divBdr>
            </w:div>
            <w:div w:id="3678707">
              <w:marLeft w:val="0"/>
              <w:marRight w:val="0"/>
              <w:marTop w:val="0"/>
              <w:marBottom w:val="0"/>
              <w:divBdr>
                <w:top w:val="none" w:sz="0" w:space="0" w:color="auto"/>
                <w:left w:val="none" w:sz="0" w:space="0" w:color="auto"/>
                <w:bottom w:val="none" w:sz="0" w:space="0" w:color="auto"/>
                <w:right w:val="none" w:sz="0" w:space="0" w:color="auto"/>
              </w:divBdr>
            </w:div>
            <w:div w:id="113062929">
              <w:marLeft w:val="0"/>
              <w:marRight w:val="0"/>
              <w:marTop w:val="0"/>
              <w:marBottom w:val="0"/>
              <w:divBdr>
                <w:top w:val="none" w:sz="0" w:space="0" w:color="auto"/>
                <w:left w:val="none" w:sz="0" w:space="0" w:color="auto"/>
                <w:bottom w:val="none" w:sz="0" w:space="0" w:color="auto"/>
                <w:right w:val="none" w:sz="0" w:space="0" w:color="auto"/>
              </w:divBdr>
            </w:div>
            <w:div w:id="196549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22255">
      <w:bodyDiv w:val="1"/>
      <w:marLeft w:val="0"/>
      <w:marRight w:val="0"/>
      <w:marTop w:val="0"/>
      <w:marBottom w:val="0"/>
      <w:divBdr>
        <w:top w:val="none" w:sz="0" w:space="0" w:color="auto"/>
        <w:left w:val="none" w:sz="0" w:space="0" w:color="auto"/>
        <w:bottom w:val="none" w:sz="0" w:space="0" w:color="auto"/>
        <w:right w:val="none" w:sz="0" w:space="0" w:color="auto"/>
      </w:divBdr>
      <w:divsChild>
        <w:div w:id="2017224891">
          <w:marLeft w:val="0"/>
          <w:marRight w:val="0"/>
          <w:marTop w:val="0"/>
          <w:marBottom w:val="0"/>
          <w:divBdr>
            <w:top w:val="none" w:sz="0" w:space="0" w:color="auto"/>
            <w:left w:val="none" w:sz="0" w:space="0" w:color="auto"/>
            <w:bottom w:val="none" w:sz="0" w:space="0" w:color="auto"/>
            <w:right w:val="none" w:sz="0" w:space="0" w:color="auto"/>
          </w:divBdr>
        </w:div>
      </w:divsChild>
    </w:div>
    <w:div w:id="44567099">
      <w:bodyDiv w:val="1"/>
      <w:marLeft w:val="0"/>
      <w:marRight w:val="0"/>
      <w:marTop w:val="0"/>
      <w:marBottom w:val="0"/>
      <w:divBdr>
        <w:top w:val="none" w:sz="0" w:space="0" w:color="auto"/>
        <w:left w:val="none" w:sz="0" w:space="0" w:color="auto"/>
        <w:bottom w:val="none" w:sz="0" w:space="0" w:color="auto"/>
        <w:right w:val="none" w:sz="0" w:space="0" w:color="auto"/>
      </w:divBdr>
      <w:divsChild>
        <w:div w:id="158078972">
          <w:marLeft w:val="0"/>
          <w:marRight w:val="0"/>
          <w:marTop w:val="0"/>
          <w:marBottom w:val="0"/>
          <w:divBdr>
            <w:top w:val="none" w:sz="0" w:space="0" w:color="auto"/>
            <w:left w:val="none" w:sz="0" w:space="0" w:color="auto"/>
            <w:bottom w:val="none" w:sz="0" w:space="0" w:color="auto"/>
            <w:right w:val="none" w:sz="0" w:space="0" w:color="auto"/>
          </w:divBdr>
        </w:div>
        <w:div w:id="558174784">
          <w:marLeft w:val="0"/>
          <w:marRight w:val="0"/>
          <w:marTop w:val="0"/>
          <w:marBottom w:val="0"/>
          <w:divBdr>
            <w:top w:val="none" w:sz="0" w:space="0" w:color="auto"/>
            <w:left w:val="none" w:sz="0" w:space="0" w:color="auto"/>
            <w:bottom w:val="none" w:sz="0" w:space="0" w:color="auto"/>
            <w:right w:val="none" w:sz="0" w:space="0" w:color="auto"/>
          </w:divBdr>
        </w:div>
        <w:div w:id="468524250">
          <w:marLeft w:val="0"/>
          <w:marRight w:val="0"/>
          <w:marTop w:val="0"/>
          <w:marBottom w:val="0"/>
          <w:divBdr>
            <w:top w:val="none" w:sz="0" w:space="0" w:color="auto"/>
            <w:left w:val="none" w:sz="0" w:space="0" w:color="auto"/>
            <w:bottom w:val="none" w:sz="0" w:space="0" w:color="auto"/>
            <w:right w:val="none" w:sz="0" w:space="0" w:color="auto"/>
          </w:divBdr>
        </w:div>
        <w:div w:id="1875383718">
          <w:marLeft w:val="0"/>
          <w:marRight w:val="0"/>
          <w:marTop w:val="0"/>
          <w:marBottom w:val="0"/>
          <w:divBdr>
            <w:top w:val="none" w:sz="0" w:space="0" w:color="auto"/>
            <w:left w:val="none" w:sz="0" w:space="0" w:color="auto"/>
            <w:bottom w:val="none" w:sz="0" w:space="0" w:color="auto"/>
            <w:right w:val="none" w:sz="0" w:space="0" w:color="auto"/>
          </w:divBdr>
        </w:div>
        <w:div w:id="301279014">
          <w:marLeft w:val="0"/>
          <w:marRight w:val="0"/>
          <w:marTop w:val="0"/>
          <w:marBottom w:val="0"/>
          <w:divBdr>
            <w:top w:val="none" w:sz="0" w:space="0" w:color="auto"/>
            <w:left w:val="none" w:sz="0" w:space="0" w:color="auto"/>
            <w:bottom w:val="none" w:sz="0" w:space="0" w:color="auto"/>
            <w:right w:val="none" w:sz="0" w:space="0" w:color="auto"/>
          </w:divBdr>
        </w:div>
        <w:div w:id="2112847618">
          <w:marLeft w:val="0"/>
          <w:marRight w:val="0"/>
          <w:marTop w:val="0"/>
          <w:marBottom w:val="0"/>
          <w:divBdr>
            <w:top w:val="none" w:sz="0" w:space="0" w:color="auto"/>
            <w:left w:val="none" w:sz="0" w:space="0" w:color="auto"/>
            <w:bottom w:val="none" w:sz="0" w:space="0" w:color="auto"/>
            <w:right w:val="none" w:sz="0" w:space="0" w:color="auto"/>
          </w:divBdr>
        </w:div>
        <w:div w:id="546651170">
          <w:marLeft w:val="0"/>
          <w:marRight w:val="0"/>
          <w:marTop w:val="0"/>
          <w:marBottom w:val="0"/>
          <w:divBdr>
            <w:top w:val="none" w:sz="0" w:space="0" w:color="auto"/>
            <w:left w:val="none" w:sz="0" w:space="0" w:color="auto"/>
            <w:bottom w:val="none" w:sz="0" w:space="0" w:color="auto"/>
            <w:right w:val="none" w:sz="0" w:space="0" w:color="auto"/>
          </w:divBdr>
        </w:div>
      </w:divsChild>
    </w:div>
    <w:div w:id="52700830">
      <w:bodyDiv w:val="1"/>
      <w:marLeft w:val="0"/>
      <w:marRight w:val="0"/>
      <w:marTop w:val="0"/>
      <w:marBottom w:val="0"/>
      <w:divBdr>
        <w:top w:val="none" w:sz="0" w:space="0" w:color="auto"/>
        <w:left w:val="none" w:sz="0" w:space="0" w:color="auto"/>
        <w:bottom w:val="none" w:sz="0" w:space="0" w:color="auto"/>
        <w:right w:val="none" w:sz="0" w:space="0" w:color="auto"/>
      </w:divBdr>
      <w:divsChild>
        <w:div w:id="1704018743">
          <w:marLeft w:val="0"/>
          <w:marRight w:val="0"/>
          <w:marTop w:val="0"/>
          <w:marBottom w:val="0"/>
          <w:divBdr>
            <w:top w:val="none" w:sz="0" w:space="0" w:color="auto"/>
            <w:left w:val="none" w:sz="0" w:space="0" w:color="auto"/>
            <w:bottom w:val="none" w:sz="0" w:space="0" w:color="auto"/>
            <w:right w:val="none" w:sz="0" w:space="0" w:color="auto"/>
          </w:divBdr>
        </w:div>
        <w:div w:id="620845956">
          <w:marLeft w:val="0"/>
          <w:marRight w:val="0"/>
          <w:marTop w:val="0"/>
          <w:marBottom w:val="0"/>
          <w:divBdr>
            <w:top w:val="none" w:sz="0" w:space="0" w:color="auto"/>
            <w:left w:val="none" w:sz="0" w:space="0" w:color="auto"/>
            <w:bottom w:val="none" w:sz="0" w:space="0" w:color="auto"/>
            <w:right w:val="none" w:sz="0" w:space="0" w:color="auto"/>
          </w:divBdr>
        </w:div>
        <w:div w:id="1831173918">
          <w:marLeft w:val="0"/>
          <w:marRight w:val="0"/>
          <w:marTop w:val="0"/>
          <w:marBottom w:val="0"/>
          <w:divBdr>
            <w:top w:val="none" w:sz="0" w:space="0" w:color="auto"/>
            <w:left w:val="none" w:sz="0" w:space="0" w:color="auto"/>
            <w:bottom w:val="none" w:sz="0" w:space="0" w:color="auto"/>
            <w:right w:val="none" w:sz="0" w:space="0" w:color="auto"/>
          </w:divBdr>
        </w:div>
        <w:div w:id="1192105971">
          <w:marLeft w:val="0"/>
          <w:marRight w:val="0"/>
          <w:marTop w:val="0"/>
          <w:marBottom w:val="0"/>
          <w:divBdr>
            <w:top w:val="none" w:sz="0" w:space="0" w:color="auto"/>
            <w:left w:val="none" w:sz="0" w:space="0" w:color="auto"/>
            <w:bottom w:val="none" w:sz="0" w:space="0" w:color="auto"/>
            <w:right w:val="none" w:sz="0" w:space="0" w:color="auto"/>
          </w:divBdr>
        </w:div>
        <w:div w:id="1195844960">
          <w:marLeft w:val="0"/>
          <w:marRight w:val="0"/>
          <w:marTop w:val="0"/>
          <w:marBottom w:val="0"/>
          <w:divBdr>
            <w:top w:val="none" w:sz="0" w:space="0" w:color="auto"/>
            <w:left w:val="none" w:sz="0" w:space="0" w:color="auto"/>
            <w:bottom w:val="none" w:sz="0" w:space="0" w:color="auto"/>
            <w:right w:val="none" w:sz="0" w:space="0" w:color="auto"/>
          </w:divBdr>
        </w:div>
        <w:div w:id="1415128342">
          <w:marLeft w:val="0"/>
          <w:marRight w:val="0"/>
          <w:marTop w:val="0"/>
          <w:marBottom w:val="0"/>
          <w:divBdr>
            <w:top w:val="none" w:sz="0" w:space="0" w:color="auto"/>
            <w:left w:val="none" w:sz="0" w:space="0" w:color="auto"/>
            <w:bottom w:val="none" w:sz="0" w:space="0" w:color="auto"/>
            <w:right w:val="none" w:sz="0" w:space="0" w:color="auto"/>
          </w:divBdr>
        </w:div>
        <w:div w:id="1485967426">
          <w:marLeft w:val="0"/>
          <w:marRight w:val="0"/>
          <w:marTop w:val="0"/>
          <w:marBottom w:val="0"/>
          <w:divBdr>
            <w:top w:val="none" w:sz="0" w:space="0" w:color="auto"/>
            <w:left w:val="none" w:sz="0" w:space="0" w:color="auto"/>
            <w:bottom w:val="none" w:sz="0" w:space="0" w:color="auto"/>
            <w:right w:val="none" w:sz="0" w:space="0" w:color="auto"/>
          </w:divBdr>
        </w:div>
        <w:div w:id="1300843733">
          <w:marLeft w:val="0"/>
          <w:marRight w:val="0"/>
          <w:marTop w:val="0"/>
          <w:marBottom w:val="0"/>
          <w:divBdr>
            <w:top w:val="none" w:sz="0" w:space="0" w:color="auto"/>
            <w:left w:val="none" w:sz="0" w:space="0" w:color="auto"/>
            <w:bottom w:val="none" w:sz="0" w:space="0" w:color="auto"/>
            <w:right w:val="none" w:sz="0" w:space="0" w:color="auto"/>
          </w:divBdr>
        </w:div>
        <w:div w:id="650330797">
          <w:marLeft w:val="0"/>
          <w:marRight w:val="0"/>
          <w:marTop w:val="0"/>
          <w:marBottom w:val="0"/>
          <w:divBdr>
            <w:top w:val="none" w:sz="0" w:space="0" w:color="auto"/>
            <w:left w:val="none" w:sz="0" w:space="0" w:color="auto"/>
            <w:bottom w:val="none" w:sz="0" w:space="0" w:color="auto"/>
            <w:right w:val="none" w:sz="0" w:space="0" w:color="auto"/>
          </w:divBdr>
        </w:div>
        <w:div w:id="118108985">
          <w:marLeft w:val="0"/>
          <w:marRight w:val="0"/>
          <w:marTop w:val="0"/>
          <w:marBottom w:val="0"/>
          <w:divBdr>
            <w:top w:val="none" w:sz="0" w:space="0" w:color="auto"/>
            <w:left w:val="none" w:sz="0" w:space="0" w:color="auto"/>
            <w:bottom w:val="none" w:sz="0" w:space="0" w:color="auto"/>
            <w:right w:val="none" w:sz="0" w:space="0" w:color="auto"/>
          </w:divBdr>
        </w:div>
        <w:div w:id="409154003">
          <w:marLeft w:val="0"/>
          <w:marRight w:val="0"/>
          <w:marTop w:val="0"/>
          <w:marBottom w:val="0"/>
          <w:divBdr>
            <w:top w:val="none" w:sz="0" w:space="0" w:color="auto"/>
            <w:left w:val="none" w:sz="0" w:space="0" w:color="auto"/>
            <w:bottom w:val="none" w:sz="0" w:space="0" w:color="auto"/>
            <w:right w:val="none" w:sz="0" w:space="0" w:color="auto"/>
          </w:divBdr>
        </w:div>
      </w:divsChild>
    </w:div>
    <w:div w:id="58792010">
      <w:bodyDiv w:val="1"/>
      <w:marLeft w:val="0"/>
      <w:marRight w:val="0"/>
      <w:marTop w:val="0"/>
      <w:marBottom w:val="0"/>
      <w:divBdr>
        <w:top w:val="none" w:sz="0" w:space="0" w:color="auto"/>
        <w:left w:val="none" w:sz="0" w:space="0" w:color="auto"/>
        <w:bottom w:val="none" w:sz="0" w:space="0" w:color="auto"/>
        <w:right w:val="none" w:sz="0" w:space="0" w:color="auto"/>
      </w:divBdr>
    </w:div>
    <w:div w:id="60372669">
      <w:bodyDiv w:val="1"/>
      <w:marLeft w:val="0"/>
      <w:marRight w:val="0"/>
      <w:marTop w:val="0"/>
      <w:marBottom w:val="0"/>
      <w:divBdr>
        <w:top w:val="none" w:sz="0" w:space="0" w:color="auto"/>
        <w:left w:val="none" w:sz="0" w:space="0" w:color="auto"/>
        <w:bottom w:val="none" w:sz="0" w:space="0" w:color="auto"/>
        <w:right w:val="none" w:sz="0" w:space="0" w:color="auto"/>
      </w:divBdr>
      <w:divsChild>
        <w:div w:id="1901749549">
          <w:marLeft w:val="0"/>
          <w:marRight w:val="0"/>
          <w:marTop w:val="0"/>
          <w:marBottom w:val="0"/>
          <w:divBdr>
            <w:top w:val="none" w:sz="0" w:space="0" w:color="auto"/>
            <w:left w:val="none" w:sz="0" w:space="0" w:color="auto"/>
            <w:bottom w:val="none" w:sz="0" w:space="0" w:color="auto"/>
            <w:right w:val="none" w:sz="0" w:space="0" w:color="auto"/>
          </w:divBdr>
        </w:div>
      </w:divsChild>
    </w:div>
    <w:div w:id="62340299">
      <w:bodyDiv w:val="1"/>
      <w:marLeft w:val="0"/>
      <w:marRight w:val="0"/>
      <w:marTop w:val="0"/>
      <w:marBottom w:val="0"/>
      <w:divBdr>
        <w:top w:val="none" w:sz="0" w:space="0" w:color="auto"/>
        <w:left w:val="none" w:sz="0" w:space="0" w:color="auto"/>
        <w:bottom w:val="none" w:sz="0" w:space="0" w:color="auto"/>
        <w:right w:val="none" w:sz="0" w:space="0" w:color="auto"/>
      </w:divBdr>
      <w:divsChild>
        <w:div w:id="987520190">
          <w:marLeft w:val="0"/>
          <w:marRight w:val="0"/>
          <w:marTop w:val="0"/>
          <w:marBottom w:val="0"/>
          <w:divBdr>
            <w:top w:val="none" w:sz="0" w:space="0" w:color="auto"/>
            <w:left w:val="none" w:sz="0" w:space="0" w:color="auto"/>
            <w:bottom w:val="none" w:sz="0" w:space="0" w:color="auto"/>
            <w:right w:val="none" w:sz="0" w:space="0" w:color="auto"/>
          </w:divBdr>
        </w:div>
      </w:divsChild>
    </w:div>
    <w:div w:id="63069209">
      <w:bodyDiv w:val="1"/>
      <w:marLeft w:val="0"/>
      <w:marRight w:val="0"/>
      <w:marTop w:val="0"/>
      <w:marBottom w:val="0"/>
      <w:divBdr>
        <w:top w:val="none" w:sz="0" w:space="0" w:color="auto"/>
        <w:left w:val="none" w:sz="0" w:space="0" w:color="auto"/>
        <w:bottom w:val="none" w:sz="0" w:space="0" w:color="auto"/>
        <w:right w:val="none" w:sz="0" w:space="0" w:color="auto"/>
      </w:divBdr>
      <w:divsChild>
        <w:div w:id="1924216689">
          <w:marLeft w:val="0"/>
          <w:marRight w:val="0"/>
          <w:marTop w:val="0"/>
          <w:marBottom w:val="0"/>
          <w:divBdr>
            <w:top w:val="none" w:sz="0" w:space="0" w:color="auto"/>
            <w:left w:val="none" w:sz="0" w:space="0" w:color="auto"/>
            <w:bottom w:val="none" w:sz="0" w:space="0" w:color="auto"/>
            <w:right w:val="none" w:sz="0" w:space="0" w:color="auto"/>
          </w:divBdr>
        </w:div>
      </w:divsChild>
    </w:div>
    <w:div w:id="68889970">
      <w:bodyDiv w:val="1"/>
      <w:marLeft w:val="0"/>
      <w:marRight w:val="0"/>
      <w:marTop w:val="0"/>
      <w:marBottom w:val="0"/>
      <w:divBdr>
        <w:top w:val="none" w:sz="0" w:space="0" w:color="auto"/>
        <w:left w:val="none" w:sz="0" w:space="0" w:color="auto"/>
        <w:bottom w:val="none" w:sz="0" w:space="0" w:color="auto"/>
        <w:right w:val="none" w:sz="0" w:space="0" w:color="auto"/>
      </w:divBdr>
      <w:divsChild>
        <w:div w:id="1799105145">
          <w:marLeft w:val="0"/>
          <w:marRight w:val="0"/>
          <w:marTop w:val="0"/>
          <w:marBottom w:val="0"/>
          <w:divBdr>
            <w:top w:val="none" w:sz="0" w:space="0" w:color="auto"/>
            <w:left w:val="none" w:sz="0" w:space="0" w:color="auto"/>
            <w:bottom w:val="none" w:sz="0" w:space="0" w:color="auto"/>
            <w:right w:val="none" w:sz="0" w:space="0" w:color="auto"/>
          </w:divBdr>
          <w:divsChild>
            <w:div w:id="788625863">
              <w:marLeft w:val="0"/>
              <w:marRight w:val="0"/>
              <w:marTop w:val="0"/>
              <w:marBottom w:val="0"/>
              <w:divBdr>
                <w:top w:val="none" w:sz="0" w:space="0" w:color="auto"/>
                <w:left w:val="none" w:sz="0" w:space="0" w:color="auto"/>
                <w:bottom w:val="none" w:sz="0" w:space="0" w:color="auto"/>
                <w:right w:val="none" w:sz="0" w:space="0" w:color="auto"/>
              </w:divBdr>
            </w:div>
            <w:div w:id="2122216882">
              <w:marLeft w:val="0"/>
              <w:marRight w:val="0"/>
              <w:marTop w:val="0"/>
              <w:marBottom w:val="0"/>
              <w:divBdr>
                <w:top w:val="none" w:sz="0" w:space="0" w:color="auto"/>
                <w:left w:val="none" w:sz="0" w:space="0" w:color="auto"/>
                <w:bottom w:val="none" w:sz="0" w:space="0" w:color="auto"/>
                <w:right w:val="none" w:sz="0" w:space="0" w:color="auto"/>
              </w:divBdr>
            </w:div>
            <w:div w:id="1253507568">
              <w:marLeft w:val="0"/>
              <w:marRight w:val="0"/>
              <w:marTop w:val="0"/>
              <w:marBottom w:val="0"/>
              <w:divBdr>
                <w:top w:val="none" w:sz="0" w:space="0" w:color="auto"/>
                <w:left w:val="none" w:sz="0" w:space="0" w:color="auto"/>
                <w:bottom w:val="none" w:sz="0" w:space="0" w:color="auto"/>
                <w:right w:val="none" w:sz="0" w:space="0" w:color="auto"/>
              </w:divBdr>
            </w:div>
            <w:div w:id="1258441765">
              <w:marLeft w:val="0"/>
              <w:marRight w:val="0"/>
              <w:marTop w:val="0"/>
              <w:marBottom w:val="0"/>
              <w:divBdr>
                <w:top w:val="none" w:sz="0" w:space="0" w:color="auto"/>
                <w:left w:val="none" w:sz="0" w:space="0" w:color="auto"/>
                <w:bottom w:val="none" w:sz="0" w:space="0" w:color="auto"/>
                <w:right w:val="none" w:sz="0" w:space="0" w:color="auto"/>
              </w:divBdr>
            </w:div>
            <w:div w:id="1059675077">
              <w:marLeft w:val="0"/>
              <w:marRight w:val="0"/>
              <w:marTop w:val="0"/>
              <w:marBottom w:val="0"/>
              <w:divBdr>
                <w:top w:val="none" w:sz="0" w:space="0" w:color="auto"/>
                <w:left w:val="none" w:sz="0" w:space="0" w:color="auto"/>
                <w:bottom w:val="none" w:sz="0" w:space="0" w:color="auto"/>
                <w:right w:val="none" w:sz="0" w:space="0" w:color="auto"/>
              </w:divBdr>
            </w:div>
            <w:div w:id="850530363">
              <w:marLeft w:val="0"/>
              <w:marRight w:val="0"/>
              <w:marTop w:val="0"/>
              <w:marBottom w:val="0"/>
              <w:divBdr>
                <w:top w:val="none" w:sz="0" w:space="0" w:color="auto"/>
                <w:left w:val="none" w:sz="0" w:space="0" w:color="auto"/>
                <w:bottom w:val="none" w:sz="0" w:space="0" w:color="auto"/>
                <w:right w:val="none" w:sz="0" w:space="0" w:color="auto"/>
              </w:divBdr>
            </w:div>
            <w:div w:id="893811288">
              <w:marLeft w:val="0"/>
              <w:marRight w:val="0"/>
              <w:marTop w:val="0"/>
              <w:marBottom w:val="0"/>
              <w:divBdr>
                <w:top w:val="none" w:sz="0" w:space="0" w:color="auto"/>
                <w:left w:val="none" w:sz="0" w:space="0" w:color="auto"/>
                <w:bottom w:val="none" w:sz="0" w:space="0" w:color="auto"/>
                <w:right w:val="none" w:sz="0" w:space="0" w:color="auto"/>
              </w:divBdr>
            </w:div>
            <w:div w:id="937635059">
              <w:marLeft w:val="0"/>
              <w:marRight w:val="0"/>
              <w:marTop w:val="0"/>
              <w:marBottom w:val="0"/>
              <w:divBdr>
                <w:top w:val="none" w:sz="0" w:space="0" w:color="auto"/>
                <w:left w:val="none" w:sz="0" w:space="0" w:color="auto"/>
                <w:bottom w:val="none" w:sz="0" w:space="0" w:color="auto"/>
                <w:right w:val="none" w:sz="0" w:space="0" w:color="auto"/>
              </w:divBdr>
            </w:div>
            <w:div w:id="1775900971">
              <w:marLeft w:val="0"/>
              <w:marRight w:val="0"/>
              <w:marTop w:val="0"/>
              <w:marBottom w:val="0"/>
              <w:divBdr>
                <w:top w:val="none" w:sz="0" w:space="0" w:color="auto"/>
                <w:left w:val="none" w:sz="0" w:space="0" w:color="auto"/>
                <w:bottom w:val="none" w:sz="0" w:space="0" w:color="auto"/>
                <w:right w:val="none" w:sz="0" w:space="0" w:color="auto"/>
              </w:divBdr>
            </w:div>
            <w:div w:id="502866848">
              <w:marLeft w:val="0"/>
              <w:marRight w:val="0"/>
              <w:marTop w:val="0"/>
              <w:marBottom w:val="0"/>
              <w:divBdr>
                <w:top w:val="none" w:sz="0" w:space="0" w:color="auto"/>
                <w:left w:val="none" w:sz="0" w:space="0" w:color="auto"/>
                <w:bottom w:val="none" w:sz="0" w:space="0" w:color="auto"/>
                <w:right w:val="none" w:sz="0" w:space="0" w:color="auto"/>
              </w:divBdr>
            </w:div>
            <w:div w:id="1204364765">
              <w:marLeft w:val="0"/>
              <w:marRight w:val="0"/>
              <w:marTop w:val="0"/>
              <w:marBottom w:val="0"/>
              <w:divBdr>
                <w:top w:val="none" w:sz="0" w:space="0" w:color="auto"/>
                <w:left w:val="none" w:sz="0" w:space="0" w:color="auto"/>
                <w:bottom w:val="none" w:sz="0" w:space="0" w:color="auto"/>
                <w:right w:val="none" w:sz="0" w:space="0" w:color="auto"/>
              </w:divBdr>
            </w:div>
            <w:div w:id="569465942">
              <w:marLeft w:val="0"/>
              <w:marRight w:val="0"/>
              <w:marTop w:val="0"/>
              <w:marBottom w:val="0"/>
              <w:divBdr>
                <w:top w:val="none" w:sz="0" w:space="0" w:color="auto"/>
                <w:left w:val="none" w:sz="0" w:space="0" w:color="auto"/>
                <w:bottom w:val="none" w:sz="0" w:space="0" w:color="auto"/>
                <w:right w:val="none" w:sz="0" w:space="0" w:color="auto"/>
              </w:divBdr>
            </w:div>
            <w:div w:id="2046518367">
              <w:marLeft w:val="0"/>
              <w:marRight w:val="0"/>
              <w:marTop w:val="0"/>
              <w:marBottom w:val="0"/>
              <w:divBdr>
                <w:top w:val="none" w:sz="0" w:space="0" w:color="auto"/>
                <w:left w:val="none" w:sz="0" w:space="0" w:color="auto"/>
                <w:bottom w:val="none" w:sz="0" w:space="0" w:color="auto"/>
                <w:right w:val="none" w:sz="0" w:space="0" w:color="auto"/>
              </w:divBdr>
            </w:div>
            <w:div w:id="1155535439">
              <w:marLeft w:val="0"/>
              <w:marRight w:val="0"/>
              <w:marTop w:val="0"/>
              <w:marBottom w:val="0"/>
              <w:divBdr>
                <w:top w:val="none" w:sz="0" w:space="0" w:color="auto"/>
                <w:left w:val="none" w:sz="0" w:space="0" w:color="auto"/>
                <w:bottom w:val="none" w:sz="0" w:space="0" w:color="auto"/>
                <w:right w:val="none" w:sz="0" w:space="0" w:color="auto"/>
              </w:divBdr>
            </w:div>
            <w:div w:id="1863088064">
              <w:marLeft w:val="0"/>
              <w:marRight w:val="0"/>
              <w:marTop w:val="0"/>
              <w:marBottom w:val="0"/>
              <w:divBdr>
                <w:top w:val="none" w:sz="0" w:space="0" w:color="auto"/>
                <w:left w:val="none" w:sz="0" w:space="0" w:color="auto"/>
                <w:bottom w:val="none" w:sz="0" w:space="0" w:color="auto"/>
                <w:right w:val="none" w:sz="0" w:space="0" w:color="auto"/>
              </w:divBdr>
            </w:div>
            <w:div w:id="652952638">
              <w:marLeft w:val="0"/>
              <w:marRight w:val="0"/>
              <w:marTop w:val="0"/>
              <w:marBottom w:val="0"/>
              <w:divBdr>
                <w:top w:val="none" w:sz="0" w:space="0" w:color="auto"/>
                <w:left w:val="none" w:sz="0" w:space="0" w:color="auto"/>
                <w:bottom w:val="none" w:sz="0" w:space="0" w:color="auto"/>
                <w:right w:val="none" w:sz="0" w:space="0" w:color="auto"/>
              </w:divBdr>
            </w:div>
            <w:div w:id="312493924">
              <w:marLeft w:val="0"/>
              <w:marRight w:val="0"/>
              <w:marTop w:val="0"/>
              <w:marBottom w:val="0"/>
              <w:divBdr>
                <w:top w:val="none" w:sz="0" w:space="0" w:color="auto"/>
                <w:left w:val="none" w:sz="0" w:space="0" w:color="auto"/>
                <w:bottom w:val="none" w:sz="0" w:space="0" w:color="auto"/>
                <w:right w:val="none" w:sz="0" w:space="0" w:color="auto"/>
              </w:divBdr>
            </w:div>
            <w:div w:id="1955667232">
              <w:marLeft w:val="0"/>
              <w:marRight w:val="0"/>
              <w:marTop w:val="0"/>
              <w:marBottom w:val="0"/>
              <w:divBdr>
                <w:top w:val="none" w:sz="0" w:space="0" w:color="auto"/>
                <w:left w:val="none" w:sz="0" w:space="0" w:color="auto"/>
                <w:bottom w:val="none" w:sz="0" w:space="0" w:color="auto"/>
                <w:right w:val="none" w:sz="0" w:space="0" w:color="auto"/>
              </w:divBdr>
            </w:div>
            <w:div w:id="1655450282">
              <w:marLeft w:val="0"/>
              <w:marRight w:val="0"/>
              <w:marTop w:val="0"/>
              <w:marBottom w:val="0"/>
              <w:divBdr>
                <w:top w:val="none" w:sz="0" w:space="0" w:color="auto"/>
                <w:left w:val="none" w:sz="0" w:space="0" w:color="auto"/>
                <w:bottom w:val="none" w:sz="0" w:space="0" w:color="auto"/>
                <w:right w:val="none" w:sz="0" w:space="0" w:color="auto"/>
              </w:divBdr>
            </w:div>
            <w:div w:id="1347557177">
              <w:marLeft w:val="0"/>
              <w:marRight w:val="0"/>
              <w:marTop w:val="0"/>
              <w:marBottom w:val="0"/>
              <w:divBdr>
                <w:top w:val="none" w:sz="0" w:space="0" w:color="auto"/>
                <w:left w:val="none" w:sz="0" w:space="0" w:color="auto"/>
                <w:bottom w:val="none" w:sz="0" w:space="0" w:color="auto"/>
                <w:right w:val="none" w:sz="0" w:space="0" w:color="auto"/>
              </w:divBdr>
            </w:div>
            <w:div w:id="1641576063">
              <w:marLeft w:val="0"/>
              <w:marRight w:val="0"/>
              <w:marTop w:val="0"/>
              <w:marBottom w:val="0"/>
              <w:divBdr>
                <w:top w:val="none" w:sz="0" w:space="0" w:color="auto"/>
                <w:left w:val="none" w:sz="0" w:space="0" w:color="auto"/>
                <w:bottom w:val="none" w:sz="0" w:space="0" w:color="auto"/>
                <w:right w:val="none" w:sz="0" w:space="0" w:color="auto"/>
              </w:divBdr>
            </w:div>
            <w:div w:id="188180668">
              <w:marLeft w:val="0"/>
              <w:marRight w:val="0"/>
              <w:marTop w:val="0"/>
              <w:marBottom w:val="0"/>
              <w:divBdr>
                <w:top w:val="none" w:sz="0" w:space="0" w:color="auto"/>
                <w:left w:val="none" w:sz="0" w:space="0" w:color="auto"/>
                <w:bottom w:val="none" w:sz="0" w:space="0" w:color="auto"/>
                <w:right w:val="none" w:sz="0" w:space="0" w:color="auto"/>
              </w:divBdr>
            </w:div>
            <w:div w:id="245727142">
              <w:marLeft w:val="0"/>
              <w:marRight w:val="0"/>
              <w:marTop w:val="0"/>
              <w:marBottom w:val="0"/>
              <w:divBdr>
                <w:top w:val="none" w:sz="0" w:space="0" w:color="auto"/>
                <w:left w:val="none" w:sz="0" w:space="0" w:color="auto"/>
                <w:bottom w:val="none" w:sz="0" w:space="0" w:color="auto"/>
                <w:right w:val="none" w:sz="0" w:space="0" w:color="auto"/>
              </w:divBdr>
            </w:div>
            <w:div w:id="66220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64495">
      <w:bodyDiv w:val="1"/>
      <w:marLeft w:val="0"/>
      <w:marRight w:val="0"/>
      <w:marTop w:val="0"/>
      <w:marBottom w:val="0"/>
      <w:divBdr>
        <w:top w:val="none" w:sz="0" w:space="0" w:color="auto"/>
        <w:left w:val="none" w:sz="0" w:space="0" w:color="auto"/>
        <w:bottom w:val="none" w:sz="0" w:space="0" w:color="auto"/>
        <w:right w:val="none" w:sz="0" w:space="0" w:color="auto"/>
      </w:divBdr>
      <w:divsChild>
        <w:div w:id="1615866086">
          <w:marLeft w:val="0"/>
          <w:marRight w:val="0"/>
          <w:marTop w:val="0"/>
          <w:marBottom w:val="0"/>
          <w:divBdr>
            <w:top w:val="none" w:sz="0" w:space="0" w:color="auto"/>
            <w:left w:val="none" w:sz="0" w:space="0" w:color="auto"/>
            <w:bottom w:val="none" w:sz="0" w:space="0" w:color="auto"/>
            <w:right w:val="none" w:sz="0" w:space="0" w:color="auto"/>
          </w:divBdr>
        </w:div>
      </w:divsChild>
    </w:div>
    <w:div w:id="78985802">
      <w:bodyDiv w:val="1"/>
      <w:marLeft w:val="0"/>
      <w:marRight w:val="0"/>
      <w:marTop w:val="0"/>
      <w:marBottom w:val="0"/>
      <w:divBdr>
        <w:top w:val="none" w:sz="0" w:space="0" w:color="auto"/>
        <w:left w:val="none" w:sz="0" w:space="0" w:color="auto"/>
        <w:bottom w:val="none" w:sz="0" w:space="0" w:color="auto"/>
        <w:right w:val="none" w:sz="0" w:space="0" w:color="auto"/>
      </w:divBdr>
      <w:divsChild>
        <w:div w:id="487942475">
          <w:marLeft w:val="0"/>
          <w:marRight w:val="0"/>
          <w:marTop w:val="0"/>
          <w:marBottom w:val="0"/>
          <w:divBdr>
            <w:top w:val="none" w:sz="0" w:space="0" w:color="auto"/>
            <w:left w:val="none" w:sz="0" w:space="0" w:color="auto"/>
            <w:bottom w:val="none" w:sz="0" w:space="0" w:color="auto"/>
            <w:right w:val="none" w:sz="0" w:space="0" w:color="auto"/>
          </w:divBdr>
        </w:div>
      </w:divsChild>
    </w:div>
    <w:div w:id="91627566">
      <w:bodyDiv w:val="1"/>
      <w:marLeft w:val="0"/>
      <w:marRight w:val="0"/>
      <w:marTop w:val="0"/>
      <w:marBottom w:val="0"/>
      <w:divBdr>
        <w:top w:val="none" w:sz="0" w:space="0" w:color="auto"/>
        <w:left w:val="none" w:sz="0" w:space="0" w:color="auto"/>
        <w:bottom w:val="none" w:sz="0" w:space="0" w:color="auto"/>
        <w:right w:val="none" w:sz="0" w:space="0" w:color="auto"/>
      </w:divBdr>
      <w:divsChild>
        <w:div w:id="1598825565">
          <w:marLeft w:val="0"/>
          <w:marRight w:val="0"/>
          <w:marTop w:val="0"/>
          <w:marBottom w:val="0"/>
          <w:divBdr>
            <w:top w:val="none" w:sz="0" w:space="0" w:color="auto"/>
            <w:left w:val="none" w:sz="0" w:space="0" w:color="auto"/>
            <w:bottom w:val="none" w:sz="0" w:space="0" w:color="auto"/>
            <w:right w:val="none" w:sz="0" w:space="0" w:color="auto"/>
          </w:divBdr>
        </w:div>
      </w:divsChild>
    </w:div>
    <w:div w:id="94329857">
      <w:bodyDiv w:val="1"/>
      <w:marLeft w:val="0"/>
      <w:marRight w:val="0"/>
      <w:marTop w:val="0"/>
      <w:marBottom w:val="0"/>
      <w:divBdr>
        <w:top w:val="none" w:sz="0" w:space="0" w:color="auto"/>
        <w:left w:val="none" w:sz="0" w:space="0" w:color="auto"/>
        <w:bottom w:val="none" w:sz="0" w:space="0" w:color="auto"/>
        <w:right w:val="none" w:sz="0" w:space="0" w:color="auto"/>
      </w:divBdr>
      <w:divsChild>
        <w:div w:id="1637294276">
          <w:marLeft w:val="0"/>
          <w:marRight w:val="0"/>
          <w:marTop w:val="0"/>
          <w:marBottom w:val="0"/>
          <w:divBdr>
            <w:top w:val="none" w:sz="0" w:space="0" w:color="auto"/>
            <w:left w:val="none" w:sz="0" w:space="0" w:color="auto"/>
            <w:bottom w:val="none" w:sz="0" w:space="0" w:color="auto"/>
            <w:right w:val="none" w:sz="0" w:space="0" w:color="auto"/>
          </w:divBdr>
        </w:div>
      </w:divsChild>
    </w:div>
    <w:div w:id="95950281">
      <w:bodyDiv w:val="1"/>
      <w:marLeft w:val="0"/>
      <w:marRight w:val="0"/>
      <w:marTop w:val="0"/>
      <w:marBottom w:val="0"/>
      <w:divBdr>
        <w:top w:val="none" w:sz="0" w:space="0" w:color="auto"/>
        <w:left w:val="none" w:sz="0" w:space="0" w:color="auto"/>
        <w:bottom w:val="none" w:sz="0" w:space="0" w:color="auto"/>
        <w:right w:val="none" w:sz="0" w:space="0" w:color="auto"/>
      </w:divBdr>
      <w:divsChild>
        <w:div w:id="1493789300">
          <w:marLeft w:val="0"/>
          <w:marRight w:val="0"/>
          <w:marTop w:val="0"/>
          <w:marBottom w:val="0"/>
          <w:divBdr>
            <w:top w:val="none" w:sz="0" w:space="0" w:color="auto"/>
            <w:left w:val="none" w:sz="0" w:space="0" w:color="auto"/>
            <w:bottom w:val="none" w:sz="0" w:space="0" w:color="auto"/>
            <w:right w:val="none" w:sz="0" w:space="0" w:color="auto"/>
          </w:divBdr>
        </w:div>
      </w:divsChild>
    </w:div>
    <w:div w:id="96491731">
      <w:bodyDiv w:val="1"/>
      <w:marLeft w:val="0"/>
      <w:marRight w:val="0"/>
      <w:marTop w:val="0"/>
      <w:marBottom w:val="0"/>
      <w:divBdr>
        <w:top w:val="none" w:sz="0" w:space="0" w:color="auto"/>
        <w:left w:val="none" w:sz="0" w:space="0" w:color="auto"/>
        <w:bottom w:val="none" w:sz="0" w:space="0" w:color="auto"/>
        <w:right w:val="none" w:sz="0" w:space="0" w:color="auto"/>
      </w:divBdr>
      <w:divsChild>
        <w:div w:id="1128208145">
          <w:marLeft w:val="0"/>
          <w:marRight w:val="0"/>
          <w:marTop w:val="0"/>
          <w:marBottom w:val="0"/>
          <w:divBdr>
            <w:top w:val="none" w:sz="0" w:space="0" w:color="auto"/>
            <w:left w:val="none" w:sz="0" w:space="0" w:color="auto"/>
            <w:bottom w:val="none" w:sz="0" w:space="0" w:color="auto"/>
            <w:right w:val="none" w:sz="0" w:space="0" w:color="auto"/>
          </w:divBdr>
        </w:div>
        <w:div w:id="115494234">
          <w:marLeft w:val="0"/>
          <w:marRight w:val="0"/>
          <w:marTop w:val="0"/>
          <w:marBottom w:val="0"/>
          <w:divBdr>
            <w:top w:val="none" w:sz="0" w:space="0" w:color="auto"/>
            <w:left w:val="none" w:sz="0" w:space="0" w:color="auto"/>
            <w:bottom w:val="none" w:sz="0" w:space="0" w:color="auto"/>
            <w:right w:val="none" w:sz="0" w:space="0" w:color="auto"/>
          </w:divBdr>
        </w:div>
        <w:div w:id="366414887">
          <w:marLeft w:val="0"/>
          <w:marRight w:val="0"/>
          <w:marTop w:val="0"/>
          <w:marBottom w:val="0"/>
          <w:divBdr>
            <w:top w:val="none" w:sz="0" w:space="0" w:color="auto"/>
            <w:left w:val="none" w:sz="0" w:space="0" w:color="auto"/>
            <w:bottom w:val="none" w:sz="0" w:space="0" w:color="auto"/>
            <w:right w:val="none" w:sz="0" w:space="0" w:color="auto"/>
          </w:divBdr>
        </w:div>
        <w:div w:id="820924375">
          <w:marLeft w:val="0"/>
          <w:marRight w:val="0"/>
          <w:marTop w:val="0"/>
          <w:marBottom w:val="0"/>
          <w:divBdr>
            <w:top w:val="none" w:sz="0" w:space="0" w:color="auto"/>
            <w:left w:val="none" w:sz="0" w:space="0" w:color="auto"/>
            <w:bottom w:val="none" w:sz="0" w:space="0" w:color="auto"/>
            <w:right w:val="none" w:sz="0" w:space="0" w:color="auto"/>
          </w:divBdr>
        </w:div>
        <w:div w:id="52435971">
          <w:marLeft w:val="0"/>
          <w:marRight w:val="0"/>
          <w:marTop w:val="0"/>
          <w:marBottom w:val="0"/>
          <w:divBdr>
            <w:top w:val="none" w:sz="0" w:space="0" w:color="auto"/>
            <w:left w:val="none" w:sz="0" w:space="0" w:color="auto"/>
            <w:bottom w:val="none" w:sz="0" w:space="0" w:color="auto"/>
            <w:right w:val="none" w:sz="0" w:space="0" w:color="auto"/>
          </w:divBdr>
        </w:div>
        <w:div w:id="650712978">
          <w:marLeft w:val="0"/>
          <w:marRight w:val="0"/>
          <w:marTop w:val="0"/>
          <w:marBottom w:val="0"/>
          <w:divBdr>
            <w:top w:val="none" w:sz="0" w:space="0" w:color="auto"/>
            <w:left w:val="none" w:sz="0" w:space="0" w:color="auto"/>
            <w:bottom w:val="none" w:sz="0" w:space="0" w:color="auto"/>
            <w:right w:val="none" w:sz="0" w:space="0" w:color="auto"/>
          </w:divBdr>
        </w:div>
        <w:div w:id="1420640145">
          <w:marLeft w:val="0"/>
          <w:marRight w:val="0"/>
          <w:marTop w:val="0"/>
          <w:marBottom w:val="0"/>
          <w:divBdr>
            <w:top w:val="none" w:sz="0" w:space="0" w:color="auto"/>
            <w:left w:val="none" w:sz="0" w:space="0" w:color="auto"/>
            <w:bottom w:val="none" w:sz="0" w:space="0" w:color="auto"/>
            <w:right w:val="none" w:sz="0" w:space="0" w:color="auto"/>
          </w:divBdr>
        </w:div>
        <w:div w:id="1243415607">
          <w:marLeft w:val="0"/>
          <w:marRight w:val="0"/>
          <w:marTop w:val="0"/>
          <w:marBottom w:val="0"/>
          <w:divBdr>
            <w:top w:val="none" w:sz="0" w:space="0" w:color="auto"/>
            <w:left w:val="none" w:sz="0" w:space="0" w:color="auto"/>
            <w:bottom w:val="none" w:sz="0" w:space="0" w:color="auto"/>
            <w:right w:val="none" w:sz="0" w:space="0" w:color="auto"/>
          </w:divBdr>
        </w:div>
        <w:div w:id="880367154">
          <w:marLeft w:val="0"/>
          <w:marRight w:val="0"/>
          <w:marTop w:val="0"/>
          <w:marBottom w:val="0"/>
          <w:divBdr>
            <w:top w:val="none" w:sz="0" w:space="0" w:color="auto"/>
            <w:left w:val="none" w:sz="0" w:space="0" w:color="auto"/>
            <w:bottom w:val="none" w:sz="0" w:space="0" w:color="auto"/>
            <w:right w:val="none" w:sz="0" w:space="0" w:color="auto"/>
          </w:divBdr>
        </w:div>
        <w:div w:id="1818718695">
          <w:marLeft w:val="0"/>
          <w:marRight w:val="0"/>
          <w:marTop w:val="0"/>
          <w:marBottom w:val="0"/>
          <w:divBdr>
            <w:top w:val="none" w:sz="0" w:space="0" w:color="auto"/>
            <w:left w:val="none" w:sz="0" w:space="0" w:color="auto"/>
            <w:bottom w:val="none" w:sz="0" w:space="0" w:color="auto"/>
            <w:right w:val="none" w:sz="0" w:space="0" w:color="auto"/>
          </w:divBdr>
        </w:div>
        <w:div w:id="1566455632">
          <w:marLeft w:val="0"/>
          <w:marRight w:val="0"/>
          <w:marTop w:val="0"/>
          <w:marBottom w:val="0"/>
          <w:divBdr>
            <w:top w:val="none" w:sz="0" w:space="0" w:color="auto"/>
            <w:left w:val="none" w:sz="0" w:space="0" w:color="auto"/>
            <w:bottom w:val="none" w:sz="0" w:space="0" w:color="auto"/>
            <w:right w:val="none" w:sz="0" w:space="0" w:color="auto"/>
          </w:divBdr>
        </w:div>
      </w:divsChild>
    </w:div>
    <w:div w:id="114830159">
      <w:bodyDiv w:val="1"/>
      <w:marLeft w:val="0"/>
      <w:marRight w:val="0"/>
      <w:marTop w:val="0"/>
      <w:marBottom w:val="0"/>
      <w:divBdr>
        <w:top w:val="none" w:sz="0" w:space="0" w:color="auto"/>
        <w:left w:val="none" w:sz="0" w:space="0" w:color="auto"/>
        <w:bottom w:val="none" w:sz="0" w:space="0" w:color="auto"/>
        <w:right w:val="none" w:sz="0" w:space="0" w:color="auto"/>
      </w:divBdr>
      <w:divsChild>
        <w:div w:id="574970833">
          <w:marLeft w:val="0"/>
          <w:marRight w:val="0"/>
          <w:marTop w:val="0"/>
          <w:marBottom w:val="0"/>
          <w:divBdr>
            <w:top w:val="none" w:sz="0" w:space="0" w:color="auto"/>
            <w:left w:val="none" w:sz="0" w:space="0" w:color="auto"/>
            <w:bottom w:val="none" w:sz="0" w:space="0" w:color="auto"/>
            <w:right w:val="none" w:sz="0" w:space="0" w:color="auto"/>
          </w:divBdr>
        </w:div>
      </w:divsChild>
    </w:div>
    <w:div w:id="118651844">
      <w:bodyDiv w:val="1"/>
      <w:marLeft w:val="0"/>
      <w:marRight w:val="0"/>
      <w:marTop w:val="0"/>
      <w:marBottom w:val="0"/>
      <w:divBdr>
        <w:top w:val="none" w:sz="0" w:space="0" w:color="auto"/>
        <w:left w:val="none" w:sz="0" w:space="0" w:color="auto"/>
        <w:bottom w:val="none" w:sz="0" w:space="0" w:color="auto"/>
        <w:right w:val="none" w:sz="0" w:space="0" w:color="auto"/>
      </w:divBdr>
      <w:divsChild>
        <w:div w:id="1855724378">
          <w:marLeft w:val="0"/>
          <w:marRight w:val="0"/>
          <w:marTop w:val="0"/>
          <w:marBottom w:val="0"/>
          <w:divBdr>
            <w:top w:val="none" w:sz="0" w:space="0" w:color="auto"/>
            <w:left w:val="none" w:sz="0" w:space="0" w:color="auto"/>
            <w:bottom w:val="none" w:sz="0" w:space="0" w:color="auto"/>
            <w:right w:val="none" w:sz="0" w:space="0" w:color="auto"/>
          </w:divBdr>
        </w:div>
        <w:div w:id="1519659505">
          <w:marLeft w:val="0"/>
          <w:marRight w:val="0"/>
          <w:marTop w:val="0"/>
          <w:marBottom w:val="0"/>
          <w:divBdr>
            <w:top w:val="none" w:sz="0" w:space="0" w:color="auto"/>
            <w:left w:val="none" w:sz="0" w:space="0" w:color="auto"/>
            <w:bottom w:val="none" w:sz="0" w:space="0" w:color="auto"/>
            <w:right w:val="none" w:sz="0" w:space="0" w:color="auto"/>
          </w:divBdr>
        </w:div>
        <w:div w:id="154340891">
          <w:marLeft w:val="0"/>
          <w:marRight w:val="0"/>
          <w:marTop w:val="0"/>
          <w:marBottom w:val="0"/>
          <w:divBdr>
            <w:top w:val="none" w:sz="0" w:space="0" w:color="auto"/>
            <w:left w:val="none" w:sz="0" w:space="0" w:color="auto"/>
            <w:bottom w:val="none" w:sz="0" w:space="0" w:color="auto"/>
            <w:right w:val="none" w:sz="0" w:space="0" w:color="auto"/>
          </w:divBdr>
        </w:div>
        <w:div w:id="575556346">
          <w:marLeft w:val="0"/>
          <w:marRight w:val="0"/>
          <w:marTop w:val="0"/>
          <w:marBottom w:val="0"/>
          <w:divBdr>
            <w:top w:val="none" w:sz="0" w:space="0" w:color="auto"/>
            <w:left w:val="none" w:sz="0" w:space="0" w:color="auto"/>
            <w:bottom w:val="none" w:sz="0" w:space="0" w:color="auto"/>
            <w:right w:val="none" w:sz="0" w:space="0" w:color="auto"/>
          </w:divBdr>
        </w:div>
        <w:div w:id="2096975197">
          <w:marLeft w:val="0"/>
          <w:marRight w:val="0"/>
          <w:marTop w:val="0"/>
          <w:marBottom w:val="0"/>
          <w:divBdr>
            <w:top w:val="none" w:sz="0" w:space="0" w:color="auto"/>
            <w:left w:val="none" w:sz="0" w:space="0" w:color="auto"/>
            <w:bottom w:val="none" w:sz="0" w:space="0" w:color="auto"/>
            <w:right w:val="none" w:sz="0" w:space="0" w:color="auto"/>
          </w:divBdr>
        </w:div>
        <w:div w:id="175195156">
          <w:marLeft w:val="0"/>
          <w:marRight w:val="0"/>
          <w:marTop w:val="0"/>
          <w:marBottom w:val="0"/>
          <w:divBdr>
            <w:top w:val="none" w:sz="0" w:space="0" w:color="auto"/>
            <w:left w:val="none" w:sz="0" w:space="0" w:color="auto"/>
            <w:bottom w:val="none" w:sz="0" w:space="0" w:color="auto"/>
            <w:right w:val="none" w:sz="0" w:space="0" w:color="auto"/>
          </w:divBdr>
        </w:div>
        <w:div w:id="1555922271">
          <w:marLeft w:val="0"/>
          <w:marRight w:val="0"/>
          <w:marTop w:val="0"/>
          <w:marBottom w:val="0"/>
          <w:divBdr>
            <w:top w:val="none" w:sz="0" w:space="0" w:color="auto"/>
            <w:left w:val="none" w:sz="0" w:space="0" w:color="auto"/>
            <w:bottom w:val="none" w:sz="0" w:space="0" w:color="auto"/>
            <w:right w:val="none" w:sz="0" w:space="0" w:color="auto"/>
          </w:divBdr>
        </w:div>
        <w:div w:id="1651863910">
          <w:marLeft w:val="0"/>
          <w:marRight w:val="0"/>
          <w:marTop w:val="0"/>
          <w:marBottom w:val="0"/>
          <w:divBdr>
            <w:top w:val="none" w:sz="0" w:space="0" w:color="auto"/>
            <w:left w:val="none" w:sz="0" w:space="0" w:color="auto"/>
            <w:bottom w:val="none" w:sz="0" w:space="0" w:color="auto"/>
            <w:right w:val="none" w:sz="0" w:space="0" w:color="auto"/>
          </w:divBdr>
        </w:div>
        <w:div w:id="277370764">
          <w:marLeft w:val="0"/>
          <w:marRight w:val="0"/>
          <w:marTop w:val="0"/>
          <w:marBottom w:val="0"/>
          <w:divBdr>
            <w:top w:val="none" w:sz="0" w:space="0" w:color="auto"/>
            <w:left w:val="none" w:sz="0" w:space="0" w:color="auto"/>
            <w:bottom w:val="none" w:sz="0" w:space="0" w:color="auto"/>
            <w:right w:val="none" w:sz="0" w:space="0" w:color="auto"/>
          </w:divBdr>
        </w:div>
        <w:div w:id="1211267428">
          <w:marLeft w:val="0"/>
          <w:marRight w:val="0"/>
          <w:marTop w:val="0"/>
          <w:marBottom w:val="0"/>
          <w:divBdr>
            <w:top w:val="none" w:sz="0" w:space="0" w:color="auto"/>
            <w:left w:val="none" w:sz="0" w:space="0" w:color="auto"/>
            <w:bottom w:val="none" w:sz="0" w:space="0" w:color="auto"/>
            <w:right w:val="none" w:sz="0" w:space="0" w:color="auto"/>
          </w:divBdr>
        </w:div>
        <w:div w:id="241378091">
          <w:marLeft w:val="0"/>
          <w:marRight w:val="0"/>
          <w:marTop w:val="0"/>
          <w:marBottom w:val="0"/>
          <w:divBdr>
            <w:top w:val="none" w:sz="0" w:space="0" w:color="auto"/>
            <w:left w:val="none" w:sz="0" w:space="0" w:color="auto"/>
            <w:bottom w:val="none" w:sz="0" w:space="0" w:color="auto"/>
            <w:right w:val="none" w:sz="0" w:space="0" w:color="auto"/>
          </w:divBdr>
        </w:div>
        <w:div w:id="851989930">
          <w:marLeft w:val="0"/>
          <w:marRight w:val="0"/>
          <w:marTop w:val="0"/>
          <w:marBottom w:val="0"/>
          <w:divBdr>
            <w:top w:val="none" w:sz="0" w:space="0" w:color="auto"/>
            <w:left w:val="none" w:sz="0" w:space="0" w:color="auto"/>
            <w:bottom w:val="none" w:sz="0" w:space="0" w:color="auto"/>
            <w:right w:val="none" w:sz="0" w:space="0" w:color="auto"/>
          </w:divBdr>
        </w:div>
        <w:div w:id="1888761087">
          <w:marLeft w:val="0"/>
          <w:marRight w:val="0"/>
          <w:marTop w:val="0"/>
          <w:marBottom w:val="0"/>
          <w:divBdr>
            <w:top w:val="none" w:sz="0" w:space="0" w:color="auto"/>
            <w:left w:val="none" w:sz="0" w:space="0" w:color="auto"/>
            <w:bottom w:val="none" w:sz="0" w:space="0" w:color="auto"/>
            <w:right w:val="none" w:sz="0" w:space="0" w:color="auto"/>
          </w:divBdr>
        </w:div>
        <w:div w:id="828641137">
          <w:marLeft w:val="0"/>
          <w:marRight w:val="0"/>
          <w:marTop w:val="0"/>
          <w:marBottom w:val="0"/>
          <w:divBdr>
            <w:top w:val="none" w:sz="0" w:space="0" w:color="auto"/>
            <w:left w:val="none" w:sz="0" w:space="0" w:color="auto"/>
            <w:bottom w:val="none" w:sz="0" w:space="0" w:color="auto"/>
            <w:right w:val="none" w:sz="0" w:space="0" w:color="auto"/>
          </w:divBdr>
        </w:div>
        <w:div w:id="1950970665">
          <w:marLeft w:val="0"/>
          <w:marRight w:val="0"/>
          <w:marTop w:val="0"/>
          <w:marBottom w:val="0"/>
          <w:divBdr>
            <w:top w:val="none" w:sz="0" w:space="0" w:color="auto"/>
            <w:left w:val="none" w:sz="0" w:space="0" w:color="auto"/>
            <w:bottom w:val="none" w:sz="0" w:space="0" w:color="auto"/>
            <w:right w:val="none" w:sz="0" w:space="0" w:color="auto"/>
          </w:divBdr>
        </w:div>
        <w:div w:id="369651442">
          <w:marLeft w:val="0"/>
          <w:marRight w:val="0"/>
          <w:marTop w:val="0"/>
          <w:marBottom w:val="0"/>
          <w:divBdr>
            <w:top w:val="none" w:sz="0" w:space="0" w:color="auto"/>
            <w:left w:val="none" w:sz="0" w:space="0" w:color="auto"/>
            <w:bottom w:val="none" w:sz="0" w:space="0" w:color="auto"/>
            <w:right w:val="none" w:sz="0" w:space="0" w:color="auto"/>
          </w:divBdr>
        </w:div>
        <w:div w:id="1583174982">
          <w:marLeft w:val="0"/>
          <w:marRight w:val="0"/>
          <w:marTop w:val="0"/>
          <w:marBottom w:val="0"/>
          <w:divBdr>
            <w:top w:val="none" w:sz="0" w:space="0" w:color="auto"/>
            <w:left w:val="none" w:sz="0" w:space="0" w:color="auto"/>
            <w:bottom w:val="none" w:sz="0" w:space="0" w:color="auto"/>
            <w:right w:val="none" w:sz="0" w:space="0" w:color="auto"/>
          </w:divBdr>
        </w:div>
      </w:divsChild>
    </w:div>
    <w:div w:id="136069367">
      <w:bodyDiv w:val="1"/>
      <w:marLeft w:val="0"/>
      <w:marRight w:val="0"/>
      <w:marTop w:val="0"/>
      <w:marBottom w:val="0"/>
      <w:divBdr>
        <w:top w:val="none" w:sz="0" w:space="0" w:color="auto"/>
        <w:left w:val="none" w:sz="0" w:space="0" w:color="auto"/>
        <w:bottom w:val="none" w:sz="0" w:space="0" w:color="auto"/>
        <w:right w:val="none" w:sz="0" w:space="0" w:color="auto"/>
      </w:divBdr>
      <w:divsChild>
        <w:div w:id="990669645">
          <w:marLeft w:val="0"/>
          <w:marRight w:val="0"/>
          <w:marTop w:val="0"/>
          <w:marBottom w:val="0"/>
          <w:divBdr>
            <w:top w:val="none" w:sz="0" w:space="0" w:color="auto"/>
            <w:left w:val="none" w:sz="0" w:space="0" w:color="auto"/>
            <w:bottom w:val="none" w:sz="0" w:space="0" w:color="auto"/>
            <w:right w:val="none" w:sz="0" w:space="0" w:color="auto"/>
          </w:divBdr>
          <w:divsChild>
            <w:div w:id="1485050441">
              <w:marLeft w:val="0"/>
              <w:marRight w:val="0"/>
              <w:marTop w:val="0"/>
              <w:marBottom w:val="0"/>
              <w:divBdr>
                <w:top w:val="none" w:sz="0" w:space="0" w:color="auto"/>
                <w:left w:val="none" w:sz="0" w:space="0" w:color="auto"/>
                <w:bottom w:val="none" w:sz="0" w:space="0" w:color="auto"/>
                <w:right w:val="none" w:sz="0" w:space="0" w:color="auto"/>
              </w:divBdr>
            </w:div>
            <w:div w:id="203560004">
              <w:marLeft w:val="0"/>
              <w:marRight w:val="0"/>
              <w:marTop w:val="0"/>
              <w:marBottom w:val="0"/>
              <w:divBdr>
                <w:top w:val="none" w:sz="0" w:space="0" w:color="auto"/>
                <w:left w:val="none" w:sz="0" w:space="0" w:color="auto"/>
                <w:bottom w:val="none" w:sz="0" w:space="0" w:color="auto"/>
                <w:right w:val="none" w:sz="0" w:space="0" w:color="auto"/>
              </w:divBdr>
            </w:div>
            <w:div w:id="199100140">
              <w:marLeft w:val="0"/>
              <w:marRight w:val="0"/>
              <w:marTop w:val="0"/>
              <w:marBottom w:val="0"/>
              <w:divBdr>
                <w:top w:val="none" w:sz="0" w:space="0" w:color="auto"/>
                <w:left w:val="none" w:sz="0" w:space="0" w:color="auto"/>
                <w:bottom w:val="none" w:sz="0" w:space="0" w:color="auto"/>
                <w:right w:val="none" w:sz="0" w:space="0" w:color="auto"/>
              </w:divBdr>
            </w:div>
            <w:div w:id="276528366">
              <w:marLeft w:val="0"/>
              <w:marRight w:val="0"/>
              <w:marTop w:val="0"/>
              <w:marBottom w:val="0"/>
              <w:divBdr>
                <w:top w:val="none" w:sz="0" w:space="0" w:color="auto"/>
                <w:left w:val="none" w:sz="0" w:space="0" w:color="auto"/>
                <w:bottom w:val="none" w:sz="0" w:space="0" w:color="auto"/>
                <w:right w:val="none" w:sz="0" w:space="0" w:color="auto"/>
              </w:divBdr>
            </w:div>
            <w:div w:id="1665236615">
              <w:marLeft w:val="0"/>
              <w:marRight w:val="0"/>
              <w:marTop w:val="0"/>
              <w:marBottom w:val="0"/>
              <w:divBdr>
                <w:top w:val="none" w:sz="0" w:space="0" w:color="auto"/>
                <w:left w:val="none" w:sz="0" w:space="0" w:color="auto"/>
                <w:bottom w:val="none" w:sz="0" w:space="0" w:color="auto"/>
                <w:right w:val="none" w:sz="0" w:space="0" w:color="auto"/>
              </w:divBdr>
            </w:div>
            <w:div w:id="975836379">
              <w:marLeft w:val="0"/>
              <w:marRight w:val="0"/>
              <w:marTop w:val="0"/>
              <w:marBottom w:val="0"/>
              <w:divBdr>
                <w:top w:val="none" w:sz="0" w:space="0" w:color="auto"/>
                <w:left w:val="none" w:sz="0" w:space="0" w:color="auto"/>
                <w:bottom w:val="none" w:sz="0" w:space="0" w:color="auto"/>
                <w:right w:val="none" w:sz="0" w:space="0" w:color="auto"/>
              </w:divBdr>
            </w:div>
            <w:div w:id="488329988">
              <w:marLeft w:val="0"/>
              <w:marRight w:val="0"/>
              <w:marTop w:val="0"/>
              <w:marBottom w:val="0"/>
              <w:divBdr>
                <w:top w:val="none" w:sz="0" w:space="0" w:color="auto"/>
                <w:left w:val="none" w:sz="0" w:space="0" w:color="auto"/>
                <w:bottom w:val="none" w:sz="0" w:space="0" w:color="auto"/>
                <w:right w:val="none" w:sz="0" w:space="0" w:color="auto"/>
              </w:divBdr>
            </w:div>
            <w:div w:id="1889565946">
              <w:marLeft w:val="0"/>
              <w:marRight w:val="0"/>
              <w:marTop w:val="0"/>
              <w:marBottom w:val="0"/>
              <w:divBdr>
                <w:top w:val="none" w:sz="0" w:space="0" w:color="auto"/>
                <w:left w:val="none" w:sz="0" w:space="0" w:color="auto"/>
                <w:bottom w:val="none" w:sz="0" w:space="0" w:color="auto"/>
                <w:right w:val="none" w:sz="0" w:space="0" w:color="auto"/>
              </w:divBdr>
            </w:div>
            <w:div w:id="514393037">
              <w:marLeft w:val="0"/>
              <w:marRight w:val="0"/>
              <w:marTop w:val="0"/>
              <w:marBottom w:val="0"/>
              <w:divBdr>
                <w:top w:val="none" w:sz="0" w:space="0" w:color="auto"/>
                <w:left w:val="none" w:sz="0" w:space="0" w:color="auto"/>
                <w:bottom w:val="none" w:sz="0" w:space="0" w:color="auto"/>
                <w:right w:val="none" w:sz="0" w:space="0" w:color="auto"/>
              </w:divBdr>
            </w:div>
            <w:div w:id="1678727959">
              <w:marLeft w:val="0"/>
              <w:marRight w:val="0"/>
              <w:marTop w:val="0"/>
              <w:marBottom w:val="0"/>
              <w:divBdr>
                <w:top w:val="none" w:sz="0" w:space="0" w:color="auto"/>
                <w:left w:val="none" w:sz="0" w:space="0" w:color="auto"/>
                <w:bottom w:val="none" w:sz="0" w:space="0" w:color="auto"/>
                <w:right w:val="none" w:sz="0" w:space="0" w:color="auto"/>
              </w:divBdr>
            </w:div>
            <w:div w:id="639967762">
              <w:marLeft w:val="0"/>
              <w:marRight w:val="0"/>
              <w:marTop w:val="0"/>
              <w:marBottom w:val="0"/>
              <w:divBdr>
                <w:top w:val="none" w:sz="0" w:space="0" w:color="auto"/>
                <w:left w:val="none" w:sz="0" w:space="0" w:color="auto"/>
                <w:bottom w:val="none" w:sz="0" w:space="0" w:color="auto"/>
                <w:right w:val="none" w:sz="0" w:space="0" w:color="auto"/>
              </w:divBdr>
            </w:div>
            <w:div w:id="362364200">
              <w:marLeft w:val="0"/>
              <w:marRight w:val="0"/>
              <w:marTop w:val="0"/>
              <w:marBottom w:val="0"/>
              <w:divBdr>
                <w:top w:val="none" w:sz="0" w:space="0" w:color="auto"/>
                <w:left w:val="none" w:sz="0" w:space="0" w:color="auto"/>
                <w:bottom w:val="none" w:sz="0" w:space="0" w:color="auto"/>
                <w:right w:val="none" w:sz="0" w:space="0" w:color="auto"/>
              </w:divBdr>
            </w:div>
            <w:div w:id="1306161743">
              <w:marLeft w:val="0"/>
              <w:marRight w:val="0"/>
              <w:marTop w:val="0"/>
              <w:marBottom w:val="0"/>
              <w:divBdr>
                <w:top w:val="none" w:sz="0" w:space="0" w:color="auto"/>
                <w:left w:val="none" w:sz="0" w:space="0" w:color="auto"/>
                <w:bottom w:val="none" w:sz="0" w:space="0" w:color="auto"/>
                <w:right w:val="none" w:sz="0" w:space="0" w:color="auto"/>
              </w:divBdr>
            </w:div>
            <w:div w:id="166412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38363">
      <w:bodyDiv w:val="1"/>
      <w:marLeft w:val="0"/>
      <w:marRight w:val="0"/>
      <w:marTop w:val="0"/>
      <w:marBottom w:val="0"/>
      <w:divBdr>
        <w:top w:val="none" w:sz="0" w:space="0" w:color="auto"/>
        <w:left w:val="none" w:sz="0" w:space="0" w:color="auto"/>
        <w:bottom w:val="none" w:sz="0" w:space="0" w:color="auto"/>
        <w:right w:val="none" w:sz="0" w:space="0" w:color="auto"/>
      </w:divBdr>
      <w:divsChild>
        <w:div w:id="2070567862">
          <w:marLeft w:val="0"/>
          <w:marRight w:val="0"/>
          <w:marTop w:val="0"/>
          <w:marBottom w:val="0"/>
          <w:divBdr>
            <w:top w:val="none" w:sz="0" w:space="0" w:color="auto"/>
            <w:left w:val="none" w:sz="0" w:space="0" w:color="auto"/>
            <w:bottom w:val="none" w:sz="0" w:space="0" w:color="auto"/>
            <w:right w:val="none" w:sz="0" w:space="0" w:color="auto"/>
          </w:divBdr>
          <w:divsChild>
            <w:div w:id="4947629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41309513">
      <w:bodyDiv w:val="1"/>
      <w:marLeft w:val="0"/>
      <w:marRight w:val="0"/>
      <w:marTop w:val="0"/>
      <w:marBottom w:val="0"/>
      <w:divBdr>
        <w:top w:val="none" w:sz="0" w:space="0" w:color="auto"/>
        <w:left w:val="none" w:sz="0" w:space="0" w:color="auto"/>
        <w:bottom w:val="none" w:sz="0" w:space="0" w:color="auto"/>
        <w:right w:val="none" w:sz="0" w:space="0" w:color="auto"/>
      </w:divBdr>
      <w:divsChild>
        <w:div w:id="1117991639">
          <w:marLeft w:val="0"/>
          <w:marRight w:val="0"/>
          <w:marTop w:val="0"/>
          <w:marBottom w:val="0"/>
          <w:divBdr>
            <w:top w:val="none" w:sz="0" w:space="0" w:color="auto"/>
            <w:left w:val="none" w:sz="0" w:space="0" w:color="auto"/>
            <w:bottom w:val="none" w:sz="0" w:space="0" w:color="auto"/>
            <w:right w:val="none" w:sz="0" w:space="0" w:color="auto"/>
          </w:divBdr>
        </w:div>
      </w:divsChild>
    </w:div>
    <w:div w:id="149098110">
      <w:bodyDiv w:val="1"/>
      <w:marLeft w:val="0"/>
      <w:marRight w:val="0"/>
      <w:marTop w:val="0"/>
      <w:marBottom w:val="0"/>
      <w:divBdr>
        <w:top w:val="none" w:sz="0" w:space="0" w:color="auto"/>
        <w:left w:val="none" w:sz="0" w:space="0" w:color="auto"/>
        <w:bottom w:val="none" w:sz="0" w:space="0" w:color="auto"/>
        <w:right w:val="none" w:sz="0" w:space="0" w:color="auto"/>
      </w:divBdr>
      <w:divsChild>
        <w:div w:id="514730774">
          <w:marLeft w:val="0"/>
          <w:marRight w:val="0"/>
          <w:marTop w:val="0"/>
          <w:marBottom w:val="0"/>
          <w:divBdr>
            <w:top w:val="none" w:sz="0" w:space="0" w:color="auto"/>
            <w:left w:val="none" w:sz="0" w:space="0" w:color="auto"/>
            <w:bottom w:val="none" w:sz="0" w:space="0" w:color="auto"/>
            <w:right w:val="none" w:sz="0" w:space="0" w:color="auto"/>
          </w:divBdr>
        </w:div>
      </w:divsChild>
    </w:div>
    <w:div w:id="149711493">
      <w:bodyDiv w:val="1"/>
      <w:marLeft w:val="0"/>
      <w:marRight w:val="0"/>
      <w:marTop w:val="0"/>
      <w:marBottom w:val="0"/>
      <w:divBdr>
        <w:top w:val="none" w:sz="0" w:space="0" w:color="auto"/>
        <w:left w:val="none" w:sz="0" w:space="0" w:color="auto"/>
        <w:bottom w:val="none" w:sz="0" w:space="0" w:color="auto"/>
        <w:right w:val="none" w:sz="0" w:space="0" w:color="auto"/>
      </w:divBdr>
      <w:divsChild>
        <w:div w:id="49235373">
          <w:marLeft w:val="0"/>
          <w:marRight w:val="0"/>
          <w:marTop w:val="0"/>
          <w:marBottom w:val="0"/>
          <w:divBdr>
            <w:top w:val="none" w:sz="0" w:space="0" w:color="auto"/>
            <w:left w:val="none" w:sz="0" w:space="0" w:color="auto"/>
            <w:bottom w:val="none" w:sz="0" w:space="0" w:color="auto"/>
            <w:right w:val="none" w:sz="0" w:space="0" w:color="auto"/>
          </w:divBdr>
        </w:div>
      </w:divsChild>
    </w:div>
    <w:div w:id="150566445">
      <w:bodyDiv w:val="1"/>
      <w:marLeft w:val="0"/>
      <w:marRight w:val="0"/>
      <w:marTop w:val="0"/>
      <w:marBottom w:val="0"/>
      <w:divBdr>
        <w:top w:val="none" w:sz="0" w:space="0" w:color="auto"/>
        <w:left w:val="none" w:sz="0" w:space="0" w:color="auto"/>
        <w:bottom w:val="none" w:sz="0" w:space="0" w:color="auto"/>
        <w:right w:val="none" w:sz="0" w:space="0" w:color="auto"/>
      </w:divBdr>
      <w:divsChild>
        <w:div w:id="283931346">
          <w:marLeft w:val="0"/>
          <w:marRight w:val="0"/>
          <w:marTop w:val="0"/>
          <w:marBottom w:val="0"/>
          <w:divBdr>
            <w:top w:val="none" w:sz="0" w:space="0" w:color="auto"/>
            <w:left w:val="none" w:sz="0" w:space="0" w:color="auto"/>
            <w:bottom w:val="none" w:sz="0" w:space="0" w:color="auto"/>
            <w:right w:val="none" w:sz="0" w:space="0" w:color="auto"/>
          </w:divBdr>
          <w:divsChild>
            <w:div w:id="25613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35540">
      <w:bodyDiv w:val="1"/>
      <w:marLeft w:val="0"/>
      <w:marRight w:val="0"/>
      <w:marTop w:val="0"/>
      <w:marBottom w:val="0"/>
      <w:divBdr>
        <w:top w:val="none" w:sz="0" w:space="0" w:color="auto"/>
        <w:left w:val="none" w:sz="0" w:space="0" w:color="auto"/>
        <w:bottom w:val="none" w:sz="0" w:space="0" w:color="auto"/>
        <w:right w:val="none" w:sz="0" w:space="0" w:color="auto"/>
      </w:divBdr>
      <w:divsChild>
        <w:div w:id="1109200814">
          <w:marLeft w:val="0"/>
          <w:marRight w:val="0"/>
          <w:marTop w:val="0"/>
          <w:marBottom w:val="0"/>
          <w:divBdr>
            <w:top w:val="none" w:sz="0" w:space="0" w:color="auto"/>
            <w:left w:val="none" w:sz="0" w:space="0" w:color="auto"/>
            <w:bottom w:val="none" w:sz="0" w:space="0" w:color="auto"/>
            <w:right w:val="none" w:sz="0" w:space="0" w:color="auto"/>
          </w:divBdr>
          <w:divsChild>
            <w:div w:id="1296178203">
              <w:marLeft w:val="0"/>
              <w:marRight w:val="0"/>
              <w:marTop w:val="0"/>
              <w:marBottom w:val="0"/>
              <w:divBdr>
                <w:top w:val="none" w:sz="0" w:space="0" w:color="auto"/>
                <w:left w:val="none" w:sz="0" w:space="0" w:color="auto"/>
                <w:bottom w:val="none" w:sz="0" w:space="0" w:color="auto"/>
                <w:right w:val="none" w:sz="0" w:space="0" w:color="auto"/>
              </w:divBdr>
            </w:div>
            <w:div w:id="1323580772">
              <w:marLeft w:val="0"/>
              <w:marRight w:val="0"/>
              <w:marTop w:val="0"/>
              <w:marBottom w:val="0"/>
              <w:divBdr>
                <w:top w:val="none" w:sz="0" w:space="0" w:color="auto"/>
                <w:left w:val="none" w:sz="0" w:space="0" w:color="auto"/>
                <w:bottom w:val="none" w:sz="0" w:space="0" w:color="auto"/>
                <w:right w:val="none" w:sz="0" w:space="0" w:color="auto"/>
              </w:divBdr>
            </w:div>
            <w:div w:id="1219319860">
              <w:marLeft w:val="0"/>
              <w:marRight w:val="0"/>
              <w:marTop w:val="0"/>
              <w:marBottom w:val="0"/>
              <w:divBdr>
                <w:top w:val="none" w:sz="0" w:space="0" w:color="auto"/>
                <w:left w:val="none" w:sz="0" w:space="0" w:color="auto"/>
                <w:bottom w:val="none" w:sz="0" w:space="0" w:color="auto"/>
                <w:right w:val="none" w:sz="0" w:space="0" w:color="auto"/>
              </w:divBdr>
            </w:div>
            <w:div w:id="1598832463">
              <w:marLeft w:val="0"/>
              <w:marRight w:val="0"/>
              <w:marTop w:val="0"/>
              <w:marBottom w:val="0"/>
              <w:divBdr>
                <w:top w:val="none" w:sz="0" w:space="0" w:color="auto"/>
                <w:left w:val="none" w:sz="0" w:space="0" w:color="auto"/>
                <w:bottom w:val="none" w:sz="0" w:space="0" w:color="auto"/>
                <w:right w:val="none" w:sz="0" w:space="0" w:color="auto"/>
              </w:divBdr>
            </w:div>
            <w:div w:id="1369641185">
              <w:marLeft w:val="0"/>
              <w:marRight w:val="0"/>
              <w:marTop w:val="0"/>
              <w:marBottom w:val="0"/>
              <w:divBdr>
                <w:top w:val="none" w:sz="0" w:space="0" w:color="auto"/>
                <w:left w:val="none" w:sz="0" w:space="0" w:color="auto"/>
                <w:bottom w:val="none" w:sz="0" w:space="0" w:color="auto"/>
                <w:right w:val="none" w:sz="0" w:space="0" w:color="auto"/>
              </w:divBdr>
            </w:div>
            <w:div w:id="415590171">
              <w:marLeft w:val="0"/>
              <w:marRight w:val="0"/>
              <w:marTop w:val="0"/>
              <w:marBottom w:val="0"/>
              <w:divBdr>
                <w:top w:val="none" w:sz="0" w:space="0" w:color="auto"/>
                <w:left w:val="none" w:sz="0" w:space="0" w:color="auto"/>
                <w:bottom w:val="none" w:sz="0" w:space="0" w:color="auto"/>
                <w:right w:val="none" w:sz="0" w:space="0" w:color="auto"/>
              </w:divBdr>
            </w:div>
            <w:div w:id="710809200">
              <w:marLeft w:val="0"/>
              <w:marRight w:val="0"/>
              <w:marTop w:val="0"/>
              <w:marBottom w:val="0"/>
              <w:divBdr>
                <w:top w:val="none" w:sz="0" w:space="0" w:color="auto"/>
                <w:left w:val="none" w:sz="0" w:space="0" w:color="auto"/>
                <w:bottom w:val="none" w:sz="0" w:space="0" w:color="auto"/>
                <w:right w:val="none" w:sz="0" w:space="0" w:color="auto"/>
              </w:divBdr>
            </w:div>
            <w:div w:id="1242568351">
              <w:marLeft w:val="0"/>
              <w:marRight w:val="0"/>
              <w:marTop w:val="0"/>
              <w:marBottom w:val="0"/>
              <w:divBdr>
                <w:top w:val="none" w:sz="0" w:space="0" w:color="auto"/>
                <w:left w:val="none" w:sz="0" w:space="0" w:color="auto"/>
                <w:bottom w:val="none" w:sz="0" w:space="0" w:color="auto"/>
                <w:right w:val="none" w:sz="0" w:space="0" w:color="auto"/>
              </w:divBdr>
            </w:div>
            <w:div w:id="1530684637">
              <w:marLeft w:val="0"/>
              <w:marRight w:val="0"/>
              <w:marTop w:val="0"/>
              <w:marBottom w:val="0"/>
              <w:divBdr>
                <w:top w:val="none" w:sz="0" w:space="0" w:color="auto"/>
                <w:left w:val="none" w:sz="0" w:space="0" w:color="auto"/>
                <w:bottom w:val="none" w:sz="0" w:space="0" w:color="auto"/>
                <w:right w:val="none" w:sz="0" w:space="0" w:color="auto"/>
              </w:divBdr>
            </w:div>
            <w:div w:id="607663708">
              <w:marLeft w:val="0"/>
              <w:marRight w:val="0"/>
              <w:marTop w:val="0"/>
              <w:marBottom w:val="0"/>
              <w:divBdr>
                <w:top w:val="none" w:sz="0" w:space="0" w:color="auto"/>
                <w:left w:val="none" w:sz="0" w:space="0" w:color="auto"/>
                <w:bottom w:val="none" w:sz="0" w:space="0" w:color="auto"/>
                <w:right w:val="none" w:sz="0" w:space="0" w:color="auto"/>
              </w:divBdr>
            </w:div>
            <w:div w:id="1969621310">
              <w:marLeft w:val="0"/>
              <w:marRight w:val="0"/>
              <w:marTop w:val="0"/>
              <w:marBottom w:val="0"/>
              <w:divBdr>
                <w:top w:val="none" w:sz="0" w:space="0" w:color="auto"/>
                <w:left w:val="none" w:sz="0" w:space="0" w:color="auto"/>
                <w:bottom w:val="none" w:sz="0" w:space="0" w:color="auto"/>
                <w:right w:val="none" w:sz="0" w:space="0" w:color="auto"/>
              </w:divBdr>
            </w:div>
            <w:div w:id="163015318">
              <w:marLeft w:val="0"/>
              <w:marRight w:val="0"/>
              <w:marTop w:val="0"/>
              <w:marBottom w:val="0"/>
              <w:divBdr>
                <w:top w:val="none" w:sz="0" w:space="0" w:color="auto"/>
                <w:left w:val="none" w:sz="0" w:space="0" w:color="auto"/>
                <w:bottom w:val="none" w:sz="0" w:space="0" w:color="auto"/>
                <w:right w:val="none" w:sz="0" w:space="0" w:color="auto"/>
              </w:divBdr>
            </w:div>
            <w:div w:id="609435646">
              <w:marLeft w:val="0"/>
              <w:marRight w:val="0"/>
              <w:marTop w:val="0"/>
              <w:marBottom w:val="0"/>
              <w:divBdr>
                <w:top w:val="none" w:sz="0" w:space="0" w:color="auto"/>
                <w:left w:val="none" w:sz="0" w:space="0" w:color="auto"/>
                <w:bottom w:val="none" w:sz="0" w:space="0" w:color="auto"/>
                <w:right w:val="none" w:sz="0" w:space="0" w:color="auto"/>
              </w:divBdr>
            </w:div>
            <w:div w:id="517626827">
              <w:marLeft w:val="0"/>
              <w:marRight w:val="0"/>
              <w:marTop w:val="0"/>
              <w:marBottom w:val="0"/>
              <w:divBdr>
                <w:top w:val="none" w:sz="0" w:space="0" w:color="auto"/>
                <w:left w:val="none" w:sz="0" w:space="0" w:color="auto"/>
                <w:bottom w:val="none" w:sz="0" w:space="0" w:color="auto"/>
                <w:right w:val="none" w:sz="0" w:space="0" w:color="auto"/>
              </w:divBdr>
            </w:div>
            <w:div w:id="550726162">
              <w:marLeft w:val="0"/>
              <w:marRight w:val="0"/>
              <w:marTop w:val="0"/>
              <w:marBottom w:val="0"/>
              <w:divBdr>
                <w:top w:val="none" w:sz="0" w:space="0" w:color="auto"/>
                <w:left w:val="none" w:sz="0" w:space="0" w:color="auto"/>
                <w:bottom w:val="none" w:sz="0" w:space="0" w:color="auto"/>
                <w:right w:val="none" w:sz="0" w:space="0" w:color="auto"/>
              </w:divBdr>
            </w:div>
            <w:div w:id="1748189079">
              <w:marLeft w:val="0"/>
              <w:marRight w:val="0"/>
              <w:marTop w:val="0"/>
              <w:marBottom w:val="0"/>
              <w:divBdr>
                <w:top w:val="none" w:sz="0" w:space="0" w:color="auto"/>
                <w:left w:val="none" w:sz="0" w:space="0" w:color="auto"/>
                <w:bottom w:val="none" w:sz="0" w:space="0" w:color="auto"/>
                <w:right w:val="none" w:sz="0" w:space="0" w:color="auto"/>
              </w:divBdr>
            </w:div>
            <w:div w:id="725952888">
              <w:marLeft w:val="0"/>
              <w:marRight w:val="0"/>
              <w:marTop w:val="0"/>
              <w:marBottom w:val="0"/>
              <w:divBdr>
                <w:top w:val="none" w:sz="0" w:space="0" w:color="auto"/>
                <w:left w:val="none" w:sz="0" w:space="0" w:color="auto"/>
                <w:bottom w:val="none" w:sz="0" w:space="0" w:color="auto"/>
                <w:right w:val="none" w:sz="0" w:space="0" w:color="auto"/>
              </w:divBdr>
            </w:div>
            <w:div w:id="1747529389">
              <w:marLeft w:val="0"/>
              <w:marRight w:val="0"/>
              <w:marTop w:val="0"/>
              <w:marBottom w:val="0"/>
              <w:divBdr>
                <w:top w:val="none" w:sz="0" w:space="0" w:color="auto"/>
                <w:left w:val="none" w:sz="0" w:space="0" w:color="auto"/>
                <w:bottom w:val="none" w:sz="0" w:space="0" w:color="auto"/>
                <w:right w:val="none" w:sz="0" w:space="0" w:color="auto"/>
              </w:divBdr>
            </w:div>
            <w:div w:id="803547743">
              <w:marLeft w:val="0"/>
              <w:marRight w:val="0"/>
              <w:marTop w:val="0"/>
              <w:marBottom w:val="0"/>
              <w:divBdr>
                <w:top w:val="none" w:sz="0" w:space="0" w:color="auto"/>
                <w:left w:val="none" w:sz="0" w:space="0" w:color="auto"/>
                <w:bottom w:val="none" w:sz="0" w:space="0" w:color="auto"/>
                <w:right w:val="none" w:sz="0" w:space="0" w:color="auto"/>
              </w:divBdr>
            </w:div>
            <w:div w:id="181552665">
              <w:marLeft w:val="0"/>
              <w:marRight w:val="0"/>
              <w:marTop w:val="0"/>
              <w:marBottom w:val="0"/>
              <w:divBdr>
                <w:top w:val="none" w:sz="0" w:space="0" w:color="auto"/>
                <w:left w:val="none" w:sz="0" w:space="0" w:color="auto"/>
                <w:bottom w:val="none" w:sz="0" w:space="0" w:color="auto"/>
                <w:right w:val="none" w:sz="0" w:space="0" w:color="auto"/>
              </w:divBdr>
            </w:div>
            <w:div w:id="1059091650">
              <w:marLeft w:val="0"/>
              <w:marRight w:val="0"/>
              <w:marTop w:val="0"/>
              <w:marBottom w:val="0"/>
              <w:divBdr>
                <w:top w:val="none" w:sz="0" w:space="0" w:color="auto"/>
                <w:left w:val="none" w:sz="0" w:space="0" w:color="auto"/>
                <w:bottom w:val="none" w:sz="0" w:space="0" w:color="auto"/>
                <w:right w:val="none" w:sz="0" w:space="0" w:color="auto"/>
              </w:divBdr>
            </w:div>
            <w:div w:id="1734423997">
              <w:marLeft w:val="0"/>
              <w:marRight w:val="0"/>
              <w:marTop w:val="0"/>
              <w:marBottom w:val="0"/>
              <w:divBdr>
                <w:top w:val="none" w:sz="0" w:space="0" w:color="auto"/>
                <w:left w:val="none" w:sz="0" w:space="0" w:color="auto"/>
                <w:bottom w:val="none" w:sz="0" w:space="0" w:color="auto"/>
                <w:right w:val="none" w:sz="0" w:space="0" w:color="auto"/>
              </w:divBdr>
            </w:div>
            <w:div w:id="890120482">
              <w:marLeft w:val="0"/>
              <w:marRight w:val="0"/>
              <w:marTop w:val="0"/>
              <w:marBottom w:val="0"/>
              <w:divBdr>
                <w:top w:val="none" w:sz="0" w:space="0" w:color="auto"/>
                <w:left w:val="none" w:sz="0" w:space="0" w:color="auto"/>
                <w:bottom w:val="none" w:sz="0" w:space="0" w:color="auto"/>
                <w:right w:val="none" w:sz="0" w:space="0" w:color="auto"/>
              </w:divBdr>
            </w:div>
            <w:div w:id="333535773">
              <w:marLeft w:val="0"/>
              <w:marRight w:val="0"/>
              <w:marTop w:val="0"/>
              <w:marBottom w:val="0"/>
              <w:divBdr>
                <w:top w:val="none" w:sz="0" w:space="0" w:color="auto"/>
                <w:left w:val="none" w:sz="0" w:space="0" w:color="auto"/>
                <w:bottom w:val="none" w:sz="0" w:space="0" w:color="auto"/>
                <w:right w:val="none" w:sz="0" w:space="0" w:color="auto"/>
              </w:divBdr>
            </w:div>
            <w:div w:id="782503578">
              <w:marLeft w:val="0"/>
              <w:marRight w:val="0"/>
              <w:marTop w:val="0"/>
              <w:marBottom w:val="0"/>
              <w:divBdr>
                <w:top w:val="none" w:sz="0" w:space="0" w:color="auto"/>
                <w:left w:val="none" w:sz="0" w:space="0" w:color="auto"/>
                <w:bottom w:val="none" w:sz="0" w:space="0" w:color="auto"/>
                <w:right w:val="none" w:sz="0" w:space="0" w:color="auto"/>
              </w:divBdr>
            </w:div>
            <w:div w:id="1152600731">
              <w:marLeft w:val="0"/>
              <w:marRight w:val="0"/>
              <w:marTop w:val="0"/>
              <w:marBottom w:val="0"/>
              <w:divBdr>
                <w:top w:val="none" w:sz="0" w:space="0" w:color="auto"/>
                <w:left w:val="none" w:sz="0" w:space="0" w:color="auto"/>
                <w:bottom w:val="none" w:sz="0" w:space="0" w:color="auto"/>
                <w:right w:val="none" w:sz="0" w:space="0" w:color="auto"/>
              </w:divBdr>
            </w:div>
            <w:div w:id="825897853">
              <w:marLeft w:val="0"/>
              <w:marRight w:val="0"/>
              <w:marTop w:val="0"/>
              <w:marBottom w:val="0"/>
              <w:divBdr>
                <w:top w:val="none" w:sz="0" w:space="0" w:color="auto"/>
                <w:left w:val="none" w:sz="0" w:space="0" w:color="auto"/>
                <w:bottom w:val="none" w:sz="0" w:space="0" w:color="auto"/>
                <w:right w:val="none" w:sz="0" w:space="0" w:color="auto"/>
              </w:divBdr>
            </w:div>
            <w:div w:id="1480611226">
              <w:marLeft w:val="0"/>
              <w:marRight w:val="0"/>
              <w:marTop w:val="0"/>
              <w:marBottom w:val="0"/>
              <w:divBdr>
                <w:top w:val="none" w:sz="0" w:space="0" w:color="auto"/>
                <w:left w:val="none" w:sz="0" w:space="0" w:color="auto"/>
                <w:bottom w:val="none" w:sz="0" w:space="0" w:color="auto"/>
                <w:right w:val="none" w:sz="0" w:space="0" w:color="auto"/>
              </w:divBdr>
            </w:div>
            <w:div w:id="601376274">
              <w:marLeft w:val="0"/>
              <w:marRight w:val="0"/>
              <w:marTop w:val="0"/>
              <w:marBottom w:val="0"/>
              <w:divBdr>
                <w:top w:val="none" w:sz="0" w:space="0" w:color="auto"/>
                <w:left w:val="none" w:sz="0" w:space="0" w:color="auto"/>
                <w:bottom w:val="none" w:sz="0" w:space="0" w:color="auto"/>
                <w:right w:val="none" w:sz="0" w:space="0" w:color="auto"/>
              </w:divBdr>
            </w:div>
            <w:div w:id="990787848">
              <w:marLeft w:val="0"/>
              <w:marRight w:val="0"/>
              <w:marTop w:val="0"/>
              <w:marBottom w:val="0"/>
              <w:divBdr>
                <w:top w:val="none" w:sz="0" w:space="0" w:color="auto"/>
                <w:left w:val="none" w:sz="0" w:space="0" w:color="auto"/>
                <w:bottom w:val="none" w:sz="0" w:space="0" w:color="auto"/>
                <w:right w:val="none" w:sz="0" w:space="0" w:color="auto"/>
              </w:divBdr>
            </w:div>
            <w:div w:id="26566207">
              <w:marLeft w:val="0"/>
              <w:marRight w:val="0"/>
              <w:marTop w:val="0"/>
              <w:marBottom w:val="0"/>
              <w:divBdr>
                <w:top w:val="none" w:sz="0" w:space="0" w:color="auto"/>
                <w:left w:val="none" w:sz="0" w:space="0" w:color="auto"/>
                <w:bottom w:val="none" w:sz="0" w:space="0" w:color="auto"/>
                <w:right w:val="none" w:sz="0" w:space="0" w:color="auto"/>
              </w:divBdr>
            </w:div>
            <w:div w:id="821966156">
              <w:marLeft w:val="0"/>
              <w:marRight w:val="0"/>
              <w:marTop w:val="0"/>
              <w:marBottom w:val="0"/>
              <w:divBdr>
                <w:top w:val="none" w:sz="0" w:space="0" w:color="auto"/>
                <w:left w:val="none" w:sz="0" w:space="0" w:color="auto"/>
                <w:bottom w:val="none" w:sz="0" w:space="0" w:color="auto"/>
                <w:right w:val="none" w:sz="0" w:space="0" w:color="auto"/>
              </w:divBdr>
            </w:div>
            <w:div w:id="781650284">
              <w:marLeft w:val="0"/>
              <w:marRight w:val="0"/>
              <w:marTop w:val="0"/>
              <w:marBottom w:val="0"/>
              <w:divBdr>
                <w:top w:val="none" w:sz="0" w:space="0" w:color="auto"/>
                <w:left w:val="none" w:sz="0" w:space="0" w:color="auto"/>
                <w:bottom w:val="none" w:sz="0" w:space="0" w:color="auto"/>
                <w:right w:val="none" w:sz="0" w:space="0" w:color="auto"/>
              </w:divBdr>
            </w:div>
            <w:div w:id="34013674">
              <w:marLeft w:val="0"/>
              <w:marRight w:val="0"/>
              <w:marTop w:val="0"/>
              <w:marBottom w:val="0"/>
              <w:divBdr>
                <w:top w:val="none" w:sz="0" w:space="0" w:color="auto"/>
                <w:left w:val="none" w:sz="0" w:space="0" w:color="auto"/>
                <w:bottom w:val="none" w:sz="0" w:space="0" w:color="auto"/>
                <w:right w:val="none" w:sz="0" w:space="0" w:color="auto"/>
              </w:divBdr>
            </w:div>
            <w:div w:id="1936982168">
              <w:marLeft w:val="0"/>
              <w:marRight w:val="0"/>
              <w:marTop w:val="0"/>
              <w:marBottom w:val="0"/>
              <w:divBdr>
                <w:top w:val="none" w:sz="0" w:space="0" w:color="auto"/>
                <w:left w:val="none" w:sz="0" w:space="0" w:color="auto"/>
                <w:bottom w:val="none" w:sz="0" w:space="0" w:color="auto"/>
                <w:right w:val="none" w:sz="0" w:space="0" w:color="auto"/>
              </w:divBdr>
            </w:div>
            <w:div w:id="1304509252">
              <w:marLeft w:val="0"/>
              <w:marRight w:val="0"/>
              <w:marTop w:val="0"/>
              <w:marBottom w:val="0"/>
              <w:divBdr>
                <w:top w:val="none" w:sz="0" w:space="0" w:color="auto"/>
                <w:left w:val="none" w:sz="0" w:space="0" w:color="auto"/>
                <w:bottom w:val="none" w:sz="0" w:space="0" w:color="auto"/>
                <w:right w:val="none" w:sz="0" w:space="0" w:color="auto"/>
              </w:divBdr>
            </w:div>
            <w:div w:id="1231036983">
              <w:marLeft w:val="0"/>
              <w:marRight w:val="0"/>
              <w:marTop w:val="0"/>
              <w:marBottom w:val="0"/>
              <w:divBdr>
                <w:top w:val="none" w:sz="0" w:space="0" w:color="auto"/>
                <w:left w:val="none" w:sz="0" w:space="0" w:color="auto"/>
                <w:bottom w:val="none" w:sz="0" w:space="0" w:color="auto"/>
                <w:right w:val="none" w:sz="0" w:space="0" w:color="auto"/>
              </w:divBdr>
            </w:div>
            <w:div w:id="810902823">
              <w:marLeft w:val="0"/>
              <w:marRight w:val="0"/>
              <w:marTop w:val="0"/>
              <w:marBottom w:val="0"/>
              <w:divBdr>
                <w:top w:val="none" w:sz="0" w:space="0" w:color="auto"/>
                <w:left w:val="none" w:sz="0" w:space="0" w:color="auto"/>
                <w:bottom w:val="none" w:sz="0" w:space="0" w:color="auto"/>
                <w:right w:val="none" w:sz="0" w:space="0" w:color="auto"/>
              </w:divBdr>
            </w:div>
            <w:div w:id="502013339">
              <w:marLeft w:val="0"/>
              <w:marRight w:val="0"/>
              <w:marTop w:val="0"/>
              <w:marBottom w:val="0"/>
              <w:divBdr>
                <w:top w:val="none" w:sz="0" w:space="0" w:color="auto"/>
                <w:left w:val="none" w:sz="0" w:space="0" w:color="auto"/>
                <w:bottom w:val="none" w:sz="0" w:space="0" w:color="auto"/>
                <w:right w:val="none" w:sz="0" w:space="0" w:color="auto"/>
              </w:divBdr>
            </w:div>
            <w:div w:id="1126583314">
              <w:marLeft w:val="0"/>
              <w:marRight w:val="0"/>
              <w:marTop w:val="0"/>
              <w:marBottom w:val="0"/>
              <w:divBdr>
                <w:top w:val="none" w:sz="0" w:space="0" w:color="auto"/>
                <w:left w:val="none" w:sz="0" w:space="0" w:color="auto"/>
                <w:bottom w:val="none" w:sz="0" w:space="0" w:color="auto"/>
                <w:right w:val="none" w:sz="0" w:space="0" w:color="auto"/>
              </w:divBdr>
            </w:div>
            <w:div w:id="2068719664">
              <w:marLeft w:val="0"/>
              <w:marRight w:val="0"/>
              <w:marTop w:val="0"/>
              <w:marBottom w:val="0"/>
              <w:divBdr>
                <w:top w:val="none" w:sz="0" w:space="0" w:color="auto"/>
                <w:left w:val="none" w:sz="0" w:space="0" w:color="auto"/>
                <w:bottom w:val="none" w:sz="0" w:space="0" w:color="auto"/>
                <w:right w:val="none" w:sz="0" w:space="0" w:color="auto"/>
              </w:divBdr>
            </w:div>
            <w:div w:id="1603102804">
              <w:marLeft w:val="0"/>
              <w:marRight w:val="0"/>
              <w:marTop w:val="0"/>
              <w:marBottom w:val="0"/>
              <w:divBdr>
                <w:top w:val="none" w:sz="0" w:space="0" w:color="auto"/>
                <w:left w:val="none" w:sz="0" w:space="0" w:color="auto"/>
                <w:bottom w:val="none" w:sz="0" w:space="0" w:color="auto"/>
                <w:right w:val="none" w:sz="0" w:space="0" w:color="auto"/>
              </w:divBdr>
            </w:div>
            <w:div w:id="211892943">
              <w:marLeft w:val="0"/>
              <w:marRight w:val="0"/>
              <w:marTop w:val="0"/>
              <w:marBottom w:val="0"/>
              <w:divBdr>
                <w:top w:val="none" w:sz="0" w:space="0" w:color="auto"/>
                <w:left w:val="none" w:sz="0" w:space="0" w:color="auto"/>
                <w:bottom w:val="none" w:sz="0" w:space="0" w:color="auto"/>
                <w:right w:val="none" w:sz="0" w:space="0" w:color="auto"/>
              </w:divBdr>
            </w:div>
            <w:div w:id="6300120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64127032">
      <w:bodyDiv w:val="1"/>
      <w:marLeft w:val="0"/>
      <w:marRight w:val="0"/>
      <w:marTop w:val="0"/>
      <w:marBottom w:val="0"/>
      <w:divBdr>
        <w:top w:val="none" w:sz="0" w:space="0" w:color="auto"/>
        <w:left w:val="none" w:sz="0" w:space="0" w:color="auto"/>
        <w:bottom w:val="none" w:sz="0" w:space="0" w:color="auto"/>
        <w:right w:val="none" w:sz="0" w:space="0" w:color="auto"/>
      </w:divBdr>
      <w:divsChild>
        <w:div w:id="1401907968">
          <w:marLeft w:val="0"/>
          <w:marRight w:val="0"/>
          <w:marTop w:val="0"/>
          <w:marBottom w:val="0"/>
          <w:divBdr>
            <w:top w:val="none" w:sz="0" w:space="0" w:color="auto"/>
            <w:left w:val="none" w:sz="0" w:space="0" w:color="auto"/>
            <w:bottom w:val="none" w:sz="0" w:space="0" w:color="auto"/>
            <w:right w:val="none" w:sz="0" w:space="0" w:color="auto"/>
          </w:divBdr>
        </w:div>
      </w:divsChild>
    </w:div>
    <w:div w:id="166481455">
      <w:bodyDiv w:val="1"/>
      <w:marLeft w:val="0"/>
      <w:marRight w:val="0"/>
      <w:marTop w:val="0"/>
      <w:marBottom w:val="0"/>
      <w:divBdr>
        <w:top w:val="none" w:sz="0" w:space="0" w:color="auto"/>
        <w:left w:val="none" w:sz="0" w:space="0" w:color="auto"/>
        <w:bottom w:val="none" w:sz="0" w:space="0" w:color="auto"/>
        <w:right w:val="none" w:sz="0" w:space="0" w:color="auto"/>
      </w:divBdr>
      <w:divsChild>
        <w:div w:id="30157977">
          <w:marLeft w:val="0"/>
          <w:marRight w:val="0"/>
          <w:marTop w:val="0"/>
          <w:marBottom w:val="0"/>
          <w:divBdr>
            <w:top w:val="none" w:sz="0" w:space="0" w:color="auto"/>
            <w:left w:val="none" w:sz="0" w:space="0" w:color="auto"/>
            <w:bottom w:val="none" w:sz="0" w:space="0" w:color="auto"/>
            <w:right w:val="none" w:sz="0" w:space="0" w:color="auto"/>
          </w:divBdr>
        </w:div>
        <w:div w:id="2023774571">
          <w:marLeft w:val="0"/>
          <w:marRight w:val="0"/>
          <w:marTop w:val="0"/>
          <w:marBottom w:val="0"/>
          <w:divBdr>
            <w:top w:val="none" w:sz="0" w:space="0" w:color="auto"/>
            <w:left w:val="none" w:sz="0" w:space="0" w:color="auto"/>
            <w:bottom w:val="none" w:sz="0" w:space="0" w:color="auto"/>
            <w:right w:val="none" w:sz="0" w:space="0" w:color="auto"/>
          </w:divBdr>
        </w:div>
        <w:div w:id="1978342235">
          <w:marLeft w:val="0"/>
          <w:marRight w:val="0"/>
          <w:marTop w:val="0"/>
          <w:marBottom w:val="0"/>
          <w:divBdr>
            <w:top w:val="none" w:sz="0" w:space="0" w:color="auto"/>
            <w:left w:val="none" w:sz="0" w:space="0" w:color="auto"/>
            <w:bottom w:val="none" w:sz="0" w:space="0" w:color="auto"/>
            <w:right w:val="none" w:sz="0" w:space="0" w:color="auto"/>
          </w:divBdr>
        </w:div>
      </w:divsChild>
    </w:div>
    <w:div w:id="179853819">
      <w:bodyDiv w:val="1"/>
      <w:marLeft w:val="0"/>
      <w:marRight w:val="0"/>
      <w:marTop w:val="0"/>
      <w:marBottom w:val="0"/>
      <w:divBdr>
        <w:top w:val="none" w:sz="0" w:space="0" w:color="auto"/>
        <w:left w:val="none" w:sz="0" w:space="0" w:color="auto"/>
        <w:bottom w:val="none" w:sz="0" w:space="0" w:color="auto"/>
        <w:right w:val="none" w:sz="0" w:space="0" w:color="auto"/>
      </w:divBdr>
      <w:divsChild>
        <w:div w:id="715469714">
          <w:marLeft w:val="0"/>
          <w:marRight w:val="0"/>
          <w:marTop w:val="0"/>
          <w:marBottom w:val="0"/>
          <w:divBdr>
            <w:top w:val="none" w:sz="0" w:space="0" w:color="auto"/>
            <w:left w:val="none" w:sz="0" w:space="0" w:color="auto"/>
            <w:bottom w:val="none" w:sz="0" w:space="0" w:color="auto"/>
            <w:right w:val="none" w:sz="0" w:space="0" w:color="auto"/>
          </w:divBdr>
          <w:divsChild>
            <w:div w:id="1114249943">
              <w:blockQuote w:val="1"/>
              <w:marLeft w:val="720"/>
              <w:marRight w:val="720"/>
              <w:marTop w:val="100"/>
              <w:marBottom w:val="100"/>
              <w:divBdr>
                <w:top w:val="none" w:sz="0" w:space="0" w:color="auto"/>
                <w:left w:val="none" w:sz="0" w:space="0" w:color="auto"/>
                <w:bottom w:val="none" w:sz="0" w:space="0" w:color="auto"/>
                <w:right w:val="none" w:sz="0" w:space="0" w:color="auto"/>
              </w:divBdr>
            </w:div>
            <w:div w:id="1118640949">
              <w:marLeft w:val="0"/>
              <w:marRight w:val="0"/>
              <w:marTop w:val="0"/>
              <w:marBottom w:val="0"/>
              <w:divBdr>
                <w:top w:val="none" w:sz="0" w:space="0" w:color="auto"/>
                <w:left w:val="none" w:sz="0" w:space="0" w:color="auto"/>
                <w:bottom w:val="none" w:sz="0" w:space="0" w:color="auto"/>
                <w:right w:val="none" w:sz="0" w:space="0" w:color="auto"/>
              </w:divBdr>
            </w:div>
            <w:div w:id="1358850671">
              <w:marLeft w:val="0"/>
              <w:marRight w:val="0"/>
              <w:marTop w:val="0"/>
              <w:marBottom w:val="0"/>
              <w:divBdr>
                <w:top w:val="none" w:sz="0" w:space="0" w:color="auto"/>
                <w:left w:val="none" w:sz="0" w:space="0" w:color="auto"/>
                <w:bottom w:val="none" w:sz="0" w:space="0" w:color="auto"/>
                <w:right w:val="none" w:sz="0" w:space="0" w:color="auto"/>
              </w:divBdr>
            </w:div>
            <w:div w:id="1141079209">
              <w:marLeft w:val="0"/>
              <w:marRight w:val="0"/>
              <w:marTop w:val="0"/>
              <w:marBottom w:val="0"/>
              <w:divBdr>
                <w:top w:val="none" w:sz="0" w:space="0" w:color="auto"/>
                <w:left w:val="none" w:sz="0" w:space="0" w:color="auto"/>
                <w:bottom w:val="none" w:sz="0" w:space="0" w:color="auto"/>
                <w:right w:val="none" w:sz="0" w:space="0" w:color="auto"/>
              </w:divBdr>
            </w:div>
            <w:div w:id="533277191">
              <w:marLeft w:val="0"/>
              <w:marRight w:val="0"/>
              <w:marTop w:val="0"/>
              <w:marBottom w:val="0"/>
              <w:divBdr>
                <w:top w:val="none" w:sz="0" w:space="0" w:color="auto"/>
                <w:left w:val="none" w:sz="0" w:space="0" w:color="auto"/>
                <w:bottom w:val="none" w:sz="0" w:space="0" w:color="auto"/>
                <w:right w:val="none" w:sz="0" w:space="0" w:color="auto"/>
              </w:divBdr>
            </w:div>
            <w:div w:id="1965385053">
              <w:marLeft w:val="0"/>
              <w:marRight w:val="0"/>
              <w:marTop w:val="0"/>
              <w:marBottom w:val="0"/>
              <w:divBdr>
                <w:top w:val="none" w:sz="0" w:space="0" w:color="auto"/>
                <w:left w:val="none" w:sz="0" w:space="0" w:color="auto"/>
                <w:bottom w:val="none" w:sz="0" w:space="0" w:color="auto"/>
                <w:right w:val="none" w:sz="0" w:space="0" w:color="auto"/>
              </w:divBdr>
            </w:div>
            <w:div w:id="1445344913">
              <w:marLeft w:val="0"/>
              <w:marRight w:val="0"/>
              <w:marTop w:val="0"/>
              <w:marBottom w:val="0"/>
              <w:divBdr>
                <w:top w:val="none" w:sz="0" w:space="0" w:color="auto"/>
                <w:left w:val="none" w:sz="0" w:space="0" w:color="auto"/>
                <w:bottom w:val="none" w:sz="0" w:space="0" w:color="auto"/>
                <w:right w:val="none" w:sz="0" w:space="0" w:color="auto"/>
              </w:divBdr>
            </w:div>
            <w:div w:id="1678847303">
              <w:marLeft w:val="0"/>
              <w:marRight w:val="0"/>
              <w:marTop w:val="0"/>
              <w:marBottom w:val="0"/>
              <w:divBdr>
                <w:top w:val="none" w:sz="0" w:space="0" w:color="auto"/>
                <w:left w:val="none" w:sz="0" w:space="0" w:color="auto"/>
                <w:bottom w:val="none" w:sz="0" w:space="0" w:color="auto"/>
                <w:right w:val="none" w:sz="0" w:space="0" w:color="auto"/>
              </w:divBdr>
            </w:div>
            <w:div w:id="320424863">
              <w:marLeft w:val="0"/>
              <w:marRight w:val="0"/>
              <w:marTop w:val="0"/>
              <w:marBottom w:val="0"/>
              <w:divBdr>
                <w:top w:val="none" w:sz="0" w:space="0" w:color="auto"/>
                <w:left w:val="none" w:sz="0" w:space="0" w:color="auto"/>
                <w:bottom w:val="none" w:sz="0" w:space="0" w:color="auto"/>
                <w:right w:val="none" w:sz="0" w:space="0" w:color="auto"/>
              </w:divBdr>
            </w:div>
            <w:div w:id="752701813">
              <w:marLeft w:val="0"/>
              <w:marRight w:val="0"/>
              <w:marTop w:val="0"/>
              <w:marBottom w:val="0"/>
              <w:divBdr>
                <w:top w:val="none" w:sz="0" w:space="0" w:color="auto"/>
                <w:left w:val="none" w:sz="0" w:space="0" w:color="auto"/>
                <w:bottom w:val="none" w:sz="0" w:space="0" w:color="auto"/>
                <w:right w:val="none" w:sz="0" w:space="0" w:color="auto"/>
              </w:divBdr>
            </w:div>
            <w:div w:id="447938648">
              <w:marLeft w:val="0"/>
              <w:marRight w:val="0"/>
              <w:marTop w:val="0"/>
              <w:marBottom w:val="0"/>
              <w:divBdr>
                <w:top w:val="none" w:sz="0" w:space="0" w:color="auto"/>
                <w:left w:val="none" w:sz="0" w:space="0" w:color="auto"/>
                <w:bottom w:val="none" w:sz="0" w:space="0" w:color="auto"/>
                <w:right w:val="none" w:sz="0" w:space="0" w:color="auto"/>
              </w:divBdr>
            </w:div>
            <w:div w:id="1259481576">
              <w:marLeft w:val="0"/>
              <w:marRight w:val="0"/>
              <w:marTop w:val="0"/>
              <w:marBottom w:val="0"/>
              <w:divBdr>
                <w:top w:val="none" w:sz="0" w:space="0" w:color="auto"/>
                <w:left w:val="none" w:sz="0" w:space="0" w:color="auto"/>
                <w:bottom w:val="none" w:sz="0" w:space="0" w:color="auto"/>
                <w:right w:val="none" w:sz="0" w:space="0" w:color="auto"/>
              </w:divBdr>
            </w:div>
            <w:div w:id="1053697087">
              <w:marLeft w:val="0"/>
              <w:marRight w:val="0"/>
              <w:marTop w:val="0"/>
              <w:marBottom w:val="0"/>
              <w:divBdr>
                <w:top w:val="none" w:sz="0" w:space="0" w:color="auto"/>
                <w:left w:val="none" w:sz="0" w:space="0" w:color="auto"/>
                <w:bottom w:val="none" w:sz="0" w:space="0" w:color="auto"/>
                <w:right w:val="none" w:sz="0" w:space="0" w:color="auto"/>
              </w:divBdr>
            </w:div>
            <w:div w:id="542518746">
              <w:marLeft w:val="0"/>
              <w:marRight w:val="0"/>
              <w:marTop w:val="0"/>
              <w:marBottom w:val="0"/>
              <w:divBdr>
                <w:top w:val="none" w:sz="0" w:space="0" w:color="auto"/>
                <w:left w:val="none" w:sz="0" w:space="0" w:color="auto"/>
                <w:bottom w:val="none" w:sz="0" w:space="0" w:color="auto"/>
                <w:right w:val="none" w:sz="0" w:space="0" w:color="auto"/>
              </w:divBdr>
            </w:div>
            <w:div w:id="113251968">
              <w:marLeft w:val="0"/>
              <w:marRight w:val="0"/>
              <w:marTop w:val="0"/>
              <w:marBottom w:val="0"/>
              <w:divBdr>
                <w:top w:val="none" w:sz="0" w:space="0" w:color="auto"/>
                <w:left w:val="none" w:sz="0" w:space="0" w:color="auto"/>
                <w:bottom w:val="none" w:sz="0" w:space="0" w:color="auto"/>
                <w:right w:val="none" w:sz="0" w:space="0" w:color="auto"/>
              </w:divBdr>
            </w:div>
            <w:div w:id="706877172">
              <w:marLeft w:val="0"/>
              <w:marRight w:val="0"/>
              <w:marTop w:val="0"/>
              <w:marBottom w:val="0"/>
              <w:divBdr>
                <w:top w:val="none" w:sz="0" w:space="0" w:color="auto"/>
                <w:left w:val="none" w:sz="0" w:space="0" w:color="auto"/>
                <w:bottom w:val="none" w:sz="0" w:space="0" w:color="auto"/>
                <w:right w:val="none" w:sz="0" w:space="0" w:color="auto"/>
              </w:divBdr>
            </w:div>
            <w:div w:id="425419371">
              <w:marLeft w:val="0"/>
              <w:marRight w:val="0"/>
              <w:marTop w:val="0"/>
              <w:marBottom w:val="0"/>
              <w:divBdr>
                <w:top w:val="none" w:sz="0" w:space="0" w:color="auto"/>
                <w:left w:val="none" w:sz="0" w:space="0" w:color="auto"/>
                <w:bottom w:val="none" w:sz="0" w:space="0" w:color="auto"/>
                <w:right w:val="none" w:sz="0" w:space="0" w:color="auto"/>
              </w:divBdr>
            </w:div>
            <w:div w:id="901451591">
              <w:marLeft w:val="0"/>
              <w:marRight w:val="0"/>
              <w:marTop w:val="0"/>
              <w:marBottom w:val="0"/>
              <w:divBdr>
                <w:top w:val="none" w:sz="0" w:space="0" w:color="auto"/>
                <w:left w:val="none" w:sz="0" w:space="0" w:color="auto"/>
                <w:bottom w:val="none" w:sz="0" w:space="0" w:color="auto"/>
                <w:right w:val="none" w:sz="0" w:space="0" w:color="auto"/>
              </w:divBdr>
            </w:div>
            <w:div w:id="506288773">
              <w:marLeft w:val="0"/>
              <w:marRight w:val="0"/>
              <w:marTop w:val="0"/>
              <w:marBottom w:val="0"/>
              <w:divBdr>
                <w:top w:val="none" w:sz="0" w:space="0" w:color="auto"/>
                <w:left w:val="none" w:sz="0" w:space="0" w:color="auto"/>
                <w:bottom w:val="none" w:sz="0" w:space="0" w:color="auto"/>
                <w:right w:val="none" w:sz="0" w:space="0" w:color="auto"/>
              </w:divBdr>
            </w:div>
            <w:div w:id="1014724205">
              <w:marLeft w:val="0"/>
              <w:marRight w:val="0"/>
              <w:marTop w:val="0"/>
              <w:marBottom w:val="0"/>
              <w:divBdr>
                <w:top w:val="none" w:sz="0" w:space="0" w:color="auto"/>
                <w:left w:val="none" w:sz="0" w:space="0" w:color="auto"/>
                <w:bottom w:val="none" w:sz="0" w:space="0" w:color="auto"/>
                <w:right w:val="none" w:sz="0" w:space="0" w:color="auto"/>
              </w:divBdr>
            </w:div>
            <w:div w:id="1469663549">
              <w:marLeft w:val="0"/>
              <w:marRight w:val="0"/>
              <w:marTop w:val="0"/>
              <w:marBottom w:val="0"/>
              <w:divBdr>
                <w:top w:val="none" w:sz="0" w:space="0" w:color="auto"/>
                <w:left w:val="none" w:sz="0" w:space="0" w:color="auto"/>
                <w:bottom w:val="none" w:sz="0" w:space="0" w:color="auto"/>
                <w:right w:val="none" w:sz="0" w:space="0" w:color="auto"/>
              </w:divBdr>
            </w:div>
            <w:div w:id="1412042807">
              <w:blockQuote w:val="1"/>
              <w:marLeft w:val="720"/>
              <w:marRight w:val="720"/>
              <w:marTop w:val="100"/>
              <w:marBottom w:val="100"/>
              <w:divBdr>
                <w:top w:val="none" w:sz="0" w:space="0" w:color="auto"/>
                <w:left w:val="none" w:sz="0" w:space="0" w:color="auto"/>
                <w:bottom w:val="none" w:sz="0" w:space="0" w:color="auto"/>
                <w:right w:val="none" w:sz="0" w:space="0" w:color="auto"/>
              </w:divBdr>
            </w:div>
            <w:div w:id="570968397">
              <w:marLeft w:val="0"/>
              <w:marRight w:val="0"/>
              <w:marTop w:val="0"/>
              <w:marBottom w:val="0"/>
              <w:divBdr>
                <w:top w:val="none" w:sz="0" w:space="0" w:color="auto"/>
                <w:left w:val="none" w:sz="0" w:space="0" w:color="auto"/>
                <w:bottom w:val="none" w:sz="0" w:space="0" w:color="auto"/>
                <w:right w:val="none" w:sz="0" w:space="0" w:color="auto"/>
              </w:divBdr>
            </w:div>
            <w:div w:id="525678494">
              <w:marLeft w:val="0"/>
              <w:marRight w:val="0"/>
              <w:marTop w:val="0"/>
              <w:marBottom w:val="0"/>
              <w:divBdr>
                <w:top w:val="none" w:sz="0" w:space="0" w:color="auto"/>
                <w:left w:val="none" w:sz="0" w:space="0" w:color="auto"/>
                <w:bottom w:val="none" w:sz="0" w:space="0" w:color="auto"/>
                <w:right w:val="none" w:sz="0" w:space="0" w:color="auto"/>
              </w:divBdr>
            </w:div>
            <w:div w:id="968360744">
              <w:marLeft w:val="0"/>
              <w:marRight w:val="0"/>
              <w:marTop w:val="0"/>
              <w:marBottom w:val="0"/>
              <w:divBdr>
                <w:top w:val="none" w:sz="0" w:space="0" w:color="auto"/>
                <w:left w:val="none" w:sz="0" w:space="0" w:color="auto"/>
                <w:bottom w:val="none" w:sz="0" w:space="0" w:color="auto"/>
                <w:right w:val="none" w:sz="0" w:space="0" w:color="auto"/>
              </w:divBdr>
            </w:div>
            <w:div w:id="648241753">
              <w:marLeft w:val="0"/>
              <w:marRight w:val="0"/>
              <w:marTop w:val="0"/>
              <w:marBottom w:val="0"/>
              <w:divBdr>
                <w:top w:val="none" w:sz="0" w:space="0" w:color="auto"/>
                <w:left w:val="none" w:sz="0" w:space="0" w:color="auto"/>
                <w:bottom w:val="none" w:sz="0" w:space="0" w:color="auto"/>
                <w:right w:val="none" w:sz="0" w:space="0" w:color="auto"/>
              </w:divBdr>
            </w:div>
            <w:div w:id="402261284">
              <w:marLeft w:val="0"/>
              <w:marRight w:val="0"/>
              <w:marTop w:val="0"/>
              <w:marBottom w:val="0"/>
              <w:divBdr>
                <w:top w:val="none" w:sz="0" w:space="0" w:color="auto"/>
                <w:left w:val="none" w:sz="0" w:space="0" w:color="auto"/>
                <w:bottom w:val="none" w:sz="0" w:space="0" w:color="auto"/>
                <w:right w:val="none" w:sz="0" w:space="0" w:color="auto"/>
              </w:divBdr>
            </w:div>
            <w:div w:id="821821806">
              <w:marLeft w:val="0"/>
              <w:marRight w:val="0"/>
              <w:marTop w:val="0"/>
              <w:marBottom w:val="0"/>
              <w:divBdr>
                <w:top w:val="none" w:sz="0" w:space="0" w:color="auto"/>
                <w:left w:val="none" w:sz="0" w:space="0" w:color="auto"/>
                <w:bottom w:val="none" w:sz="0" w:space="0" w:color="auto"/>
                <w:right w:val="none" w:sz="0" w:space="0" w:color="auto"/>
              </w:divBdr>
            </w:div>
            <w:div w:id="1651136242">
              <w:marLeft w:val="0"/>
              <w:marRight w:val="0"/>
              <w:marTop w:val="0"/>
              <w:marBottom w:val="0"/>
              <w:divBdr>
                <w:top w:val="none" w:sz="0" w:space="0" w:color="auto"/>
                <w:left w:val="none" w:sz="0" w:space="0" w:color="auto"/>
                <w:bottom w:val="none" w:sz="0" w:space="0" w:color="auto"/>
                <w:right w:val="none" w:sz="0" w:space="0" w:color="auto"/>
              </w:divBdr>
            </w:div>
            <w:div w:id="563107468">
              <w:marLeft w:val="0"/>
              <w:marRight w:val="0"/>
              <w:marTop w:val="0"/>
              <w:marBottom w:val="0"/>
              <w:divBdr>
                <w:top w:val="none" w:sz="0" w:space="0" w:color="auto"/>
                <w:left w:val="none" w:sz="0" w:space="0" w:color="auto"/>
                <w:bottom w:val="none" w:sz="0" w:space="0" w:color="auto"/>
                <w:right w:val="none" w:sz="0" w:space="0" w:color="auto"/>
              </w:divBdr>
            </w:div>
            <w:div w:id="1789660263">
              <w:marLeft w:val="0"/>
              <w:marRight w:val="0"/>
              <w:marTop w:val="0"/>
              <w:marBottom w:val="0"/>
              <w:divBdr>
                <w:top w:val="none" w:sz="0" w:space="0" w:color="auto"/>
                <w:left w:val="none" w:sz="0" w:space="0" w:color="auto"/>
                <w:bottom w:val="none" w:sz="0" w:space="0" w:color="auto"/>
                <w:right w:val="none" w:sz="0" w:space="0" w:color="auto"/>
              </w:divBdr>
            </w:div>
            <w:div w:id="1413087943">
              <w:marLeft w:val="0"/>
              <w:marRight w:val="0"/>
              <w:marTop w:val="0"/>
              <w:marBottom w:val="0"/>
              <w:divBdr>
                <w:top w:val="none" w:sz="0" w:space="0" w:color="auto"/>
                <w:left w:val="none" w:sz="0" w:space="0" w:color="auto"/>
                <w:bottom w:val="none" w:sz="0" w:space="0" w:color="auto"/>
                <w:right w:val="none" w:sz="0" w:space="0" w:color="auto"/>
              </w:divBdr>
            </w:div>
            <w:div w:id="407116328">
              <w:marLeft w:val="0"/>
              <w:marRight w:val="0"/>
              <w:marTop w:val="0"/>
              <w:marBottom w:val="0"/>
              <w:divBdr>
                <w:top w:val="none" w:sz="0" w:space="0" w:color="auto"/>
                <w:left w:val="none" w:sz="0" w:space="0" w:color="auto"/>
                <w:bottom w:val="none" w:sz="0" w:space="0" w:color="auto"/>
                <w:right w:val="none" w:sz="0" w:space="0" w:color="auto"/>
              </w:divBdr>
            </w:div>
            <w:div w:id="2066220617">
              <w:marLeft w:val="0"/>
              <w:marRight w:val="0"/>
              <w:marTop w:val="0"/>
              <w:marBottom w:val="0"/>
              <w:divBdr>
                <w:top w:val="none" w:sz="0" w:space="0" w:color="auto"/>
                <w:left w:val="none" w:sz="0" w:space="0" w:color="auto"/>
                <w:bottom w:val="none" w:sz="0" w:space="0" w:color="auto"/>
                <w:right w:val="none" w:sz="0" w:space="0" w:color="auto"/>
              </w:divBdr>
            </w:div>
            <w:div w:id="738750795">
              <w:marLeft w:val="0"/>
              <w:marRight w:val="0"/>
              <w:marTop w:val="0"/>
              <w:marBottom w:val="0"/>
              <w:divBdr>
                <w:top w:val="none" w:sz="0" w:space="0" w:color="auto"/>
                <w:left w:val="none" w:sz="0" w:space="0" w:color="auto"/>
                <w:bottom w:val="none" w:sz="0" w:space="0" w:color="auto"/>
                <w:right w:val="none" w:sz="0" w:space="0" w:color="auto"/>
              </w:divBdr>
            </w:div>
            <w:div w:id="2113090948">
              <w:marLeft w:val="0"/>
              <w:marRight w:val="0"/>
              <w:marTop w:val="0"/>
              <w:marBottom w:val="0"/>
              <w:divBdr>
                <w:top w:val="none" w:sz="0" w:space="0" w:color="auto"/>
                <w:left w:val="none" w:sz="0" w:space="0" w:color="auto"/>
                <w:bottom w:val="none" w:sz="0" w:space="0" w:color="auto"/>
                <w:right w:val="none" w:sz="0" w:space="0" w:color="auto"/>
              </w:divBdr>
            </w:div>
            <w:div w:id="542180472">
              <w:marLeft w:val="0"/>
              <w:marRight w:val="0"/>
              <w:marTop w:val="0"/>
              <w:marBottom w:val="0"/>
              <w:divBdr>
                <w:top w:val="none" w:sz="0" w:space="0" w:color="auto"/>
                <w:left w:val="none" w:sz="0" w:space="0" w:color="auto"/>
                <w:bottom w:val="none" w:sz="0" w:space="0" w:color="auto"/>
                <w:right w:val="none" w:sz="0" w:space="0" w:color="auto"/>
              </w:divBdr>
            </w:div>
            <w:div w:id="1999842734">
              <w:marLeft w:val="0"/>
              <w:marRight w:val="0"/>
              <w:marTop w:val="0"/>
              <w:marBottom w:val="0"/>
              <w:divBdr>
                <w:top w:val="none" w:sz="0" w:space="0" w:color="auto"/>
                <w:left w:val="none" w:sz="0" w:space="0" w:color="auto"/>
                <w:bottom w:val="none" w:sz="0" w:space="0" w:color="auto"/>
                <w:right w:val="none" w:sz="0" w:space="0" w:color="auto"/>
              </w:divBdr>
            </w:div>
            <w:div w:id="326783677">
              <w:marLeft w:val="0"/>
              <w:marRight w:val="0"/>
              <w:marTop w:val="0"/>
              <w:marBottom w:val="0"/>
              <w:divBdr>
                <w:top w:val="none" w:sz="0" w:space="0" w:color="auto"/>
                <w:left w:val="none" w:sz="0" w:space="0" w:color="auto"/>
                <w:bottom w:val="none" w:sz="0" w:space="0" w:color="auto"/>
                <w:right w:val="none" w:sz="0" w:space="0" w:color="auto"/>
              </w:divBdr>
            </w:div>
            <w:div w:id="1288001483">
              <w:marLeft w:val="0"/>
              <w:marRight w:val="0"/>
              <w:marTop w:val="0"/>
              <w:marBottom w:val="0"/>
              <w:divBdr>
                <w:top w:val="none" w:sz="0" w:space="0" w:color="auto"/>
                <w:left w:val="none" w:sz="0" w:space="0" w:color="auto"/>
                <w:bottom w:val="none" w:sz="0" w:space="0" w:color="auto"/>
                <w:right w:val="none" w:sz="0" w:space="0" w:color="auto"/>
              </w:divBdr>
            </w:div>
            <w:div w:id="43791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95796">
      <w:bodyDiv w:val="1"/>
      <w:marLeft w:val="0"/>
      <w:marRight w:val="0"/>
      <w:marTop w:val="0"/>
      <w:marBottom w:val="0"/>
      <w:divBdr>
        <w:top w:val="none" w:sz="0" w:space="0" w:color="auto"/>
        <w:left w:val="none" w:sz="0" w:space="0" w:color="auto"/>
        <w:bottom w:val="none" w:sz="0" w:space="0" w:color="auto"/>
        <w:right w:val="none" w:sz="0" w:space="0" w:color="auto"/>
      </w:divBdr>
      <w:divsChild>
        <w:div w:id="1174951295">
          <w:marLeft w:val="0"/>
          <w:marRight w:val="0"/>
          <w:marTop w:val="0"/>
          <w:marBottom w:val="0"/>
          <w:divBdr>
            <w:top w:val="none" w:sz="0" w:space="0" w:color="auto"/>
            <w:left w:val="none" w:sz="0" w:space="0" w:color="auto"/>
            <w:bottom w:val="none" w:sz="0" w:space="0" w:color="auto"/>
            <w:right w:val="none" w:sz="0" w:space="0" w:color="auto"/>
          </w:divBdr>
        </w:div>
      </w:divsChild>
    </w:div>
    <w:div w:id="192966272">
      <w:bodyDiv w:val="1"/>
      <w:marLeft w:val="0"/>
      <w:marRight w:val="0"/>
      <w:marTop w:val="0"/>
      <w:marBottom w:val="0"/>
      <w:divBdr>
        <w:top w:val="none" w:sz="0" w:space="0" w:color="auto"/>
        <w:left w:val="none" w:sz="0" w:space="0" w:color="auto"/>
        <w:bottom w:val="none" w:sz="0" w:space="0" w:color="auto"/>
        <w:right w:val="none" w:sz="0" w:space="0" w:color="auto"/>
      </w:divBdr>
      <w:divsChild>
        <w:div w:id="924151759">
          <w:marLeft w:val="0"/>
          <w:marRight w:val="0"/>
          <w:marTop w:val="0"/>
          <w:marBottom w:val="0"/>
          <w:divBdr>
            <w:top w:val="none" w:sz="0" w:space="0" w:color="auto"/>
            <w:left w:val="none" w:sz="0" w:space="0" w:color="auto"/>
            <w:bottom w:val="none" w:sz="0" w:space="0" w:color="auto"/>
            <w:right w:val="none" w:sz="0" w:space="0" w:color="auto"/>
          </w:divBdr>
        </w:div>
      </w:divsChild>
    </w:div>
    <w:div w:id="195849261">
      <w:bodyDiv w:val="1"/>
      <w:marLeft w:val="0"/>
      <w:marRight w:val="0"/>
      <w:marTop w:val="0"/>
      <w:marBottom w:val="0"/>
      <w:divBdr>
        <w:top w:val="none" w:sz="0" w:space="0" w:color="auto"/>
        <w:left w:val="none" w:sz="0" w:space="0" w:color="auto"/>
        <w:bottom w:val="none" w:sz="0" w:space="0" w:color="auto"/>
        <w:right w:val="none" w:sz="0" w:space="0" w:color="auto"/>
      </w:divBdr>
      <w:divsChild>
        <w:div w:id="1438065086">
          <w:marLeft w:val="0"/>
          <w:marRight w:val="0"/>
          <w:marTop w:val="0"/>
          <w:marBottom w:val="0"/>
          <w:divBdr>
            <w:top w:val="none" w:sz="0" w:space="0" w:color="auto"/>
            <w:left w:val="none" w:sz="0" w:space="0" w:color="auto"/>
            <w:bottom w:val="none" w:sz="0" w:space="0" w:color="auto"/>
            <w:right w:val="none" w:sz="0" w:space="0" w:color="auto"/>
          </w:divBdr>
          <w:divsChild>
            <w:div w:id="1724937084">
              <w:marLeft w:val="0"/>
              <w:marRight w:val="0"/>
              <w:marTop w:val="0"/>
              <w:marBottom w:val="0"/>
              <w:divBdr>
                <w:top w:val="none" w:sz="0" w:space="0" w:color="auto"/>
                <w:left w:val="none" w:sz="0" w:space="0" w:color="auto"/>
                <w:bottom w:val="none" w:sz="0" w:space="0" w:color="auto"/>
                <w:right w:val="none" w:sz="0" w:space="0" w:color="auto"/>
              </w:divBdr>
            </w:div>
            <w:div w:id="225340047">
              <w:marLeft w:val="0"/>
              <w:marRight w:val="0"/>
              <w:marTop w:val="0"/>
              <w:marBottom w:val="0"/>
              <w:divBdr>
                <w:top w:val="none" w:sz="0" w:space="0" w:color="auto"/>
                <w:left w:val="none" w:sz="0" w:space="0" w:color="auto"/>
                <w:bottom w:val="none" w:sz="0" w:space="0" w:color="auto"/>
                <w:right w:val="none" w:sz="0" w:space="0" w:color="auto"/>
              </w:divBdr>
            </w:div>
            <w:div w:id="605117602">
              <w:marLeft w:val="0"/>
              <w:marRight w:val="0"/>
              <w:marTop w:val="0"/>
              <w:marBottom w:val="0"/>
              <w:divBdr>
                <w:top w:val="none" w:sz="0" w:space="0" w:color="auto"/>
                <w:left w:val="none" w:sz="0" w:space="0" w:color="auto"/>
                <w:bottom w:val="none" w:sz="0" w:space="0" w:color="auto"/>
                <w:right w:val="none" w:sz="0" w:space="0" w:color="auto"/>
              </w:divBdr>
            </w:div>
            <w:div w:id="1482579982">
              <w:marLeft w:val="0"/>
              <w:marRight w:val="0"/>
              <w:marTop w:val="0"/>
              <w:marBottom w:val="0"/>
              <w:divBdr>
                <w:top w:val="none" w:sz="0" w:space="0" w:color="auto"/>
                <w:left w:val="none" w:sz="0" w:space="0" w:color="auto"/>
                <w:bottom w:val="none" w:sz="0" w:space="0" w:color="auto"/>
                <w:right w:val="none" w:sz="0" w:space="0" w:color="auto"/>
              </w:divBdr>
            </w:div>
            <w:div w:id="227421972">
              <w:marLeft w:val="0"/>
              <w:marRight w:val="0"/>
              <w:marTop w:val="0"/>
              <w:marBottom w:val="0"/>
              <w:divBdr>
                <w:top w:val="none" w:sz="0" w:space="0" w:color="auto"/>
                <w:left w:val="none" w:sz="0" w:space="0" w:color="auto"/>
                <w:bottom w:val="none" w:sz="0" w:space="0" w:color="auto"/>
                <w:right w:val="none" w:sz="0" w:space="0" w:color="auto"/>
              </w:divBdr>
            </w:div>
            <w:div w:id="383991261">
              <w:marLeft w:val="0"/>
              <w:marRight w:val="0"/>
              <w:marTop w:val="0"/>
              <w:marBottom w:val="0"/>
              <w:divBdr>
                <w:top w:val="none" w:sz="0" w:space="0" w:color="auto"/>
                <w:left w:val="none" w:sz="0" w:space="0" w:color="auto"/>
                <w:bottom w:val="none" w:sz="0" w:space="0" w:color="auto"/>
                <w:right w:val="none" w:sz="0" w:space="0" w:color="auto"/>
              </w:divBdr>
            </w:div>
            <w:div w:id="1616056584">
              <w:marLeft w:val="0"/>
              <w:marRight w:val="0"/>
              <w:marTop w:val="0"/>
              <w:marBottom w:val="0"/>
              <w:divBdr>
                <w:top w:val="none" w:sz="0" w:space="0" w:color="auto"/>
                <w:left w:val="none" w:sz="0" w:space="0" w:color="auto"/>
                <w:bottom w:val="none" w:sz="0" w:space="0" w:color="auto"/>
                <w:right w:val="none" w:sz="0" w:space="0" w:color="auto"/>
              </w:divBdr>
            </w:div>
            <w:div w:id="1852722134">
              <w:marLeft w:val="0"/>
              <w:marRight w:val="0"/>
              <w:marTop w:val="0"/>
              <w:marBottom w:val="0"/>
              <w:divBdr>
                <w:top w:val="none" w:sz="0" w:space="0" w:color="auto"/>
                <w:left w:val="none" w:sz="0" w:space="0" w:color="auto"/>
                <w:bottom w:val="none" w:sz="0" w:space="0" w:color="auto"/>
                <w:right w:val="none" w:sz="0" w:space="0" w:color="auto"/>
              </w:divBdr>
            </w:div>
            <w:div w:id="1601379433">
              <w:marLeft w:val="0"/>
              <w:marRight w:val="0"/>
              <w:marTop w:val="0"/>
              <w:marBottom w:val="0"/>
              <w:divBdr>
                <w:top w:val="none" w:sz="0" w:space="0" w:color="auto"/>
                <w:left w:val="none" w:sz="0" w:space="0" w:color="auto"/>
                <w:bottom w:val="none" w:sz="0" w:space="0" w:color="auto"/>
                <w:right w:val="none" w:sz="0" w:space="0" w:color="auto"/>
              </w:divBdr>
            </w:div>
            <w:div w:id="61610534">
              <w:marLeft w:val="0"/>
              <w:marRight w:val="0"/>
              <w:marTop w:val="0"/>
              <w:marBottom w:val="0"/>
              <w:divBdr>
                <w:top w:val="none" w:sz="0" w:space="0" w:color="auto"/>
                <w:left w:val="none" w:sz="0" w:space="0" w:color="auto"/>
                <w:bottom w:val="none" w:sz="0" w:space="0" w:color="auto"/>
                <w:right w:val="none" w:sz="0" w:space="0" w:color="auto"/>
              </w:divBdr>
            </w:div>
            <w:div w:id="751510481">
              <w:marLeft w:val="0"/>
              <w:marRight w:val="0"/>
              <w:marTop w:val="0"/>
              <w:marBottom w:val="0"/>
              <w:divBdr>
                <w:top w:val="none" w:sz="0" w:space="0" w:color="auto"/>
                <w:left w:val="none" w:sz="0" w:space="0" w:color="auto"/>
                <w:bottom w:val="none" w:sz="0" w:space="0" w:color="auto"/>
                <w:right w:val="none" w:sz="0" w:space="0" w:color="auto"/>
              </w:divBdr>
            </w:div>
            <w:div w:id="526136621">
              <w:marLeft w:val="0"/>
              <w:marRight w:val="0"/>
              <w:marTop w:val="0"/>
              <w:marBottom w:val="0"/>
              <w:divBdr>
                <w:top w:val="none" w:sz="0" w:space="0" w:color="auto"/>
                <w:left w:val="none" w:sz="0" w:space="0" w:color="auto"/>
                <w:bottom w:val="none" w:sz="0" w:space="0" w:color="auto"/>
                <w:right w:val="none" w:sz="0" w:space="0" w:color="auto"/>
              </w:divBdr>
            </w:div>
            <w:div w:id="200170348">
              <w:marLeft w:val="0"/>
              <w:marRight w:val="0"/>
              <w:marTop w:val="0"/>
              <w:marBottom w:val="0"/>
              <w:divBdr>
                <w:top w:val="none" w:sz="0" w:space="0" w:color="auto"/>
                <w:left w:val="none" w:sz="0" w:space="0" w:color="auto"/>
                <w:bottom w:val="none" w:sz="0" w:space="0" w:color="auto"/>
                <w:right w:val="none" w:sz="0" w:space="0" w:color="auto"/>
              </w:divBdr>
            </w:div>
            <w:div w:id="1445618740">
              <w:marLeft w:val="0"/>
              <w:marRight w:val="0"/>
              <w:marTop w:val="0"/>
              <w:marBottom w:val="0"/>
              <w:divBdr>
                <w:top w:val="none" w:sz="0" w:space="0" w:color="auto"/>
                <w:left w:val="none" w:sz="0" w:space="0" w:color="auto"/>
                <w:bottom w:val="none" w:sz="0" w:space="0" w:color="auto"/>
                <w:right w:val="none" w:sz="0" w:space="0" w:color="auto"/>
              </w:divBdr>
            </w:div>
            <w:div w:id="848829960">
              <w:marLeft w:val="0"/>
              <w:marRight w:val="0"/>
              <w:marTop w:val="0"/>
              <w:marBottom w:val="0"/>
              <w:divBdr>
                <w:top w:val="none" w:sz="0" w:space="0" w:color="auto"/>
                <w:left w:val="none" w:sz="0" w:space="0" w:color="auto"/>
                <w:bottom w:val="none" w:sz="0" w:space="0" w:color="auto"/>
                <w:right w:val="none" w:sz="0" w:space="0" w:color="auto"/>
              </w:divBdr>
            </w:div>
            <w:div w:id="975255147">
              <w:marLeft w:val="0"/>
              <w:marRight w:val="0"/>
              <w:marTop w:val="0"/>
              <w:marBottom w:val="0"/>
              <w:divBdr>
                <w:top w:val="none" w:sz="0" w:space="0" w:color="auto"/>
                <w:left w:val="none" w:sz="0" w:space="0" w:color="auto"/>
                <w:bottom w:val="none" w:sz="0" w:space="0" w:color="auto"/>
                <w:right w:val="none" w:sz="0" w:space="0" w:color="auto"/>
              </w:divBdr>
            </w:div>
            <w:div w:id="1098521165">
              <w:marLeft w:val="0"/>
              <w:marRight w:val="0"/>
              <w:marTop w:val="0"/>
              <w:marBottom w:val="0"/>
              <w:divBdr>
                <w:top w:val="none" w:sz="0" w:space="0" w:color="auto"/>
                <w:left w:val="none" w:sz="0" w:space="0" w:color="auto"/>
                <w:bottom w:val="none" w:sz="0" w:space="0" w:color="auto"/>
                <w:right w:val="none" w:sz="0" w:space="0" w:color="auto"/>
              </w:divBdr>
            </w:div>
            <w:div w:id="38627615">
              <w:marLeft w:val="0"/>
              <w:marRight w:val="0"/>
              <w:marTop w:val="0"/>
              <w:marBottom w:val="0"/>
              <w:divBdr>
                <w:top w:val="none" w:sz="0" w:space="0" w:color="auto"/>
                <w:left w:val="none" w:sz="0" w:space="0" w:color="auto"/>
                <w:bottom w:val="none" w:sz="0" w:space="0" w:color="auto"/>
                <w:right w:val="none" w:sz="0" w:space="0" w:color="auto"/>
              </w:divBdr>
            </w:div>
            <w:div w:id="2062439330">
              <w:marLeft w:val="0"/>
              <w:marRight w:val="0"/>
              <w:marTop w:val="0"/>
              <w:marBottom w:val="0"/>
              <w:divBdr>
                <w:top w:val="none" w:sz="0" w:space="0" w:color="auto"/>
                <w:left w:val="none" w:sz="0" w:space="0" w:color="auto"/>
                <w:bottom w:val="none" w:sz="0" w:space="0" w:color="auto"/>
                <w:right w:val="none" w:sz="0" w:space="0" w:color="auto"/>
              </w:divBdr>
            </w:div>
            <w:div w:id="207110273">
              <w:marLeft w:val="0"/>
              <w:marRight w:val="0"/>
              <w:marTop w:val="0"/>
              <w:marBottom w:val="0"/>
              <w:divBdr>
                <w:top w:val="none" w:sz="0" w:space="0" w:color="auto"/>
                <w:left w:val="none" w:sz="0" w:space="0" w:color="auto"/>
                <w:bottom w:val="none" w:sz="0" w:space="0" w:color="auto"/>
                <w:right w:val="none" w:sz="0" w:space="0" w:color="auto"/>
              </w:divBdr>
            </w:div>
            <w:div w:id="1038355028">
              <w:marLeft w:val="0"/>
              <w:marRight w:val="0"/>
              <w:marTop w:val="0"/>
              <w:marBottom w:val="0"/>
              <w:divBdr>
                <w:top w:val="none" w:sz="0" w:space="0" w:color="auto"/>
                <w:left w:val="none" w:sz="0" w:space="0" w:color="auto"/>
                <w:bottom w:val="none" w:sz="0" w:space="0" w:color="auto"/>
                <w:right w:val="none" w:sz="0" w:space="0" w:color="auto"/>
              </w:divBdr>
            </w:div>
            <w:div w:id="1412697110">
              <w:marLeft w:val="0"/>
              <w:marRight w:val="0"/>
              <w:marTop w:val="0"/>
              <w:marBottom w:val="0"/>
              <w:divBdr>
                <w:top w:val="none" w:sz="0" w:space="0" w:color="auto"/>
                <w:left w:val="none" w:sz="0" w:space="0" w:color="auto"/>
                <w:bottom w:val="none" w:sz="0" w:space="0" w:color="auto"/>
                <w:right w:val="none" w:sz="0" w:space="0" w:color="auto"/>
              </w:divBdr>
            </w:div>
            <w:div w:id="957102505">
              <w:marLeft w:val="0"/>
              <w:marRight w:val="0"/>
              <w:marTop w:val="0"/>
              <w:marBottom w:val="0"/>
              <w:divBdr>
                <w:top w:val="none" w:sz="0" w:space="0" w:color="auto"/>
                <w:left w:val="none" w:sz="0" w:space="0" w:color="auto"/>
                <w:bottom w:val="none" w:sz="0" w:space="0" w:color="auto"/>
                <w:right w:val="none" w:sz="0" w:space="0" w:color="auto"/>
              </w:divBdr>
            </w:div>
            <w:div w:id="510265455">
              <w:marLeft w:val="0"/>
              <w:marRight w:val="0"/>
              <w:marTop w:val="0"/>
              <w:marBottom w:val="0"/>
              <w:divBdr>
                <w:top w:val="none" w:sz="0" w:space="0" w:color="auto"/>
                <w:left w:val="none" w:sz="0" w:space="0" w:color="auto"/>
                <w:bottom w:val="none" w:sz="0" w:space="0" w:color="auto"/>
                <w:right w:val="none" w:sz="0" w:space="0" w:color="auto"/>
              </w:divBdr>
            </w:div>
            <w:div w:id="328296596">
              <w:marLeft w:val="0"/>
              <w:marRight w:val="0"/>
              <w:marTop w:val="0"/>
              <w:marBottom w:val="0"/>
              <w:divBdr>
                <w:top w:val="none" w:sz="0" w:space="0" w:color="auto"/>
                <w:left w:val="none" w:sz="0" w:space="0" w:color="auto"/>
                <w:bottom w:val="none" w:sz="0" w:space="0" w:color="auto"/>
                <w:right w:val="none" w:sz="0" w:space="0" w:color="auto"/>
              </w:divBdr>
            </w:div>
            <w:div w:id="589699818">
              <w:marLeft w:val="0"/>
              <w:marRight w:val="0"/>
              <w:marTop w:val="0"/>
              <w:marBottom w:val="0"/>
              <w:divBdr>
                <w:top w:val="none" w:sz="0" w:space="0" w:color="auto"/>
                <w:left w:val="none" w:sz="0" w:space="0" w:color="auto"/>
                <w:bottom w:val="none" w:sz="0" w:space="0" w:color="auto"/>
                <w:right w:val="none" w:sz="0" w:space="0" w:color="auto"/>
              </w:divBdr>
            </w:div>
            <w:div w:id="458649192">
              <w:marLeft w:val="0"/>
              <w:marRight w:val="0"/>
              <w:marTop w:val="0"/>
              <w:marBottom w:val="0"/>
              <w:divBdr>
                <w:top w:val="none" w:sz="0" w:space="0" w:color="auto"/>
                <w:left w:val="none" w:sz="0" w:space="0" w:color="auto"/>
                <w:bottom w:val="none" w:sz="0" w:space="0" w:color="auto"/>
                <w:right w:val="none" w:sz="0" w:space="0" w:color="auto"/>
              </w:divBdr>
            </w:div>
            <w:div w:id="742722088">
              <w:marLeft w:val="0"/>
              <w:marRight w:val="0"/>
              <w:marTop w:val="0"/>
              <w:marBottom w:val="0"/>
              <w:divBdr>
                <w:top w:val="none" w:sz="0" w:space="0" w:color="auto"/>
                <w:left w:val="none" w:sz="0" w:space="0" w:color="auto"/>
                <w:bottom w:val="none" w:sz="0" w:space="0" w:color="auto"/>
                <w:right w:val="none" w:sz="0" w:space="0" w:color="auto"/>
              </w:divBdr>
            </w:div>
            <w:div w:id="688290186">
              <w:marLeft w:val="0"/>
              <w:marRight w:val="0"/>
              <w:marTop w:val="0"/>
              <w:marBottom w:val="0"/>
              <w:divBdr>
                <w:top w:val="none" w:sz="0" w:space="0" w:color="auto"/>
                <w:left w:val="none" w:sz="0" w:space="0" w:color="auto"/>
                <w:bottom w:val="none" w:sz="0" w:space="0" w:color="auto"/>
                <w:right w:val="none" w:sz="0" w:space="0" w:color="auto"/>
              </w:divBdr>
            </w:div>
            <w:div w:id="1572739680">
              <w:marLeft w:val="0"/>
              <w:marRight w:val="0"/>
              <w:marTop w:val="0"/>
              <w:marBottom w:val="0"/>
              <w:divBdr>
                <w:top w:val="none" w:sz="0" w:space="0" w:color="auto"/>
                <w:left w:val="none" w:sz="0" w:space="0" w:color="auto"/>
                <w:bottom w:val="none" w:sz="0" w:space="0" w:color="auto"/>
                <w:right w:val="none" w:sz="0" w:space="0" w:color="auto"/>
              </w:divBdr>
            </w:div>
            <w:div w:id="1983465530">
              <w:marLeft w:val="0"/>
              <w:marRight w:val="0"/>
              <w:marTop w:val="0"/>
              <w:marBottom w:val="0"/>
              <w:divBdr>
                <w:top w:val="none" w:sz="0" w:space="0" w:color="auto"/>
                <w:left w:val="none" w:sz="0" w:space="0" w:color="auto"/>
                <w:bottom w:val="none" w:sz="0" w:space="0" w:color="auto"/>
                <w:right w:val="none" w:sz="0" w:space="0" w:color="auto"/>
              </w:divBdr>
            </w:div>
            <w:div w:id="27806658">
              <w:marLeft w:val="0"/>
              <w:marRight w:val="0"/>
              <w:marTop w:val="0"/>
              <w:marBottom w:val="0"/>
              <w:divBdr>
                <w:top w:val="none" w:sz="0" w:space="0" w:color="auto"/>
                <w:left w:val="none" w:sz="0" w:space="0" w:color="auto"/>
                <w:bottom w:val="none" w:sz="0" w:space="0" w:color="auto"/>
                <w:right w:val="none" w:sz="0" w:space="0" w:color="auto"/>
              </w:divBdr>
            </w:div>
            <w:div w:id="1852261997">
              <w:marLeft w:val="0"/>
              <w:marRight w:val="0"/>
              <w:marTop w:val="0"/>
              <w:marBottom w:val="0"/>
              <w:divBdr>
                <w:top w:val="none" w:sz="0" w:space="0" w:color="auto"/>
                <w:left w:val="none" w:sz="0" w:space="0" w:color="auto"/>
                <w:bottom w:val="none" w:sz="0" w:space="0" w:color="auto"/>
                <w:right w:val="none" w:sz="0" w:space="0" w:color="auto"/>
              </w:divBdr>
            </w:div>
            <w:div w:id="1930507513">
              <w:marLeft w:val="0"/>
              <w:marRight w:val="0"/>
              <w:marTop w:val="0"/>
              <w:marBottom w:val="0"/>
              <w:divBdr>
                <w:top w:val="none" w:sz="0" w:space="0" w:color="auto"/>
                <w:left w:val="none" w:sz="0" w:space="0" w:color="auto"/>
                <w:bottom w:val="none" w:sz="0" w:space="0" w:color="auto"/>
                <w:right w:val="none" w:sz="0" w:space="0" w:color="auto"/>
              </w:divBdr>
            </w:div>
            <w:div w:id="1431969311">
              <w:marLeft w:val="0"/>
              <w:marRight w:val="0"/>
              <w:marTop w:val="0"/>
              <w:marBottom w:val="0"/>
              <w:divBdr>
                <w:top w:val="none" w:sz="0" w:space="0" w:color="auto"/>
                <w:left w:val="none" w:sz="0" w:space="0" w:color="auto"/>
                <w:bottom w:val="none" w:sz="0" w:space="0" w:color="auto"/>
                <w:right w:val="none" w:sz="0" w:space="0" w:color="auto"/>
              </w:divBdr>
            </w:div>
            <w:div w:id="541291242">
              <w:marLeft w:val="0"/>
              <w:marRight w:val="0"/>
              <w:marTop w:val="0"/>
              <w:marBottom w:val="0"/>
              <w:divBdr>
                <w:top w:val="none" w:sz="0" w:space="0" w:color="auto"/>
                <w:left w:val="none" w:sz="0" w:space="0" w:color="auto"/>
                <w:bottom w:val="none" w:sz="0" w:space="0" w:color="auto"/>
                <w:right w:val="none" w:sz="0" w:space="0" w:color="auto"/>
              </w:divBdr>
            </w:div>
            <w:div w:id="937326135">
              <w:marLeft w:val="0"/>
              <w:marRight w:val="0"/>
              <w:marTop w:val="0"/>
              <w:marBottom w:val="0"/>
              <w:divBdr>
                <w:top w:val="none" w:sz="0" w:space="0" w:color="auto"/>
                <w:left w:val="none" w:sz="0" w:space="0" w:color="auto"/>
                <w:bottom w:val="none" w:sz="0" w:space="0" w:color="auto"/>
                <w:right w:val="none" w:sz="0" w:space="0" w:color="auto"/>
              </w:divBdr>
            </w:div>
            <w:div w:id="1171485300">
              <w:marLeft w:val="0"/>
              <w:marRight w:val="0"/>
              <w:marTop w:val="0"/>
              <w:marBottom w:val="0"/>
              <w:divBdr>
                <w:top w:val="none" w:sz="0" w:space="0" w:color="auto"/>
                <w:left w:val="none" w:sz="0" w:space="0" w:color="auto"/>
                <w:bottom w:val="none" w:sz="0" w:space="0" w:color="auto"/>
                <w:right w:val="none" w:sz="0" w:space="0" w:color="auto"/>
              </w:divBdr>
            </w:div>
            <w:div w:id="1799297292">
              <w:marLeft w:val="0"/>
              <w:marRight w:val="0"/>
              <w:marTop w:val="0"/>
              <w:marBottom w:val="0"/>
              <w:divBdr>
                <w:top w:val="none" w:sz="0" w:space="0" w:color="auto"/>
                <w:left w:val="none" w:sz="0" w:space="0" w:color="auto"/>
                <w:bottom w:val="none" w:sz="0" w:space="0" w:color="auto"/>
                <w:right w:val="none" w:sz="0" w:space="0" w:color="auto"/>
              </w:divBdr>
            </w:div>
            <w:div w:id="2139183341">
              <w:marLeft w:val="0"/>
              <w:marRight w:val="0"/>
              <w:marTop w:val="0"/>
              <w:marBottom w:val="0"/>
              <w:divBdr>
                <w:top w:val="none" w:sz="0" w:space="0" w:color="auto"/>
                <w:left w:val="none" w:sz="0" w:space="0" w:color="auto"/>
                <w:bottom w:val="none" w:sz="0" w:space="0" w:color="auto"/>
                <w:right w:val="none" w:sz="0" w:space="0" w:color="auto"/>
              </w:divBdr>
            </w:div>
            <w:div w:id="372077789">
              <w:marLeft w:val="0"/>
              <w:marRight w:val="0"/>
              <w:marTop w:val="0"/>
              <w:marBottom w:val="0"/>
              <w:divBdr>
                <w:top w:val="none" w:sz="0" w:space="0" w:color="auto"/>
                <w:left w:val="none" w:sz="0" w:space="0" w:color="auto"/>
                <w:bottom w:val="none" w:sz="0" w:space="0" w:color="auto"/>
                <w:right w:val="none" w:sz="0" w:space="0" w:color="auto"/>
              </w:divBdr>
            </w:div>
            <w:div w:id="1604530117">
              <w:marLeft w:val="0"/>
              <w:marRight w:val="0"/>
              <w:marTop w:val="0"/>
              <w:marBottom w:val="0"/>
              <w:divBdr>
                <w:top w:val="none" w:sz="0" w:space="0" w:color="auto"/>
                <w:left w:val="none" w:sz="0" w:space="0" w:color="auto"/>
                <w:bottom w:val="none" w:sz="0" w:space="0" w:color="auto"/>
                <w:right w:val="none" w:sz="0" w:space="0" w:color="auto"/>
              </w:divBdr>
            </w:div>
            <w:div w:id="936450006">
              <w:marLeft w:val="0"/>
              <w:marRight w:val="0"/>
              <w:marTop w:val="0"/>
              <w:marBottom w:val="0"/>
              <w:divBdr>
                <w:top w:val="none" w:sz="0" w:space="0" w:color="auto"/>
                <w:left w:val="none" w:sz="0" w:space="0" w:color="auto"/>
                <w:bottom w:val="none" w:sz="0" w:space="0" w:color="auto"/>
                <w:right w:val="none" w:sz="0" w:space="0" w:color="auto"/>
              </w:divBdr>
            </w:div>
            <w:div w:id="59720412">
              <w:marLeft w:val="0"/>
              <w:marRight w:val="0"/>
              <w:marTop w:val="0"/>
              <w:marBottom w:val="0"/>
              <w:divBdr>
                <w:top w:val="none" w:sz="0" w:space="0" w:color="auto"/>
                <w:left w:val="none" w:sz="0" w:space="0" w:color="auto"/>
                <w:bottom w:val="none" w:sz="0" w:space="0" w:color="auto"/>
                <w:right w:val="none" w:sz="0" w:space="0" w:color="auto"/>
              </w:divBdr>
            </w:div>
            <w:div w:id="2138833062">
              <w:marLeft w:val="0"/>
              <w:marRight w:val="0"/>
              <w:marTop w:val="0"/>
              <w:marBottom w:val="0"/>
              <w:divBdr>
                <w:top w:val="none" w:sz="0" w:space="0" w:color="auto"/>
                <w:left w:val="none" w:sz="0" w:space="0" w:color="auto"/>
                <w:bottom w:val="none" w:sz="0" w:space="0" w:color="auto"/>
                <w:right w:val="none" w:sz="0" w:space="0" w:color="auto"/>
              </w:divBdr>
            </w:div>
            <w:div w:id="1940989630">
              <w:marLeft w:val="0"/>
              <w:marRight w:val="0"/>
              <w:marTop w:val="0"/>
              <w:marBottom w:val="0"/>
              <w:divBdr>
                <w:top w:val="none" w:sz="0" w:space="0" w:color="auto"/>
                <w:left w:val="none" w:sz="0" w:space="0" w:color="auto"/>
                <w:bottom w:val="none" w:sz="0" w:space="0" w:color="auto"/>
                <w:right w:val="none" w:sz="0" w:space="0" w:color="auto"/>
              </w:divBdr>
            </w:div>
            <w:div w:id="1779640527">
              <w:marLeft w:val="0"/>
              <w:marRight w:val="0"/>
              <w:marTop w:val="0"/>
              <w:marBottom w:val="0"/>
              <w:divBdr>
                <w:top w:val="none" w:sz="0" w:space="0" w:color="auto"/>
                <w:left w:val="none" w:sz="0" w:space="0" w:color="auto"/>
                <w:bottom w:val="none" w:sz="0" w:space="0" w:color="auto"/>
                <w:right w:val="none" w:sz="0" w:space="0" w:color="auto"/>
              </w:divBdr>
            </w:div>
            <w:div w:id="666520849">
              <w:marLeft w:val="0"/>
              <w:marRight w:val="0"/>
              <w:marTop w:val="0"/>
              <w:marBottom w:val="0"/>
              <w:divBdr>
                <w:top w:val="none" w:sz="0" w:space="0" w:color="auto"/>
                <w:left w:val="none" w:sz="0" w:space="0" w:color="auto"/>
                <w:bottom w:val="none" w:sz="0" w:space="0" w:color="auto"/>
                <w:right w:val="none" w:sz="0" w:space="0" w:color="auto"/>
              </w:divBdr>
            </w:div>
            <w:div w:id="779761149">
              <w:marLeft w:val="0"/>
              <w:marRight w:val="0"/>
              <w:marTop w:val="0"/>
              <w:marBottom w:val="0"/>
              <w:divBdr>
                <w:top w:val="none" w:sz="0" w:space="0" w:color="auto"/>
                <w:left w:val="none" w:sz="0" w:space="0" w:color="auto"/>
                <w:bottom w:val="none" w:sz="0" w:space="0" w:color="auto"/>
                <w:right w:val="none" w:sz="0" w:space="0" w:color="auto"/>
              </w:divBdr>
            </w:div>
            <w:div w:id="1105805454">
              <w:marLeft w:val="0"/>
              <w:marRight w:val="0"/>
              <w:marTop w:val="0"/>
              <w:marBottom w:val="0"/>
              <w:divBdr>
                <w:top w:val="none" w:sz="0" w:space="0" w:color="auto"/>
                <w:left w:val="none" w:sz="0" w:space="0" w:color="auto"/>
                <w:bottom w:val="none" w:sz="0" w:space="0" w:color="auto"/>
                <w:right w:val="none" w:sz="0" w:space="0" w:color="auto"/>
              </w:divBdr>
            </w:div>
            <w:div w:id="501701770">
              <w:marLeft w:val="0"/>
              <w:marRight w:val="0"/>
              <w:marTop w:val="0"/>
              <w:marBottom w:val="0"/>
              <w:divBdr>
                <w:top w:val="none" w:sz="0" w:space="0" w:color="auto"/>
                <w:left w:val="none" w:sz="0" w:space="0" w:color="auto"/>
                <w:bottom w:val="none" w:sz="0" w:space="0" w:color="auto"/>
                <w:right w:val="none" w:sz="0" w:space="0" w:color="auto"/>
              </w:divBdr>
            </w:div>
            <w:div w:id="778837968">
              <w:marLeft w:val="0"/>
              <w:marRight w:val="0"/>
              <w:marTop w:val="0"/>
              <w:marBottom w:val="0"/>
              <w:divBdr>
                <w:top w:val="none" w:sz="0" w:space="0" w:color="auto"/>
                <w:left w:val="none" w:sz="0" w:space="0" w:color="auto"/>
                <w:bottom w:val="none" w:sz="0" w:space="0" w:color="auto"/>
                <w:right w:val="none" w:sz="0" w:space="0" w:color="auto"/>
              </w:divBdr>
            </w:div>
            <w:div w:id="252861632">
              <w:marLeft w:val="0"/>
              <w:marRight w:val="0"/>
              <w:marTop w:val="0"/>
              <w:marBottom w:val="0"/>
              <w:divBdr>
                <w:top w:val="none" w:sz="0" w:space="0" w:color="auto"/>
                <w:left w:val="none" w:sz="0" w:space="0" w:color="auto"/>
                <w:bottom w:val="none" w:sz="0" w:space="0" w:color="auto"/>
                <w:right w:val="none" w:sz="0" w:space="0" w:color="auto"/>
              </w:divBdr>
            </w:div>
            <w:div w:id="1372418783">
              <w:marLeft w:val="0"/>
              <w:marRight w:val="0"/>
              <w:marTop w:val="0"/>
              <w:marBottom w:val="0"/>
              <w:divBdr>
                <w:top w:val="none" w:sz="0" w:space="0" w:color="auto"/>
                <w:left w:val="none" w:sz="0" w:space="0" w:color="auto"/>
                <w:bottom w:val="none" w:sz="0" w:space="0" w:color="auto"/>
                <w:right w:val="none" w:sz="0" w:space="0" w:color="auto"/>
              </w:divBdr>
            </w:div>
            <w:div w:id="262685503">
              <w:marLeft w:val="0"/>
              <w:marRight w:val="0"/>
              <w:marTop w:val="0"/>
              <w:marBottom w:val="0"/>
              <w:divBdr>
                <w:top w:val="none" w:sz="0" w:space="0" w:color="auto"/>
                <w:left w:val="none" w:sz="0" w:space="0" w:color="auto"/>
                <w:bottom w:val="none" w:sz="0" w:space="0" w:color="auto"/>
                <w:right w:val="none" w:sz="0" w:space="0" w:color="auto"/>
              </w:divBdr>
            </w:div>
            <w:div w:id="1592740348">
              <w:marLeft w:val="0"/>
              <w:marRight w:val="0"/>
              <w:marTop w:val="0"/>
              <w:marBottom w:val="0"/>
              <w:divBdr>
                <w:top w:val="none" w:sz="0" w:space="0" w:color="auto"/>
                <w:left w:val="none" w:sz="0" w:space="0" w:color="auto"/>
                <w:bottom w:val="none" w:sz="0" w:space="0" w:color="auto"/>
                <w:right w:val="none" w:sz="0" w:space="0" w:color="auto"/>
              </w:divBdr>
            </w:div>
            <w:div w:id="1579945761">
              <w:marLeft w:val="0"/>
              <w:marRight w:val="0"/>
              <w:marTop w:val="0"/>
              <w:marBottom w:val="0"/>
              <w:divBdr>
                <w:top w:val="none" w:sz="0" w:space="0" w:color="auto"/>
                <w:left w:val="none" w:sz="0" w:space="0" w:color="auto"/>
                <w:bottom w:val="none" w:sz="0" w:space="0" w:color="auto"/>
                <w:right w:val="none" w:sz="0" w:space="0" w:color="auto"/>
              </w:divBdr>
            </w:div>
            <w:div w:id="2123379351">
              <w:marLeft w:val="0"/>
              <w:marRight w:val="0"/>
              <w:marTop w:val="0"/>
              <w:marBottom w:val="0"/>
              <w:divBdr>
                <w:top w:val="none" w:sz="0" w:space="0" w:color="auto"/>
                <w:left w:val="none" w:sz="0" w:space="0" w:color="auto"/>
                <w:bottom w:val="none" w:sz="0" w:space="0" w:color="auto"/>
                <w:right w:val="none" w:sz="0" w:space="0" w:color="auto"/>
              </w:divBdr>
            </w:div>
            <w:div w:id="1329669094">
              <w:marLeft w:val="0"/>
              <w:marRight w:val="0"/>
              <w:marTop w:val="0"/>
              <w:marBottom w:val="0"/>
              <w:divBdr>
                <w:top w:val="none" w:sz="0" w:space="0" w:color="auto"/>
                <w:left w:val="none" w:sz="0" w:space="0" w:color="auto"/>
                <w:bottom w:val="none" w:sz="0" w:space="0" w:color="auto"/>
                <w:right w:val="none" w:sz="0" w:space="0" w:color="auto"/>
              </w:divBdr>
            </w:div>
            <w:div w:id="796876776">
              <w:marLeft w:val="0"/>
              <w:marRight w:val="0"/>
              <w:marTop w:val="0"/>
              <w:marBottom w:val="0"/>
              <w:divBdr>
                <w:top w:val="none" w:sz="0" w:space="0" w:color="auto"/>
                <w:left w:val="none" w:sz="0" w:space="0" w:color="auto"/>
                <w:bottom w:val="none" w:sz="0" w:space="0" w:color="auto"/>
                <w:right w:val="none" w:sz="0" w:space="0" w:color="auto"/>
              </w:divBdr>
            </w:div>
            <w:div w:id="1513646564">
              <w:marLeft w:val="0"/>
              <w:marRight w:val="0"/>
              <w:marTop w:val="0"/>
              <w:marBottom w:val="0"/>
              <w:divBdr>
                <w:top w:val="none" w:sz="0" w:space="0" w:color="auto"/>
                <w:left w:val="none" w:sz="0" w:space="0" w:color="auto"/>
                <w:bottom w:val="none" w:sz="0" w:space="0" w:color="auto"/>
                <w:right w:val="none" w:sz="0" w:space="0" w:color="auto"/>
              </w:divBdr>
            </w:div>
            <w:div w:id="1930381762">
              <w:marLeft w:val="0"/>
              <w:marRight w:val="0"/>
              <w:marTop w:val="0"/>
              <w:marBottom w:val="0"/>
              <w:divBdr>
                <w:top w:val="none" w:sz="0" w:space="0" w:color="auto"/>
                <w:left w:val="none" w:sz="0" w:space="0" w:color="auto"/>
                <w:bottom w:val="none" w:sz="0" w:space="0" w:color="auto"/>
                <w:right w:val="none" w:sz="0" w:space="0" w:color="auto"/>
              </w:divBdr>
            </w:div>
            <w:div w:id="1212810780">
              <w:marLeft w:val="0"/>
              <w:marRight w:val="0"/>
              <w:marTop w:val="0"/>
              <w:marBottom w:val="0"/>
              <w:divBdr>
                <w:top w:val="none" w:sz="0" w:space="0" w:color="auto"/>
                <w:left w:val="none" w:sz="0" w:space="0" w:color="auto"/>
                <w:bottom w:val="none" w:sz="0" w:space="0" w:color="auto"/>
                <w:right w:val="none" w:sz="0" w:space="0" w:color="auto"/>
              </w:divBdr>
            </w:div>
            <w:div w:id="1813401264">
              <w:marLeft w:val="0"/>
              <w:marRight w:val="0"/>
              <w:marTop w:val="0"/>
              <w:marBottom w:val="0"/>
              <w:divBdr>
                <w:top w:val="none" w:sz="0" w:space="0" w:color="auto"/>
                <w:left w:val="none" w:sz="0" w:space="0" w:color="auto"/>
                <w:bottom w:val="none" w:sz="0" w:space="0" w:color="auto"/>
                <w:right w:val="none" w:sz="0" w:space="0" w:color="auto"/>
              </w:divBdr>
            </w:div>
            <w:div w:id="1443106296">
              <w:marLeft w:val="0"/>
              <w:marRight w:val="0"/>
              <w:marTop w:val="0"/>
              <w:marBottom w:val="0"/>
              <w:divBdr>
                <w:top w:val="none" w:sz="0" w:space="0" w:color="auto"/>
                <w:left w:val="none" w:sz="0" w:space="0" w:color="auto"/>
                <w:bottom w:val="none" w:sz="0" w:space="0" w:color="auto"/>
                <w:right w:val="none" w:sz="0" w:space="0" w:color="auto"/>
              </w:divBdr>
            </w:div>
            <w:div w:id="2129933309">
              <w:marLeft w:val="0"/>
              <w:marRight w:val="0"/>
              <w:marTop w:val="0"/>
              <w:marBottom w:val="0"/>
              <w:divBdr>
                <w:top w:val="none" w:sz="0" w:space="0" w:color="auto"/>
                <w:left w:val="none" w:sz="0" w:space="0" w:color="auto"/>
                <w:bottom w:val="none" w:sz="0" w:space="0" w:color="auto"/>
                <w:right w:val="none" w:sz="0" w:space="0" w:color="auto"/>
              </w:divBdr>
            </w:div>
            <w:div w:id="264458111">
              <w:marLeft w:val="0"/>
              <w:marRight w:val="0"/>
              <w:marTop w:val="0"/>
              <w:marBottom w:val="0"/>
              <w:divBdr>
                <w:top w:val="none" w:sz="0" w:space="0" w:color="auto"/>
                <w:left w:val="none" w:sz="0" w:space="0" w:color="auto"/>
                <w:bottom w:val="none" w:sz="0" w:space="0" w:color="auto"/>
                <w:right w:val="none" w:sz="0" w:space="0" w:color="auto"/>
              </w:divBdr>
            </w:div>
            <w:div w:id="1659797012">
              <w:marLeft w:val="0"/>
              <w:marRight w:val="0"/>
              <w:marTop w:val="0"/>
              <w:marBottom w:val="0"/>
              <w:divBdr>
                <w:top w:val="none" w:sz="0" w:space="0" w:color="auto"/>
                <w:left w:val="none" w:sz="0" w:space="0" w:color="auto"/>
                <w:bottom w:val="none" w:sz="0" w:space="0" w:color="auto"/>
                <w:right w:val="none" w:sz="0" w:space="0" w:color="auto"/>
              </w:divBdr>
            </w:div>
            <w:div w:id="1803109670">
              <w:marLeft w:val="0"/>
              <w:marRight w:val="0"/>
              <w:marTop w:val="0"/>
              <w:marBottom w:val="0"/>
              <w:divBdr>
                <w:top w:val="none" w:sz="0" w:space="0" w:color="auto"/>
                <w:left w:val="none" w:sz="0" w:space="0" w:color="auto"/>
                <w:bottom w:val="none" w:sz="0" w:space="0" w:color="auto"/>
                <w:right w:val="none" w:sz="0" w:space="0" w:color="auto"/>
              </w:divBdr>
            </w:div>
            <w:div w:id="1780220960">
              <w:marLeft w:val="0"/>
              <w:marRight w:val="0"/>
              <w:marTop w:val="0"/>
              <w:marBottom w:val="0"/>
              <w:divBdr>
                <w:top w:val="none" w:sz="0" w:space="0" w:color="auto"/>
                <w:left w:val="none" w:sz="0" w:space="0" w:color="auto"/>
                <w:bottom w:val="none" w:sz="0" w:space="0" w:color="auto"/>
                <w:right w:val="none" w:sz="0" w:space="0" w:color="auto"/>
              </w:divBdr>
            </w:div>
            <w:div w:id="1383140318">
              <w:marLeft w:val="0"/>
              <w:marRight w:val="0"/>
              <w:marTop w:val="0"/>
              <w:marBottom w:val="0"/>
              <w:divBdr>
                <w:top w:val="none" w:sz="0" w:space="0" w:color="auto"/>
                <w:left w:val="none" w:sz="0" w:space="0" w:color="auto"/>
                <w:bottom w:val="none" w:sz="0" w:space="0" w:color="auto"/>
                <w:right w:val="none" w:sz="0" w:space="0" w:color="auto"/>
              </w:divBdr>
            </w:div>
            <w:div w:id="1107429112">
              <w:marLeft w:val="0"/>
              <w:marRight w:val="0"/>
              <w:marTop w:val="0"/>
              <w:marBottom w:val="0"/>
              <w:divBdr>
                <w:top w:val="none" w:sz="0" w:space="0" w:color="auto"/>
                <w:left w:val="none" w:sz="0" w:space="0" w:color="auto"/>
                <w:bottom w:val="none" w:sz="0" w:space="0" w:color="auto"/>
                <w:right w:val="none" w:sz="0" w:space="0" w:color="auto"/>
              </w:divBdr>
            </w:div>
            <w:div w:id="1851412724">
              <w:marLeft w:val="0"/>
              <w:marRight w:val="0"/>
              <w:marTop w:val="0"/>
              <w:marBottom w:val="0"/>
              <w:divBdr>
                <w:top w:val="none" w:sz="0" w:space="0" w:color="auto"/>
                <w:left w:val="none" w:sz="0" w:space="0" w:color="auto"/>
                <w:bottom w:val="none" w:sz="0" w:space="0" w:color="auto"/>
                <w:right w:val="none" w:sz="0" w:space="0" w:color="auto"/>
              </w:divBdr>
            </w:div>
            <w:div w:id="766845416">
              <w:marLeft w:val="0"/>
              <w:marRight w:val="0"/>
              <w:marTop w:val="0"/>
              <w:marBottom w:val="0"/>
              <w:divBdr>
                <w:top w:val="none" w:sz="0" w:space="0" w:color="auto"/>
                <w:left w:val="none" w:sz="0" w:space="0" w:color="auto"/>
                <w:bottom w:val="none" w:sz="0" w:space="0" w:color="auto"/>
                <w:right w:val="none" w:sz="0" w:space="0" w:color="auto"/>
              </w:divBdr>
            </w:div>
            <w:div w:id="1575820006">
              <w:marLeft w:val="0"/>
              <w:marRight w:val="0"/>
              <w:marTop w:val="0"/>
              <w:marBottom w:val="0"/>
              <w:divBdr>
                <w:top w:val="none" w:sz="0" w:space="0" w:color="auto"/>
                <w:left w:val="none" w:sz="0" w:space="0" w:color="auto"/>
                <w:bottom w:val="none" w:sz="0" w:space="0" w:color="auto"/>
                <w:right w:val="none" w:sz="0" w:space="0" w:color="auto"/>
              </w:divBdr>
            </w:div>
            <w:div w:id="2143300875">
              <w:marLeft w:val="0"/>
              <w:marRight w:val="0"/>
              <w:marTop w:val="0"/>
              <w:marBottom w:val="0"/>
              <w:divBdr>
                <w:top w:val="none" w:sz="0" w:space="0" w:color="auto"/>
                <w:left w:val="none" w:sz="0" w:space="0" w:color="auto"/>
                <w:bottom w:val="none" w:sz="0" w:space="0" w:color="auto"/>
                <w:right w:val="none" w:sz="0" w:space="0" w:color="auto"/>
              </w:divBdr>
            </w:div>
            <w:div w:id="224336425">
              <w:marLeft w:val="0"/>
              <w:marRight w:val="0"/>
              <w:marTop w:val="0"/>
              <w:marBottom w:val="0"/>
              <w:divBdr>
                <w:top w:val="none" w:sz="0" w:space="0" w:color="auto"/>
                <w:left w:val="none" w:sz="0" w:space="0" w:color="auto"/>
                <w:bottom w:val="none" w:sz="0" w:space="0" w:color="auto"/>
                <w:right w:val="none" w:sz="0" w:space="0" w:color="auto"/>
              </w:divBdr>
            </w:div>
            <w:div w:id="861043557">
              <w:marLeft w:val="0"/>
              <w:marRight w:val="0"/>
              <w:marTop w:val="0"/>
              <w:marBottom w:val="0"/>
              <w:divBdr>
                <w:top w:val="none" w:sz="0" w:space="0" w:color="auto"/>
                <w:left w:val="none" w:sz="0" w:space="0" w:color="auto"/>
                <w:bottom w:val="none" w:sz="0" w:space="0" w:color="auto"/>
                <w:right w:val="none" w:sz="0" w:space="0" w:color="auto"/>
              </w:divBdr>
            </w:div>
            <w:div w:id="1896820640">
              <w:marLeft w:val="0"/>
              <w:marRight w:val="0"/>
              <w:marTop w:val="0"/>
              <w:marBottom w:val="0"/>
              <w:divBdr>
                <w:top w:val="none" w:sz="0" w:space="0" w:color="auto"/>
                <w:left w:val="none" w:sz="0" w:space="0" w:color="auto"/>
                <w:bottom w:val="none" w:sz="0" w:space="0" w:color="auto"/>
                <w:right w:val="none" w:sz="0" w:space="0" w:color="auto"/>
              </w:divBdr>
            </w:div>
            <w:div w:id="444540542">
              <w:marLeft w:val="0"/>
              <w:marRight w:val="0"/>
              <w:marTop w:val="0"/>
              <w:marBottom w:val="0"/>
              <w:divBdr>
                <w:top w:val="none" w:sz="0" w:space="0" w:color="auto"/>
                <w:left w:val="none" w:sz="0" w:space="0" w:color="auto"/>
                <w:bottom w:val="none" w:sz="0" w:space="0" w:color="auto"/>
                <w:right w:val="none" w:sz="0" w:space="0" w:color="auto"/>
              </w:divBdr>
            </w:div>
            <w:div w:id="1107235870">
              <w:marLeft w:val="0"/>
              <w:marRight w:val="0"/>
              <w:marTop w:val="0"/>
              <w:marBottom w:val="0"/>
              <w:divBdr>
                <w:top w:val="none" w:sz="0" w:space="0" w:color="auto"/>
                <w:left w:val="none" w:sz="0" w:space="0" w:color="auto"/>
                <w:bottom w:val="none" w:sz="0" w:space="0" w:color="auto"/>
                <w:right w:val="none" w:sz="0" w:space="0" w:color="auto"/>
              </w:divBdr>
            </w:div>
            <w:div w:id="1530024794">
              <w:marLeft w:val="0"/>
              <w:marRight w:val="0"/>
              <w:marTop w:val="0"/>
              <w:marBottom w:val="0"/>
              <w:divBdr>
                <w:top w:val="none" w:sz="0" w:space="0" w:color="auto"/>
                <w:left w:val="none" w:sz="0" w:space="0" w:color="auto"/>
                <w:bottom w:val="none" w:sz="0" w:space="0" w:color="auto"/>
                <w:right w:val="none" w:sz="0" w:space="0" w:color="auto"/>
              </w:divBdr>
            </w:div>
            <w:div w:id="1373652960">
              <w:marLeft w:val="0"/>
              <w:marRight w:val="0"/>
              <w:marTop w:val="0"/>
              <w:marBottom w:val="0"/>
              <w:divBdr>
                <w:top w:val="none" w:sz="0" w:space="0" w:color="auto"/>
                <w:left w:val="none" w:sz="0" w:space="0" w:color="auto"/>
                <w:bottom w:val="none" w:sz="0" w:space="0" w:color="auto"/>
                <w:right w:val="none" w:sz="0" w:space="0" w:color="auto"/>
              </w:divBdr>
            </w:div>
            <w:div w:id="2051219370">
              <w:marLeft w:val="0"/>
              <w:marRight w:val="0"/>
              <w:marTop w:val="0"/>
              <w:marBottom w:val="0"/>
              <w:divBdr>
                <w:top w:val="none" w:sz="0" w:space="0" w:color="auto"/>
                <w:left w:val="none" w:sz="0" w:space="0" w:color="auto"/>
                <w:bottom w:val="none" w:sz="0" w:space="0" w:color="auto"/>
                <w:right w:val="none" w:sz="0" w:space="0" w:color="auto"/>
              </w:divBdr>
            </w:div>
            <w:div w:id="1620066941">
              <w:marLeft w:val="0"/>
              <w:marRight w:val="0"/>
              <w:marTop w:val="0"/>
              <w:marBottom w:val="0"/>
              <w:divBdr>
                <w:top w:val="none" w:sz="0" w:space="0" w:color="auto"/>
                <w:left w:val="none" w:sz="0" w:space="0" w:color="auto"/>
                <w:bottom w:val="none" w:sz="0" w:space="0" w:color="auto"/>
                <w:right w:val="none" w:sz="0" w:space="0" w:color="auto"/>
              </w:divBdr>
            </w:div>
            <w:div w:id="1579746415">
              <w:marLeft w:val="0"/>
              <w:marRight w:val="0"/>
              <w:marTop w:val="0"/>
              <w:marBottom w:val="0"/>
              <w:divBdr>
                <w:top w:val="none" w:sz="0" w:space="0" w:color="auto"/>
                <w:left w:val="none" w:sz="0" w:space="0" w:color="auto"/>
                <w:bottom w:val="none" w:sz="0" w:space="0" w:color="auto"/>
                <w:right w:val="none" w:sz="0" w:space="0" w:color="auto"/>
              </w:divBdr>
            </w:div>
            <w:div w:id="780491544">
              <w:marLeft w:val="0"/>
              <w:marRight w:val="0"/>
              <w:marTop w:val="0"/>
              <w:marBottom w:val="0"/>
              <w:divBdr>
                <w:top w:val="none" w:sz="0" w:space="0" w:color="auto"/>
                <w:left w:val="none" w:sz="0" w:space="0" w:color="auto"/>
                <w:bottom w:val="none" w:sz="0" w:space="0" w:color="auto"/>
                <w:right w:val="none" w:sz="0" w:space="0" w:color="auto"/>
              </w:divBdr>
            </w:div>
            <w:div w:id="1485665100">
              <w:marLeft w:val="0"/>
              <w:marRight w:val="0"/>
              <w:marTop w:val="0"/>
              <w:marBottom w:val="0"/>
              <w:divBdr>
                <w:top w:val="none" w:sz="0" w:space="0" w:color="auto"/>
                <w:left w:val="none" w:sz="0" w:space="0" w:color="auto"/>
                <w:bottom w:val="none" w:sz="0" w:space="0" w:color="auto"/>
                <w:right w:val="none" w:sz="0" w:space="0" w:color="auto"/>
              </w:divBdr>
            </w:div>
            <w:div w:id="1733314260">
              <w:marLeft w:val="0"/>
              <w:marRight w:val="0"/>
              <w:marTop w:val="0"/>
              <w:marBottom w:val="0"/>
              <w:divBdr>
                <w:top w:val="none" w:sz="0" w:space="0" w:color="auto"/>
                <w:left w:val="none" w:sz="0" w:space="0" w:color="auto"/>
                <w:bottom w:val="none" w:sz="0" w:space="0" w:color="auto"/>
                <w:right w:val="none" w:sz="0" w:space="0" w:color="auto"/>
              </w:divBdr>
            </w:div>
            <w:div w:id="1384981576">
              <w:marLeft w:val="0"/>
              <w:marRight w:val="0"/>
              <w:marTop w:val="0"/>
              <w:marBottom w:val="0"/>
              <w:divBdr>
                <w:top w:val="none" w:sz="0" w:space="0" w:color="auto"/>
                <w:left w:val="none" w:sz="0" w:space="0" w:color="auto"/>
                <w:bottom w:val="none" w:sz="0" w:space="0" w:color="auto"/>
                <w:right w:val="none" w:sz="0" w:space="0" w:color="auto"/>
              </w:divBdr>
            </w:div>
            <w:div w:id="1998150795">
              <w:marLeft w:val="0"/>
              <w:marRight w:val="0"/>
              <w:marTop w:val="0"/>
              <w:marBottom w:val="0"/>
              <w:divBdr>
                <w:top w:val="none" w:sz="0" w:space="0" w:color="auto"/>
                <w:left w:val="none" w:sz="0" w:space="0" w:color="auto"/>
                <w:bottom w:val="none" w:sz="0" w:space="0" w:color="auto"/>
                <w:right w:val="none" w:sz="0" w:space="0" w:color="auto"/>
              </w:divBdr>
            </w:div>
            <w:div w:id="1736971189">
              <w:marLeft w:val="0"/>
              <w:marRight w:val="0"/>
              <w:marTop w:val="0"/>
              <w:marBottom w:val="0"/>
              <w:divBdr>
                <w:top w:val="none" w:sz="0" w:space="0" w:color="auto"/>
                <w:left w:val="none" w:sz="0" w:space="0" w:color="auto"/>
                <w:bottom w:val="none" w:sz="0" w:space="0" w:color="auto"/>
                <w:right w:val="none" w:sz="0" w:space="0" w:color="auto"/>
              </w:divBdr>
            </w:div>
            <w:div w:id="418067248">
              <w:marLeft w:val="0"/>
              <w:marRight w:val="0"/>
              <w:marTop w:val="0"/>
              <w:marBottom w:val="0"/>
              <w:divBdr>
                <w:top w:val="none" w:sz="0" w:space="0" w:color="auto"/>
                <w:left w:val="none" w:sz="0" w:space="0" w:color="auto"/>
                <w:bottom w:val="none" w:sz="0" w:space="0" w:color="auto"/>
                <w:right w:val="none" w:sz="0" w:space="0" w:color="auto"/>
              </w:divBdr>
            </w:div>
            <w:div w:id="1187131783">
              <w:marLeft w:val="0"/>
              <w:marRight w:val="0"/>
              <w:marTop w:val="0"/>
              <w:marBottom w:val="0"/>
              <w:divBdr>
                <w:top w:val="none" w:sz="0" w:space="0" w:color="auto"/>
                <w:left w:val="none" w:sz="0" w:space="0" w:color="auto"/>
                <w:bottom w:val="none" w:sz="0" w:space="0" w:color="auto"/>
                <w:right w:val="none" w:sz="0" w:space="0" w:color="auto"/>
              </w:divBdr>
            </w:div>
            <w:div w:id="358244618">
              <w:marLeft w:val="0"/>
              <w:marRight w:val="0"/>
              <w:marTop w:val="0"/>
              <w:marBottom w:val="0"/>
              <w:divBdr>
                <w:top w:val="none" w:sz="0" w:space="0" w:color="auto"/>
                <w:left w:val="none" w:sz="0" w:space="0" w:color="auto"/>
                <w:bottom w:val="none" w:sz="0" w:space="0" w:color="auto"/>
                <w:right w:val="none" w:sz="0" w:space="0" w:color="auto"/>
              </w:divBdr>
            </w:div>
            <w:div w:id="1858154328">
              <w:marLeft w:val="0"/>
              <w:marRight w:val="0"/>
              <w:marTop w:val="0"/>
              <w:marBottom w:val="0"/>
              <w:divBdr>
                <w:top w:val="none" w:sz="0" w:space="0" w:color="auto"/>
                <w:left w:val="none" w:sz="0" w:space="0" w:color="auto"/>
                <w:bottom w:val="none" w:sz="0" w:space="0" w:color="auto"/>
                <w:right w:val="none" w:sz="0" w:space="0" w:color="auto"/>
              </w:divBdr>
            </w:div>
            <w:div w:id="1658996795">
              <w:marLeft w:val="0"/>
              <w:marRight w:val="0"/>
              <w:marTop w:val="0"/>
              <w:marBottom w:val="0"/>
              <w:divBdr>
                <w:top w:val="none" w:sz="0" w:space="0" w:color="auto"/>
                <w:left w:val="none" w:sz="0" w:space="0" w:color="auto"/>
                <w:bottom w:val="none" w:sz="0" w:space="0" w:color="auto"/>
                <w:right w:val="none" w:sz="0" w:space="0" w:color="auto"/>
              </w:divBdr>
            </w:div>
            <w:div w:id="676422867">
              <w:marLeft w:val="0"/>
              <w:marRight w:val="0"/>
              <w:marTop w:val="0"/>
              <w:marBottom w:val="0"/>
              <w:divBdr>
                <w:top w:val="none" w:sz="0" w:space="0" w:color="auto"/>
                <w:left w:val="none" w:sz="0" w:space="0" w:color="auto"/>
                <w:bottom w:val="none" w:sz="0" w:space="0" w:color="auto"/>
                <w:right w:val="none" w:sz="0" w:space="0" w:color="auto"/>
              </w:divBdr>
            </w:div>
            <w:div w:id="389572092">
              <w:marLeft w:val="0"/>
              <w:marRight w:val="0"/>
              <w:marTop w:val="0"/>
              <w:marBottom w:val="0"/>
              <w:divBdr>
                <w:top w:val="none" w:sz="0" w:space="0" w:color="auto"/>
                <w:left w:val="none" w:sz="0" w:space="0" w:color="auto"/>
                <w:bottom w:val="none" w:sz="0" w:space="0" w:color="auto"/>
                <w:right w:val="none" w:sz="0" w:space="0" w:color="auto"/>
              </w:divBdr>
            </w:div>
            <w:div w:id="304701631">
              <w:marLeft w:val="0"/>
              <w:marRight w:val="0"/>
              <w:marTop w:val="0"/>
              <w:marBottom w:val="0"/>
              <w:divBdr>
                <w:top w:val="none" w:sz="0" w:space="0" w:color="auto"/>
                <w:left w:val="none" w:sz="0" w:space="0" w:color="auto"/>
                <w:bottom w:val="none" w:sz="0" w:space="0" w:color="auto"/>
                <w:right w:val="none" w:sz="0" w:space="0" w:color="auto"/>
              </w:divBdr>
            </w:div>
            <w:div w:id="81942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79738">
      <w:bodyDiv w:val="1"/>
      <w:marLeft w:val="0"/>
      <w:marRight w:val="0"/>
      <w:marTop w:val="0"/>
      <w:marBottom w:val="0"/>
      <w:divBdr>
        <w:top w:val="none" w:sz="0" w:space="0" w:color="auto"/>
        <w:left w:val="none" w:sz="0" w:space="0" w:color="auto"/>
        <w:bottom w:val="none" w:sz="0" w:space="0" w:color="auto"/>
        <w:right w:val="none" w:sz="0" w:space="0" w:color="auto"/>
      </w:divBdr>
      <w:divsChild>
        <w:div w:id="1941908313">
          <w:marLeft w:val="0"/>
          <w:marRight w:val="0"/>
          <w:marTop w:val="0"/>
          <w:marBottom w:val="0"/>
          <w:divBdr>
            <w:top w:val="none" w:sz="0" w:space="0" w:color="auto"/>
            <w:left w:val="none" w:sz="0" w:space="0" w:color="auto"/>
            <w:bottom w:val="none" w:sz="0" w:space="0" w:color="auto"/>
            <w:right w:val="none" w:sz="0" w:space="0" w:color="auto"/>
          </w:divBdr>
          <w:divsChild>
            <w:div w:id="773868373">
              <w:marLeft w:val="0"/>
              <w:marRight w:val="0"/>
              <w:marTop w:val="0"/>
              <w:marBottom w:val="0"/>
              <w:divBdr>
                <w:top w:val="none" w:sz="0" w:space="0" w:color="auto"/>
                <w:left w:val="none" w:sz="0" w:space="0" w:color="auto"/>
                <w:bottom w:val="none" w:sz="0" w:space="0" w:color="auto"/>
                <w:right w:val="none" w:sz="0" w:space="0" w:color="auto"/>
              </w:divBdr>
            </w:div>
            <w:div w:id="327633569">
              <w:marLeft w:val="0"/>
              <w:marRight w:val="0"/>
              <w:marTop w:val="0"/>
              <w:marBottom w:val="0"/>
              <w:divBdr>
                <w:top w:val="none" w:sz="0" w:space="0" w:color="auto"/>
                <w:left w:val="none" w:sz="0" w:space="0" w:color="auto"/>
                <w:bottom w:val="none" w:sz="0" w:space="0" w:color="auto"/>
                <w:right w:val="none" w:sz="0" w:space="0" w:color="auto"/>
              </w:divBdr>
            </w:div>
            <w:div w:id="718093944">
              <w:marLeft w:val="0"/>
              <w:marRight w:val="0"/>
              <w:marTop w:val="0"/>
              <w:marBottom w:val="0"/>
              <w:divBdr>
                <w:top w:val="none" w:sz="0" w:space="0" w:color="auto"/>
                <w:left w:val="none" w:sz="0" w:space="0" w:color="auto"/>
                <w:bottom w:val="none" w:sz="0" w:space="0" w:color="auto"/>
                <w:right w:val="none" w:sz="0" w:space="0" w:color="auto"/>
              </w:divBdr>
            </w:div>
            <w:div w:id="330374101">
              <w:marLeft w:val="0"/>
              <w:marRight w:val="0"/>
              <w:marTop w:val="0"/>
              <w:marBottom w:val="0"/>
              <w:divBdr>
                <w:top w:val="none" w:sz="0" w:space="0" w:color="auto"/>
                <w:left w:val="none" w:sz="0" w:space="0" w:color="auto"/>
                <w:bottom w:val="none" w:sz="0" w:space="0" w:color="auto"/>
                <w:right w:val="none" w:sz="0" w:space="0" w:color="auto"/>
              </w:divBdr>
            </w:div>
            <w:div w:id="929847899">
              <w:marLeft w:val="0"/>
              <w:marRight w:val="0"/>
              <w:marTop w:val="0"/>
              <w:marBottom w:val="0"/>
              <w:divBdr>
                <w:top w:val="none" w:sz="0" w:space="0" w:color="auto"/>
                <w:left w:val="none" w:sz="0" w:space="0" w:color="auto"/>
                <w:bottom w:val="none" w:sz="0" w:space="0" w:color="auto"/>
                <w:right w:val="none" w:sz="0" w:space="0" w:color="auto"/>
              </w:divBdr>
            </w:div>
            <w:div w:id="1887835998">
              <w:marLeft w:val="0"/>
              <w:marRight w:val="0"/>
              <w:marTop w:val="0"/>
              <w:marBottom w:val="0"/>
              <w:divBdr>
                <w:top w:val="none" w:sz="0" w:space="0" w:color="auto"/>
                <w:left w:val="none" w:sz="0" w:space="0" w:color="auto"/>
                <w:bottom w:val="none" w:sz="0" w:space="0" w:color="auto"/>
                <w:right w:val="none" w:sz="0" w:space="0" w:color="auto"/>
              </w:divBdr>
            </w:div>
            <w:div w:id="30389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51997">
      <w:bodyDiv w:val="1"/>
      <w:marLeft w:val="0"/>
      <w:marRight w:val="0"/>
      <w:marTop w:val="0"/>
      <w:marBottom w:val="0"/>
      <w:divBdr>
        <w:top w:val="none" w:sz="0" w:space="0" w:color="auto"/>
        <w:left w:val="none" w:sz="0" w:space="0" w:color="auto"/>
        <w:bottom w:val="none" w:sz="0" w:space="0" w:color="auto"/>
        <w:right w:val="none" w:sz="0" w:space="0" w:color="auto"/>
      </w:divBdr>
      <w:divsChild>
        <w:div w:id="1599021264">
          <w:marLeft w:val="0"/>
          <w:marRight w:val="0"/>
          <w:marTop w:val="0"/>
          <w:marBottom w:val="0"/>
          <w:divBdr>
            <w:top w:val="none" w:sz="0" w:space="0" w:color="auto"/>
            <w:left w:val="none" w:sz="0" w:space="0" w:color="auto"/>
            <w:bottom w:val="none" w:sz="0" w:space="0" w:color="auto"/>
            <w:right w:val="none" w:sz="0" w:space="0" w:color="auto"/>
          </w:divBdr>
        </w:div>
        <w:div w:id="1360350836">
          <w:marLeft w:val="0"/>
          <w:marRight w:val="0"/>
          <w:marTop w:val="0"/>
          <w:marBottom w:val="0"/>
          <w:divBdr>
            <w:top w:val="none" w:sz="0" w:space="0" w:color="auto"/>
            <w:left w:val="none" w:sz="0" w:space="0" w:color="auto"/>
            <w:bottom w:val="none" w:sz="0" w:space="0" w:color="auto"/>
            <w:right w:val="none" w:sz="0" w:space="0" w:color="auto"/>
          </w:divBdr>
        </w:div>
        <w:div w:id="1363240510">
          <w:marLeft w:val="0"/>
          <w:marRight w:val="0"/>
          <w:marTop w:val="0"/>
          <w:marBottom w:val="0"/>
          <w:divBdr>
            <w:top w:val="none" w:sz="0" w:space="0" w:color="auto"/>
            <w:left w:val="none" w:sz="0" w:space="0" w:color="auto"/>
            <w:bottom w:val="none" w:sz="0" w:space="0" w:color="auto"/>
            <w:right w:val="none" w:sz="0" w:space="0" w:color="auto"/>
          </w:divBdr>
        </w:div>
        <w:div w:id="2013488123">
          <w:marLeft w:val="0"/>
          <w:marRight w:val="0"/>
          <w:marTop w:val="0"/>
          <w:marBottom w:val="0"/>
          <w:divBdr>
            <w:top w:val="none" w:sz="0" w:space="0" w:color="auto"/>
            <w:left w:val="none" w:sz="0" w:space="0" w:color="auto"/>
            <w:bottom w:val="none" w:sz="0" w:space="0" w:color="auto"/>
            <w:right w:val="none" w:sz="0" w:space="0" w:color="auto"/>
          </w:divBdr>
        </w:div>
        <w:div w:id="1258978163">
          <w:marLeft w:val="0"/>
          <w:marRight w:val="0"/>
          <w:marTop w:val="0"/>
          <w:marBottom w:val="0"/>
          <w:divBdr>
            <w:top w:val="none" w:sz="0" w:space="0" w:color="auto"/>
            <w:left w:val="none" w:sz="0" w:space="0" w:color="auto"/>
            <w:bottom w:val="none" w:sz="0" w:space="0" w:color="auto"/>
            <w:right w:val="none" w:sz="0" w:space="0" w:color="auto"/>
          </w:divBdr>
        </w:div>
        <w:div w:id="554048362">
          <w:marLeft w:val="0"/>
          <w:marRight w:val="0"/>
          <w:marTop w:val="0"/>
          <w:marBottom w:val="0"/>
          <w:divBdr>
            <w:top w:val="none" w:sz="0" w:space="0" w:color="auto"/>
            <w:left w:val="none" w:sz="0" w:space="0" w:color="auto"/>
            <w:bottom w:val="none" w:sz="0" w:space="0" w:color="auto"/>
            <w:right w:val="none" w:sz="0" w:space="0" w:color="auto"/>
          </w:divBdr>
        </w:div>
        <w:div w:id="1233394523">
          <w:marLeft w:val="0"/>
          <w:marRight w:val="0"/>
          <w:marTop w:val="0"/>
          <w:marBottom w:val="0"/>
          <w:divBdr>
            <w:top w:val="none" w:sz="0" w:space="0" w:color="auto"/>
            <w:left w:val="none" w:sz="0" w:space="0" w:color="auto"/>
            <w:bottom w:val="none" w:sz="0" w:space="0" w:color="auto"/>
            <w:right w:val="none" w:sz="0" w:space="0" w:color="auto"/>
          </w:divBdr>
        </w:div>
      </w:divsChild>
    </w:div>
    <w:div w:id="209808579">
      <w:bodyDiv w:val="1"/>
      <w:marLeft w:val="0"/>
      <w:marRight w:val="0"/>
      <w:marTop w:val="0"/>
      <w:marBottom w:val="0"/>
      <w:divBdr>
        <w:top w:val="none" w:sz="0" w:space="0" w:color="auto"/>
        <w:left w:val="none" w:sz="0" w:space="0" w:color="auto"/>
        <w:bottom w:val="none" w:sz="0" w:space="0" w:color="auto"/>
        <w:right w:val="none" w:sz="0" w:space="0" w:color="auto"/>
      </w:divBdr>
    </w:div>
    <w:div w:id="219098319">
      <w:bodyDiv w:val="1"/>
      <w:marLeft w:val="0"/>
      <w:marRight w:val="0"/>
      <w:marTop w:val="0"/>
      <w:marBottom w:val="0"/>
      <w:divBdr>
        <w:top w:val="none" w:sz="0" w:space="0" w:color="auto"/>
        <w:left w:val="none" w:sz="0" w:space="0" w:color="auto"/>
        <w:bottom w:val="none" w:sz="0" w:space="0" w:color="auto"/>
        <w:right w:val="none" w:sz="0" w:space="0" w:color="auto"/>
      </w:divBdr>
      <w:divsChild>
        <w:div w:id="978924104">
          <w:marLeft w:val="0"/>
          <w:marRight w:val="0"/>
          <w:marTop w:val="0"/>
          <w:marBottom w:val="0"/>
          <w:divBdr>
            <w:top w:val="none" w:sz="0" w:space="0" w:color="auto"/>
            <w:left w:val="none" w:sz="0" w:space="0" w:color="auto"/>
            <w:bottom w:val="none" w:sz="0" w:space="0" w:color="auto"/>
            <w:right w:val="none" w:sz="0" w:space="0" w:color="auto"/>
          </w:divBdr>
        </w:div>
      </w:divsChild>
    </w:div>
    <w:div w:id="220478737">
      <w:bodyDiv w:val="1"/>
      <w:marLeft w:val="0"/>
      <w:marRight w:val="0"/>
      <w:marTop w:val="0"/>
      <w:marBottom w:val="0"/>
      <w:divBdr>
        <w:top w:val="none" w:sz="0" w:space="0" w:color="auto"/>
        <w:left w:val="none" w:sz="0" w:space="0" w:color="auto"/>
        <w:bottom w:val="none" w:sz="0" w:space="0" w:color="auto"/>
        <w:right w:val="none" w:sz="0" w:space="0" w:color="auto"/>
      </w:divBdr>
      <w:divsChild>
        <w:div w:id="951866935">
          <w:marLeft w:val="0"/>
          <w:marRight w:val="0"/>
          <w:marTop w:val="0"/>
          <w:marBottom w:val="0"/>
          <w:divBdr>
            <w:top w:val="none" w:sz="0" w:space="0" w:color="auto"/>
            <w:left w:val="none" w:sz="0" w:space="0" w:color="auto"/>
            <w:bottom w:val="none" w:sz="0" w:space="0" w:color="auto"/>
            <w:right w:val="none" w:sz="0" w:space="0" w:color="auto"/>
          </w:divBdr>
        </w:div>
      </w:divsChild>
    </w:div>
    <w:div w:id="224607784">
      <w:bodyDiv w:val="1"/>
      <w:marLeft w:val="0"/>
      <w:marRight w:val="0"/>
      <w:marTop w:val="0"/>
      <w:marBottom w:val="0"/>
      <w:divBdr>
        <w:top w:val="none" w:sz="0" w:space="0" w:color="auto"/>
        <w:left w:val="none" w:sz="0" w:space="0" w:color="auto"/>
        <w:bottom w:val="none" w:sz="0" w:space="0" w:color="auto"/>
        <w:right w:val="none" w:sz="0" w:space="0" w:color="auto"/>
      </w:divBdr>
      <w:divsChild>
        <w:div w:id="2024045130">
          <w:marLeft w:val="0"/>
          <w:marRight w:val="0"/>
          <w:marTop w:val="0"/>
          <w:marBottom w:val="0"/>
          <w:divBdr>
            <w:top w:val="none" w:sz="0" w:space="0" w:color="auto"/>
            <w:left w:val="none" w:sz="0" w:space="0" w:color="auto"/>
            <w:bottom w:val="none" w:sz="0" w:space="0" w:color="auto"/>
            <w:right w:val="none" w:sz="0" w:space="0" w:color="auto"/>
          </w:divBdr>
        </w:div>
      </w:divsChild>
    </w:div>
    <w:div w:id="230234344">
      <w:bodyDiv w:val="1"/>
      <w:marLeft w:val="0"/>
      <w:marRight w:val="0"/>
      <w:marTop w:val="0"/>
      <w:marBottom w:val="0"/>
      <w:divBdr>
        <w:top w:val="none" w:sz="0" w:space="0" w:color="auto"/>
        <w:left w:val="none" w:sz="0" w:space="0" w:color="auto"/>
        <w:bottom w:val="none" w:sz="0" w:space="0" w:color="auto"/>
        <w:right w:val="none" w:sz="0" w:space="0" w:color="auto"/>
      </w:divBdr>
      <w:divsChild>
        <w:div w:id="476921562">
          <w:marLeft w:val="0"/>
          <w:marRight w:val="0"/>
          <w:marTop w:val="0"/>
          <w:marBottom w:val="0"/>
          <w:divBdr>
            <w:top w:val="none" w:sz="0" w:space="0" w:color="auto"/>
            <w:left w:val="none" w:sz="0" w:space="0" w:color="auto"/>
            <w:bottom w:val="none" w:sz="0" w:space="0" w:color="auto"/>
            <w:right w:val="none" w:sz="0" w:space="0" w:color="auto"/>
          </w:divBdr>
        </w:div>
        <w:div w:id="1534224946">
          <w:marLeft w:val="0"/>
          <w:marRight w:val="0"/>
          <w:marTop w:val="0"/>
          <w:marBottom w:val="0"/>
          <w:divBdr>
            <w:top w:val="none" w:sz="0" w:space="0" w:color="auto"/>
            <w:left w:val="none" w:sz="0" w:space="0" w:color="auto"/>
            <w:bottom w:val="none" w:sz="0" w:space="0" w:color="auto"/>
            <w:right w:val="none" w:sz="0" w:space="0" w:color="auto"/>
          </w:divBdr>
        </w:div>
        <w:div w:id="757483550">
          <w:marLeft w:val="0"/>
          <w:marRight w:val="0"/>
          <w:marTop w:val="0"/>
          <w:marBottom w:val="0"/>
          <w:divBdr>
            <w:top w:val="none" w:sz="0" w:space="0" w:color="auto"/>
            <w:left w:val="none" w:sz="0" w:space="0" w:color="auto"/>
            <w:bottom w:val="none" w:sz="0" w:space="0" w:color="auto"/>
            <w:right w:val="none" w:sz="0" w:space="0" w:color="auto"/>
          </w:divBdr>
        </w:div>
        <w:div w:id="1365054270">
          <w:marLeft w:val="0"/>
          <w:marRight w:val="0"/>
          <w:marTop w:val="0"/>
          <w:marBottom w:val="0"/>
          <w:divBdr>
            <w:top w:val="none" w:sz="0" w:space="0" w:color="auto"/>
            <w:left w:val="none" w:sz="0" w:space="0" w:color="auto"/>
            <w:bottom w:val="none" w:sz="0" w:space="0" w:color="auto"/>
            <w:right w:val="none" w:sz="0" w:space="0" w:color="auto"/>
          </w:divBdr>
        </w:div>
        <w:div w:id="1109199455">
          <w:marLeft w:val="0"/>
          <w:marRight w:val="0"/>
          <w:marTop w:val="0"/>
          <w:marBottom w:val="0"/>
          <w:divBdr>
            <w:top w:val="none" w:sz="0" w:space="0" w:color="auto"/>
            <w:left w:val="none" w:sz="0" w:space="0" w:color="auto"/>
            <w:bottom w:val="none" w:sz="0" w:space="0" w:color="auto"/>
            <w:right w:val="none" w:sz="0" w:space="0" w:color="auto"/>
          </w:divBdr>
        </w:div>
        <w:div w:id="1658679564">
          <w:marLeft w:val="0"/>
          <w:marRight w:val="0"/>
          <w:marTop w:val="0"/>
          <w:marBottom w:val="0"/>
          <w:divBdr>
            <w:top w:val="none" w:sz="0" w:space="0" w:color="auto"/>
            <w:left w:val="none" w:sz="0" w:space="0" w:color="auto"/>
            <w:bottom w:val="none" w:sz="0" w:space="0" w:color="auto"/>
            <w:right w:val="none" w:sz="0" w:space="0" w:color="auto"/>
          </w:divBdr>
        </w:div>
      </w:divsChild>
    </w:div>
    <w:div w:id="236481740">
      <w:bodyDiv w:val="1"/>
      <w:marLeft w:val="0"/>
      <w:marRight w:val="0"/>
      <w:marTop w:val="0"/>
      <w:marBottom w:val="0"/>
      <w:divBdr>
        <w:top w:val="none" w:sz="0" w:space="0" w:color="auto"/>
        <w:left w:val="none" w:sz="0" w:space="0" w:color="auto"/>
        <w:bottom w:val="none" w:sz="0" w:space="0" w:color="auto"/>
        <w:right w:val="none" w:sz="0" w:space="0" w:color="auto"/>
      </w:divBdr>
      <w:divsChild>
        <w:div w:id="685986609">
          <w:marLeft w:val="0"/>
          <w:marRight w:val="0"/>
          <w:marTop w:val="0"/>
          <w:marBottom w:val="0"/>
          <w:divBdr>
            <w:top w:val="none" w:sz="0" w:space="0" w:color="auto"/>
            <w:left w:val="none" w:sz="0" w:space="0" w:color="auto"/>
            <w:bottom w:val="none" w:sz="0" w:space="0" w:color="auto"/>
            <w:right w:val="none" w:sz="0" w:space="0" w:color="auto"/>
          </w:divBdr>
          <w:divsChild>
            <w:div w:id="140541047">
              <w:marLeft w:val="0"/>
              <w:marRight w:val="0"/>
              <w:marTop w:val="0"/>
              <w:marBottom w:val="0"/>
              <w:divBdr>
                <w:top w:val="none" w:sz="0" w:space="0" w:color="auto"/>
                <w:left w:val="none" w:sz="0" w:space="0" w:color="auto"/>
                <w:bottom w:val="none" w:sz="0" w:space="0" w:color="auto"/>
                <w:right w:val="none" w:sz="0" w:space="0" w:color="auto"/>
              </w:divBdr>
            </w:div>
            <w:div w:id="273246413">
              <w:marLeft w:val="0"/>
              <w:marRight w:val="0"/>
              <w:marTop w:val="0"/>
              <w:marBottom w:val="0"/>
              <w:divBdr>
                <w:top w:val="none" w:sz="0" w:space="0" w:color="auto"/>
                <w:left w:val="none" w:sz="0" w:space="0" w:color="auto"/>
                <w:bottom w:val="none" w:sz="0" w:space="0" w:color="auto"/>
                <w:right w:val="none" w:sz="0" w:space="0" w:color="auto"/>
              </w:divBdr>
            </w:div>
            <w:div w:id="426929207">
              <w:marLeft w:val="0"/>
              <w:marRight w:val="0"/>
              <w:marTop w:val="0"/>
              <w:marBottom w:val="0"/>
              <w:divBdr>
                <w:top w:val="none" w:sz="0" w:space="0" w:color="auto"/>
                <w:left w:val="none" w:sz="0" w:space="0" w:color="auto"/>
                <w:bottom w:val="none" w:sz="0" w:space="0" w:color="auto"/>
                <w:right w:val="none" w:sz="0" w:space="0" w:color="auto"/>
              </w:divBdr>
            </w:div>
            <w:div w:id="336080907">
              <w:marLeft w:val="0"/>
              <w:marRight w:val="0"/>
              <w:marTop w:val="0"/>
              <w:marBottom w:val="0"/>
              <w:divBdr>
                <w:top w:val="none" w:sz="0" w:space="0" w:color="auto"/>
                <w:left w:val="none" w:sz="0" w:space="0" w:color="auto"/>
                <w:bottom w:val="none" w:sz="0" w:space="0" w:color="auto"/>
                <w:right w:val="none" w:sz="0" w:space="0" w:color="auto"/>
              </w:divBdr>
            </w:div>
            <w:div w:id="655305165">
              <w:marLeft w:val="0"/>
              <w:marRight w:val="0"/>
              <w:marTop w:val="0"/>
              <w:marBottom w:val="0"/>
              <w:divBdr>
                <w:top w:val="none" w:sz="0" w:space="0" w:color="auto"/>
                <w:left w:val="none" w:sz="0" w:space="0" w:color="auto"/>
                <w:bottom w:val="none" w:sz="0" w:space="0" w:color="auto"/>
                <w:right w:val="none" w:sz="0" w:space="0" w:color="auto"/>
              </w:divBdr>
            </w:div>
            <w:div w:id="610211217">
              <w:marLeft w:val="0"/>
              <w:marRight w:val="0"/>
              <w:marTop w:val="0"/>
              <w:marBottom w:val="0"/>
              <w:divBdr>
                <w:top w:val="none" w:sz="0" w:space="0" w:color="auto"/>
                <w:left w:val="none" w:sz="0" w:space="0" w:color="auto"/>
                <w:bottom w:val="none" w:sz="0" w:space="0" w:color="auto"/>
                <w:right w:val="none" w:sz="0" w:space="0" w:color="auto"/>
              </w:divBdr>
            </w:div>
            <w:div w:id="1996949470">
              <w:marLeft w:val="0"/>
              <w:marRight w:val="0"/>
              <w:marTop w:val="0"/>
              <w:marBottom w:val="0"/>
              <w:divBdr>
                <w:top w:val="none" w:sz="0" w:space="0" w:color="auto"/>
                <w:left w:val="none" w:sz="0" w:space="0" w:color="auto"/>
                <w:bottom w:val="none" w:sz="0" w:space="0" w:color="auto"/>
                <w:right w:val="none" w:sz="0" w:space="0" w:color="auto"/>
              </w:divBdr>
            </w:div>
            <w:div w:id="1570772958">
              <w:marLeft w:val="0"/>
              <w:marRight w:val="0"/>
              <w:marTop w:val="0"/>
              <w:marBottom w:val="0"/>
              <w:divBdr>
                <w:top w:val="none" w:sz="0" w:space="0" w:color="auto"/>
                <w:left w:val="none" w:sz="0" w:space="0" w:color="auto"/>
                <w:bottom w:val="none" w:sz="0" w:space="0" w:color="auto"/>
                <w:right w:val="none" w:sz="0" w:space="0" w:color="auto"/>
              </w:divBdr>
            </w:div>
            <w:div w:id="1096482834">
              <w:marLeft w:val="0"/>
              <w:marRight w:val="0"/>
              <w:marTop w:val="0"/>
              <w:marBottom w:val="0"/>
              <w:divBdr>
                <w:top w:val="none" w:sz="0" w:space="0" w:color="auto"/>
                <w:left w:val="none" w:sz="0" w:space="0" w:color="auto"/>
                <w:bottom w:val="none" w:sz="0" w:space="0" w:color="auto"/>
                <w:right w:val="none" w:sz="0" w:space="0" w:color="auto"/>
              </w:divBdr>
            </w:div>
            <w:div w:id="1207719078">
              <w:marLeft w:val="0"/>
              <w:marRight w:val="0"/>
              <w:marTop w:val="0"/>
              <w:marBottom w:val="0"/>
              <w:divBdr>
                <w:top w:val="none" w:sz="0" w:space="0" w:color="auto"/>
                <w:left w:val="none" w:sz="0" w:space="0" w:color="auto"/>
                <w:bottom w:val="none" w:sz="0" w:space="0" w:color="auto"/>
                <w:right w:val="none" w:sz="0" w:space="0" w:color="auto"/>
              </w:divBdr>
            </w:div>
            <w:div w:id="136726057">
              <w:marLeft w:val="0"/>
              <w:marRight w:val="0"/>
              <w:marTop w:val="0"/>
              <w:marBottom w:val="0"/>
              <w:divBdr>
                <w:top w:val="none" w:sz="0" w:space="0" w:color="auto"/>
                <w:left w:val="none" w:sz="0" w:space="0" w:color="auto"/>
                <w:bottom w:val="none" w:sz="0" w:space="0" w:color="auto"/>
                <w:right w:val="none" w:sz="0" w:space="0" w:color="auto"/>
              </w:divBdr>
            </w:div>
            <w:div w:id="1008142116">
              <w:marLeft w:val="0"/>
              <w:marRight w:val="0"/>
              <w:marTop w:val="0"/>
              <w:marBottom w:val="0"/>
              <w:divBdr>
                <w:top w:val="none" w:sz="0" w:space="0" w:color="auto"/>
                <w:left w:val="none" w:sz="0" w:space="0" w:color="auto"/>
                <w:bottom w:val="none" w:sz="0" w:space="0" w:color="auto"/>
                <w:right w:val="none" w:sz="0" w:space="0" w:color="auto"/>
              </w:divBdr>
            </w:div>
            <w:div w:id="1836217454">
              <w:marLeft w:val="0"/>
              <w:marRight w:val="0"/>
              <w:marTop w:val="0"/>
              <w:marBottom w:val="0"/>
              <w:divBdr>
                <w:top w:val="none" w:sz="0" w:space="0" w:color="auto"/>
                <w:left w:val="none" w:sz="0" w:space="0" w:color="auto"/>
                <w:bottom w:val="none" w:sz="0" w:space="0" w:color="auto"/>
                <w:right w:val="none" w:sz="0" w:space="0" w:color="auto"/>
              </w:divBdr>
            </w:div>
            <w:div w:id="1484423018">
              <w:marLeft w:val="0"/>
              <w:marRight w:val="0"/>
              <w:marTop w:val="0"/>
              <w:marBottom w:val="0"/>
              <w:divBdr>
                <w:top w:val="none" w:sz="0" w:space="0" w:color="auto"/>
                <w:left w:val="none" w:sz="0" w:space="0" w:color="auto"/>
                <w:bottom w:val="none" w:sz="0" w:space="0" w:color="auto"/>
                <w:right w:val="none" w:sz="0" w:space="0" w:color="auto"/>
              </w:divBdr>
            </w:div>
            <w:div w:id="1066759920">
              <w:marLeft w:val="0"/>
              <w:marRight w:val="0"/>
              <w:marTop w:val="0"/>
              <w:marBottom w:val="0"/>
              <w:divBdr>
                <w:top w:val="none" w:sz="0" w:space="0" w:color="auto"/>
                <w:left w:val="none" w:sz="0" w:space="0" w:color="auto"/>
                <w:bottom w:val="none" w:sz="0" w:space="0" w:color="auto"/>
                <w:right w:val="none" w:sz="0" w:space="0" w:color="auto"/>
              </w:divBdr>
            </w:div>
            <w:div w:id="2030911530">
              <w:marLeft w:val="0"/>
              <w:marRight w:val="0"/>
              <w:marTop w:val="0"/>
              <w:marBottom w:val="0"/>
              <w:divBdr>
                <w:top w:val="none" w:sz="0" w:space="0" w:color="auto"/>
                <w:left w:val="none" w:sz="0" w:space="0" w:color="auto"/>
                <w:bottom w:val="none" w:sz="0" w:space="0" w:color="auto"/>
                <w:right w:val="none" w:sz="0" w:space="0" w:color="auto"/>
              </w:divBdr>
            </w:div>
            <w:div w:id="405230047">
              <w:marLeft w:val="0"/>
              <w:marRight w:val="0"/>
              <w:marTop w:val="0"/>
              <w:marBottom w:val="0"/>
              <w:divBdr>
                <w:top w:val="none" w:sz="0" w:space="0" w:color="auto"/>
                <w:left w:val="none" w:sz="0" w:space="0" w:color="auto"/>
                <w:bottom w:val="none" w:sz="0" w:space="0" w:color="auto"/>
                <w:right w:val="none" w:sz="0" w:space="0" w:color="auto"/>
              </w:divBdr>
            </w:div>
            <w:div w:id="1853689456">
              <w:marLeft w:val="0"/>
              <w:marRight w:val="0"/>
              <w:marTop w:val="0"/>
              <w:marBottom w:val="0"/>
              <w:divBdr>
                <w:top w:val="none" w:sz="0" w:space="0" w:color="auto"/>
                <w:left w:val="none" w:sz="0" w:space="0" w:color="auto"/>
                <w:bottom w:val="none" w:sz="0" w:space="0" w:color="auto"/>
                <w:right w:val="none" w:sz="0" w:space="0" w:color="auto"/>
              </w:divBdr>
            </w:div>
            <w:div w:id="1743142899">
              <w:marLeft w:val="0"/>
              <w:marRight w:val="0"/>
              <w:marTop w:val="0"/>
              <w:marBottom w:val="0"/>
              <w:divBdr>
                <w:top w:val="none" w:sz="0" w:space="0" w:color="auto"/>
                <w:left w:val="none" w:sz="0" w:space="0" w:color="auto"/>
                <w:bottom w:val="none" w:sz="0" w:space="0" w:color="auto"/>
                <w:right w:val="none" w:sz="0" w:space="0" w:color="auto"/>
              </w:divBdr>
            </w:div>
            <w:div w:id="1588534245">
              <w:marLeft w:val="0"/>
              <w:marRight w:val="0"/>
              <w:marTop w:val="0"/>
              <w:marBottom w:val="0"/>
              <w:divBdr>
                <w:top w:val="none" w:sz="0" w:space="0" w:color="auto"/>
                <w:left w:val="none" w:sz="0" w:space="0" w:color="auto"/>
                <w:bottom w:val="none" w:sz="0" w:space="0" w:color="auto"/>
                <w:right w:val="none" w:sz="0" w:space="0" w:color="auto"/>
              </w:divBdr>
            </w:div>
            <w:div w:id="896428331">
              <w:marLeft w:val="0"/>
              <w:marRight w:val="0"/>
              <w:marTop w:val="0"/>
              <w:marBottom w:val="0"/>
              <w:divBdr>
                <w:top w:val="none" w:sz="0" w:space="0" w:color="auto"/>
                <w:left w:val="none" w:sz="0" w:space="0" w:color="auto"/>
                <w:bottom w:val="none" w:sz="0" w:space="0" w:color="auto"/>
                <w:right w:val="none" w:sz="0" w:space="0" w:color="auto"/>
              </w:divBdr>
            </w:div>
            <w:div w:id="911886140">
              <w:marLeft w:val="0"/>
              <w:marRight w:val="0"/>
              <w:marTop w:val="0"/>
              <w:marBottom w:val="0"/>
              <w:divBdr>
                <w:top w:val="none" w:sz="0" w:space="0" w:color="auto"/>
                <w:left w:val="none" w:sz="0" w:space="0" w:color="auto"/>
                <w:bottom w:val="none" w:sz="0" w:space="0" w:color="auto"/>
                <w:right w:val="none" w:sz="0" w:space="0" w:color="auto"/>
              </w:divBdr>
            </w:div>
            <w:div w:id="1568104296">
              <w:marLeft w:val="0"/>
              <w:marRight w:val="0"/>
              <w:marTop w:val="0"/>
              <w:marBottom w:val="0"/>
              <w:divBdr>
                <w:top w:val="none" w:sz="0" w:space="0" w:color="auto"/>
                <w:left w:val="none" w:sz="0" w:space="0" w:color="auto"/>
                <w:bottom w:val="none" w:sz="0" w:space="0" w:color="auto"/>
                <w:right w:val="none" w:sz="0" w:space="0" w:color="auto"/>
              </w:divBdr>
            </w:div>
            <w:div w:id="1303267398">
              <w:marLeft w:val="0"/>
              <w:marRight w:val="0"/>
              <w:marTop w:val="0"/>
              <w:marBottom w:val="0"/>
              <w:divBdr>
                <w:top w:val="none" w:sz="0" w:space="0" w:color="auto"/>
                <w:left w:val="none" w:sz="0" w:space="0" w:color="auto"/>
                <w:bottom w:val="none" w:sz="0" w:space="0" w:color="auto"/>
                <w:right w:val="none" w:sz="0" w:space="0" w:color="auto"/>
              </w:divBdr>
            </w:div>
            <w:div w:id="1382054310">
              <w:marLeft w:val="0"/>
              <w:marRight w:val="0"/>
              <w:marTop w:val="0"/>
              <w:marBottom w:val="0"/>
              <w:divBdr>
                <w:top w:val="none" w:sz="0" w:space="0" w:color="auto"/>
                <w:left w:val="none" w:sz="0" w:space="0" w:color="auto"/>
                <w:bottom w:val="none" w:sz="0" w:space="0" w:color="auto"/>
                <w:right w:val="none" w:sz="0" w:space="0" w:color="auto"/>
              </w:divBdr>
            </w:div>
            <w:div w:id="117964854">
              <w:marLeft w:val="0"/>
              <w:marRight w:val="0"/>
              <w:marTop w:val="0"/>
              <w:marBottom w:val="0"/>
              <w:divBdr>
                <w:top w:val="none" w:sz="0" w:space="0" w:color="auto"/>
                <w:left w:val="none" w:sz="0" w:space="0" w:color="auto"/>
                <w:bottom w:val="none" w:sz="0" w:space="0" w:color="auto"/>
                <w:right w:val="none" w:sz="0" w:space="0" w:color="auto"/>
              </w:divBdr>
            </w:div>
            <w:div w:id="331568833">
              <w:marLeft w:val="0"/>
              <w:marRight w:val="0"/>
              <w:marTop w:val="0"/>
              <w:marBottom w:val="0"/>
              <w:divBdr>
                <w:top w:val="none" w:sz="0" w:space="0" w:color="auto"/>
                <w:left w:val="none" w:sz="0" w:space="0" w:color="auto"/>
                <w:bottom w:val="none" w:sz="0" w:space="0" w:color="auto"/>
                <w:right w:val="none" w:sz="0" w:space="0" w:color="auto"/>
              </w:divBdr>
            </w:div>
            <w:div w:id="736635539">
              <w:marLeft w:val="0"/>
              <w:marRight w:val="0"/>
              <w:marTop w:val="0"/>
              <w:marBottom w:val="0"/>
              <w:divBdr>
                <w:top w:val="none" w:sz="0" w:space="0" w:color="auto"/>
                <w:left w:val="none" w:sz="0" w:space="0" w:color="auto"/>
                <w:bottom w:val="none" w:sz="0" w:space="0" w:color="auto"/>
                <w:right w:val="none" w:sz="0" w:space="0" w:color="auto"/>
              </w:divBdr>
            </w:div>
            <w:div w:id="1506289124">
              <w:marLeft w:val="0"/>
              <w:marRight w:val="0"/>
              <w:marTop w:val="0"/>
              <w:marBottom w:val="0"/>
              <w:divBdr>
                <w:top w:val="none" w:sz="0" w:space="0" w:color="auto"/>
                <w:left w:val="none" w:sz="0" w:space="0" w:color="auto"/>
                <w:bottom w:val="none" w:sz="0" w:space="0" w:color="auto"/>
                <w:right w:val="none" w:sz="0" w:space="0" w:color="auto"/>
              </w:divBdr>
            </w:div>
            <w:div w:id="617837932">
              <w:marLeft w:val="0"/>
              <w:marRight w:val="0"/>
              <w:marTop w:val="0"/>
              <w:marBottom w:val="0"/>
              <w:divBdr>
                <w:top w:val="none" w:sz="0" w:space="0" w:color="auto"/>
                <w:left w:val="none" w:sz="0" w:space="0" w:color="auto"/>
                <w:bottom w:val="none" w:sz="0" w:space="0" w:color="auto"/>
                <w:right w:val="none" w:sz="0" w:space="0" w:color="auto"/>
              </w:divBdr>
            </w:div>
            <w:div w:id="1505130026">
              <w:marLeft w:val="0"/>
              <w:marRight w:val="0"/>
              <w:marTop w:val="0"/>
              <w:marBottom w:val="0"/>
              <w:divBdr>
                <w:top w:val="none" w:sz="0" w:space="0" w:color="auto"/>
                <w:left w:val="none" w:sz="0" w:space="0" w:color="auto"/>
                <w:bottom w:val="none" w:sz="0" w:space="0" w:color="auto"/>
                <w:right w:val="none" w:sz="0" w:space="0" w:color="auto"/>
              </w:divBdr>
            </w:div>
            <w:div w:id="1392580411">
              <w:marLeft w:val="0"/>
              <w:marRight w:val="0"/>
              <w:marTop w:val="0"/>
              <w:marBottom w:val="0"/>
              <w:divBdr>
                <w:top w:val="none" w:sz="0" w:space="0" w:color="auto"/>
                <w:left w:val="none" w:sz="0" w:space="0" w:color="auto"/>
                <w:bottom w:val="none" w:sz="0" w:space="0" w:color="auto"/>
                <w:right w:val="none" w:sz="0" w:space="0" w:color="auto"/>
              </w:divBdr>
            </w:div>
            <w:div w:id="776873544">
              <w:marLeft w:val="0"/>
              <w:marRight w:val="0"/>
              <w:marTop w:val="0"/>
              <w:marBottom w:val="0"/>
              <w:divBdr>
                <w:top w:val="none" w:sz="0" w:space="0" w:color="auto"/>
                <w:left w:val="none" w:sz="0" w:space="0" w:color="auto"/>
                <w:bottom w:val="none" w:sz="0" w:space="0" w:color="auto"/>
                <w:right w:val="none" w:sz="0" w:space="0" w:color="auto"/>
              </w:divBdr>
            </w:div>
            <w:div w:id="519700828">
              <w:marLeft w:val="0"/>
              <w:marRight w:val="0"/>
              <w:marTop w:val="0"/>
              <w:marBottom w:val="0"/>
              <w:divBdr>
                <w:top w:val="none" w:sz="0" w:space="0" w:color="auto"/>
                <w:left w:val="none" w:sz="0" w:space="0" w:color="auto"/>
                <w:bottom w:val="none" w:sz="0" w:space="0" w:color="auto"/>
                <w:right w:val="none" w:sz="0" w:space="0" w:color="auto"/>
              </w:divBdr>
            </w:div>
            <w:div w:id="770703438">
              <w:marLeft w:val="0"/>
              <w:marRight w:val="0"/>
              <w:marTop w:val="0"/>
              <w:marBottom w:val="0"/>
              <w:divBdr>
                <w:top w:val="none" w:sz="0" w:space="0" w:color="auto"/>
                <w:left w:val="none" w:sz="0" w:space="0" w:color="auto"/>
                <w:bottom w:val="none" w:sz="0" w:space="0" w:color="auto"/>
                <w:right w:val="none" w:sz="0" w:space="0" w:color="auto"/>
              </w:divBdr>
            </w:div>
            <w:div w:id="938290424">
              <w:marLeft w:val="0"/>
              <w:marRight w:val="0"/>
              <w:marTop w:val="0"/>
              <w:marBottom w:val="0"/>
              <w:divBdr>
                <w:top w:val="none" w:sz="0" w:space="0" w:color="auto"/>
                <w:left w:val="none" w:sz="0" w:space="0" w:color="auto"/>
                <w:bottom w:val="none" w:sz="0" w:space="0" w:color="auto"/>
                <w:right w:val="none" w:sz="0" w:space="0" w:color="auto"/>
              </w:divBdr>
            </w:div>
            <w:div w:id="1004285204">
              <w:marLeft w:val="0"/>
              <w:marRight w:val="0"/>
              <w:marTop w:val="0"/>
              <w:marBottom w:val="0"/>
              <w:divBdr>
                <w:top w:val="none" w:sz="0" w:space="0" w:color="auto"/>
                <w:left w:val="none" w:sz="0" w:space="0" w:color="auto"/>
                <w:bottom w:val="none" w:sz="0" w:space="0" w:color="auto"/>
                <w:right w:val="none" w:sz="0" w:space="0" w:color="auto"/>
              </w:divBdr>
            </w:div>
            <w:div w:id="1899390218">
              <w:marLeft w:val="0"/>
              <w:marRight w:val="0"/>
              <w:marTop w:val="0"/>
              <w:marBottom w:val="0"/>
              <w:divBdr>
                <w:top w:val="none" w:sz="0" w:space="0" w:color="auto"/>
                <w:left w:val="none" w:sz="0" w:space="0" w:color="auto"/>
                <w:bottom w:val="none" w:sz="0" w:space="0" w:color="auto"/>
                <w:right w:val="none" w:sz="0" w:space="0" w:color="auto"/>
              </w:divBdr>
            </w:div>
            <w:div w:id="1265191938">
              <w:marLeft w:val="0"/>
              <w:marRight w:val="0"/>
              <w:marTop w:val="0"/>
              <w:marBottom w:val="0"/>
              <w:divBdr>
                <w:top w:val="none" w:sz="0" w:space="0" w:color="auto"/>
                <w:left w:val="none" w:sz="0" w:space="0" w:color="auto"/>
                <w:bottom w:val="none" w:sz="0" w:space="0" w:color="auto"/>
                <w:right w:val="none" w:sz="0" w:space="0" w:color="auto"/>
              </w:divBdr>
            </w:div>
            <w:div w:id="392506778">
              <w:marLeft w:val="0"/>
              <w:marRight w:val="0"/>
              <w:marTop w:val="0"/>
              <w:marBottom w:val="0"/>
              <w:divBdr>
                <w:top w:val="none" w:sz="0" w:space="0" w:color="auto"/>
                <w:left w:val="none" w:sz="0" w:space="0" w:color="auto"/>
                <w:bottom w:val="none" w:sz="0" w:space="0" w:color="auto"/>
                <w:right w:val="none" w:sz="0" w:space="0" w:color="auto"/>
              </w:divBdr>
            </w:div>
            <w:div w:id="118649855">
              <w:marLeft w:val="0"/>
              <w:marRight w:val="0"/>
              <w:marTop w:val="0"/>
              <w:marBottom w:val="0"/>
              <w:divBdr>
                <w:top w:val="none" w:sz="0" w:space="0" w:color="auto"/>
                <w:left w:val="none" w:sz="0" w:space="0" w:color="auto"/>
                <w:bottom w:val="none" w:sz="0" w:space="0" w:color="auto"/>
                <w:right w:val="none" w:sz="0" w:space="0" w:color="auto"/>
              </w:divBdr>
            </w:div>
            <w:div w:id="697778997">
              <w:marLeft w:val="0"/>
              <w:marRight w:val="0"/>
              <w:marTop w:val="0"/>
              <w:marBottom w:val="0"/>
              <w:divBdr>
                <w:top w:val="none" w:sz="0" w:space="0" w:color="auto"/>
                <w:left w:val="none" w:sz="0" w:space="0" w:color="auto"/>
                <w:bottom w:val="none" w:sz="0" w:space="0" w:color="auto"/>
                <w:right w:val="none" w:sz="0" w:space="0" w:color="auto"/>
              </w:divBdr>
            </w:div>
            <w:div w:id="1947999495">
              <w:marLeft w:val="0"/>
              <w:marRight w:val="0"/>
              <w:marTop w:val="0"/>
              <w:marBottom w:val="0"/>
              <w:divBdr>
                <w:top w:val="none" w:sz="0" w:space="0" w:color="auto"/>
                <w:left w:val="none" w:sz="0" w:space="0" w:color="auto"/>
                <w:bottom w:val="none" w:sz="0" w:space="0" w:color="auto"/>
                <w:right w:val="none" w:sz="0" w:space="0" w:color="auto"/>
              </w:divBdr>
            </w:div>
            <w:div w:id="355274478">
              <w:marLeft w:val="0"/>
              <w:marRight w:val="0"/>
              <w:marTop w:val="0"/>
              <w:marBottom w:val="0"/>
              <w:divBdr>
                <w:top w:val="none" w:sz="0" w:space="0" w:color="auto"/>
                <w:left w:val="none" w:sz="0" w:space="0" w:color="auto"/>
                <w:bottom w:val="none" w:sz="0" w:space="0" w:color="auto"/>
                <w:right w:val="none" w:sz="0" w:space="0" w:color="auto"/>
              </w:divBdr>
            </w:div>
            <w:div w:id="1503275536">
              <w:marLeft w:val="0"/>
              <w:marRight w:val="0"/>
              <w:marTop w:val="0"/>
              <w:marBottom w:val="0"/>
              <w:divBdr>
                <w:top w:val="none" w:sz="0" w:space="0" w:color="auto"/>
                <w:left w:val="none" w:sz="0" w:space="0" w:color="auto"/>
                <w:bottom w:val="none" w:sz="0" w:space="0" w:color="auto"/>
                <w:right w:val="none" w:sz="0" w:space="0" w:color="auto"/>
              </w:divBdr>
            </w:div>
            <w:div w:id="1225918384">
              <w:marLeft w:val="0"/>
              <w:marRight w:val="0"/>
              <w:marTop w:val="0"/>
              <w:marBottom w:val="0"/>
              <w:divBdr>
                <w:top w:val="none" w:sz="0" w:space="0" w:color="auto"/>
                <w:left w:val="none" w:sz="0" w:space="0" w:color="auto"/>
                <w:bottom w:val="none" w:sz="0" w:space="0" w:color="auto"/>
                <w:right w:val="none" w:sz="0" w:space="0" w:color="auto"/>
              </w:divBdr>
            </w:div>
            <w:div w:id="2001691683">
              <w:marLeft w:val="0"/>
              <w:marRight w:val="0"/>
              <w:marTop w:val="0"/>
              <w:marBottom w:val="0"/>
              <w:divBdr>
                <w:top w:val="none" w:sz="0" w:space="0" w:color="auto"/>
                <w:left w:val="none" w:sz="0" w:space="0" w:color="auto"/>
                <w:bottom w:val="none" w:sz="0" w:space="0" w:color="auto"/>
                <w:right w:val="none" w:sz="0" w:space="0" w:color="auto"/>
              </w:divBdr>
            </w:div>
            <w:div w:id="871649848">
              <w:marLeft w:val="0"/>
              <w:marRight w:val="0"/>
              <w:marTop w:val="0"/>
              <w:marBottom w:val="0"/>
              <w:divBdr>
                <w:top w:val="none" w:sz="0" w:space="0" w:color="auto"/>
                <w:left w:val="none" w:sz="0" w:space="0" w:color="auto"/>
                <w:bottom w:val="none" w:sz="0" w:space="0" w:color="auto"/>
                <w:right w:val="none" w:sz="0" w:space="0" w:color="auto"/>
              </w:divBdr>
            </w:div>
            <w:div w:id="1049763221">
              <w:marLeft w:val="0"/>
              <w:marRight w:val="0"/>
              <w:marTop w:val="0"/>
              <w:marBottom w:val="0"/>
              <w:divBdr>
                <w:top w:val="none" w:sz="0" w:space="0" w:color="auto"/>
                <w:left w:val="none" w:sz="0" w:space="0" w:color="auto"/>
                <w:bottom w:val="none" w:sz="0" w:space="0" w:color="auto"/>
                <w:right w:val="none" w:sz="0" w:space="0" w:color="auto"/>
              </w:divBdr>
            </w:div>
            <w:div w:id="1603757764">
              <w:marLeft w:val="0"/>
              <w:marRight w:val="0"/>
              <w:marTop w:val="0"/>
              <w:marBottom w:val="0"/>
              <w:divBdr>
                <w:top w:val="none" w:sz="0" w:space="0" w:color="auto"/>
                <w:left w:val="none" w:sz="0" w:space="0" w:color="auto"/>
                <w:bottom w:val="none" w:sz="0" w:space="0" w:color="auto"/>
                <w:right w:val="none" w:sz="0" w:space="0" w:color="auto"/>
              </w:divBdr>
            </w:div>
            <w:div w:id="112790495">
              <w:marLeft w:val="0"/>
              <w:marRight w:val="0"/>
              <w:marTop w:val="0"/>
              <w:marBottom w:val="0"/>
              <w:divBdr>
                <w:top w:val="none" w:sz="0" w:space="0" w:color="auto"/>
                <w:left w:val="none" w:sz="0" w:space="0" w:color="auto"/>
                <w:bottom w:val="none" w:sz="0" w:space="0" w:color="auto"/>
                <w:right w:val="none" w:sz="0" w:space="0" w:color="auto"/>
              </w:divBdr>
            </w:div>
            <w:div w:id="1923830000">
              <w:marLeft w:val="0"/>
              <w:marRight w:val="0"/>
              <w:marTop w:val="0"/>
              <w:marBottom w:val="0"/>
              <w:divBdr>
                <w:top w:val="none" w:sz="0" w:space="0" w:color="auto"/>
                <w:left w:val="none" w:sz="0" w:space="0" w:color="auto"/>
                <w:bottom w:val="none" w:sz="0" w:space="0" w:color="auto"/>
                <w:right w:val="none" w:sz="0" w:space="0" w:color="auto"/>
              </w:divBdr>
            </w:div>
            <w:div w:id="481584215">
              <w:marLeft w:val="0"/>
              <w:marRight w:val="0"/>
              <w:marTop w:val="0"/>
              <w:marBottom w:val="0"/>
              <w:divBdr>
                <w:top w:val="none" w:sz="0" w:space="0" w:color="auto"/>
                <w:left w:val="none" w:sz="0" w:space="0" w:color="auto"/>
                <w:bottom w:val="none" w:sz="0" w:space="0" w:color="auto"/>
                <w:right w:val="none" w:sz="0" w:space="0" w:color="auto"/>
              </w:divBdr>
            </w:div>
            <w:div w:id="348533824">
              <w:marLeft w:val="0"/>
              <w:marRight w:val="0"/>
              <w:marTop w:val="0"/>
              <w:marBottom w:val="0"/>
              <w:divBdr>
                <w:top w:val="none" w:sz="0" w:space="0" w:color="auto"/>
                <w:left w:val="none" w:sz="0" w:space="0" w:color="auto"/>
                <w:bottom w:val="none" w:sz="0" w:space="0" w:color="auto"/>
                <w:right w:val="none" w:sz="0" w:space="0" w:color="auto"/>
              </w:divBdr>
            </w:div>
            <w:div w:id="240213094">
              <w:marLeft w:val="0"/>
              <w:marRight w:val="0"/>
              <w:marTop w:val="0"/>
              <w:marBottom w:val="0"/>
              <w:divBdr>
                <w:top w:val="none" w:sz="0" w:space="0" w:color="auto"/>
                <w:left w:val="none" w:sz="0" w:space="0" w:color="auto"/>
                <w:bottom w:val="none" w:sz="0" w:space="0" w:color="auto"/>
                <w:right w:val="none" w:sz="0" w:space="0" w:color="auto"/>
              </w:divBdr>
            </w:div>
            <w:div w:id="1788502034">
              <w:marLeft w:val="0"/>
              <w:marRight w:val="0"/>
              <w:marTop w:val="0"/>
              <w:marBottom w:val="0"/>
              <w:divBdr>
                <w:top w:val="none" w:sz="0" w:space="0" w:color="auto"/>
                <w:left w:val="none" w:sz="0" w:space="0" w:color="auto"/>
                <w:bottom w:val="none" w:sz="0" w:space="0" w:color="auto"/>
                <w:right w:val="none" w:sz="0" w:space="0" w:color="auto"/>
              </w:divBdr>
            </w:div>
            <w:div w:id="969941187">
              <w:marLeft w:val="0"/>
              <w:marRight w:val="0"/>
              <w:marTop w:val="0"/>
              <w:marBottom w:val="0"/>
              <w:divBdr>
                <w:top w:val="none" w:sz="0" w:space="0" w:color="auto"/>
                <w:left w:val="none" w:sz="0" w:space="0" w:color="auto"/>
                <w:bottom w:val="none" w:sz="0" w:space="0" w:color="auto"/>
                <w:right w:val="none" w:sz="0" w:space="0" w:color="auto"/>
              </w:divBdr>
            </w:div>
            <w:div w:id="1495221342">
              <w:marLeft w:val="0"/>
              <w:marRight w:val="0"/>
              <w:marTop w:val="0"/>
              <w:marBottom w:val="0"/>
              <w:divBdr>
                <w:top w:val="none" w:sz="0" w:space="0" w:color="auto"/>
                <w:left w:val="none" w:sz="0" w:space="0" w:color="auto"/>
                <w:bottom w:val="none" w:sz="0" w:space="0" w:color="auto"/>
                <w:right w:val="none" w:sz="0" w:space="0" w:color="auto"/>
              </w:divBdr>
            </w:div>
            <w:div w:id="2014187822">
              <w:marLeft w:val="0"/>
              <w:marRight w:val="0"/>
              <w:marTop w:val="0"/>
              <w:marBottom w:val="0"/>
              <w:divBdr>
                <w:top w:val="none" w:sz="0" w:space="0" w:color="auto"/>
                <w:left w:val="none" w:sz="0" w:space="0" w:color="auto"/>
                <w:bottom w:val="none" w:sz="0" w:space="0" w:color="auto"/>
                <w:right w:val="none" w:sz="0" w:space="0" w:color="auto"/>
              </w:divBdr>
            </w:div>
            <w:div w:id="511066067">
              <w:marLeft w:val="0"/>
              <w:marRight w:val="0"/>
              <w:marTop w:val="0"/>
              <w:marBottom w:val="0"/>
              <w:divBdr>
                <w:top w:val="none" w:sz="0" w:space="0" w:color="auto"/>
                <w:left w:val="none" w:sz="0" w:space="0" w:color="auto"/>
                <w:bottom w:val="none" w:sz="0" w:space="0" w:color="auto"/>
                <w:right w:val="none" w:sz="0" w:space="0" w:color="auto"/>
              </w:divBdr>
            </w:div>
            <w:div w:id="331028197">
              <w:marLeft w:val="0"/>
              <w:marRight w:val="0"/>
              <w:marTop w:val="0"/>
              <w:marBottom w:val="0"/>
              <w:divBdr>
                <w:top w:val="none" w:sz="0" w:space="0" w:color="auto"/>
                <w:left w:val="none" w:sz="0" w:space="0" w:color="auto"/>
                <w:bottom w:val="none" w:sz="0" w:space="0" w:color="auto"/>
                <w:right w:val="none" w:sz="0" w:space="0" w:color="auto"/>
              </w:divBdr>
            </w:div>
            <w:div w:id="1334066919">
              <w:marLeft w:val="0"/>
              <w:marRight w:val="0"/>
              <w:marTop w:val="0"/>
              <w:marBottom w:val="0"/>
              <w:divBdr>
                <w:top w:val="none" w:sz="0" w:space="0" w:color="auto"/>
                <w:left w:val="none" w:sz="0" w:space="0" w:color="auto"/>
                <w:bottom w:val="none" w:sz="0" w:space="0" w:color="auto"/>
                <w:right w:val="none" w:sz="0" w:space="0" w:color="auto"/>
              </w:divBdr>
            </w:div>
            <w:div w:id="755781306">
              <w:marLeft w:val="0"/>
              <w:marRight w:val="0"/>
              <w:marTop w:val="0"/>
              <w:marBottom w:val="0"/>
              <w:divBdr>
                <w:top w:val="none" w:sz="0" w:space="0" w:color="auto"/>
                <w:left w:val="none" w:sz="0" w:space="0" w:color="auto"/>
                <w:bottom w:val="none" w:sz="0" w:space="0" w:color="auto"/>
                <w:right w:val="none" w:sz="0" w:space="0" w:color="auto"/>
              </w:divBdr>
            </w:div>
            <w:div w:id="1407386282">
              <w:marLeft w:val="0"/>
              <w:marRight w:val="0"/>
              <w:marTop w:val="0"/>
              <w:marBottom w:val="0"/>
              <w:divBdr>
                <w:top w:val="none" w:sz="0" w:space="0" w:color="auto"/>
                <w:left w:val="none" w:sz="0" w:space="0" w:color="auto"/>
                <w:bottom w:val="none" w:sz="0" w:space="0" w:color="auto"/>
                <w:right w:val="none" w:sz="0" w:space="0" w:color="auto"/>
              </w:divBdr>
            </w:div>
            <w:div w:id="1305818460">
              <w:marLeft w:val="0"/>
              <w:marRight w:val="0"/>
              <w:marTop w:val="0"/>
              <w:marBottom w:val="0"/>
              <w:divBdr>
                <w:top w:val="none" w:sz="0" w:space="0" w:color="auto"/>
                <w:left w:val="none" w:sz="0" w:space="0" w:color="auto"/>
                <w:bottom w:val="none" w:sz="0" w:space="0" w:color="auto"/>
                <w:right w:val="none" w:sz="0" w:space="0" w:color="auto"/>
              </w:divBdr>
            </w:div>
            <w:div w:id="265313912">
              <w:marLeft w:val="0"/>
              <w:marRight w:val="0"/>
              <w:marTop w:val="0"/>
              <w:marBottom w:val="0"/>
              <w:divBdr>
                <w:top w:val="none" w:sz="0" w:space="0" w:color="auto"/>
                <w:left w:val="none" w:sz="0" w:space="0" w:color="auto"/>
                <w:bottom w:val="none" w:sz="0" w:space="0" w:color="auto"/>
                <w:right w:val="none" w:sz="0" w:space="0" w:color="auto"/>
              </w:divBdr>
            </w:div>
            <w:div w:id="1483154177">
              <w:marLeft w:val="0"/>
              <w:marRight w:val="0"/>
              <w:marTop w:val="0"/>
              <w:marBottom w:val="0"/>
              <w:divBdr>
                <w:top w:val="none" w:sz="0" w:space="0" w:color="auto"/>
                <w:left w:val="none" w:sz="0" w:space="0" w:color="auto"/>
                <w:bottom w:val="none" w:sz="0" w:space="0" w:color="auto"/>
                <w:right w:val="none" w:sz="0" w:space="0" w:color="auto"/>
              </w:divBdr>
            </w:div>
            <w:div w:id="2085374188">
              <w:marLeft w:val="0"/>
              <w:marRight w:val="0"/>
              <w:marTop w:val="0"/>
              <w:marBottom w:val="0"/>
              <w:divBdr>
                <w:top w:val="none" w:sz="0" w:space="0" w:color="auto"/>
                <w:left w:val="none" w:sz="0" w:space="0" w:color="auto"/>
                <w:bottom w:val="none" w:sz="0" w:space="0" w:color="auto"/>
                <w:right w:val="none" w:sz="0" w:space="0" w:color="auto"/>
              </w:divBdr>
            </w:div>
            <w:div w:id="419571191">
              <w:marLeft w:val="0"/>
              <w:marRight w:val="0"/>
              <w:marTop w:val="0"/>
              <w:marBottom w:val="0"/>
              <w:divBdr>
                <w:top w:val="none" w:sz="0" w:space="0" w:color="auto"/>
                <w:left w:val="none" w:sz="0" w:space="0" w:color="auto"/>
                <w:bottom w:val="none" w:sz="0" w:space="0" w:color="auto"/>
                <w:right w:val="none" w:sz="0" w:space="0" w:color="auto"/>
              </w:divBdr>
            </w:div>
            <w:div w:id="2068840754">
              <w:marLeft w:val="0"/>
              <w:marRight w:val="0"/>
              <w:marTop w:val="0"/>
              <w:marBottom w:val="0"/>
              <w:divBdr>
                <w:top w:val="none" w:sz="0" w:space="0" w:color="auto"/>
                <w:left w:val="none" w:sz="0" w:space="0" w:color="auto"/>
                <w:bottom w:val="none" w:sz="0" w:space="0" w:color="auto"/>
                <w:right w:val="none" w:sz="0" w:space="0" w:color="auto"/>
              </w:divBdr>
            </w:div>
            <w:div w:id="1478255284">
              <w:marLeft w:val="0"/>
              <w:marRight w:val="0"/>
              <w:marTop w:val="0"/>
              <w:marBottom w:val="0"/>
              <w:divBdr>
                <w:top w:val="none" w:sz="0" w:space="0" w:color="auto"/>
                <w:left w:val="none" w:sz="0" w:space="0" w:color="auto"/>
                <w:bottom w:val="none" w:sz="0" w:space="0" w:color="auto"/>
                <w:right w:val="none" w:sz="0" w:space="0" w:color="auto"/>
              </w:divBdr>
            </w:div>
            <w:div w:id="799997998">
              <w:marLeft w:val="0"/>
              <w:marRight w:val="0"/>
              <w:marTop w:val="0"/>
              <w:marBottom w:val="0"/>
              <w:divBdr>
                <w:top w:val="none" w:sz="0" w:space="0" w:color="auto"/>
                <w:left w:val="none" w:sz="0" w:space="0" w:color="auto"/>
                <w:bottom w:val="none" w:sz="0" w:space="0" w:color="auto"/>
                <w:right w:val="none" w:sz="0" w:space="0" w:color="auto"/>
              </w:divBdr>
            </w:div>
            <w:div w:id="1993217929">
              <w:marLeft w:val="0"/>
              <w:marRight w:val="0"/>
              <w:marTop w:val="0"/>
              <w:marBottom w:val="0"/>
              <w:divBdr>
                <w:top w:val="none" w:sz="0" w:space="0" w:color="auto"/>
                <w:left w:val="none" w:sz="0" w:space="0" w:color="auto"/>
                <w:bottom w:val="none" w:sz="0" w:space="0" w:color="auto"/>
                <w:right w:val="none" w:sz="0" w:space="0" w:color="auto"/>
              </w:divBdr>
            </w:div>
            <w:div w:id="1680696633">
              <w:marLeft w:val="0"/>
              <w:marRight w:val="0"/>
              <w:marTop w:val="0"/>
              <w:marBottom w:val="0"/>
              <w:divBdr>
                <w:top w:val="none" w:sz="0" w:space="0" w:color="auto"/>
                <w:left w:val="none" w:sz="0" w:space="0" w:color="auto"/>
                <w:bottom w:val="none" w:sz="0" w:space="0" w:color="auto"/>
                <w:right w:val="none" w:sz="0" w:space="0" w:color="auto"/>
              </w:divBdr>
            </w:div>
            <w:div w:id="1944917298">
              <w:marLeft w:val="0"/>
              <w:marRight w:val="0"/>
              <w:marTop w:val="0"/>
              <w:marBottom w:val="0"/>
              <w:divBdr>
                <w:top w:val="none" w:sz="0" w:space="0" w:color="auto"/>
                <w:left w:val="none" w:sz="0" w:space="0" w:color="auto"/>
                <w:bottom w:val="none" w:sz="0" w:space="0" w:color="auto"/>
                <w:right w:val="none" w:sz="0" w:space="0" w:color="auto"/>
              </w:divBdr>
            </w:div>
            <w:div w:id="808789146">
              <w:marLeft w:val="0"/>
              <w:marRight w:val="0"/>
              <w:marTop w:val="0"/>
              <w:marBottom w:val="0"/>
              <w:divBdr>
                <w:top w:val="none" w:sz="0" w:space="0" w:color="auto"/>
                <w:left w:val="none" w:sz="0" w:space="0" w:color="auto"/>
                <w:bottom w:val="none" w:sz="0" w:space="0" w:color="auto"/>
                <w:right w:val="none" w:sz="0" w:space="0" w:color="auto"/>
              </w:divBdr>
            </w:div>
            <w:div w:id="995187739">
              <w:marLeft w:val="0"/>
              <w:marRight w:val="0"/>
              <w:marTop w:val="0"/>
              <w:marBottom w:val="0"/>
              <w:divBdr>
                <w:top w:val="none" w:sz="0" w:space="0" w:color="auto"/>
                <w:left w:val="none" w:sz="0" w:space="0" w:color="auto"/>
                <w:bottom w:val="none" w:sz="0" w:space="0" w:color="auto"/>
                <w:right w:val="none" w:sz="0" w:space="0" w:color="auto"/>
              </w:divBdr>
            </w:div>
            <w:div w:id="684328687">
              <w:marLeft w:val="0"/>
              <w:marRight w:val="0"/>
              <w:marTop w:val="0"/>
              <w:marBottom w:val="0"/>
              <w:divBdr>
                <w:top w:val="none" w:sz="0" w:space="0" w:color="auto"/>
                <w:left w:val="none" w:sz="0" w:space="0" w:color="auto"/>
                <w:bottom w:val="none" w:sz="0" w:space="0" w:color="auto"/>
                <w:right w:val="none" w:sz="0" w:space="0" w:color="auto"/>
              </w:divBdr>
            </w:div>
            <w:div w:id="435953703">
              <w:marLeft w:val="0"/>
              <w:marRight w:val="0"/>
              <w:marTop w:val="0"/>
              <w:marBottom w:val="0"/>
              <w:divBdr>
                <w:top w:val="none" w:sz="0" w:space="0" w:color="auto"/>
                <w:left w:val="none" w:sz="0" w:space="0" w:color="auto"/>
                <w:bottom w:val="none" w:sz="0" w:space="0" w:color="auto"/>
                <w:right w:val="none" w:sz="0" w:space="0" w:color="auto"/>
              </w:divBdr>
            </w:div>
            <w:div w:id="20250664">
              <w:marLeft w:val="0"/>
              <w:marRight w:val="0"/>
              <w:marTop w:val="0"/>
              <w:marBottom w:val="0"/>
              <w:divBdr>
                <w:top w:val="none" w:sz="0" w:space="0" w:color="auto"/>
                <w:left w:val="none" w:sz="0" w:space="0" w:color="auto"/>
                <w:bottom w:val="none" w:sz="0" w:space="0" w:color="auto"/>
                <w:right w:val="none" w:sz="0" w:space="0" w:color="auto"/>
              </w:divBdr>
            </w:div>
            <w:div w:id="2029064005">
              <w:marLeft w:val="0"/>
              <w:marRight w:val="0"/>
              <w:marTop w:val="0"/>
              <w:marBottom w:val="0"/>
              <w:divBdr>
                <w:top w:val="none" w:sz="0" w:space="0" w:color="auto"/>
                <w:left w:val="none" w:sz="0" w:space="0" w:color="auto"/>
                <w:bottom w:val="none" w:sz="0" w:space="0" w:color="auto"/>
                <w:right w:val="none" w:sz="0" w:space="0" w:color="auto"/>
              </w:divBdr>
            </w:div>
            <w:div w:id="1699770924">
              <w:marLeft w:val="0"/>
              <w:marRight w:val="0"/>
              <w:marTop w:val="0"/>
              <w:marBottom w:val="0"/>
              <w:divBdr>
                <w:top w:val="none" w:sz="0" w:space="0" w:color="auto"/>
                <w:left w:val="none" w:sz="0" w:space="0" w:color="auto"/>
                <w:bottom w:val="none" w:sz="0" w:space="0" w:color="auto"/>
                <w:right w:val="none" w:sz="0" w:space="0" w:color="auto"/>
              </w:divBdr>
            </w:div>
            <w:div w:id="465126464">
              <w:marLeft w:val="0"/>
              <w:marRight w:val="0"/>
              <w:marTop w:val="0"/>
              <w:marBottom w:val="0"/>
              <w:divBdr>
                <w:top w:val="none" w:sz="0" w:space="0" w:color="auto"/>
                <w:left w:val="none" w:sz="0" w:space="0" w:color="auto"/>
                <w:bottom w:val="none" w:sz="0" w:space="0" w:color="auto"/>
                <w:right w:val="none" w:sz="0" w:space="0" w:color="auto"/>
              </w:divBdr>
            </w:div>
            <w:div w:id="1917856513">
              <w:marLeft w:val="0"/>
              <w:marRight w:val="0"/>
              <w:marTop w:val="0"/>
              <w:marBottom w:val="0"/>
              <w:divBdr>
                <w:top w:val="none" w:sz="0" w:space="0" w:color="auto"/>
                <w:left w:val="none" w:sz="0" w:space="0" w:color="auto"/>
                <w:bottom w:val="none" w:sz="0" w:space="0" w:color="auto"/>
                <w:right w:val="none" w:sz="0" w:space="0" w:color="auto"/>
              </w:divBdr>
            </w:div>
            <w:div w:id="1432581162">
              <w:marLeft w:val="0"/>
              <w:marRight w:val="0"/>
              <w:marTop w:val="0"/>
              <w:marBottom w:val="0"/>
              <w:divBdr>
                <w:top w:val="none" w:sz="0" w:space="0" w:color="auto"/>
                <w:left w:val="none" w:sz="0" w:space="0" w:color="auto"/>
                <w:bottom w:val="none" w:sz="0" w:space="0" w:color="auto"/>
                <w:right w:val="none" w:sz="0" w:space="0" w:color="auto"/>
              </w:divBdr>
            </w:div>
            <w:div w:id="534120323">
              <w:marLeft w:val="0"/>
              <w:marRight w:val="0"/>
              <w:marTop w:val="0"/>
              <w:marBottom w:val="0"/>
              <w:divBdr>
                <w:top w:val="none" w:sz="0" w:space="0" w:color="auto"/>
                <w:left w:val="none" w:sz="0" w:space="0" w:color="auto"/>
                <w:bottom w:val="none" w:sz="0" w:space="0" w:color="auto"/>
                <w:right w:val="none" w:sz="0" w:space="0" w:color="auto"/>
              </w:divBdr>
            </w:div>
            <w:div w:id="774519212">
              <w:marLeft w:val="0"/>
              <w:marRight w:val="0"/>
              <w:marTop w:val="0"/>
              <w:marBottom w:val="0"/>
              <w:divBdr>
                <w:top w:val="none" w:sz="0" w:space="0" w:color="auto"/>
                <w:left w:val="none" w:sz="0" w:space="0" w:color="auto"/>
                <w:bottom w:val="none" w:sz="0" w:space="0" w:color="auto"/>
                <w:right w:val="none" w:sz="0" w:space="0" w:color="auto"/>
              </w:divBdr>
            </w:div>
            <w:div w:id="447705488">
              <w:marLeft w:val="0"/>
              <w:marRight w:val="0"/>
              <w:marTop w:val="0"/>
              <w:marBottom w:val="0"/>
              <w:divBdr>
                <w:top w:val="none" w:sz="0" w:space="0" w:color="auto"/>
                <w:left w:val="none" w:sz="0" w:space="0" w:color="auto"/>
                <w:bottom w:val="none" w:sz="0" w:space="0" w:color="auto"/>
                <w:right w:val="none" w:sz="0" w:space="0" w:color="auto"/>
              </w:divBdr>
            </w:div>
            <w:div w:id="1205169286">
              <w:marLeft w:val="0"/>
              <w:marRight w:val="0"/>
              <w:marTop w:val="0"/>
              <w:marBottom w:val="0"/>
              <w:divBdr>
                <w:top w:val="none" w:sz="0" w:space="0" w:color="auto"/>
                <w:left w:val="none" w:sz="0" w:space="0" w:color="auto"/>
                <w:bottom w:val="none" w:sz="0" w:space="0" w:color="auto"/>
                <w:right w:val="none" w:sz="0" w:space="0" w:color="auto"/>
              </w:divBdr>
            </w:div>
            <w:div w:id="1966111462">
              <w:marLeft w:val="0"/>
              <w:marRight w:val="0"/>
              <w:marTop w:val="0"/>
              <w:marBottom w:val="0"/>
              <w:divBdr>
                <w:top w:val="none" w:sz="0" w:space="0" w:color="auto"/>
                <w:left w:val="none" w:sz="0" w:space="0" w:color="auto"/>
                <w:bottom w:val="none" w:sz="0" w:space="0" w:color="auto"/>
                <w:right w:val="none" w:sz="0" w:space="0" w:color="auto"/>
              </w:divBdr>
            </w:div>
            <w:div w:id="1726945550">
              <w:marLeft w:val="0"/>
              <w:marRight w:val="0"/>
              <w:marTop w:val="0"/>
              <w:marBottom w:val="0"/>
              <w:divBdr>
                <w:top w:val="none" w:sz="0" w:space="0" w:color="auto"/>
                <w:left w:val="none" w:sz="0" w:space="0" w:color="auto"/>
                <w:bottom w:val="none" w:sz="0" w:space="0" w:color="auto"/>
                <w:right w:val="none" w:sz="0" w:space="0" w:color="auto"/>
              </w:divBdr>
            </w:div>
            <w:div w:id="1238050359">
              <w:marLeft w:val="0"/>
              <w:marRight w:val="0"/>
              <w:marTop w:val="0"/>
              <w:marBottom w:val="0"/>
              <w:divBdr>
                <w:top w:val="none" w:sz="0" w:space="0" w:color="auto"/>
                <w:left w:val="none" w:sz="0" w:space="0" w:color="auto"/>
                <w:bottom w:val="none" w:sz="0" w:space="0" w:color="auto"/>
                <w:right w:val="none" w:sz="0" w:space="0" w:color="auto"/>
              </w:divBdr>
            </w:div>
            <w:div w:id="707612119">
              <w:marLeft w:val="0"/>
              <w:marRight w:val="0"/>
              <w:marTop w:val="0"/>
              <w:marBottom w:val="0"/>
              <w:divBdr>
                <w:top w:val="none" w:sz="0" w:space="0" w:color="auto"/>
                <w:left w:val="none" w:sz="0" w:space="0" w:color="auto"/>
                <w:bottom w:val="none" w:sz="0" w:space="0" w:color="auto"/>
                <w:right w:val="none" w:sz="0" w:space="0" w:color="auto"/>
              </w:divBdr>
            </w:div>
            <w:div w:id="1465730487">
              <w:marLeft w:val="0"/>
              <w:marRight w:val="0"/>
              <w:marTop w:val="0"/>
              <w:marBottom w:val="0"/>
              <w:divBdr>
                <w:top w:val="none" w:sz="0" w:space="0" w:color="auto"/>
                <w:left w:val="none" w:sz="0" w:space="0" w:color="auto"/>
                <w:bottom w:val="none" w:sz="0" w:space="0" w:color="auto"/>
                <w:right w:val="none" w:sz="0" w:space="0" w:color="auto"/>
              </w:divBdr>
            </w:div>
            <w:div w:id="683753590">
              <w:marLeft w:val="0"/>
              <w:marRight w:val="0"/>
              <w:marTop w:val="0"/>
              <w:marBottom w:val="0"/>
              <w:divBdr>
                <w:top w:val="none" w:sz="0" w:space="0" w:color="auto"/>
                <w:left w:val="none" w:sz="0" w:space="0" w:color="auto"/>
                <w:bottom w:val="none" w:sz="0" w:space="0" w:color="auto"/>
                <w:right w:val="none" w:sz="0" w:space="0" w:color="auto"/>
              </w:divBdr>
            </w:div>
            <w:div w:id="302463174">
              <w:marLeft w:val="0"/>
              <w:marRight w:val="0"/>
              <w:marTop w:val="0"/>
              <w:marBottom w:val="0"/>
              <w:divBdr>
                <w:top w:val="none" w:sz="0" w:space="0" w:color="auto"/>
                <w:left w:val="none" w:sz="0" w:space="0" w:color="auto"/>
                <w:bottom w:val="none" w:sz="0" w:space="0" w:color="auto"/>
                <w:right w:val="none" w:sz="0" w:space="0" w:color="auto"/>
              </w:divBdr>
            </w:div>
            <w:div w:id="357969742">
              <w:marLeft w:val="0"/>
              <w:marRight w:val="0"/>
              <w:marTop w:val="0"/>
              <w:marBottom w:val="0"/>
              <w:divBdr>
                <w:top w:val="none" w:sz="0" w:space="0" w:color="auto"/>
                <w:left w:val="none" w:sz="0" w:space="0" w:color="auto"/>
                <w:bottom w:val="none" w:sz="0" w:space="0" w:color="auto"/>
                <w:right w:val="none" w:sz="0" w:space="0" w:color="auto"/>
              </w:divBdr>
            </w:div>
            <w:div w:id="1422599489">
              <w:marLeft w:val="0"/>
              <w:marRight w:val="0"/>
              <w:marTop w:val="0"/>
              <w:marBottom w:val="0"/>
              <w:divBdr>
                <w:top w:val="none" w:sz="0" w:space="0" w:color="auto"/>
                <w:left w:val="none" w:sz="0" w:space="0" w:color="auto"/>
                <w:bottom w:val="none" w:sz="0" w:space="0" w:color="auto"/>
                <w:right w:val="none" w:sz="0" w:space="0" w:color="auto"/>
              </w:divBdr>
            </w:div>
            <w:div w:id="973297119">
              <w:marLeft w:val="0"/>
              <w:marRight w:val="0"/>
              <w:marTop w:val="0"/>
              <w:marBottom w:val="0"/>
              <w:divBdr>
                <w:top w:val="none" w:sz="0" w:space="0" w:color="auto"/>
                <w:left w:val="none" w:sz="0" w:space="0" w:color="auto"/>
                <w:bottom w:val="none" w:sz="0" w:space="0" w:color="auto"/>
                <w:right w:val="none" w:sz="0" w:space="0" w:color="auto"/>
              </w:divBdr>
            </w:div>
            <w:div w:id="1815100158">
              <w:marLeft w:val="0"/>
              <w:marRight w:val="0"/>
              <w:marTop w:val="0"/>
              <w:marBottom w:val="0"/>
              <w:divBdr>
                <w:top w:val="none" w:sz="0" w:space="0" w:color="auto"/>
                <w:left w:val="none" w:sz="0" w:space="0" w:color="auto"/>
                <w:bottom w:val="none" w:sz="0" w:space="0" w:color="auto"/>
                <w:right w:val="none" w:sz="0" w:space="0" w:color="auto"/>
              </w:divBdr>
            </w:div>
            <w:div w:id="1324700974">
              <w:marLeft w:val="0"/>
              <w:marRight w:val="0"/>
              <w:marTop w:val="0"/>
              <w:marBottom w:val="0"/>
              <w:divBdr>
                <w:top w:val="none" w:sz="0" w:space="0" w:color="auto"/>
                <w:left w:val="none" w:sz="0" w:space="0" w:color="auto"/>
                <w:bottom w:val="none" w:sz="0" w:space="0" w:color="auto"/>
                <w:right w:val="none" w:sz="0" w:space="0" w:color="auto"/>
              </w:divBdr>
            </w:div>
            <w:div w:id="1423722960">
              <w:marLeft w:val="0"/>
              <w:marRight w:val="0"/>
              <w:marTop w:val="0"/>
              <w:marBottom w:val="0"/>
              <w:divBdr>
                <w:top w:val="none" w:sz="0" w:space="0" w:color="auto"/>
                <w:left w:val="none" w:sz="0" w:space="0" w:color="auto"/>
                <w:bottom w:val="none" w:sz="0" w:space="0" w:color="auto"/>
                <w:right w:val="none" w:sz="0" w:space="0" w:color="auto"/>
              </w:divBdr>
            </w:div>
            <w:div w:id="1547335640">
              <w:marLeft w:val="0"/>
              <w:marRight w:val="0"/>
              <w:marTop w:val="0"/>
              <w:marBottom w:val="0"/>
              <w:divBdr>
                <w:top w:val="none" w:sz="0" w:space="0" w:color="auto"/>
                <w:left w:val="none" w:sz="0" w:space="0" w:color="auto"/>
                <w:bottom w:val="none" w:sz="0" w:space="0" w:color="auto"/>
                <w:right w:val="none" w:sz="0" w:space="0" w:color="auto"/>
              </w:divBdr>
            </w:div>
            <w:div w:id="1420253868">
              <w:marLeft w:val="0"/>
              <w:marRight w:val="0"/>
              <w:marTop w:val="0"/>
              <w:marBottom w:val="0"/>
              <w:divBdr>
                <w:top w:val="none" w:sz="0" w:space="0" w:color="auto"/>
                <w:left w:val="none" w:sz="0" w:space="0" w:color="auto"/>
                <w:bottom w:val="none" w:sz="0" w:space="0" w:color="auto"/>
                <w:right w:val="none" w:sz="0" w:space="0" w:color="auto"/>
              </w:divBdr>
            </w:div>
            <w:div w:id="773864521">
              <w:marLeft w:val="0"/>
              <w:marRight w:val="0"/>
              <w:marTop w:val="0"/>
              <w:marBottom w:val="0"/>
              <w:divBdr>
                <w:top w:val="none" w:sz="0" w:space="0" w:color="auto"/>
                <w:left w:val="none" w:sz="0" w:space="0" w:color="auto"/>
                <w:bottom w:val="none" w:sz="0" w:space="0" w:color="auto"/>
                <w:right w:val="none" w:sz="0" w:space="0" w:color="auto"/>
              </w:divBdr>
            </w:div>
            <w:div w:id="1446971887">
              <w:marLeft w:val="0"/>
              <w:marRight w:val="0"/>
              <w:marTop w:val="0"/>
              <w:marBottom w:val="0"/>
              <w:divBdr>
                <w:top w:val="none" w:sz="0" w:space="0" w:color="auto"/>
                <w:left w:val="none" w:sz="0" w:space="0" w:color="auto"/>
                <w:bottom w:val="none" w:sz="0" w:space="0" w:color="auto"/>
                <w:right w:val="none" w:sz="0" w:space="0" w:color="auto"/>
              </w:divBdr>
            </w:div>
            <w:div w:id="318729713">
              <w:marLeft w:val="0"/>
              <w:marRight w:val="0"/>
              <w:marTop w:val="0"/>
              <w:marBottom w:val="0"/>
              <w:divBdr>
                <w:top w:val="none" w:sz="0" w:space="0" w:color="auto"/>
                <w:left w:val="none" w:sz="0" w:space="0" w:color="auto"/>
                <w:bottom w:val="none" w:sz="0" w:space="0" w:color="auto"/>
                <w:right w:val="none" w:sz="0" w:space="0" w:color="auto"/>
              </w:divBdr>
            </w:div>
            <w:div w:id="1404256977">
              <w:marLeft w:val="0"/>
              <w:marRight w:val="0"/>
              <w:marTop w:val="0"/>
              <w:marBottom w:val="0"/>
              <w:divBdr>
                <w:top w:val="none" w:sz="0" w:space="0" w:color="auto"/>
                <w:left w:val="none" w:sz="0" w:space="0" w:color="auto"/>
                <w:bottom w:val="none" w:sz="0" w:space="0" w:color="auto"/>
                <w:right w:val="none" w:sz="0" w:space="0" w:color="auto"/>
              </w:divBdr>
            </w:div>
            <w:div w:id="1451247565">
              <w:marLeft w:val="0"/>
              <w:marRight w:val="0"/>
              <w:marTop w:val="0"/>
              <w:marBottom w:val="0"/>
              <w:divBdr>
                <w:top w:val="none" w:sz="0" w:space="0" w:color="auto"/>
                <w:left w:val="none" w:sz="0" w:space="0" w:color="auto"/>
                <w:bottom w:val="none" w:sz="0" w:space="0" w:color="auto"/>
                <w:right w:val="none" w:sz="0" w:space="0" w:color="auto"/>
              </w:divBdr>
            </w:div>
            <w:div w:id="251745935">
              <w:marLeft w:val="0"/>
              <w:marRight w:val="0"/>
              <w:marTop w:val="0"/>
              <w:marBottom w:val="0"/>
              <w:divBdr>
                <w:top w:val="none" w:sz="0" w:space="0" w:color="auto"/>
                <w:left w:val="none" w:sz="0" w:space="0" w:color="auto"/>
                <w:bottom w:val="none" w:sz="0" w:space="0" w:color="auto"/>
                <w:right w:val="none" w:sz="0" w:space="0" w:color="auto"/>
              </w:divBdr>
            </w:div>
            <w:div w:id="1082416065">
              <w:marLeft w:val="0"/>
              <w:marRight w:val="0"/>
              <w:marTop w:val="0"/>
              <w:marBottom w:val="0"/>
              <w:divBdr>
                <w:top w:val="none" w:sz="0" w:space="0" w:color="auto"/>
                <w:left w:val="none" w:sz="0" w:space="0" w:color="auto"/>
                <w:bottom w:val="none" w:sz="0" w:space="0" w:color="auto"/>
                <w:right w:val="none" w:sz="0" w:space="0" w:color="auto"/>
              </w:divBdr>
            </w:div>
            <w:div w:id="588586719">
              <w:marLeft w:val="0"/>
              <w:marRight w:val="0"/>
              <w:marTop w:val="0"/>
              <w:marBottom w:val="0"/>
              <w:divBdr>
                <w:top w:val="none" w:sz="0" w:space="0" w:color="auto"/>
                <w:left w:val="none" w:sz="0" w:space="0" w:color="auto"/>
                <w:bottom w:val="none" w:sz="0" w:space="0" w:color="auto"/>
                <w:right w:val="none" w:sz="0" w:space="0" w:color="auto"/>
              </w:divBdr>
            </w:div>
            <w:div w:id="1721662148">
              <w:marLeft w:val="0"/>
              <w:marRight w:val="0"/>
              <w:marTop w:val="0"/>
              <w:marBottom w:val="0"/>
              <w:divBdr>
                <w:top w:val="none" w:sz="0" w:space="0" w:color="auto"/>
                <w:left w:val="none" w:sz="0" w:space="0" w:color="auto"/>
                <w:bottom w:val="none" w:sz="0" w:space="0" w:color="auto"/>
                <w:right w:val="none" w:sz="0" w:space="0" w:color="auto"/>
              </w:divBdr>
            </w:div>
            <w:div w:id="1692031641">
              <w:marLeft w:val="0"/>
              <w:marRight w:val="0"/>
              <w:marTop w:val="0"/>
              <w:marBottom w:val="0"/>
              <w:divBdr>
                <w:top w:val="none" w:sz="0" w:space="0" w:color="auto"/>
                <w:left w:val="none" w:sz="0" w:space="0" w:color="auto"/>
                <w:bottom w:val="none" w:sz="0" w:space="0" w:color="auto"/>
                <w:right w:val="none" w:sz="0" w:space="0" w:color="auto"/>
              </w:divBdr>
            </w:div>
            <w:div w:id="1305505219">
              <w:marLeft w:val="0"/>
              <w:marRight w:val="0"/>
              <w:marTop w:val="0"/>
              <w:marBottom w:val="0"/>
              <w:divBdr>
                <w:top w:val="none" w:sz="0" w:space="0" w:color="auto"/>
                <w:left w:val="none" w:sz="0" w:space="0" w:color="auto"/>
                <w:bottom w:val="none" w:sz="0" w:space="0" w:color="auto"/>
                <w:right w:val="none" w:sz="0" w:space="0" w:color="auto"/>
              </w:divBdr>
            </w:div>
            <w:div w:id="184269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774564">
      <w:bodyDiv w:val="1"/>
      <w:marLeft w:val="0"/>
      <w:marRight w:val="0"/>
      <w:marTop w:val="0"/>
      <w:marBottom w:val="0"/>
      <w:divBdr>
        <w:top w:val="none" w:sz="0" w:space="0" w:color="auto"/>
        <w:left w:val="none" w:sz="0" w:space="0" w:color="auto"/>
        <w:bottom w:val="none" w:sz="0" w:space="0" w:color="auto"/>
        <w:right w:val="none" w:sz="0" w:space="0" w:color="auto"/>
      </w:divBdr>
      <w:divsChild>
        <w:div w:id="1577934968">
          <w:marLeft w:val="0"/>
          <w:marRight w:val="0"/>
          <w:marTop w:val="0"/>
          <w:marBottom w:val="0"/>
          <w:divBdr>
            <w:top w:val="none" w:sz="0" w:space="0" w:color="auto"/>
            <w:left w:val="none" w:sz="0" w:space="0" w:color="auto"/>
            <w:bottom w:val="none" w:sz="0" w:space="0" w:color="auto"/>
            <w:right w:val="none" w:sz="0" w:space="0" w:color="auto"/>
          </w:divBdr>
        </w:div>
        <w:div w:id="1941596456">
          <w:marLeft w:val="0"/>
          <w:marRight w:val="0"/>
          <w:marTop w:val="0"/>
          <w:marBottom w:val="0"/>
          <w:divBdr>
            <w:top w:val="none" w:sz="0" w:space="0" w:color="auto"/>
            <w:left w:val="none" w:sz="0" w:space="0" w:color="auto"/>
            <w:bottom w:val="none" w:sz="0" w:space="0" w:color="auto"/>
            <w:right w:val="none" w:sz="0" w:space="0" w:color="auto"/>
          </w:divBdr>
        </w:div>
        <w:div w:id="1309048161">
          <w:marLeft w:val="0"/>
          <w:marRight w:val="0"/>
          <w:marTop w:val="0"/>
          <w:marBottom w:val="0"/>
          <w:divBdr>
            <w:top w:val="none" w:sz="0" w:space="0" w:color="auto"/>
            <w:left w:val="none" w:sz="0" w:space="0" w:color="auto"/>
            <w:bottom w:val="none" w:sz="0" w:space="0" w:color="auto"/>
            <w:right w:val="none" w:sz="0" w:space="0" w:color="auto"/>
          </w:divBdr>
        </w:div>
      </w:divsChild>
    </w:div>
    <w:div w:id="247035634">
      <w:bodyDiv w:val="1"/>
      <w:marLeft w:val="0"/>
      <w:marRight w:val="0"/>
      <w:marTop w:val="0"/>
      <w:marBottom w:val="0"/>
      <w:divBdr>
        <w:top w:val="none" w:sz="0" w:space="0" w:color="auto"/>
        <w:left w:val="none" w:sz="0" w:space="0" w:color="auto"/>
        <w:bottom w:val="none" w:sz="0" w:space="0" w:color="auto"/>
        <w:right w:val="none" w:sz="0" w:space="0" w:color="auto"/>
      </w:divBdr>
      <w:divsChild>
        <w:div w:id="798105719">
          <w:marLeft w:val="0"/>
          <w:marRight w:val="0"/>
          <w:marTop w:val="0"/>
          <w:marBottom w:val="0"/>
          <w:divBdr>
            <w:top w:val="none" w:sz="0" w:space="0" w:color="auto"/>
            <w:left w:val="none" w:sz="0" w:space="0" w:color="auto"/>
            <w:bottom w:val="none" w:sz="0" w:space="0" w:color="auto"/>
            <w:right w:val="none" w:sz="0" w:space="0" w:color="auto"/>
          </w:divBdr>
        </w:div>
      </w:divsChild>
    </w:div>
    <w:div w:id="260376401">
      <w:bodyDiv w:val="1"/>
      <w:marLeft w:val="0"/>
      <w:marRight w:val="0"/>
      <w:marTop w:val="0"/>
      <w:marBottom w:val="0"/>
      <w:divBdr>
        <w:top w:val="none" w:sz="0" w:space="0" w:color="auto"/>
        <w:left w:val="none" w:sz="0" w:space="0" w:color="auto"/>
        <w:bottom w:val="none" w:sz="0" w:space="0" w:color="auto"/>
        <w:right w:val="none" w:sz="0" w:space="0" w:color="auto"/>
      </w:divBdr>
      <w:divsChild>
        <w:div w:id="698512609">
          <w:marLeft w:val="0"/>
          <w:marRight w:val="0"/>
          <w:marTop w:val="0"/>
          <w:marBottom w:val="0"/>
          <w:divBdr>
            <w:top w:val="none" w:sz="0" w:space="0" w:color="auto"/>
            <w:left w:val="none" w:sz="0" w:space="0" w:color="auto"/>
            <w:bottom w:val="none" w:sz="0" w:space="0" w:color="auto"/>
            <w:right w:val="none" w:sz="0" w:space="0" w:color="auto"/>
          </w:divBdr>
        </w:div>
      </w:divsChild>
    </w:div>
    <w:div w:id="265383186">
      <w:bodyDiv w:val="1"/>
      <w:marLeft w:val="0"/>
      <w:marRight w:val="0"/>
      <w:marTop w:val="0"/>
      <w:marBottom w:val="0"/>
      <w:divBdr>
        <w:top w:val="none" w:sz="0" w:space="0" w:color="auto"/>
        <w:left w:val="none" w:sz="0" w:space="0" w:color="auto"/>
        <w:bottom w:val="none" w:sz="0" w:space="0" w:color="auto"/>
        <w:right w:val="none" w:sz="0" w:space="0" w:color="auto"/>
      </w:divBdr>
      <w:divsChild>
        <w:div w:id="2126459481">
          <w:marLeft w:val="0"/>
          <w:marRight w:val="0"/>
          <w:marTop w:val="0"/>
          <w:marBottom w:val="0"/>
          <w:divBdr>
            <w:top w:val="none" w:sz="0" w:space="0" w:color="auto"/>
            <w:left w:val="none" w:sz="0" w:space="0" w:color="auto"/>
            <w:bottom w:val="none" w:sz="0" w:space="0" w:color="auto"/>
            <w:right w:val="none" w:sz="0" w:space="0" w:color="auto"/>
          </w:divBdr>
        </w:div>
      </w:divsChild>
    </w:div>
    <w:div w:id="270431832">
      <w:bodyDiv w:val="1"/>
      <w:marLeft w:val="0"/>
      <w:marRight w:val="0"/>
      <w:marTop w:val="0"/>
      <w:marBottom w:val="0"/>
      <w:divBdr>
        <w:top w:val="none" w:sz="0" w:space="0" w:color="auto"/>
        <w:left w:val="none" w:sz="0" w:space="0" w:color="auto"/>
        <w:bottom w:val="none" w:sz="0" w:space="0" w:color="auto"/>
        <w:right w:val="none" w:sz="0" w:space="0" w:color="auto"/>
      </w:divBdr>
      <w:divsChild>
        <w:div w:id="1707875243">
          <w:marLeft w:val="0"/>
          <w:marRight w:val="0"/>
          <w:marTop w:val="0"/>
          <w:marBottom w:val="0"/>
          <w:divBdr>
            <w:top w:val="none" w:sz="0" w:space="0" w:color="auto"/>
            <w:left w:val="none" w:sz="0" w:space="0" w:color="auto"/>
            <w:bottom w:val="none" w:sz="0" w:space="0" w:color="auto"/>
            <w:right w:val="none" w:sz="0" w:space="0" w:color="auto"/>
          </w:divBdr>
        </w:div>
      </w:divsChild>
    </w:div>
    <w:div w:id="276834653">
      <w:bodyDiv w:val="1"/>
      <w:marLeft w:val="0"/>
      <w:marRight w:val="0"/>
      <w:marTop w:val="0"/>
      <w:marBottom w:val="0"/>
      <w:divBdr>
        <w:top w:val="none" w:sz="0" w:space="0" w:color="auto"/>
        <w:left w:val="none" w:sz="0" w:space="0" w:color="auto"/>
        <w:bottom w:val="none" w:sz="0" w:space="0" w:color="auto"/>
        <w:right w:val="none" w:sz="0" w:space="0" w:color="auto"/>
      </w:divBdr>
      <w:divsChild>
        <w:div w:id="1729037723">
          <w:marLeft w:val="0"/>
          <w:marRight w:val="0"/>
          <w:marTop w:val="0"/>
          <w:marBottom w:val="0"/>
          <w:divBdr>
            <w:top w:val="none" w:sz="0" w:space="0" w:color="auto"/>
            <w:left w:val="none" w:sz="0" w:space="0" w:color="auto"/>
            <w:bottom w:val="none" w:sz="0" w:space="0" w:color="auto"/>
            <w:right w:val="none" w:sz="0" w:space="0" w:color="auto"/>
          </w:divBdr>
        </w:div>
      </w:divsChild>
    </w:div>
    <w:div w:id="287125783">
      <w:bodyDiv w:val="1"/>
      <w:marLeft w:val="0"/>
      <w:marRight w:val="0"/>
      <w:marTop w:val="0"/>
      <w:marBottom w:val="0"/>
      <w:divBdr>
        <w:top w:val="none" w:sz="0" w:space="0" w:color="auto"/>
        <w:left w:val="none" w:sz="0" w:space="0" w:color="auto"/>
        <w:bottom w:val="none" w:sz="0" w:space="0" w:color="auto"/>
        <w:right w:val="none" w:sz="0" w:space="0" w:color="auto"/>
      </w:divBdr>
    </w:div>
    <w:div w:id="287128587">
      <w:bodyDiv w:val="1"/>
      <w:marLeft w:val="0"/>
      <w:marRight w:val="0"/>
      <w:marTop w:val="0"/>
      <w:marBottom w:val="0"/>
      <w:divBdr>
        <w:top w:val="none" w:sz="0" w:space="0" w:color="auto"/>
        <w:left w:val="none" w:sz="0" w:space="0" w:color="auto"/>
        <w:bottom w:val="none" w:sz="0" w:space="0" w:color="auto"/>
        <w:right w:val="none" w:sz="0" w:space="0" w:color="auto"/>
      </w:divBdr>
      <w:divsChild>
        <w:div w:id="1654066798">
          <w:marLeft w:val="0"/>
          <w:marRight w:val="0"/>
          <w:marTop w:val="0"/>
          <w:marBottom w:val="0"/>
          <w:divBdr>
            <w:top w:val="none" w:sz="0" w:space="0" w:color="auto"/>
            <w:left w:val="none" w:sz="0" w:space="0" w:color="auto"/>
            <w:bottom w:val="none" w:sz="0" w:space="0" w:color="auto"/>
            <w:right w:val="none" w:sz="0" w:space="0" w:color="auto"/>
          </w:divBdr>
        </w:div>
      </w:divsChild>
    </w:div>
    <w:div w:id="297995723">
      <w:bodyDiv w:val="1"/>
      <w:marLeft w:val="0"/>
      <w:marRight w:val="0"/>
      <w:marTop w:val="0"/>
      <w:marBottom w:val="0"/>
      <w:divBdr>
        <w:top w:val="none" w:sz="0" w:space="0" w:color="auto"/>
        <w:left w:val="none" w:sz="0" w:space="0" w:color="auto"/>
        <w:bottom w:val="none" w:sz="0" w:space="0" w:color="auto"/>
        <w:right w:val="none" w:sz="0" w:space="0" w:color="auto"/>
      </w:divBdr>
      <w:divsChild>
        <w:div w:id="695236236">
          <w:marLeft w:val="0"/>
          <w:marRight w:val="0"/>
          <w:marTop w:val="0"/>
          <w:marBottom w:val="0"/>
          <w:divBdr>
            <w:top w:val="none" w:sz="0" w:space="0" w:color="auto"/>
            <w:left w:val="none" w:sz="0" w:space="0" w:color="auto"/>
            <w:bottom w:val="none" w:sz="0" w:space="0" w:color="auto"/>
            <w:right w:val="none" w:sz="0" w:space="0" w:color="auto"/>
          </w:divBdr>
        </w:div>
        <w:div w:id="26681987">
          <w:marLeft w:val="0"/>
          <w:marRight w:val="0"/>
          <w:marTop w:val="0"/>
          <w:marBottom w:val="0"/>
          <w:divBdr>
            <w:top w:val="none" w:sz="0" w:space="0" w:color="auto"/>
            <w:left w:val="none" w:sz="0" w:space="0" w:color="auto"/>
            <w:bottom w:val="none" w:sz="0" w:space="0" w:color="auto"/>
            <w:right w:val="none" w:sz="0" w:space="0" w:color="auto"/>
          </w:divBdr>
        </w:div>
        <w:div w:id="2122265858">
          <w:marLeft w:val="0"/>
          <w:marRight w:val="0"/>
          <w:marTop w:val="0"/>
          <w:marBottom w:val="0"/>
          <w:divBdr>
            <w:top w:val="none" w:sz="0" w:space="0" w:color="auto"/>
            <w:left w:val="none" w:sz="0" w:space="0" w:color="auto"/>
            <w:bottom w:val="none" w:sz="0" w:space="0" w:color="auto"/>
            <w:right w:val="none" w:sz="0" w:space="0" w:color="auto"/>
          </w:divBdr>
        </w:div>
        <w:div w:id="522329682">
          <w:marLeft w:val="0"/>
          <w:marRight w:val="0"/>
          <w:marTop w:val="0"/>
          <w:marBottom w:val="0"/>
          <w:divBdr>
            <w:top w:val="none" w:sz="0" w:space="0" w:color="auto"/>
            <w:left w:val="none" w:sz="0" w:space="0" w:color="auto"/>
            <w:bottom w:val="none" w:sz="0" w:space="0" w:color="auto"/>
            <w:right w:val="none" w:sz="0" w:space="0" w:color="auto"/>
          </w:divBdr>
        </w:div>
        <w:div w:id="965551076">
          <w:marLeft w:val="0"/>
          <w:marRight w:val="0"/>
          <w:marTop w:val="0"/>
          <w:marBottom w:val="0"/>
          <w:divBdr>
            <w:top w:val="none" w:sz="0" w:space="0" w:color="auto"/>
            <w:left w:val="none" w:sz="0" w:space="0" w:color="auto"/>
            <w:bottom w:val="none" w:sz="0" w:space="0" w:color="auto"/>
            <w:right w:val="none" w:sz="0" w:space="0" w:color="auto"/>
          </w:divBdr>
        </w:div>
        <w:div w:id="1831752237">
          <w:marLeft w:val="0"/>
          <w:marRight w:val="0"/>
          <w:marTop w:val="0"/>
          <w:marBottom w:val="0"/>
          <w:divBdr>
            <w:top w:val="none" w:sz="0" w:space="0" w:color="auto"/>
            <w:left w:val="none" w:sz="0" w:space="0" w:color="auto"/>
            <w:bottom w:val="none" w:sz="0" w:space="0" w:color="auto"/>
            <w:right w:val="none" w:sz="0" w:space="0" w:color="auto"/>
          </w:divBdr>
        </w:div>
        <w:div w:id="950942232">
          <w:marLeft w:val="0"/>
          <w:marRight w:val="0"/>
          <w:marTop w:val="0"/>
          <w:marBottom w:val="0"/>
          <w:divBdr>
            <w:top w:val="none" w:sz="0" w:space="0" w:color="auto"/>
            <w:left w:val="none" w:sz="0" w:space="0" w:color="auto"/>
            <w:bottom w:val="none" w:sz="0" w:space="0" w:color="auto"/>
            <w:right w:val="none" w:sz="0" w:space="0" w:color="auto"/>
          </w:divBdr>
        </w:div>
        <w:div w:id="886338742">
          <w:marLeft w:val="0"/>
          <w:marRight w:val="0"/>
          <w:marTop w:val="0"/>
          <w:marBottom w:val="0"/>
          <w:divBdr>
            <w:top w:val="none" w:sz="0" w:space="0" w:color="auto"/>
            <w:left w:val="none" w:sz="0" w:space="0" w:color="auto"/>
            <w:bottom w:val="none" w:sz="0" w:space="0" w:color="auto"/>
            <w:right w:val="none" w:sz="0" w:space="0" w:color="auto"/>
          </w:divBdr>
        </w:div>
        <w:div w:id="290022309">
          <w:marLeft w:val="0"/>
          <w:marRight w:val="0"/>
          <w:marTop w:val="0"/>
          <w:marBottom w:val="0"/>
          <w:divBdr>
            <w:top w:val="none" w:sz="0" w:space="0" w:color="auto"/>
            <w:left w:val="none" w:sz="0" w:space="0" w:color="auto"/>
            <w:bottom w:val="none" w:sz="0" w:space="0" w:color="auto"/>
            <w:right w:val="none" w:sz="0" w:space="0" w:color="auto"/>
          </w:divBdr>
        </w:div>
        <w:div w:id="1685283561">
          <w:marLeft w:val="0"/>
          <w:marRight w:val="0"/>
          <w:marTop w:val="0"/>
          <w:marBottom w:val="0"/>
          <w:divBdr>
            <w:top w:val="none" w:sz="0" w:space="0" w:color="auto"/>
            <w:left w:val="none" w:sz="0" w:space="0" w:color="auto"/>
            <w:bottom w:val="none" w:sz="0" w:space="0" w:color="auto"/>
            <w:right w:val="none" w:sz="0" w:space="0" w:color="auto"/>
          </w:divBdr>
        </w:div>
        <w:div w:id="1019510143">
          <w:marLeft w:val="0"/>
          <w:marRight w:val="0"/>
          <w:marTop w:val="0"/>
          <w:marBottom w:val="0"/>
          <w:divBdr>
            <w:top w:val="none" w:sz="0" w:space="0" w:color="auto"/>
            <w:left w:val="none" w:sz="0" w:space="0" w:color="auto"/>
            <w:bottom w:val="none" w:sz="0" w:space="0" w:color="auto"/>
            <w:right w:val="none" w:sz="0" w:space="0" w:color="auto"/>
          </w:divBdr>
        </w:div>
      </w:divsChild>
    </w:div>
    <w:div w:id="303042822">
      <w:bodyDiv w:val="1"/>
      <w:marLeft w:val="0"/>
      <w:marRight w:val="0"/>
      <w:marTop w:val="0"/>
      <w:marBottom w:val="0"/>
      <w:divBdr>
        <w:top w:val="none" w:sz="0" w:space="0" w:color="auto"/>
        <w:left w:val="none" w:sz="0" w:space="0" w:color="auto"/>
        <w:bottom w:val="none" w:sz="0" w:space="0" w:color="auto"/>
        <w:right w:val="none" w:sz="0" w:space="0" w:color="auto"/>
      </w:divBdr>
      <w:divsChild>
        <w:div w:id="1740244881">
          <w:marLeft w:val="0"/>
          <w:marRight w:val="0"/>
          <w:marTop w:val="0"/>
          <w:marBottom w:val="0"/>
          <w:divBdr>
            <w:top w:val="none" w:sz="0" w:space="0" w:color="auto"/>
            <w:left w:val="none" w:sz="0" w:space="0" w:color="auto"/>
            <w:bottom w:val="none" w:sz="0" w:space="0" w:color="auto"/>
            <w:right w:val="none" w:sz="0" w:space="0" w:color="auto"/>
          </w:divBdr>
        </w:div>
        <w:div w:id="1593470524">
          <w:marLeft w:val="0"/>
          <w:marRight w:val="0"/>
          <w:marTop w:val="0"/>
          <w:marBottom w:val="0"/>
          <w:divBdr>
            <w:top w:val="none" w:sz="0" w:space="0" w:color="auto"/>
            <w:left w:val="none" w:sz="0" w:space="0" w:color="auto"/>
            <w:bottom w:val="none" w:sz="0" w:space="0" w:color="auto"/>
            <w:right w:val="none" w:sz="0" w:space="0" w:color="auto"/>
          </w:divBdr>
        </w:div>
        <w:div w:id="353926215">
          <w:marLeft w:val="0"/>
          <w:marRight w:val="0"/>
          <w:marTop w:val="0"/>
          <w:marBottom w:val="0"/>
          <w:divBdr>
            <w:top w:val="none" w:sz="0" w:space="0" w:color="auto"/>
            <w:left w:val="none" w:sz="0" w:space="0" w:color="auto"/>
            <w:bottom w:val="none" w:sz="0" w:space="0" w:color="auto"/>
            <w:right w:val="none" w:sz="0" w:space="0" w:color="auto"/>
          </w:divBdr>
        </w:div>
        <w:div w:id="1557545594">
          <w:marLeft w:val="0"/>
          <w:marRight w:val="0"/>
          <w:marTop w:val="0"/>
          <w:marBottom w:val="0"/>
          <w:divBdr>
            <w:top w:val="none" w:sz="0" w:space="0" w:color="auto"/>
            <w:left w:val="none" w:sz="0" w:space="0" w:color="auto"/>
            <w:bottom w:val="none" w:sz="0" w:space="0" w:color="auto"/>
            <w:right w:val="none" w:sz="0" w:space="0" w:color="auto"/>
          </w:divBdr>
        </w:div>
        <w:div w:id="1842309694">
          <w:marLeft w:val="0"/>
          <w:marRight w:val="0"/>
          <w:marTop w:val="0"/>
          <w:marBottom w:val="0"/>
          <w:divBdr>
            <w:top w:val="none" w:sz="0" w:space="0" w:color="auto"/>
            <w:left w:val="none" w:sz="0" w:space="0" w:color="auto"/>
            <w:bottom w:val="none" w:sz="0" w:space="0" w:color="auto"/>
            <w:right w:val="none" w:sz="0" w:space="0" w:color="auto"/>
          </w:divBdr>
        </w:div>
        <w:div w:id="2088573843">
          <w:marLeft w:val="0"/>
          <w:marRight w:val="0"/>
          <w:marTop w:val="0"/>
          <w:marBottom w:val="0"/>
          <w:divBdr>
            <w:top w:val="none" w:sz="0" w:space="0" w:color="auto"/>
            <w:left w:val="none" w:sz="0" w:space="0" w:color="auto"/>
            <w:bottom w:val="none" w:sz="0" w:space="0" w:color="auto"/>
            <w:right w:val="none" w:sz="0" w:space="0" w:color="auto"/>
          </w:divBdr>
        </w:div>
        <w:div w:id="1783918153">
          <w:marLeft w:val="0"/>
          <w:marRight w:val="0"/>
          <w:marTop w:val="0"/>
          <w:marBottom w:val="0"/>
          <w:divBdr>
            <w:top w:val="none" w:sz="0" w:space="0" w:color="auto"/>
            <w:left w:val="none" w:sz="0" w:space="0" w:color="auto"/>
            <w:bottom w:val="none" w:sz="0" w:space="0" w:color="auto"/>
            <w:right w:val="none" w:sz="0" w:space="0" w:color="auto"/>
          </w:divBdr>
        </w:div>
        <w:div w:id="468129534">
          <w:marLeft w:val="0"/>
          <w:marRight w:val="0"/>
          <w:marTop w:val="0"/>
          <w:marBottom w:val="0"/>
          <w:divBdr>
            <w:top w:val="none" w:sz="0" w:space="0" w:color="auto"/>
            <w:left w:val="none" w:sz="0" w:space="0" w:color="auto"/>
            <w:bottom w:val="none" w:sz="0" w:space="0" w:color="auto"/>
            <w:right w:val="none" w:sz="0" w:space="0" w:color="auto"/>
          </w:divBdr>
        </w:div>
        <w:div w:id="212468481">
          <w:marLeft w:val="0"/>
          <w:marRight w:val="0"/>
          <w:marTop w:val="0"/>
          <w:marBottom w:val="0"/>
          <w:divBdr>
            <w:top w:val="none" w:sz="0" w:space="0" w:color="auto"/>
            <w:left w:val="none" w:sz="0" w:space="0" w:color="auto"/>
            <w:bottom w:val="none" w:sz="0" w:space="0" w:color="auto"/>
            <w:right w:val="none" w:sz="0" w:space="0" w:color="auto"/>
          </w:divBdr>
        </w:div>
        <w:div w:id="1352604833">
          <w:marLeft w:val="0"/>
          <w:marRight w:val="0"/>
          <w:marTop w:val="0"/>
          <w:marBottom w:val="0"/>
          <w:divBdr>
            <w:top w:val="none" w:sz="0" w:space="0" w:color="auto"/>
            <w:left w:val="none" w:sz="0" w:space="0" w:color="auto"/>
            <w:bottom w:val="none" w:sz="0" w:space="0" w:color="auto"/>
            <w:right w:val="none" w:sz="0" w:space="0" w:color="auto"/>
          </w:divBdr>
        </w:div>
        <w:div w:id="1580746238">
          <w:marLeft w:val="0"/>
          <w:marRight w:val="0"/>
          <w:marTop w:val="0"/>
          <w:marBottom w:val="0"/>
          <w:divBdr>
            <w:top w:val="none" w:sz="0" w:space="0" w:color="auto"/>
            <w:left w:val="none" w:sz="0" w:space="0" w:color="auto"/>
            <w:bottom w:val="none" w:sz="0" w:space="0" w:color="auto"/>
            <w:right w:val="none" w:sz="0" w:space="0" w:color="auto"/>
          </w:divBdr>
        </w:div>
        <w:div w:id="929117081">
          <w:marLeft w:val="0"/>
          <w:marRight w:val="0"/>
          <w:marTop w:val="0"/>
          <w:marBottom w:val="0"/>
          <w:divBdr>
            <w:top w:val="none" w:sz="0" w:space="0" w:color="auto"/>
            <w:left w:val="none" w:sz="0" w:space="0" w:color="auto"/>
            <w:bottom w:val="none" w:sz="0" w:space="0" w:color="auto"/>
            <w:right w:val="none" w:sz="0" w:space="0" w:color="auto"/>
          </w:divBdr>
        </w:div>
        <w:div w:id="300354017">
          <w:marLeft w:val="0"/>
          <w:marRight w:val="0"/>
          <w:marTop w:val="0"/>
          <w:marBottom w:val="0"/>
          <w:divBdr>
            <w:top w:val="none" w:sz="0" w:space="0" w:color="auto"/>
            <w:left w:val="none" w:sz="0" w:space="0" w:color="auto"/>
            <w:bottom w:val="none" w:sz="0" w:space="0" w:color="auto"/>
            <w:right w:val="none" w:sz="0" w:space="0" w:color="auto"/>
          </w:divBdr>
        </w:div>
        <w:div w:id="2027828048">
          <w:marLeft w:val="0"/>
          <w:marRight w:val="0"/>
          <w:marTop w:val="0"/>
          <w:marBottom w:val="0"/>
          <w:divBdr>
            <w:top w:val="none" w:sz="0" w:space="0" w:color="auto"/>
            <w:left w:val="none" w:sz="0" w:space="0" w:color="auto"/>
            <w:bottom w:val="none" w:sz="0" w:space="0" w:color="auto"/>
            <w:right w:val="none" w:sz="0" w:space="0" w:color="auto"/>
          </w:divBdr>
        </w:div>
      </w:divsChild>
    </w:div>
    <w:div w:id="317732420">
      <w:bodyDiv w:val="1"/>
      <w:marLeft w:val="0"/>
      <w:marRight w:val="0"/>
      <w:marTop w:val="0"/>
      <w:marBottom w:val="0"/>
      <w:divBdr>
        <w:top w:val="none" w:sz="0" w:space="0" w:color="auto"/>
        <w:left w:val="none" w:sz="0" w:space="0" w:color="auto"/>
        <w:bottom w:val="none" w:sz="0" w:space="0" w:color="auto"/>
        <w:right w:val="none" w:sz="0" w:space="0" w:color="auto"/>
      </w:divBdr>
      <w:divsChild>
        <w:div w:id="879631122">
          <w:marLeft w:val="0"/>
          <w:marRight w:val="0"/>
          <w:marTop w:val="0"/>
          <w:marBottom w:val="0"/>
          <w:divBdr>
            <w:top w:val="none" w:sz="0" w:space="0" w:color="auto"/>
            <w:left w:val="none" w:sz="0" w:space="0" w:color="auto"/>
            <w:bottom w:val="none" w:sz="0" w:space="0" w:color="auto"/>
            <w:right w:val="none" w:sz="0" w:space="0" w:color="auto"/>
          </w:divBdr>
        </w:div>
      </w:divsChild>
    </w:div>
    <w:div w:id="325670285">
      <w:bodyDiv w:val="1"/>
      <w:marLeft w:val="0"/>
      <w:marRight w:val="0"/>
      <w:marTop w:val="0"/>
      <w:marBottom w:val="0"/>
      <w:divBdr>
        <w:top w:val="none" w:sz="0" w:space="0" w:color="auto"/>
        <w:left w:val="none" w:sz="0" w:space="0" w:color="auto"/>
        <w:bottom w:val="none" w:sz="0" w:space="0" w:color="auto"/>
        <w:right w:val="none" w:sz="0" w:space="0" w:color="auto"/>
      </w:divBdr>
      <w:divsChild>
        <w:div w:id="50080331">
          <w:marLeft w:val="0"/>
          <w:marRight w:val="0"/>
          <w:marTop w:val="0"/>
          <w:marBottom w:val="0"/>
          <w:divBdr>
            <w:top w:val="none" w:sz="0" w:space="0" w:color="auto"/>
            <w:left w:val="none" w:sz="0" w:space="0" w:color="auto"/>
            <w:bottom w:val="none" w:sz="0" w:space="0" w:color="auto"/>
            <w:right w:val="none" w:sz="0" w:space="0" w:color="auto"/>
          </w:divBdr>
        </w:div>
        <w:div w:id="69281406">
          <w:marLeft w:val="0"/>
          <w:marRight w:val="0"/>
          <w:marTop w:val="0"/>
          <w:marBottom w:val="0"/>
          <w:divBdr>
            <w:top w:val="none" w:sz="0" w:space="0" w:color="auto"/>
            <w:left w:val="none" w:sz="0" w:space="0" w:color="auto"/>
            <w:bottom w:val="none" w:sz="0" w:space="0" w:color="auto"/>
            <w:right w:val="none" w:sz="0" w:space="0" w:color="auto"/>
          </w:divBdr>
        </w:div>
        <w:div w:id="1442644839">
          <w:marLeft w:val="0"/>
          <w:marRight w:val="0"/>
          <w:marTop w:val="0"/>
          <w:marBottom w:val="0"/>
          <w:divBdr>
            <w:top w:val="none" w:sz="0" w:space="0" w:color="auto"/>
            <w:left w:val="none" w:sz="0" w:space="0" w:color="auto"/>
            <w:bottom w:val="none" w:sz="0" w:space="0" w:color="auto"/>
            <w:right w:val="none" w:sz="0" w:space="0" w:color="auto"/>
          </w:divBdr>
        </w:div>
        <w:div w:id="251745707">
          <w:marLeft w:val="0"/>
          <w:marRight w:val="0"/>
          <w:marTop w:val="0"/>
          <w:marBottom w:val="0"/>
          <w:divBdr>
            <w:top w:val="none" w:sz="0" w:space="0" w:color="auto"/>
            <w:left w:val="none" w:sz="0" w:space="0" w:color="auto"/>
            <w:bottom w:val="none" w:sz="0" w:space="0" w:color="auto"/>
            <w:right w:val="none" w:sz="0" w:space="0" w:color="auto"/>
          </w:divBdr>
        </w:div>
      </w:divsChild>
    </w:div>
    <w:div w:id="330255603">
      <w:bodyDiv w:val="1"/>
      <w:marLeft w:val="0"/>
      <w:marRight w:val="0"/>
      <w:marTop w:val="0"/>
      <w:marBottom w:val="0"/>
      <w:divBdr>
        <w:top w:val="none" w:sz="0" w:space="0" w:color="auto"/>
        <w:left w:val="none" w:sz="0" w:space="0" w:color="auto"/>
        <w:bottom w:val="none" w:sz="0" w:space="0" w:color="auto"/>
        <w:right w:val="none" w:sz="0" w:space="0" w:color="auto"/>
      </w:divBdr>
      <w:divsChild>
        <w:div w:id="1550341268">
          <w:marLeft w:val="0"/>
          <w:marRight w:val="0"/>
          <w:marTop w:val="0"/>
          <w:marBottom w:val="0"/>
          <w:divBdr>
            <w:top w:val="none" w:sz="0" w:space="0" w:color="auto"/>
            <w:left w:val="none" w:sz="0" w:space="0" w:color="auto"/>
            <w:bottom w:val="none" w:sz="0" w:space="0" w:color="auto"/>
            <w:right w:val="none" w:sz="0" w:space="0" w:color="auto"/>
          </w:divBdr>
        </w:div>
        <w:div w:id="1713917853">
          <w:marLeft w:val="0"/>
          <w:marRight w:val="0"/>
          <w:marTop w:val="0"/>
          <w:marBottom w:val="0"/>
          <w:divBdr>
            <w:top w:val="none" w:sz="0" w:space="0" w:color="auto"/>
            <w:left w:val="none" w:sz="0" w:space="0" w:color="auto"/>
            <w:bottom w:val="none" w:sz="0" w:space="0" w:color="auto"/>
            <w:right w:val="none" w:sz="0" w:space="0" w:color="auto"/>
          </w:divBdr>
        </w:div>
        <w:div w:id="1527330539">
          <w:marLeft w:val="0"/>
          <w:marRight w:val="0"/>
          <w:marTop w:val="0"/>
          <w:marBottom w:val="0"/>
          <w:divBdr>
            <w:top w:val="none" w:sz="0" w:space="0" w:color="auto"/>
            <w:left w:val="none" w:sz="0" w:space="0" w:color="auto"/>
            <w:bottom w:val="none" w:sz="0" w:space="0" w:color="auto"/>
            <w:right w:val="none" w:sz="0" w:space="0" w:color="auto"/>
          </w:divBdr>
        </w:div>
        <w:div w:id="2031252612">
          <w:marLeft w:val="0"/>
          <w:marRight w:val="0"/>
          <w:marTop w:val="0"/>
          <w:marBottom w:val="0"/>
          <w:divBdr>
            <w:top w:val="none" w:sz="0" w:space="0" w:color="auto"/>
            <w:left w:val="none" w:sz="0" w:space="0" w:color="auto"/>
            <w:bottom w:val="none" w:sz="0" w:space="0" w:color="auto"/>
            <w:right w:val="none" w:sz="0" w:space="0" w:color="auto"/>
          </w:divBdr>
        </w:div>
        <w:div w:id="367219609">
          <w:marLeft w:val="0"/>
          <w:marRight w:val="0"/>
          <w:marTop w:val="0"/>
          <w:marBottom w:val="0"/>
          <w:divBdr>
            <w:top w:val="none" w:sz="0" w:space="0" w:color="auto"/>
            <w:left w:val="none" w:sz="0" w:space="0" w:color="auto"/>
            <w:bottom w:val="none" w:sz="0" w:space="0" w:color="auto"/>
            <w:right w:val="none" w:sz="0" w:space="0" w:color="auto"/>
          </w:divBdr>
        </w:div>
        <w:div w:id="614100489">
          <w:marLeft w:val="0"/>
          <w:marRight w:val="0"/>
          <w:marTop w:val="0"/>
          <w:marBottom w:val="0"/>
          <w:divBdr>
            <w:top w:val="none" w:sz="0" w:space="0" w:color="auto"/>
            <w:left w:val="none" w:sz="0" w:space="0" w:color="auto"/>
            <w:bottom w:val="none" w:sz="0" w:space="0" w:color="auto"/>
            <w:right w:val="none" w:sz="0" w:space="0" w:color="auto"/>
          </w:divBdr>
        </w:div>
        <w:div w:id="1791558168">
          <w:marLeft w:val="0"/>
          <w:marRight w:val="0"/>
          <w:marTop w:val="0"/>
          <w:marBottom w:val="0"/>
          <w:divBdr>
            <w:top w:val="none" w:sz="0" w:space="0" w:color="auto"/>
            <w:left w:val="none" w:sz="0" w:space="0" w:color="auto"/>
            <w:bottom w:val="none" w:sz="0" w:space="0" w:color="auto"/>
            <w:right w:val="none" w:sz="0" w:space="0" w:color="auto"/>
          </w:divBdr>
        </w:div>
        <w:div w:id="1805541804">
          <w:marLeft w:val="0"/>
          <w:marRight w:val="0"/>
          <w:marTop w:val="0"/>
          <w:marBottom w:val="0"/>
          <w:divBdr>
            <w:top w:val="none" w:sz="0" w:space="0" w:color="auto"/>
            <w:left w:val="none" w:sz="0" w:space="0" w:color="auto"/>
            <w:bottom w:val="none" w:sz="0" w:space="0" w:color="auto"/>
            <w:right w:val="none" w:sz="0" w:space="0" w:color="auto"/>
          </w:divBdr>
        </w:div>
        <w:div w:id="844828045">
          <w:marLeft w:val="0"/>
          <w:marRight w:val="0"/>
          <w:marTop w:val="0"/>
          <w:marBottom w:val="0"/>
          <w:divBdr>
            <w:top w:val="none" w:sz="0" w:space="0" w:color="auto"/>
            <w:left w:val="none" w:sz="0" w:space="0" w:color="auto"/>
            <w:bottom w:val="none" w:sz="0" w:space="0" w:color="auto"/>
            <w:right w:val="none" w:sz="0" w:space="0" w:color="auto"/>
          </w:divBdr>
        </w:div>
        <w:div w:id="1953394484">
          <w:marLeft w:val="0"/>
          <w:marRight w:val="0"/>
          <w:marTop w:val="0"/>
          <w:marBottom w:val="0"/>
          <w:divBdr>
            <w:top w:val="none" w:sz="0" w:space="0" w:color="auto"/>
            <w:left w:val="none" w:sz="0" w:space="0" w:color="auto"/>
            <w:bottom w:val="none" w:sz="0" w:space="0" w:color="auto"/>
            <w:right w:val="none" w:sz="0" w:space="0" w:color="auto"/>
          </w:divBdr>
        </w:div>
        <w:div w:id="1328359376">
          <w:marLeft w:val="0"/>
          <w:marRight w:val="0"/>
          <w:marTop w:val="0"/>
          <w:marBottom w:val="0"/>
          <w:divBdr>
            <w:top w:val="none" w:sz="0" w:space="0" w:color="auto"/>
            <w:left w:val="none" w:sz="0" w:space="0" w:color="auto"/>
            <w:bottom w:val="none" w:sz="0" w:space="0" w:color="auto"/>
            <w:right w:val="none" w:sz="0" w:space="0" w:color="auto"/>
          </w:divBdr>
        </w:div>
        <w:div w:id="1915386034">
          <w:marLeft w:val="0"/>
          <w:marRight w:val="0"/>
          <w:marTop w:val="0"/>
          <w:marBottom w:val="0"/>
          <w:divBdr>
            <w:top w:val="none" w:sz="0" w:space="0" w:color="auto"/>
            <w:left w:val="none" w:sz="0" w:space="0" w:color="auto"/>
            <w:bottom w:val="none" w:sz="0" w:space="0" w:color="auto"/>
            <w:right w:val="none" w:sz="0" w:space="0" w:color="auto"/>
          </w:divBdr>
        </w:div>
        <w:div w:id="1963228173">
          <w:marLeft w:val="0"/>
          <w:marRight w:val="0"/>
          <w:marTop w:val="0"/>
          <w:marBottom w:val="0"/>
          <w:divBdr>
            <w:top w:val="none" w:sz="0" w:space="0" w:color="auto"/>
            <w:left w:val="none" w:sz="0" w:space="0" w:color="auto"/>
            <w:bottom w:val="none" w:sz="0" w:space="0" w:color="auto"/>
            <w:right w:val="none" w:sz="0" w:space="0" w:color="auto"/>
          </w:divBdr>
        </w:div>
        <w:div w:id="649095151">
          <w:marLeft w:val="0"/>
          <w:marRight w:val="0"/>
          <w:marTop w:val="0"/>
          <w:marBottom w:val="0"/>
          <w:divBdr>
            <w:top w:val="none" w:sz="0" w:space="0" w:color="auto"/>
            <w:left w:val="none" w:sz="0" w:space="0" w:color="auto"/>
            <w:bottom w:val="none" w:sz="0" w:space="0" w:color="auto"/>
            <w:right w:val="none" w:sz="0" w:space="0" w:color="auto"/>
          </w:divBdr>
        </w:div>
        <w:div w:id="1348362414">
          <w:marLeft w:val="0"/>
          <w:marRight w:val="0"/>
          <w:marTop w:val="0"/>
          <w:marBottom w:val="0"/>
          <w:divBdr>
            <w:top w:val="none" w:sz="0" w:space="0" w:color="auto"/>
            <w:left w:val="none" w:sz="0" w:space="0" w:color="auto"/>
            <w:bottom w:val="none" w:sz="0" w:space="0" w:color="auto"/>
            <w:right w:val="none" w:sz="0" w:space="0" w:color="auto"/>
          </w:divBdr>
        </w:div>
        <w:div w:id="612324991">
          <w:marLeft w:val="0"/>
          <w:marRight w:val="0"/>
          <w:marTop w:val="0"/>
          <w:marBottom w:val="0"/>
          <w:divBdr>
            <w:top w:val="none" w:sz="0" w:space="0" w:color="auto"/>
            <w:left w:val="none" w:sz="0" w:space="0" w:color="auto"/>
            <w:bottom w:val="none" w:sz="0" w:space="0" w:color="auto"/>
            <w:right w:val="none" w:sz="0" w:space="0" w:color="auto"/>
          </w:divBdr>
        </w:div>
        <w:div w:id="1929002359">
          <w:marLeft w:val="0"/>
          <w:marRight w:val="0"/>
          <w:marTop w:val="0"/>
          <w:marBottom w:val="0"/>
          <w:divBdr>
            <w:top w:val="none" w:sz="0" w:space="0" w:color="auto"/>
            <w:left w:val="none" w:sz="0" w:space="0" w:color="auto"/>
            <w:bottom w:val="none" w:sz="0" w:space="0" w:color="auto"/>
            <w:right w:val="none" w:sz="0" w:space="0" w:color="auto"/>
          </w:divBdr>
        </w:div>
      </w:divsChild>
    </w:div>
    <w:div w:id="331494906">
      <w:bodyDiv w:val="1"/>
      <w:marLeft w:val="0"/>
      <w:marRight w:val="0"/>
      <w:marTop w:val="0"/>
      <w:marBottom w:val="0"/>
      <w:divBdr>
        <w:top w:val="none" w:sz="0" w:space="0" w:color="auto"/>
        <w:left w:val="none" w:sz="0" w:space="0" w:color="auto"/>
        <w:bottom w:val="none" w:sz="0" w:space="0" w:color="auto"/>
        <w:right w:val="none" w:sz="0" w:space="0" w:color="auto"/>
      </w:divBdr>
      <w:divsChild>
        <w:div w:id="210504999">
          <w:marLeft w:val="0"/>
          <w:marRight w:val="0"/>
          <w:marTop w:val="0"/>
          <w:marBottom w:val="0"/>
          <w:divBdr>
            <w:top w:val="none" w:sz="0" w:space="0" w:color="auto"/>
            <w:left w:val="none" w:sz="0" w:space="0" w:color="auto"/>
            <w:bottom w:val="none" w:sz="0" w:space="0" w:color="auto"/>
            <w:right w:val="none" w:sz="0" w:space="0" w:color="auto"/>
          </w:divBdr>
        </w:div>
      </w:divsChild>
    </w:div>
    <w:div w:id="334454775">
      <w:bodyDiv w:val="1"/>
      <w:marLeft w:val="0"/>
      <w:marRight w:val="0"/>
      <w:marTop w:val="0"/>
      <w:marBottom w:val="0"/>
      <w:divBdr>
        <w:top w:val="none" w:sz="0" w:space="0" w:color="auto"/>
        <w:left w:val="none" w:sz="0" w:space="0" w:color="auto"/>
        <w:bottom w:val="none" w:sz="0" w:space="0" w:color="auto"/>
        <w:right w:val="none" w:sz="0" w:space="0" w:color="auto"/>
      </w:divBdr>
      <w:divsChild>
        <w:div w:id="2124959229">
          <w:marLeft w:val="0"/>
          <w:marRight w:val="0"/>
          <w:marTop w:val="0"/>
          <w:marBottom w:val="0"/>
          <w:divBdr>
            <w:top w:val="none" w:sz="0" w:space="0" w:color="auto"/>
            <w:left w:val="none" w:sz="0" w:space="0" w:color="auto"/>
            <w:bottom w:val="none" w:sz="0" w:space="0" w:color="auto"/>
            <w:right w:val="none" w:sz="0" w:space="0" w:color="auto"/>
          </w:divBdr>
        </w:div>
      </w:divsChild>
    </w:div>
    <w:div w:id="339240124">
      <w:bodyDiv w:val="1"/>
      <w:marLeft w:val="0"/>
      <w:marRight w:val="0"/>
      <w:marTop w:val="0"/>
      <w:marBottom w:val="0"/>
      <w:divBdr>
        <w:top w:val="none" w:sz="0" w:space="0" w:color="auto"/>
        <w:left w:val="none" w:sz="0" w:space="0" w:color="auto"/>
        <w:bottom w:val="none" w:sz="0" w:space="0" w:color="auto"/>
        <w:right w:val="none" w:sz="0" w:space="0" w:color="auto"/>
      </w:divBdr>
      <w:divsChild>
        <w:div w:id="1766223790">
          <w:marLeft w:val="0"/>
          <w:marRight w:val="0"/>
          <w:marTop w:val="0"/>
          <w:marBottom w:val="0"/>
          <w:divBdr>
            <w:top w:val="none" w:sz="0" w:space="0" w:color="auto"/>
            <w:left w:val="none" w:sz="0" w:space="0" w:color="auto"/>
            <w:bottom w:val="none" w:sz="0" w:space="0" w:color="auto"/>
            <w:right w:val="none" w:sz="0" w:space="0" w:color="auto"/>
          </w:divBdr>
        </w:div>
      </w:divsChild>
    </w:div>
    <w:div w:id="340551918">
      <w:bodyDiv w:val="1"/>
      <w:marLeft w:val="0"/>
      <w:marRight w:val="0"/>
      <w:marTop w:val="0"/>
      <w:marBottom w:val="0"/>
      <w:divBdr>
        <w:top w:val="none" w:sz="0" w:space="0" w:color="auto"/>
        <w:left w:val="none" w:sz="0" w:space="0" w:color="auto"/>
        <w:bottom w:val="none" w:sz="0" w:space="0" w:color="auto"/>
        <w:right w:val="none" w:sz="0" w:space="0" w:color="auto"/>
      </w:divBdr>
      <w:divsChild>
        <w:div w:id="81220050">
          <w:marLeft w:val="0"/>
          <w:marRight w:val="0"/>
          <w:marTop w:val="0"/>
          <w:marBottom w:val="0"/>
          <w:divBdr>
            <w:top w:val="none" w:sz="0" w:space="0" w:color="auto"/>
            <w:left w:val="none" w:sz="0" w:space="0" w:color="auto"/>
            <w:bottom w:val="none" w:sz="0" w:space="0" w:color="auto"/>
            <w:right w:val="none" w:sz="0" w:space="0" w:color="auto"/>
          </w:divBdr>
          <w:divsChild>
            <w:div w:id="1288639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347222416">
      <w:bodyDiv w:val="1"/>
      <w:marLeft w:val="0"/>
      <w:marRight w:val="0"/>
      <w:marTop w:val="0"/>
      <w:marBottom w:val="0"/>
      <w:divBdr>
        <w:top w:val="none" w:sz="0" w:space="0" w:color="auto"/>
        <w:left w:val="none" w:sz="0" w:space="0" w:color="auto"/>
        <w:bottom w:val="none" w:sz="0" w:space="0" w:color="auto"/>
        <w:right w:val="none" w:sz="0" w:space="0" w:color="auto"/>
      </w:divBdr>
      <w:divsChild>
        <w:div w:id="2002466567">
          <w:marLeft w:val="0"/>
          <w:marRight w:val="0"/>
          <w:marTop w:val="0"/>
          <w:marBottom w:val="0"/>
          <w:divBdr>
            <w:top w:val="none" w:sz="0" w:space="0" w:color="auto"/>
            <w:left w:val="none" w:sz="0" w:space="0" w:color="auto"/>
            <w:bottom w:val="none" w:sz="0" w:space="0" w:color="auto"/>
            <w:right w:val="none" w:sz="0" w:space="0" w:color="auto"/>
          </w:divBdr>
        </w:div>
      </w:divsChild>
    </w:div>
    <w:div w:id="347294019">
      <w:bodyDiv w:val="1"/>
      <w:marLeft w:val="0"/>
      <w:marRight w:val="0"/>
      <w:marTop w:val="0"/>
      <w:marBottom w:val="0"/>
      <w:divBdr>
        <w:top w:val="none" w:sz="0" w:space="0" w:color="auto"/>
        <w:left w:val="none" w:sz="0" w:space="0" w:color="auto"/>
        <w:bottom w:val="none" w:sz="0" w:space="0" w:color="auto"/>
        <w:right w:val="none" w:sz="0" w:space="0" w:color="auto"/>
      </w:divBdr>
      <w:divsChild>
        <w:div w:id="1632788492">
          <w:marLeft w:val="0"/>
          <w:marRight w:val="0"/>
          <w:marTop w:val="0"/>
          <w:marBottom w:val="0"/>
          <w:divBdr>
            <w:top w:val="none" w:sz="0" w:space="0" w:color="auto"/>
            <w:left w:val="none" w:sz="0" w:space="0" w:color="auto"/>
            <w:bottom w:val="none" w:sz="0" w:space="0" w:color="auto"/>
            <w:right w:val="none" w:sz="0" w:space="0" w:color="auto"/>
          </w:divBdr>
        </w:div>
        <w:div w:id="1448965997">
          <w:marLeft w:val="0"/>
          <w:marRight w:val="0"/>
          <w:marTop w:val="0"/>
          <w:marBottom w:val="0"/>
          <w:divBdr>
            <w:top w:val="none" w:sz="0" w:space="0" w:color="auto"/>
            <w:left w:val="none" w:sz="0" w:space="0" w:color="auto"/>
            <w:bottom w:val="none" w:sz="0" w:space="0" w:color="auto"/>
            <w:right w:val="none" w:sz="0" w:space="0" w:color="auto"/>
          </w:divBdr>
        </w:div>
        <w:div w:id="1235312617">
          <w:marLeft w:val="0"/>
          <w:marRight w:val="0"/>
          <w:marTop w:val="0"/>
          <w:marBottom w:val="0"/>
          <w:divBdr>
            <w:top w:val="none" w:sz="0" w:space="0" w:color="auto"/>
            <w:left w:val="none" w:sz="0" w:space="0" w:color="auto"/>
            <w:bottom w:val="none" w:sz="0" w:space="0" w:color="auto"/>
            <w:right w:val="none" w:sz="0" w:space="0" w:color="auto"/>
          </w:divBdr>
        </w:div>
      </w:divsChild>
    </w:div>
    <w:div w:id="347563587">
      <w:bodyDiv w:val="1"/>
      <w:marLeft w:val="0"/>
      <w:marRight w:val="0"/>
      <w:marTop w:val="0"/>
      <w:marBottom w:val="0"/>
      <w:divBdr>
        <w:top w:val="none" w:sz="0" w:space="0" w:color="auto"/>
        <w:left w:val="none" w:sz="0" w:space="0" w:color="auto"/>
        <w:bottom w:val="none" w:sz="0" w:space="0" w:color="auto"/>
        <w:right w:val="none" w:sz="0" w:space="0" w:color="auto"/>
      </w:divBdr>
      <w:divsChild>
        <w:div w:id="14116495">
          <w:marLeft w:val="0"/>
          <w:marRight w:val="0"/>
          <w:marTop w:val="0"/>
          <w:marBottom w:val="0"/>
          <w:divBdr>
            <w:top w:val="none" w:sz="0" w:space="0" w:color="auto"/>
            <w:left w:val="none" w:sz="0" w:space="0" w:color="auto"/>
            <w:bottom w:val="none" w:sz="0" w:space="0" w:color="auto"/>
            <w:right w:val="none" w:sz="0" w:space="0" w:color="auto"/>
          </w:divBdr>
        </w:div>
      </w:divsChild>
    </w:div>
    <w:div w:id="351225352">
      <w:bodyDiv w:val="1"/>
      <w:marLeft w:val="0"/>
      <w:marRight w:val="0"/>
      <w:marTop w:val="0"/>
      <w:marBottom w:val="0"/>
      <w:divBdr>
        <w:top w:val="none" w:sz="0" w:space="0" w:color="auto"/>
        <w:left w:val="none" w:sz="0" w:space="0" w:color="auto"/>
        <w:bottom w:val="none" w:sz="0" w:space="0" w:color="auto"/>
        <w:right w:val="none" w:sz="0" w:space="0" w:color="auto"/>
      </w:divBdr>
      <w:divsChild>
        <w:div w:id="42410644">
          <w:marLeft w:val="0"/>
          <w:marRight w:val="0"/>
          <w:marTop w:val="0"/>
          <w:marBottom w:val="0"/>
          <w:divBdr>
            <w:top w:val="none" w:sz="0" w:space="0" w:color="auto"/>
            <w:left w:val="none" w:sz="0" w:space="0" w:color="auto"/>
            <w:bottom w:val="none" w:sz="0" w:space="0" w:color="auto"/>
            <w:right w:val="none" w:sz="0" w:space="0" w:color="auto"/>
          </w:divBdr>
        </w:div>
      </w:divsChild>
    </w:div>
    <w:div w:id="360131153">
      <w:bodyDiv w:val="1"/>
      <w:marLeft w:val="0"/>
      <w:marRight w:val="0"/>
      <w:marTop w:val="0"/>
      <w:marBottom w:val="0"/>
      <w:divBdr>
        <w:top w:val="none" w:sz="0" w:space="0" w:color="auto"/>
        <w:left w:val="none" w:sz="0" w:space="0" w:color="auto"/>
        <w:bottom w:val="none" w:sz="0" w:space="0" w:color="auto"/>
        <w:right w:val="none" w:sz="0" w:space="0" w:color="auto"/>
      </w:divBdr>
      <w:divsChild>
        <w:div w:id="1379473893">
          <w:marLeft w:val="0"/>
          <w:marRight w:val="0"/>
          <w:marTop w:val="0"/>
          <w:marBottom w:val="0"/>
          <w:divBdr>
            <w:top w:val="none" w:sz="0" w:space="0" w:color="auto"/>
            <w:left w:val="none" w:sz="0" w:space="0" w:color="auto"/>
            <w:bottom w:val="none" w:sz="0" w:space="0" w:color="auto"/>
            <w:right w:val="none" w:sz="0" w:space="0" w:color="auto"/>
          </w:divBdr>
        </w:div>
        <w:div w:id="2010327166">
          <w:marLeft w:val="0"/>
          <w:marRight w:val="0"/>
          <w:marTop w:val="0"/>
          <w:marBottom w:val="0"/>
          <w:divBdr>
            <w:top w:val="none" w:sz="0" w:space="0" w:color="auto"/>
            <w:left w:val="none" w:sz="0" w:space="0" w:color="auto"/>
            <w:bottom w:val="none" w:sz="0" w:space="0" w:color="auto"/>
            <w:right w:val="none" w:sz="0" w:space="0" w:color="auto"/>
          </w:divBdr>
        </w:div>
        <w:div w:id="1847094644">
          <w:marLeft w:val="0"/>
          <w:marRight w:val="0"/>
          <w:marTop w:val="0"/>
          <w:marBottom w:val="0"/>
          <w:divBdr>
            <w:top w:val="none" w:sz="0" w:space="0" w:color="auto"/>
            <w:left w:val="none" w:sz="0" w:space="0" w:color="auto"/>
            <w:bottom w:val="none" w:sz="0" w:space="0" w:color="auto"/>
            <w:right w:val="none" w:sz="0" w:space="0" w:color="auto"/>
          </w:divBdr>
        </w:div>
        <w:div w:id="780540025">
          <w:marLeft w:val="0"/>
          <w:marRight w:val="0"/>
          <w:marTop w:val="0"/>
          <w:marBottom w:val="0"/>
          <w:divBdr>
            <w:top w:val="none" w:sz="0" w:space="0" w:color="auto"/>
            <w:left w:val="none" w:sz="0" w:space="0" w:color="auto"/>
            <w:bottom w:val="none" w:sz="0" w:space="0" w:color="auto"/>
            <w:right w:val="none" w:sz="0" w:space="0" w:color="auto"/>
          </w:divBdr>
        </w:div>
        <w:div w:id="2030832751">
          <w:marLeft w:val="0"/>
          <w:marRight w:val="0"/>
          <w:marTop w:val="0"/>
          <w:marBottom w:val="0"/>
          <w:divBdr>
            <w:top w:val="none" w:sz="0" w:space="0" w:color="auto"/>
            <w:left w:val="none" w:sz="0" w:space="0" w:color="auto"/>
            <w:bottom w:val="none" w:sz="0" w:space="0" w:color="auto"/>
            <w:right w:val="none" w:sz="0" w:space="0" w:color="auto"/>
          </w:divBdr>
        </w:div>
      </w:divsChild>
    </w:div>
    <w:div w:id="364721509">
      <w:bodyDiv w:val="1"/>
      <w:marLeft w:val="0"/>
      <w:marRight w:val="0"/>
      <w:marTop w:val="0"/>
      <w:marBottom w:val="0"/>
      <w:divBdr>
        <w:top w:val="none" w:sz="0" w:space="0" w:color="auto"/>
        <w:left w:val="none" w:sz="0" w:space="0" w:color="auto"/>
        <w:bottom w:val="none" w:sz="0" w:space="0" w:color="auto"/>
        <w:right w:val="none" w:sz="0" w:space="0" w:color="auto"/>
      </w:divBdr>
      <w:divsChild>
        <w:div w:id="1559392761">
          <w:marLeft w:val="0"/>
          <w:marRight w:val="0"/>
          <w:marTop w:val="0"/>
          <w:marBottom w:val="0"/>
          <w:divBdr>
            <w:top w:val="none" w:sz="0" w:space="0" w:color="auto"/>
            <w:left w:val="none" w:sz="0" w:space="0" w:color="auto"/>
            <w:bottom w:val="none" w:sz="0" w:space="0" w:color="auto"/>
            <w:right w:val="none" w:sz="0" w:space="0" w:color="auto"/>
          </w:divBdr>
        </w:div>
      </w:divsChild>
    </w:div>
    <w:div w:id="372078185">
      <w:bodyDiv w:val="1"/>
      <w:marLeft w:val="0"/>
      <w:marRight w:val="0"/>
      <w:marTop w:val="0"/>
      <w:marBottom w:val="0"/>
      <w:divBdr>
        <w:top w:val="none" w:sz="0" w:space="0" w:color="auto"/>
        <w:left w:val="none" w:sz="0" w:space="0" w:color="auto"/>
        <w:bottom w:val="none" w:sz="0" w:space="0" w:color="auto"/>
        <w:right w:val="none" w:sz="0" w:space="0" w:color="auto"/>
      </w:divBdr>
      <w:divsChild>
        <w:div w:id="299462838">
          <w:marLeft w:val="0"/>
          <w:marRight w:val="0"/>
          <w:marTop w:val="0"/>
          <w:marBottom w:val="0"/>
          <w:divBdr>
            <w:top w:val="none" w:sz="0" w:space="0" w:color="auto"/>
            <w:left w:val="none" w:sz="0" w:space="0" w:color="auto"/>
            <w:bottom w:val="none" w:sz="0" w:space="0" w:color="auto"/>
            <w:right w:val="none" w:sz="0" w:space="0" w:color="auto"/>
          </w:divBdr>
        </w:div>
      </w:divsChild>
    </w:div>
    <w:div w:id="373773663">
      <w:bodyDiv w:val="1"/>
      <w:marLeft w:val="0"/>
      <w:marRight w:val="0"/>
      <w:marTop w:val="0"/>
      <w:marBottom w:val="0"/>
      <w:divBdr>
        <w:top w:val="none" w:sz="0" w:space="0" w:color="auto"/>
        <w:left w:val="none" w:sz="0" w:space="0" w:color="auto"/>
        <w:bottom w:val="none" w:sz="0" w:space="0" w:color="auto"/>
        <w:right w:val="none" w:sz="0" w:space="0" w:color="auto"/>
      </w:divBdr>
      <w:divsChild>
        <w:div w:id="471869427">
          <w:marLeft w:val="0"/>
          <w:marRight w:val="0"/>
          <w:marTop w:val="0"/>
          <w:marBottom w:val="0"/>
          <w:divBdr>
            <w:top w:val="none" w:sz="0" w:space="0" w:color="auto"/>
            <w:left w:val="none" w:sz="0" w:space="0" w:color="auto"/>
            <w:bottom w:val="none" w:sz="0" w:space="0" w:color="auto"/>
            <w:right w:val="none" w:sz="0" w:space="0" w:color="auto"/>
          </w:divBdr>
        </w:div>
      </w:divsChild>
    </w:div>
    <w:div w:id="385884129">
      <w:bodyDiv w:val="1"/>
      <w:marLeft w:val="0"/>
      <w:marRight w:val="0"/>
      <w:marTop w:val="0"/>
      <w:marBottom w:val="0"/>
      <w:divBdr>
        <w:top w:val="none" w:sz="0" w:space="0" w:color="auto"/>
        <w:left w:val="none" w:sz="0" w:space="0" w:color="auto"/>
        <w:bottom w:val="none" w:sz="0" w:space="0" w:color="auto"/>
        <w:right w:val="none" w:sz="0" w:space="0" w:color="auto"/>
      </w:divBdr>
      <w:divsChild>
        <w:div w:id="1908804406">
          <w:marLeft w:val="0"/>
          <w:marRight w:val="0"/>
          <w:marTop w:val="0"/>
          <w:marBottom w:val="0"/>
          <w:divBdr>
            <w:top w:val="none" w:sz="0" w:space="0" w:color="auto"/>
            <w:left w:val="none" w:sz="0" w:space="0" w:color="auto"/>
            <w:bottom w:val="none" w:sz="0" w:space="0" w:color="auto"/>
            <w:right w:val="none" w:sz="0" w:space="0" w:color="auto"/>
          </w:divBdr>
        </w:div>
      </w:divsChild>
    </w:div>
    <w:div w:id="386879228">
      <w:bodyDiv w:val="1"/>
      <w:marLeft w:val="0"/>
      <w:marRight w:val="0"/>
      <w:marTop w:val="0"/>
      <w:marBottom w:val="0"/>
      <w:divBdr>
        <w:top w:val="none" w:sz="0" w:space="0" w:color="auto"/>
        <w:left w:val="none" w:sz="0" w:space="0" w:color="auto"/>
        <w:bottom w:val="none" w:sz="0" w:space="0" w:color="auto"/>
        <w:right w:val="none" w:sz="0" w:space="0" w:color="auto"/>
      </w:divBdr>
      <w:divsChild>
        <w:div w:id="2113621725">
          <w:marLeft w:val="0"/>
          <w:marRight w:val="0"/>
          <w:marTop w:val="0"/>
          <w:marBottom w:val="0"/>
          <w:divBdr>
            <w:top w:val="none" w:sz="0" w:space="0" w:color="auto"/>
            <w:left w:val="none" w:sz="0" w:space="0" w:color="auto"/>
            <w:bottom w:val="none" w:sz="0" w:space="0" w:color="auto"/>
            <w:right w:val="none" w:sz="0" w:space="0" w:color="auto"/>
          </w:divBdr>
        </w:div>
      </w:divsChild>
    </w:div>
    <w:div w:id="395707651">
      <w:bodyDiv w:val="1"/>
      <w:marLeft w:val="0"/>
      <w:marRight w:val="0"/>
      <w:marTop w:val="0"/>
      <w:marBottom w:val="0"/>
      <w:divBdr>
        <w:top w:val="none" w:sz="0" w:space="0" w:color="auto"/>
        <w:left w:val="none" w:sz="0" w:space="0" w:color="auto"/>
        <w:bottom w:val="none" w:sz="0" w:space="0" w:color="auto"/>
        <w:right w:val="none" w:sz="0" w:space="0" w:color="auto"/>
      </w:divBdr>
      <w:divsChild>
        <w:div w:id="1745449706">
          <w:marLeft w:val="0"/>
          <w:marRight w:val="0"/>
          <w:marTop w:val="0"/>
          <w:marBottom w:val="0"/>
          <w:divBdr>
            <w:top w:val="none" w:sz="0" w:space="0" w:color="auto"/>
            <w:left w:val="none" w:sz="0" w:space="0" w:color="auto"/>
            <w:bottom w:val="none" w:sz="0" w:space="0" w:color="auto"/>
            <w:right w:val="none" w:sz="0" w:space="0" w:color="auto"/>
          </w:divBdr>
        </w:div>
      </w:divsChild>
    </w:div>
    <w:div w:id="398753279">
      <w:bodyDiv w:val="1"/>
      <w:marLeft w:val="0"/>
      <w:marRight w:val="0"/>
      <w:marTop w:val="0"/>
      <w:marBottom w:val="0"/>
      <w:divBdr>
        <w:top w:val="none" w:sz="0" w:space="0" w:color="auto"/>
        <w:left w:val="none" w:sz="0" w:space="0" w:color="auto"/>
        <w:bottom w:val="none" w:sz="0" w:space="0" w:color="auto"/>
        <w:right w:val="none" w:sz="0" w:space="0" w:color="auto"/>
      </w:divBdr>
      <w:divsChild>
        <w:div w:id="1363895494">
          <w:marLeft w:val="0"/>
          <w:marRight w:val="0"/>
          <w:marTop w:val="0"/>
          <w:marBottom w:val="0"/>
          <w:divBdr>
            <w:top w:val="none" w:sz="0" w:space="0" w:color="auto"/>
            <w:left w:val="none" w:sz="0" w:space="0" w:color="auto"/>
            <w:bottom w:val="none" w:sz="0" w:space="0" w:color="auto"/>
            <w:right w:val="none" w:sz="0" w:space="0" w:color="auto"/>
          </w:divBdr>
        </w:div>
      </w:divsChild>
    </w:div>
    <w:div w:id="407115272">
      <w:bodyDiv w:val="1"/>
      <w:marLeft w:val="0"/>
      <w:marRight w:val="0"/>
      <w:marTop w:val="0"/>
      <w:marBottom w:val="0"/>
      <w:divBdr>
        <w:top w:val="none" w:sz="0" w:space="0" w:color="auto"/>
        <w:left w:val="none" w:sz="0" w:space="0" w:color="auto"/>
        <w:bottom w:val="none" w:sz="0" w:space="0" w:color="auto"/>
        <w:right w:val="none" w:sz="0" w:space="0" w:color="auto"/>
      </w:divBdr>
      <w:divsChild>
        <w:div w:id="725957944">
          <w:marLeft w:val="0"/>
          <w:marRight w:val="0"/>
          <w:marTop w:val="0"/>
          <w:marBottom w:val="0"/>
          <w:divBdr>
            <w:top w:val="none" w:sz="0" w:space="0" w:color="auto"/>
            <w:left w:val="none" w:sz="0" w:space="0" w:color="auto"/>
            <w:bottom w:val="none" w:sz="0" w:space="0" w:color="auto"/>
            <w:right w:val="none" w:sz="0" w:space="0" w:color="auto"/>
          </w:divBdr>
          <w:divsChild>
            <w:div w:id="475531223">
              <w:marLeft w:val="0"/>
              <w:marRight w:val="0"/>
              <w:marTop w:val="0"/>
              <w:marBottom w:val="0"/>
              <w:divBdr>
                <w:top w:val="none" w:sz="0" w:space="0" w:color="auto"/>
                <w:left w:val="none" w:sz="0" w:space="0" w:color="auto"/>
                <w:bottom w:val="none" w:sz="0" w:space="0" w:color="auto"/>
                <w:right w:val="none" w:sz="0" w:space="0" w:color="auto"/>
              </w:divBdr>
            </w:div>
            <w:div w:id="1254044535">
              <w:marLeft w:val="0"/>
              <w:marRight w:val="0"/>
              <w:marTop w:val="0"/>
              <w:marBottom w:val="0"/>
              <w:divBdr>
                <w:top w:val="none" w:sz="0" w:space="0" w:color="auto"/>
                <w:left w:val="none" w:sz="0" w:space="0" w:color="auto"/>
                <w:bottom w:val="none" w:sz="0" w:space="0" w:color="auto"/>
                <w:right w:val="none" w:sz="0" w:space="0" w:color="auto"/>
              </w:divBdr>
            </w:div>
            <w:div w:id="1951349829">
              <w:marLeft w:val="0"/>
              <w:marRight w:val="0"/>
              <w:marTop w:val="0"/>
              <w:marBottom w:val="0"/>
              <w:divBdr>
                <w:top w:val="none" w:sz="0" w:space="0" w:color="auto"/>
                <w:left w:val="none" w:sz="0" w:space="0" w:color="auto"/>
                <w:bottom w:val="none" w:sz="0" w:space="0" w:color="auto"/>
                <w:right w:val="none" w:sz="0" w:space="0" w:color="auto"/>
              </w:divBdr>
            </w:div>
            <w:div w:id="1033925065">
              <w:marLeft w:val="0"/>
              <w:marRight w:val="0"/>
              <w:marTop w:val="0"/>
              <w:marBottom w:val="0"/>
              <w:divBdr>
                <w:top w:val="none" w:sz="0" w:space="0" w:color="auto"/>
                <w:left w:val="none" w:sz="0" w:space="0" w:color="auto"/>
                <w:bottom w:val="none" w:sz="0" w:space="0" w:color="auto"/>
                <w:right w:val="none" w:sz="0" w:space="0" w:color="auto"/>
              </w:divBdr>
            </w:div>
            <w:div w:id="1202858522">
              <w:marLeft w:val="0"/>
              <w:marRight w:val="0"/>
              <w:marTop w:val="0"/>
              <w:marBottom w:val="0"/>
              <w:divBdr>
                <w:top w:val="none" w:sz="0" w:space="0" w:color="auto"/>
                <w:left w:val="none" w:sz="0" w:space="0" w:color="auto"/>
                <w:bottom w:val="none" w:sz="0" w:space="0" w:color="auto"/>
                <w:right w:val="none" w:sz="0" w:space="0" w:color="auto"/>
              </w:divBdr>
            </w:div>
            <w:div w:id="730614877">
              <w:marLeft w:val="0"/>
              <w:marRight w:val="0"/>
              <w:marTop w:val="0"/>
              <w:marBottom w:val="0"/>
              <w:divBdr>
                <w:top w:val="none" w:sz="0" w:space="0" w:color="auto"/>
                <w:left w:val="none" w:sz="0" w:space="0" w:color="auto"/>
                <w:bottom w:val="none" w:sz="0" w:space="0" w:color="auto"/>
                <w:right w:val="none" w:sz="0" w:space="0" w:color="auto"/>
              </w:divBdr>
            </w:div>
            <w:div w:id="590511195">
              <w:marLeft w:val="0"/>
              <w:marRight w:val="0"/>
              <w:marTop w:val="0"/>
              <w:marBottom w:val="0"/>
              <w:divBdr>
                <w:top w:val="none" w:sz="0" w:space="0" w:color="auto"/>
                <w:left w:val="none" w:sz="0" w:space="0" w:color="auto"/>
                <w:bottom w:val="none" w:sz="0" w:space="0" w:color="auto"/>
                <w:right w:val="none" w:sz="0" w:space="0" w:color="auto"/>
              </w:divBdr>
            </w:div>
            <w:div w:id="1326736883">
              <w:marLeft w:val="0"/>
              <w:marRight w:val="0"/>
              <w:marTop w:val="0"/>
              <w:marBottom w:val="0"/>
              <w:divBdr>
                <w:top w:val="none" w:sz="0" w:space="0" w:color="auto"/>
                <w:left w:val="none" w:sz="0" w:space="0" w:color="auto"/>
                <w:bottom w:val="none" w:sz="0" w:space="0" w:color="auto"/>
                <w:right w:val="none" w:sz="0" w:space="0" w:color="auto"/>
              </w:divBdr>
            </w:div>
            <w:div w:id="1338844866">
              <w:marLeft w:val="0"/>
              <w:marRight w:val="0"/>
              <w:marTop w:val="0"/>
              <w:marBottom w:val="0"/>
              <w:divBdr>
                <w:top w:val="none" w:sz="0" w:space="0" w:color="auto"/>
                <w:left w:val="none" w:sz="0" w:space="0" w:color="auto"/>
                <w:bottom w:val="none" w:sz="0" w:space="0" w:color="auto"/>
                <w:right w:val="none" w:sz="0" w:space="0" w:color="auto"/>
              </w:divBdr>
            </w:div>
            <w:div w:id="2118794738">
              <w:marLeft w:val="0"/>
              <w:marRight w:val="0"/>
              <w:marTop w:val="0"/>
              <w:marBottom w:val="0"/>
              <w:divBdr>
                <w:top w:val="none" w:sz="0" w:space="0" w:color="auto"/>
                <w:left w:val="none" w:sz="0" w:space="0" w:color="auto"/>
                <w:bottom w:val="none" w:sz="0" w:space="0" w:color="auto"/>
                <w:right w:val="none" w:sz="0" w:space="0" w:color="auto"/>
              </w:divBdr>
            </w:div>
            <w:div w:id="171799620">
              <w:marLeft w:val="0"/>
              <w:marRight w:val="0"/>
              <w:marTop w:val="0"/>
              <w:marBottom w:val="0"/>
              <w:divBdr>
                <w:top w:val="none" w:sz="0" w:space="0" w:color="auto"/>
                <w:left w:val="none" w:sz="0" w:space="0" w:color="auto"/>
                <w:bottom w:val="none" w:sz="0" w:space="0" w:color="auto"/>
                <w:right w:val="none" w:sz="0" w:space="0" w:color="auto"/>
              </w:divBdr>
            </w:div>
            <w:div w:id="194782241">
              <w:marLeft w:val="0"/>
              <w:marRight w:val="0"/>
              <w:marTop w:val="0"/>
              <w:marBottom w:val="0"/>
              <w:divBdr>
                <w:top w:val="none" w:sz="0" w:space="0" w:color="auto"/>
                <w:left w:val="none" w:sz="0" w:space="0" w:color="auto"/>
                <w:bottom w:val="none" w:sz="0" w:space="0" w:color="auto"/>
                <w:right w:val="none" w:sz="0" w:space="0" w:color="auto"/>
              </w:divBdr>
            </w:div>
            <w:div w:id="507719514">
              <w:marLeft w:val="0"/>
              <w:marRight w:val="0"/>
              <w:marTop w:val="0"/>
              <w:marBottom w:val="0"/>
              <w:divBdr>
                <w:top w:val="none" w:sz="0" w:space="0" w:color="auto"/>
                <w:left w:val="none" w:sz="0" w:space="0" w:color="auto"/>
                <w:bottom w:val="none" w:sz="0" w:space="0" w:color="auto"/>
                <w:right w:val="none" w:sz="0" w:space="0" w:color="auto"/>
              </w:divBdr>
            </w:div>
            <w:div w:id="429275344">
              <w:marLeft w:val="0"/>
              <w:marRight w:val="0"/>
              <w:marTop w:val="0"/>
              <w:marBottom w:val="0"/>
              <w:divBdr>
                <w:top w:val="none" w:sz="0" w:space="0" w:color="auto"/>
                <w:left w:val="none" w:sz="0" w:space="0" w:color="auto"/>
                <w:bottom w:val="none" w:sz="0" w:space="0" w:color="auto"/>
                <w:right w:val="none" w:sz="0" w:space="0" w:color="auto"/>
              </w:divBdr>
            </w:div>
            <w:div w:id="766659534">
              <w:marLeft w:val="0"/>
              <w:marRight w:val="0"/>
              <w:marTop w:val="0"/>
              <w:marBottom w:val="0"/>
              <w:divBdr>
                <w:top w:val="none" w:sz="0" w:space="0" w:color="auto"/>
                <w:left w:val="none" w:sz="0" w:space="0" w:color="auto"/>
                <w:bottom w:val="none" w:sz="0" w:space="0" w:color="auto"/>
                <w:right w:val="none" w:sz="0" w:space="0" w:color="auto"/>
              </w:divBdr>
            </w:div>
            <w:div w:id="1264073975">
              <w:marLeft w:val="0"/>
              <w:marRight w:val="0"/>
              <w:marTop w:val="0"/>
              <w:marBottom w:val="0"/>
              <w:divBdr>
                <w:top w:val="none" w:sz="0" w:space="0" w:color="auto"/>
                <w:left w:val="none" w:sz="0" w:space="0" w:color="auto"/>
                <w:bottom w:val="none" w:sz="0" w:space="0" w:color="auto"/>
                <w:right w:val="none" w:sz="0" w:space="0" w:color="auto"/>
              </w:divBdr>
            </w:div>
            <w:div w:id="1545562460">
              <w:marLeft w:val="0"/>
              <w:marRight w:val="0"/>
              <w:marTop w:val="0"/>
              <w:marBottom w:val="0"/>
              <w:divBdr>
                <w:top w:val="none" w:sz="0" w:space="0" w:color="auto"/>
                <w:left w:val="none" w:sz="0" w:space="0" w:color="auto"/>
                <w:bottom w:val="none" w:sz="0" w:space="0" w:color="auto"/>
                <w:right w:val="none" w:sz="0" w:space="0" w:color="auto"/>
              </w:divBdr>
            </w:div>
            <w:div w:id="95712728">
              <w:blockQuote w:val="1"/>
              <w:marLeft w:val="720"/>
              <w:marRight w:val="720"/>
              <w:marTop w:val="100"/>
              <w:marBottom w:val="100"/>
              <w:divBdr>
                <w:top w:val="none" w:sz="0" w:space="0" w:color="auto"/>
                <w:left w:val="none" w:sz="0" w:space="0" w:color="auto"/>
                <w:bottom w:val="none" w:sz="0" w:space="0" w:color="auto"/>
                <w:right w:val="none" w:sz="0" w:space="0" w:color="auto"/>
              </w:divBdr>
            </w:div>
            <w:div w:id="284773066">
              <w:marLeft w:val="0"/>
              <w:marRight w:val="0"/>
              <w:marTop w:val="0"/>
              <w:marBottom w:val="0"/>
              <w:divBdr>
                <w:top w:val="none" w:sz="0" w:space="0" w:color="auto"/>
                <w:left w:val="none" w:sz="0" w:space="0" w:color="auto"/>
                <w:bottom w:val="none" w:sz="0" w:space="0" w:color="auto"/>
                <w:right w:val="none" w:sz="0" w:space="0" w:color="auto"/>
              </w:divBdr>
            </w:div>
            <w:div w:id="972518991">
              <w:marLeft w:val="0"/>
              <w:marRight w:val="0"/>
              <w:marTop w:val="0"/>
              <w:marBottom w:val="0"/>
              <w:divBdr>
                <w:top w:val="none" w:sz="0" w:space="0" w:color="auto"/>
                <w:left w:val="none" w:sz="0" w:space="0" w:color="auto"/>
                <w:bottom w:val="none" w:sz="0" w:space="0" w:color="auto"/>
                <w:right w:val="none" w:sz="0" w:space="0" w:color="auto"/>
              </w:divBdr>
            </w:div>
            <w:div w:id="1751269374">
              <w:marLeft w:val="0"/>
              <w:marRight w:val="0"/>
              <w:marTop w:val="0"/>
              <w:marBottom w:val="0"/>
              <w:divBdr>
                <w:top w:val="none" w:sz="0" w:space="0" w:color="auto"/>
                <w:left w:val="none" w:sz="0" w:space="0" w:color="auto"/>
                <w:bottom w:val="none" w:sz="0" w:space="0" w:color="auto"/>
                <w:right w:val="none" w:sz="0" w:space="0" w:color="auto"/>
              </w:divBdr>
            </w:div>
            <w:div w:id="125439181">
              <w:marLeft w:val="0"/>
              <w:marRight w:val="0"/>
              <w:marTop w:val="0"/>
              <w:marBottom w:val="0"/>
              <w:divBdr>
                <w:top w:val="none" w:sz="0" w:space="0" w:color="auto"/>
                <w:left w:val="none" w:sz="0" w:space="0" w:color="auto"/>
                <w:bottom w:val="none" w:sz="0" w:space="0" w:color="auto"/>
                <w:right w:val="none" w:sz="0" w:space="0" w:color="auto"/>
              </w:divBdr>
            </w:div>
            <w:div w:id="822090149">
              <w:marLeft w:val="0"/>
              <w:marRight w:val="0"/>
              <w:marTop w:val="0"/>
              <w:marBottom w:val="0"/>
              <w:divBdr>
                <w:top w:val="none" w:sz="0" w:space="0" w:color="auto"/>
                <w:left w:val="none" w:sz="0" w:space="0" w:color="auto"/>
                <w:bottom w:val="none" w:sz="0" w:space="0" w:color="auto"/>
                <w:right w:val="none" w:sz="0" w:space="0" w:color="auto"/>
              </w:divBdr>
            </w:div>
            <w:div w:id="1669021892">
              <w:marLeft w:val="0"/>
              <w:marRight w:val="0"/>
              <w:marTop w:val="0"/>
              <w:marBottom w:val="0"/>
              <w:divBdr>
                <w:top w:val="none" w:sz="0" w:space="0" w:color="auto"/>
                <w:left w:val="none" w:sz="0" w:space="0" w:color="auto"/>
                <w:bottom w:val="none" w:sz="0" w:space="0" w:color="auto"/>
                <w:right w:val="none" w:sz="0" w:space="0" w:color="auto"/>
              </w:divBdr>
            </w:div>
            <w:div w:id="714308011">
              <w:marLeft w:val="0"/>
              <w:marRight w:val="0"/>
              <w:marTop w:val="0"/>
              <w:marBottom w:val="0"/>
              <w:divBdr>
                <w:top w:val="none" w:sz="0" w:space="0" w:color="auto"/>
                <w:left w:val="none" w:sz="0" w:space="0" w:color="auto"/>
                <w:bottom w:val="none" w:sz="0" w:space="0" w:color="auto"/>
                <w:right w:val="none" w:sz="0" w:space="0" w:color="auto"/>
              </w:divBdr>
            </w:div>
            <w:div w:id="923105617">
              <w:marLeft w:val="0"/>
              <w:marRight w:val="0"/>
              <w:marTop w:val="0"/>
              <w:marBottom w:val="0"/>
              <w:divBdr>
                <w:top w:val="none" w:sz="0" w:space="0" w:color="auto"/>
                <w:left w:val="none" w:sz="0" w:space="0" w:color="auto"/>
                <w:bottom w:val="none" w:sz="0" w:space="0" w:color="auto"/>
                <w:right w:val="none" w:sz="0" w:space="0" w:color="auto"/>
              </w:divBdr>
            </w:div>
            <w:div w:id="1168448316">
              <w:marLeft w:val="0"/>
              <w:marRight w:val="0"/>
              <w:marTop w:val="0"/>
              <w:marBottom w:val="0"/>
              <w:divBdr>
                <w:top w:val="none" w:sz="0" w:space="0" w:color="auto"/>
                <w:left w:val="none" w:sz="0" w:space="0" w:color="auto"/>
                <w:bottom w:val="none" w:sz="0" w:space="0" w:color="auto"/>
                <w:right w:val="none" w:sz="0" w:space="0" w:color="auto"/>
              </w:divBdr>
            </w:div>
            <w:div w:id="1252394995">
              <w:marLeft w:val="0"/>
              <w:marRight w:val="0"/>
              <w:marTop w:val="0"/>
              <w:marBottom w:val="0"/>
              <w:divBdr>
                <w:top w:val="none" w:sz="0" w:space="0" w:color="auto"/>
                <w:left w:val="none" w:sz="0" w:space="0" w:color="auto"/>
                <w:bottom w:val="none" w:sz="0" w:space="0" w:color="auto"/>
                <w:right w:val="none" w:sz="0" w:space="0" w:color="auto"/>
              </w:divBdr>
            </w:div>
            <w:div w:id="40055837">
              <w:marLeft w:val="0"/>
              <w:marRight w:val="0"/>
              <w:marTop w:val="0"/>
              <w:marBottom w:val="0"/>
              <w:divBdr>
                <w:top w:val="none" w:sz="0" w:space="0" w:color="auto"/>
                <w:left w:val="none" w:sz="0" w:space="0" w:color="auto"/>
                <w:bottom w:val="none" w:sz="0" w:space="0" w:color="auto"/>
                <w:right w:val="none" w:sz="0" w:space="0" w:color="auto"/>
              </w:divBdr>
            </w:div>
            <w:div w:id="1569655700">
              <w:marLeft w:val="0"/>
              <w:marRight w:val="0"/>
              <w:marTop w:val="0"/>
              <w:marBottom w:val="0"/>
              <w:divBdr>
                <w:top w:val="none" w:sz="0" w:space="0" w:color="auto"/>
                <w:left w:val="none" w:sz="0" w:space="0" w:color="auto"/>
                <w:bottom w:val="none" w:sz="0" w:space="0" w:color="auto"/>
                <w:right w:val="none" w:sz="0" w:space="0" w:color="auto"/>
              </w:divBdr>
            </w:div>
            <w:div w:id="1005597971">
              <w:marLeft w:val="0"/>
              <w:marRight w:val="0"/>
              <w:marTop w:val="0"/>
              <w:marBottom w:val="0"/>
              <w:divBdr>
                <w:top w:val="none" w:sz="0" w:space="0" w:color="auto"/>
                <w:left w:val="none" w:sz="0" w:space="0" w:color="auto"/>
                <w:bottom w:val="none" w:sz="0" w:space="0" w:color="auto"/>
                <w:right w:val="none" w:sz="0" w:space="0" w:color="auto"/>
              </w:divBdr>
            </w:div>
            <w:div w:id="587540577">
              <w:marLeft w:val="0"/>
              <w:marRight w:val="0"/>
              <w:marTop w:val="0"/>
              <w:marBottom w:val="0"/>
              <w:divBdr>
                <w:top w:val="none" w:sz="0" w:space="0" w:color="auto"/>
                <w:left w:val="none" w:sz="0" w:space="0" w:color="auto"/>
                <w:bottom w:val="none" w:sz="0" w:space="0" w:color="auto"/>
                <w:right w:val="none" w:sz="0" w:space="0" w:color="auto"/>
              </w:divBdr>
            </w:div>
            <w:div w:id="675154608">
              <w:marLeft w:val="0"/>
              <w:marRight w:val="0"/>
              <w:marTop w:val="0"/>
              <w:marBottom w:val="0"/>
              <w:divBdr>
                <w:top w:val="none" w:sz="0" w:space="0" w:color="auto"/>
                <w:left w:val="none" w:sz="0" w:space="0" w:color="auto"/>
                <w:bottom w:val="none" w:sz="0" w:space="0" w:color="auto"/>
                <w:right w:val="none" w:sz="0" w:space="0" w:color="auto"/>
              </w:divBdr>
            </w:div>
            <w:div w:id="122234064">
              <w:marLeft w:val="0"/>
              <w:marRight w:val="0"/>
              <w:marTop w:val="0"/>
              <w:marBottom w:val="0"/>
              <w:divBdr>
                <w:top w:val="none" w:sz="0" w:space="0" w:color="auto"/>
                <w:left w:val="none" w:sz="0" w:space="0" w:color="auto"/>
                <w:bottom w:val="none" w:sz="0" w:space="0" w:color="auto"/>
                <w:right w:val="none" w:sz="0" w:space="0" w:color="auto"/>
              </w:divBdr>
            </w:div>
            <w:div w:id="1103263171">
              <w:marLeft w:val="0"/>
              <w:marRight w:val="0"/>
              <w:marTop w:val="0"/>
              <w:marBottom w:val="0"/>
              <w:divBdr>
                <w:top w:val="none" w:sz="0" w:space="0" w:color="auto"/>
                <w:left w:val="none" w:sz="0" w:space="0" w:color="auto"/>
                <w:bottom w:val="none" w:sz="0" w:space="0" w:color="auto"/>
                <w:right w:val="none" w:sz="0" w:space="0" w:color="auto"/>
              </w:divBdr>
            </w:div>
            <w:div w:id="1859153093">
              <w:marLeft w:val="0"/>
              <w:marRight w:val="0"/>
              <w:marTop w:val="0"/>
              <w:marBottom w:val="0"/>
              <w:divBdr>
                <w:top w:val="none" w:sz="0" w:space="0" w:color="auto"/>
                <w:left w:val="none" w:sz="0" w:space="0" w:color="auto"/>
                <w:bottom w:val="none" w:sz="0" w:space="0" w:color="auto"/>
                <w:right w:val="none" w:sz="0" w:space="0" w:color="auto"/>
              </w:divBdr>
            </w:div>
            <w:div w:id="1548449394">
              <w:marLeft w:val="0"/>
              <w:marRight w:val="0"/>
              <w:marTop w:val="0"/>
              <w:marBottom w:val="0"/>
              <w:divBdr>
                <w:top w:val="none" w:sz="0" w:space="0" w:color="auto"/>
                <w:left w:val="none" w:sz="0" w:space="0" w:color="auto"/>
                <w:bottom w:val="none" w:sz="0" w:space="0" w:color="auto"/>
                <w:right w:val="none" w:sz="0" w:space="0" w:color="auto"/>
              </w:divBdr>
            </w:div>
            <w:div w:id="799030530">
              <w:marLeft w:val="0"/>
              <w:marRight w:val="0"/>
              <w:marTop w:val="0"/>
              <w:marBottom w:val="0"/>
              <w:divBdr>
                <w:top w:val="none" w:sz="0" w:space="0" w:color="auto"/>
                <w:left w:val="none" w:sz="0" w:space="0" w:color="auto"/>
                <w:bottom w:val="none" w:sz="0" w:space="0" w:color="auto"/>
                <w:right w:val="none" w:sz="0" w:space="0" w:color="auto"/>
              </w:divBdr>
            </w:div>
            <w:div w:id="330640210">
              <w:marLeft w:val="0"/>
              <w:marRight w:val="0"/>
              <w:marTop w:val="0"/>
              <w:marBottom w:val="0"/>
              <w:divBdr>
                <w:top w:val="none" w:sz="0" w:space="0" w:color="auto"/>
                <w:left w:val="none" w:sz="0" w:space="0" w:color="auto"/>
                <w:bottom w:val="none" w:sz="0" w:space="0" w:color="auto"/>
                <w:right w:val="none" w:sz="0" w:space="0" w:color="auto"/>
              </w:divBdr>
            </w:div>
            <w:div w:id="2091658557">
              <w:marLeft w:val="0"/>
              <w:marRight w:val="0"/>
              <w:marTop w:val="0"/>
              <w:marBottom w:val="0"/>
              <w:divBdr>
                <w:top w:val="none" w:sz="0" w:space="0" w:color="auto"/>
                <w:left w:val="none" w:sz="0" w:space="0" w:color="auto"/>
                <w:bottom w:val="none" w:sz="0" w:space="0" w:color="auto"/>
                <w:right w:val="none" w:sz="0" w:space="0" w:color="auto"/>
              </w:divBdr>
            </w:div>
            <w:div w:id="292442840">
              <w:marLeft w:val="0"/>
              <w:marRight w:val="0"/>
              <w:marTop w:val="0"/>
              <w:marBottom w:val="0"/>
              <w:divBdr>
                <w:top w:val="none" w:sz="0" w:space="0" w:color="auto"/>
                <w:left w:val="none" w:sz="0" w:space="0" w:color="auto"/>
                <w:bottom w:val="none" w:sz="0" w:space="0" w:color="auto"/>
                <w:right w:val="none" w:sz="0" w:space="0" w:color="auto"/>
              </w:divBdr>
            </w:div>
            <w:div w:id="986973746">
              <w:marLeft w:val="0"/>
              <w:marRight w:val="0"/>
              <w:marTop w:val="0"/>
              <w:marBottom w:val="0"/>
              <w:divBdr>
                <w:top w:val="none" w:sz="0" w:space="0" w:color="auto"/>
                <w:left w:val="none" w:sz="0" w:space="0" w:color="auto"/>
                <w:bottom w:val="none" w:sz="0" w:space="0" w:color="auto"/>
                <w:right w:val="none" w:sz="0" w:space="0" w:color="auto"/>
              </w:divBdr>
            </w:div>
            <w:div w:id="742292073">
              <w:marLeft w:val="0"/>
              <w:marRight w:val="0"/>
              <w:marTop w:val="0"/>
              <w:marBottom w:val="0"/>
              <w:divBdr>
                <w:top w:val="none" w:sz="0" w:space="0" w:color="auto"/>
                <w:left w:val="none" w:sz="0" w:space="0" w:color="auto"/>
                <w:bottom w:val="none" w:sz="0" w:space="0" w:color="auto"/>
                <w:right w:val="none" w:sz="0" w:space="0" w:color="auto"/>
              </w:divBdr>
            </w:div>
            <w:div w:id="1008479420">
              <w:marLeft w:val="0"/>
              <w:marRight w:val="0"/>
              <w:marTop w:val="0"/>
              <w:marBottom w:val="0"/>
              <w:divBdr>
                <w:top w:val="none" w:sz="0" w:space="0" w:color="auto"/>
                <w:left w:val="none" w:sz="0" w:space="0" w:color="auto"/>
                <w:bottom w:val="none" w:sz="0" w:space="0" w:color="auto"/>
                <w:right w:val="none" w:sz="0" w:space="0" w:color="auto"/>
              </w:divBdr>
            </w:div>
            <w:div w:id="1268852329">
              <w:marLeft w:val="0"/>
              <w:marRight w:val="0"/>
              <w:marTop w:val="0"/>
              <w:marBottom w:val="0"/>
              <w:divBdr>
                <w:top w:val="none" w:sz="0" w:space="0" w:color="auto"/>
                <w:left w:val="none" w:sz="0" w:space="0" w:color="auto"/>
                <w:bottom w:val="none" w:sz="0" w:space="0" w:color="auto"/>
                <w:right w:val="none" w:sz="0" w:space="0" w:color="auto"/>
              </w:divBdr>
            </w:div>
            <w:div w:id="240456661">
              <w:marLeft w:val="0"/>
              <w:marRight w:val="0"/>
              <w:marTop w:val="0"/>
              <w:marBottom w:val="0"/>
              <w:divBdr>
                <w:top w:val="none" w:sz="0" w:space="0" w:color="auto"/>
                <w:left w:val="none" w:sz="0" w:space="0" w:color="auto"/>
                <w:bottom w:val="none" w:sz="0" w:space="0" w:color="auto"/>
                <w:right w:val="none" w:sz="0" w:space="0" w:color="auto"/>
              </w:divBdr>
            </w:div>
            <w:div w:id="1696347162">
              <w:marLeft w:val="0"/>
              <w:marRight w:val="0"/>
              <w:marTop w:val="0"/>
              <w:marBottom w:val="0"/>
              <w:divBdr>
                <w:top w:val="none" w:sz="0" w:space="0" w:color="auto"/>
                <w:left w:val="none" w:sz="0" w:space="0" w:color="auto"/>
                <w:bottom w:val="none" w:sz="0" w:space="0" w:color="auto"/>
                <w:right w:val="none" w:sz="0" w:space="0" w:color="auto"/>
              </w:divBdr>
            </w:div>
            <w:div w:id="1643390224">
              <w:marLeft w:val="0"/>
              <w:marRight w:val="0"/>
              <w:marTop w:val="0"/>
              <w:marBottom w:val="0"/>
              <w:divBdr>
                <w:top w:val="none" w:sz="0" w:space="0" w:color="auto"/>
                <w:left w:val="none" w:sz="0" w:space="0" w:color="auto"/>
                <w:bottom w:val="none" w:sz="0" w:space="0" w:color="auto"/>
                <w:right w:val="none" w:sz="0" w:space="0" w:color="auto"/>
              </w:divBdr>
            </w:div>
            <w:div w:id="1681618234">
              <w:marLeft w:val="0"/>
              <w:marRight w:val="0"/>
              <w:marTop w:val="0"/>
              <w:marBottom w:val="0"/>
              <w:divBdr>
                <w:top w:val="none" w:sz="0" w:space="0" w:color="auto"/>
                <w:left w:val="none" w:sz="0" w:space="0" w:color="auto"/>
                <w:bottom w:val="none" w:sz="0" w:space="0" w:color="auto"/>
                <w:right w:val="none" w:sz="0" w:space="0" w:color="auto"/>
              </w:divBdr>
            </w:div>
            <w:div w:id="1363705580">
              <w:marLeft w:val="0"/>
              <w:marRight w:val="0"/>
              <w:marTop w:val="0"/>
              <w:marBottom w:val="0"/>
              <w:divBdr>
                <w:top w:val="none" w:sz="0" w:space="0" w:color="auto"/>
                <w:left w:val="none" w:sz="0" w:space="0" w:color="auto"/>
                <w:bottom w:val="none" w:sz="0" w:space="0" w:color="auto"/>
                <w:right w:val="none" w:sz="0" w:space="0" w:color="auto"/>
              </w:divBdr>
            </w:div>
            <w:div w:id="1080172702">
              <w:marLeft w:val="0"/>
              <w:marRight w:val="0"/>
              <w:marTop w:val="0"/>
              <w:marBottom w:val="0"/>
              <w:divBdr>
                <w:top w:val="none" w:sz="0" w:space="0" w:color="auto"/>
                <w:left w:val="none" w:sz="0" w:space="0" w:color="auto"/>
                <w:bottom w:val="none" w:sz="0" w:space="0" w:color="auto"/>
                <w:right w:val="none" w:sz="0" w:space="0" w:color="auto"/>
              </w:divBdr>
            </w:div>
            <w:div w:id="1635259171">
              <w:marLeft w:val="0"/>
              <w:marRight w:val="0"/>
              <w:marTop w:val="0"/>
              <w:marBottom w:val="0"/>
              <w:divBdr>
                <w:top w:val="none" w:sz="0" w:space="0" w:color="auto"/>
                <w:left w:val="none" w:sz="0" w:space="0" w:color="auto"/>
                <w:bottom w:val="none" w:sz="0" w:space="0" w:color="auto"/>
                <w:right w:val="none" w:sz="0" w:space="0" w:color="auto"/>
              </w:divBdr>
            </w:div>
            <w:div w:id="916011398">
              <w:marLeft w:val="0"/>
              <w:marRight w:val="0"/>
              <w:marTop w:val="0"/>
              <w:marBottom w:val="0"/>
              <w:divBdr>
                <w:top w:val="none" w:sz="0" w:space="0" w:color="auto"/>
                <w:left w:val="none" w:sz="0" w:space="0" w:color="auto"/>
                <w:bottom w:val="none" w:sz="0" w:space="0" w:color="auto"/>
                <w:right w:val="none" w:sz="0" w:space="0" w:color="auto"/>
              </w:divBdr>
            </w:div>
            <w:div w:id="1628005813">
              <w:marLeft w:val="0"/>
              <w:marRight w:val="0"/>
              <w:marTop w:val="0"/>
              <w:marBottom w:val="0"/>
              <w:divBdr>
                <w:top w:val="none" w:sz="0" w:space="0" w:color="auto"/>
                <w:left w:val="none" w:sz="0" w:space="0" w:color="auto"/>
                <w:bottom w:val="none" w:sz="0" w:space="0" w:color="auto"/>
                <w:right w:val="none" w:sz="0" w:space="0" w:color="auto"/>
              </w:divBdr>
            </w:div>
            <w:div w:id="1919630737">
              <w:marLeft w:val="0"/>
              <w:marRight w:val="0"/>
              <w:marTop w:val="0"/>
              <w:marBottom w:val="0"/>
              <w:divBdr>
                <w:top w:val="none" w:sz="0" w:space="0" w:color="auto"/>
                <w:left w:val="none" w:sz="0" w:space="0" w:color="auto"/>
                <w:bottom w:val="none" w:sz="0" w:space="0" w:color="auto"/>
                <w:right w:val="none" w:sz="0" w:space="0" w:color="auto"/>
              </w:divBdr>
            </w:div>
            <w:div w:id="129398151">
              <w:marLeft w:val="0"/>
              <w:marRight w:val="0"/>
              <w:marTop w:val="0"/>
              <w:marBottom w:val="0"/>
              <w:divBdr>
                <w:top w:val="none" w:sz="0" w:space="0" w:color="auto"/>
                <w:left w:val="none" w:sz="0" w:space="0" w:color="auto"/>
                <w:bottom w:val="none" w:sz="0" w:space="0" w:color="auto"/>
                <w:right w:val="none" w:sz="0" w:space="0" w:color="auto"/>
              </w:divBdr>
            </w:div>
            <w:div w:id="2041934042">
              <w:marLeft w:val="0"/>
              <w:marRight w:val="0"/>
              <w:marTop w:val="0"/>
              <w:marBottom w:val="0"/>
              <w:divBdr>
                <w:top w:val="none" w:sz="0" w:space="0" w:color="auto"/>
                <w:left w:val="none" w:sz="0" w:space="0" w:color="auto"/>
                <w:bottom w:val="none" w:sz="0" w:space="0" w:color="auto"/>
                <w:right w:val="none" w:sz="0" w:space="0" w:color="auto"/>
              </w:divBdr>
            </w:div>
            <w:div w:id="1914388936">
              <w:marLeft w:val="0"/>
              <w:marRight w:val="0"/>
              <w:marTop w:val="0"/>
              <w:marBottom w:val="0"/>
              <w:divBdr>
                <w:top w:val="none" w:sz="0" w:space="0" w:color="auto"/>
                <w:left w:val="none" w:sz="0" w:space="0" w:color="auto"/>
                <w:bottom w:val="none" w:sz="0" w:space="0" w:color="auto"/>
                <w:right w:val="none" w:sz="0" w:space="0" w:color="auto"/>
              </w:divBdr>
            </w:div>
            <w:div w:id="956907833">
              <w:marLeft w:val="0"/>
              <w:marRight w:val="0"/>
              <w:marTop w:val="0"/>
              <w:marBottom w:val="0"/>
              <w:divBdr>
                <w:top w:val="none" w:sz="0" w:space="0" w:color="auto"/>
                <w:left w:val="none" w:sz="0" w:space="0" w:color="auto"/>
                <w:bottom w:val="none" w:sz="0" w:space="0" w:color="auto"/>
                <w:right w:val="none" w:sz="0" w:space="0" w:color="auto"/>
              </w:divBdr>
            </w:div>
            <w:div w:id="1097752924">
              <w:marLeft w:val="0"/>
              <w:marRight w:val="0"/>
              <w:marTop w:val="0"/>
              <w:marBottom w:val="0"/>
              <w:divBdr>
                <w:top w:val="none" w:sz="0" w:space="0" w:color="auto"/>
                <w:left w:val="none" w:sz="0" w:space="0" w:color="auto"/>
                <w:bottom w:val="none" w:sz="0" w:space="0" w:color="auto"/>
                <w:right w:val="none" w:sz="0" w:space="0" w:color="auto"/>
              </w:divBdr>
            </w:div>
            <w:div w:id="826088815">
              <w:marLeft w:val="0"/>
              <w:marRight w:val="0"/>
              <w:marTop w:val="0"/>
              <w:marBottom w:val="0"/>
              <w:divBdr>
                <w:top w:val="none" w:sz="0" w:space="0" w:color="auto"/>
                <w:left w:val="none" w:sz="0" w:space="0" w:color="auto"/>
                <w:bottom w:val="none" w:sz="0" w:space="0" w:color="auto"/>
                <w:right w:val="none" w:sz="0" w:space="0" w:color="auto"/>
              </w:divBdr>
            </w:div>
            <w:div w:id="840198707">
              <w:marLeft w:val="0"/>
              <w:marRight w:val="0"/>
              <w:marTop w:val="0"/>
              <w:marBottom w:val="0"/>
              <w:divBdr>
                <w:top w:val="none" w:sz="0" w:space="0" w:color="auto"/>
                <w:left w:val="none" w:sz="0" w:space="0" w:color="auto"/>
                <w:bottom w:val="none" w:sz="0" w:space="0" w:color="auto"/>
                <w:right w:val="none" w:sz="0" w:space="0" w:color="auto"/>
              </w:divBdr>
            </w:div>
            <w:div w:id="1537885404">
              <w:marLeft w:val="0"/>
              <w:marRight w:val="0"/>
              <w:marTop w:val="0"/>
              <w:marBottom w:val="0"/>
              <w:divBdr>
                <w:top w:val="none" w:sz="0" w:space="0" w:color="auto"/>
                <w:left w:val="none" w:sz="0" w:space="0" w:color="auto"/>
                <w:bottom w:val="none" w:sz="0" w:space="0" w:color="auto"/>
                <w:right w:val="none" w:sz="0" w:space="0" w:color="auto"/>
              </w:divBdr>
            </w:div>
            <w:div w:id="1305937649">
              <w:marLeft w:val="0"/>
              <w:marRight w:val="0"/>
              <w:marTop w:val="0"/>
              <w:marBottom w:val="0"/>
              <w:divBdr>
                <w:top w:val="none" w:sz="0" w:space="0" w:color="auto"/>
                <w:left w:val="none" w:sz="0" w:space="0" w:color="auto"/>
                <w:bottom w:val="none" w:sz="0" w:space="0" w:color="auto"/>
                <w:right w:val="none" w:sz="0" w:space="0" w:color="auto"/>
              </w:divBdr>
            </w:div>
            <w:div w:id="1507865486">
              <w:marLeft w:val="0"/>
              <w:marRight w:val="0"/>
              <w:marTop w:val="0"/>
              <w:marBottom w:val="0"/>
              <w:divBdr>
                <w:top w:val="none" w:sz="0" w:space="0" w:color="auto"/>
                <w:left w:val="none" w:sz="0" w:space="0" w:color="auto"/>
                <w:bottom w:val="none" w:sz="0" w:space="0" w:color="auto"/>
                <w:right w:val="none" w:sz="0" w:space="0" w:color="auto"/>
              </w:divBdr>
            </w:div>
            <w:div w:id="2029794291">
              <w:marLeft w:val="0"/>
              <w:marRight w:val="0"/>
              <w:marTop w:val="0"/>
              <w:marBottom w:val="0"/>
              <w:divBdr>
                <w:top w:val="none" w:sz="0" w:space="0" w:color="auto"/>
                <w:left w:val="none" w:sz="0" w:space="0" w:color="auto"/>
                <w:bottom w:val="none" w:sz="0" w:space="0" w:color="auto"/>
                <w:right w:val="none" w:sz="0" w:space="0" w:color="auto"/>
              </w:divBdr>
            </w:div>
            <w:div w:id="153451214">
              <w:marLeft w:val="0"/>
              <w:marRight w:val="0"/>
              <w:marTop w:val="0"/>
              <w:marBottom w:val="0"/>
              <w:divBdr>
                <w:top w:val="none" w:sz="0" w:space="0" w:color="auto"/>
                <w:left w:val="none" w:sz="0" w:space="0" w:color="auto"/>
                <w:bottom w:val="none" w:sz="0" w:space="0" w:color="auto"/>
                <w:right w:val="none" w:sz="0" w:space="0" w:color="auto"/>
              </w:divBdr>
            </w:div>
            <w:div w:id="1665741774">
              <w:marLeft w:val="0"/>
              <w:marRight w:val="0"/>
              <w:marTop w:val="0"/>
              <w:marBottom w:val="0"/>
              <w:divBdr>
                <w:top w:val="none" w:sz="0" w:space="0" w:color="auto"/>
                <w:left w:val="none" w:sz="0" w:space="0" w:color="auto"/>
                <w:bottom w:val="none" w:sz="0" w:space="0" w:color="auto"/>
                <w:right w:val="none" w:sz="0" w:space="0" w:color="auto"/>
              </w:divBdr>
            </w:div>
            <w:div w:id="1799449862">
              <w:marLeft w:val="0"/>
              <w:marRight w:val="0"/>
              <w:marTop w:val="0"/>
              <w:marBottom w:val="0"/>
              <w:divBdr>
                <w:top w:val="none" w:sz="0" w:space="0" w:color="auto"/>
                <w:left w:val="none" w:sz="0" w:space="0" w:color="auto"/>
                <w:bottom w:val="none" w:sz="0" w:space="0" w:color="auto"/>
                <w:right w:val="none" w:sz="0" w:space="0" w:color="auto"/>
              </w:divBdr>
            </w:div>
            <w:div w:id="857819551">
              <w:marLeft w:val="0"/>
              <w:marRight w:val="0"/>
              <w:marTop w:val="0"/>
              <w:marBottom w:val="0"/>
              <w:divBdr>
                <w:top w:val="none" w:sz="0" w:space="0" w:color="auto"/>
                <w:left w:val="none" w:sz="0" w:space="0" w:color="auto"/>
                <w:bottom w:val="none" w:sz="0" w:space="0" w:color="auto"/>
                <w:right w:val="none" w:sz="0" w:space="0" w:color="auto"/>
              </w:divBdr>
            </w:div>
            <w:div w:id="2076975175">
              <w:marLeft w:val="0"/>
              <w:marRight w:val="0"/>
              <w:marTop w:val="0"/>
              <w:marBottom w:val="0"/>
              <w:divBdr>
                <w:top w:val="none" w:sz="0" w:space="0" w:color="auto"/>
                <w:left w:val="none" w:sz="0" w:space="0" w:color="auto"/>
                <w:bottom w:val="none" w:sz="0" w:space="0" w:color="auto"/>
                <w:right w:val="none" w:sz="0" w:space="0" w:color="auto"/>
              </w:divBdr>
            </w:div>
            <w:div w:id="1744833314">
              <w:marLeft w:val="0"/>
              <w:marRight w:val="0"/>
              <w:marTop w:val="0"/>
              <w:marBottom w:val="0"/>
              <w:divBdr>
                <w:top w:val="none" w:sz="0" w:space="0" w:color="auto"/>
                <w:left w:val="none" w:sz="0" w:space="0" w:color="auto"/>
                <w:bottom w:val="none" w:sz="0" w:space="0" w:color="auto"/>
                <w:right w:val="none" w:sz="0" w:space="0" w:color="auto"/>
              </w:divBdr>
            </w:div>
            <w:div w:id="412236858">
              <w:marLeft w:val="0"/>
              <w:marRight w:val="0"/>
              <w:marTop w:val="0"/>
              <w:marBottom w:val="0"/>
              <w:divBdr>
                <w:top w:val="none" w:sz="0" w:space="0" w:color="auto"/>
                <w:left w:val="none" w:sz="0" w:space="0" w:color="auto"/>
                <w:bottom w:val="none" w:sz="0" w:space="0" w:color="auto"/>
                <w:right w:val="none" w:sz="0" w:space="0" w:color="auto"/>
              </w:divBdr>
            </w:div>
            <w:div w:id="568032965">
              <w:marLeft w:val="0"/>
              <w:marRight w:val="0"/>
              <w:marTop w:val="0"/>
              <w:marBottom w:val="0"/>
              <w:divBdr>
                <w:top w:val="none" w:sz="0" w:space="0" w:color="auto"/>
                <w:left w:val="none" w:sz="0" w:space="0" w:color="auto"/>
                <w:bottom w:val="none" w:sz="0" w:space="0" w:color="auto"/>
                <w:right w:val="none" w:sz="0" w:space="0" w:color="auto"/>
              </w:divBdr>
            </w:div>
            <w:div w:id="1869944848">
              <w:marLeft w:val="0"/>
              <w:marRight w:val="0"/>
              <w:marTop w:val="0"/>
              <w:marBottom w:val="0"/>
              <w:divBdr>
                <w:top w:val="none" w:sz="0" w:space="0" w:color="auto"/>
                <w:left w:val="none" w:sz="0" w:space="0" w:color="auto"/>
                <w:bottom w:val="none" w:sz="0" w:space="0" w:color="auto"/>
                <w:right w:val="none" w:sz="0" w:space="0" w:color="auto"/>
              </w:divBdr>
            </w:div>
            <w:div w:id="746920869">
              <w:marLeft w:val="0"/>
              <w:marRight w:val="0"/>
              <w:marTop w:val="0"/>
              <w:marBottom w:val="0"/>
              <w:divBdr>
                <w:top w:val="none" w:sz="0" w:space="0" w:color="auto"/>
                <w:left w:val="none" w:sz="0" w:space="0" w:color="auto"/>
                <w:bottom w:val="none" w:sz="0" w:space="0" w:color="auto"/>
                <w:right w:val="none" w:sz="0" w:space="0" w:color="auto"/>
              </w:divBdr>
            </w:div>
            <w:div w:id="12493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967789">
      <w:bodyDiv w:val="1"/>
      <w:marLeft w:val="0"/>
      <w:marRight w:val="0"/>
      <w:marTop w:val="0"/>
      <w:marBottom w:val="0"/>
      <w:divBdr>
        <w:top w:val="none" w:sz="0" w:space="0" w:color="auto"/>
        <w:left w:val="none" w:sz="0" w:space="0" w:color="auto"/>
        <w:bottom w:val="none" w:sz="0" w:space="0" w:color="auto"/>
        <w:right w:val="none" w:sz="0" w:space="0" w:color="auto"/>
      </w:divBdr>
      <w:divsChild>
        <w:div w:id="1067801403">
          <w:marLeft w:val="0"/>
          <w:marRight w:val="0"/>
          <w:marTop w:val="0"/>
          <w:marBottom w:val="0"/>
          <w:divBdr>
            <w:top w:val="none" w:sz="0" w:space="0" w:color="auto"/>
            <w:left w:val="none" w:sz="0" w:space="0" w:color="auto"/>
            <w:bottom w:val="none" w:sz="0" w:space="0" w:color="auto"/>
            <w:right w:val="none" w:sz="0" w:space="0" w:color="auto"/>
          </w:divBdr>
        </w:div>
      </w:divsChild>
    </w:div>
    <w:div w:id="418252029">
      <w:bodyDiv w:val="1"/>
      <w:marLeft w:val="0"/>
      <w:marRight w:val="0"/>
      <w:marTop w:val="0"/>
      <w:marBottom w:val="0"/>
      <w:divBdr>
        <w:top w:val="none" w:sz="0" w:space="0" w:color="auto"/>
        <w:left w:val="none" w:sz="0" w:space="0" w:color="auto"/>
        <w:bottom w:val="none" w:sz="0" w:space="0" w:color="auto"/>
        <w:right w:val="none" w:sz="0" w:space="0" w:color="auto"/>
      </w:divBdr>
      <w:divsChild>
        <w:div w:id="1178735167">
          <w:marLeft w:val="0"/>
          <w:marRight w:val="0"/>
          <w:marTop w:val="0"/>
          <w:marBottom w:val="0"/>
          <w:divBdr>
            <w:top w:val="none" w:sz="0" w:space="0" w:color="auto"/>
            <w:left w:val="none" w:sz="0" w:space="0" w:color="auto"/>
            <w:bottom w:val="none" w:sz="0" w:space="0" w:color="auto"/>
            <w:right w:val="none" w:sz="0" w:space="0" w:color="auto"/>
          </w:divBdr>
        </w:div>
      </w:divsChild>
    </w:div>
    <w:div w:id="423260893">
      <w:bodyDiv w:val="1"/>
      <w:marLeft w:val="0"/>
      <w:marRight w:val="0"/>
      <w:marTop w:val="0"/>
      <w:marBottom w:val="0"/>
      <w:divBdr>
        <w:top w:val="none" w:sz="0" w:space="0" w:color="auto"/>
        <w:left w:val="none" w:sz="0" w:space="0" w:color="auto"/>
        <w:bottom w:val="none" w:sz="0" w:space="0" w:color="auto"/>
        <w:right w:val="none" w:sz="0" w:space="0" w:color="auto"/>
      </w:divBdr>
      <w:divsChild>
        <w:div w:id="1073626994">
          <w:marLeft w:val="0"/>
          <w:marRight w:val="0"/>
          <w:marTop w:val="0"/>
          <w:marBottom w:val="0"/>
          <w:divBdr>
            <w:top w:val="none" w:sz="0" w:space="0" w:color="auto"/>
            <w:left w:val="none" w:sz="0" w:space="0" w:color="auto"/>
            <w:bottom w:val="none" w:sz="0" w:space="0" w:color="auto"/>
            <w:right w:val="none" w:sz="0" w:space="0" w:color="auto"/>
          </w:divBdr>
        </w:div>
      </w:divsChild>
    </w:div>
    <w:div w:id="441389080">
      <w:bodyDiv w:val="1"/>
      <w:marLeft w:val="0"/>
      <w:marRight w:val="0"/>
      <w:marTop w:val="0"/>
      <w:marBottom w:val="0"/>
      <w:divBdr>
        <w:top w:val="none" w:sz="0" w:space="0" w:color="auto"/>
        <w:left w:val="none" w:sz="0" w:space="0" w:color="auto"/>
        <w:bottom w:val="none" w:sz="0" w:space="0" w:color="auto"/>
        <w:right w:val="none" w:sz="0" w:space="0" w:color="auto"/>
      </w:divBdr>
      <w:divsChild>
        <w:div w:id="422848699">
          <w:marLeft w:val="0"/>
          <w:marRight w:val="0"/>
          <w:marTop w:val="0"/>
          <w:marBottom w:val="0"/>
          <w:divBdr>
            <w:top w:val="none" w:sz="0" w:space="0" w:color="auto"/>
            <w:left w:val="none" w:sz="0" w:space="0" w:color="auto"/>
            <w:bottom w:val="none" w:sz="0" w:space="0" w:color="auto"/>
            <w:right w:val="none" w:sz="0" w:space="0" w:color="auto"/>
          </w:divBdr>
        </w:div>
      </w:divsChild>
    </w:div>
    <w:div w:id="441654336">
      <w:bodyDiv w:val="1"/>
      <w:marLeft w:val="0"/>
      <w:marRight w:val="0"/>
      <w:marTop w:val="0"/>
      <w:marBottom w:val="0"/>
      <w:divBdr>
        <w:top w:val="none" w:sz="0" w:space="0" w:color="auto"/>
        <w:left w:val="none" w:sz="0" w:space="0" w:color="auto"/>
        <w:bottom w:val="none" w:sz="0" w:space="0" w:color="auto"/>
        <w:right w:val="none" w:sz="0" w:space="0" w:color="auto"/>
      </w:divBdr>
      <w:divsChild>
        <w:div w:id="1050302117">
          <w:marLeft w:val="0"/>
          <w:marRight w:val="0"/>
          <w:marTop w:val="0"/>
          <w:marBottom w:val="0"/>
          <w:divBdr>
            <w:top w:val="none" w:sz="0" w:space="0" w:color="auto"/>
            <w:left w:val="none" w:sz="0" w:space="0" w:color="auto"/>
            <w:bottom w:val="none" w:sz="0" w:space="0" w:color="auto"/>
            <w:right w:val="none" w:sz="0" w:space="0" w:color="auto"/>
          </w:divBdr>
        </w:div>
      </w:divsChild>
    </w:div>
    <w:div w:id="453134324">
      <w:bodyDiv w:val="1"/>
      <w:marLeft w:val="0"/>
      <w:marRight w:val="0"/>
      <w:marTop w:val="0"/>
      <w:marBottom w:val="0"/>
      <w:divBdr>
        <w:top w:val="none" w:sz="0" w:space="0" w:color="auto"/>
        <w:left w:val="none" w:sz="0" w:space="0" w:color="auto"/>
        <w:bottom w:val="none" w:sz="0" w:space="0" w:color="auto"/>
        <w:right w:val="none" w:sz="0" w:space="0" w:color="auto"/>
      </w:divBdr>
      <w:divsChild>
        <w:div w:id="283117035">
          <w:marLeft w:val="0"/>
          <w:marRight w:val="0"/>
          <w:marTop w:val="0"/>
          <w:marBottom w:val="0"/>
          <w:divBdr>
            <w:top w:val="none" w:sz="0" w:space="0" w:color="auto"/>
            <w:left w:val="none" w:sz="0" w:space="0" w:color="auto"/>
            <w:bottom w:val="none" w:sz="0" w:space="0" w:color="auto"/>
            <w:right w:val="none" w:sz="0" w:space="0" w:color="auto"/>
          </w:divBdr>
        </w:div>
      </w:divsChild>
    </w:div>
    <w:div w:id="453450489">
      <w:bodyDiv w:val="1"/>
      <w:marLeft w:val="0"/>
      <w:marRight w:val="0"/>
      <w:marTop w:val="0"/>
      <w:marBottom w:val="0"/>
      <w:divBdr>
        <w:top w:val="none" w:sz="0" w:space="0" w:color="auto"/>
        <w:left w:val="none" w:sz="0" w:space="0" w:color="auto"/>
        <w:bottom w:val="none" w:sz="0" w:space="0" w:color="auto"/>
        <w:right w:val="none" w:sz="0" w:space="0" w:color="auto"/>
      </w:divBdr>
      <w:divsChild>
        <w:div w:id="1427117225">
          <w:marLeft w:val="0"/>
          <w:marRight w:val="0"/>
          <w:marTop w:val="0"/>
          <w:marBottom w:val="0"/>
          <w:divBdr>
            <w:top w:val="none" w:sz="0" w:space="0" w:color="auto"/>
            <w:left w:val="none" w:sz="0" w:space="0" w:color="auto"/>
            <w:bottom w:val="none" w:sz="0" w:space="0" w:color="auto"/>
            <w:right w:val="none" w:sz="0" w:space="0" w:color="auto"/>
          </w:divBdr>
        </w:div>
      </w:divsChild>
    </w:div>
    <w:div w:id="455415494">
      <w:bodyDiv w:val="1"/>
      <w:marLeft w:val="0"/>
      <w:marRight w:val="0"/>
      <w:marTop w:val="0"/>
      <w:marBottom w:val="0"/>
      <w:divBdr>
        <w:top w:val="none" w:sz="0" w:space="0" w:color="auto"/>
        <w:left w:val="none" w:sz="0" w:space="0" w:color="auto"/>
        <w:bottom w:val="none" w:sz="0" w:space="0" w:color="auto"/>
        <w:right w:val="none" w:sz="0" w:space="0" w:color="auto"/>
      </w:divBdr>
      <w:divsChild>
        <w:div w:id="552162723">
          <w:marLeft w:val="0"/>
          <w:marRight w:val="0"/>
          <w:marTop w:val="0"/>
          <w:marBottom w:val="0"/>
          <w:divBdr>
            <w:top w:val="none" w:sz="0" w:space="0" w:color="auto"/>
            <w:left w:val="none" w:sz="0" w:space="0" w:color="auto"/>
            <w:bottom w:val="none" w:sz="0" w:space="0" w:color="auto"/>
            <w:right w:val="none" w:sz="0" w:space="0" w:color="auto"/>
          </w:divBdr>
        </w:div>
        <w:div w:id="2051301184">
          <w:marLeft w:val="0"/>
          <w:marRight w:val="0"/>
          <w:marTop w:val="0"/>
          <w:marBottom w:val="0"/>
          <w:divBdr>
            <w:top w:val="none" w:sz="0" w:space="0" w:color="auto"/>
            <w:left w:val="none" w:sz="0" w:space="0" w:color="auto"/>
            <w:bottom w:val="none" w:sz="0" w:space="0" w:color="auto"/>
            <w:right w:val="none" w:sz="0" w:space="0" w:color="auto"/>
          </w:divBdr>
        </w:div>
        <w:div w:id="739448545">
          <w:marLeft w:val="0"/>
          <w:marRight w:val="0"/>
          <w:marTop w:val="0"/>
          <w:marBottom w:val="0"/>
          <w:divBdr>
            <w:top w:val="none" w:sz="0" w:space="0" w:color="auto"/>
            <w:left w:val="none" w:sz="0" w:space="0" w:color="auto"/>
            <w:bottom w:val="none" w:sz="0" w:space="0" w:color="auto"/>
            <w:right w:val="none" w:sz="0" w:space="0" w:color="auto"/>
          </w:divBdr>
        </w:div>
        <w:div w:id="1299069450">
          <w:marLeft w:val="0"/>
          <w:marRight w:val="0"/>
          <w:marTop w:val="0"/>
          <w:marBottom w:val="0"/>
          <w:divBdr>
            <w:top w:val="none" w:sz="0" w:space="0" w:color="auto"/>
            <w:left w:val="none" w:sz="0" w:space="0" w:color="auto"/>
            <w:bottom w:val="none" w:sz="0" w:space="0" w:color="auto"/>
            <w:right w:val="none" w:sz="0" w:space="0" w:color="auto"/>
          </w:divBdr>
        </w:div>
        <w:div w:id="799809405">
          <w:marLeft w:val="0"/>
          <w:marRight w:val="0"/>
          <w:marTop w:val="0"/>
          <w:marBottom w:val="0"/>
          <w:divBdr>
            <w:top w:val="none" w:sz="0" w:space="0" w:color="auto"/>
            <w:left w:val="none" w:sz="0" w:space="0" w:color="auto"/>
            <w:bottom w:val="none" w:sz="0" w:space="0" w:color="auto"/>
            <w:right w:val="none" w:sz="0" w:space="0" w:color="auto"/>
          </w:divBdr>
        </w:div>
      </w:divsChild>
    </w:div>
    <w:div w:id="461850116">
      <w:bodyDiv w:val="1"/>
      <w:marLeft w:val="0"/>
      <w:marRight w:val="0"/>
      <w:marTop w:val="0"/>
      <w:marBottom w:val="0"/>
      <w:divBdr>
        <w:top w:val="none" w:sz="0" w:space="0" w:color="auto"/>
        <w:left w:val="none" w:sz="0" w:space="0" w:color="auto"/>
        <w:bottom w:val="none" w:sz="0" w:space="0" w:color="auto"/>
        <w:right w:val="none" w:sz="0" w:space="0" w:color="auto"/>
      </w:divBdr>
      <w:divsChild>
        <w:div w:id="1165583134">
          <w:marLeft w:val="0"/>
          <w:marRight w:val="0"/>
          <w:marTop w:val="0"/>
          <w:marBottom w:val="0"/>
          <w:divBdr>
            <w:top w:val="none" w:sz="0" w:space="0" w:color="auto"/>
            <w:left w:val="none" w:sz="0" w:space="0" w:color="auto"/>
            <w:bottom w:val="none" w:sz="0" w:space="0" w:color="auto"/>
            <w:right w:val="none" w:sz="0" w:space="0" w:color="auto"/>
          </w:divBdr>
          <w:divsChild>
            <w:div w:id="517739654">
              <w:marLeft w:val="0"/>
              <w:marRight w:val="0"/>
              <w:marTop w:val="0"/>
              <w:marBottom w:val="0"/>
              <w:divBdr>
                <w:top w:val="none" w:sz="0" w:space="0" w:color="auto"/>
                <w:left w:val="none" w:sz="0" w:space="0" w:color="auto"/>
                <w:bottom w:val="none" w:sz="0" w:space="0" w:color="auto"/>
                <w:right w:val="none" w:sz="0" w:space="0" w:color="auto"/>
              </w:divBdr>
            </w:div>
            <w:div w:id="2018530561">
              <w:marLeft w:val="0"/>
              <w:marRight w:val="0"/>
              <w:marTop w:val="0"/>
              <w:marBottom w:val="0"/>
              <w:divBdr>
                <w:top w:val="none" w:sz="0" w:space="0" w:color="auto"/>
                <w:left w:val="none" w:sz="0" w:space="0" w:color="auto"/>
                <w:bottom w:val="none" w:sz="0" w:space="0" w:color="auto"/>
                <w:right w:val="none" w:sz="0" w:space="0" w:color="auto"/>
              </w:divBdr>
            </w:div>
            <w:div w:id="568080824">
              <w:marLeft w:val="0"/>
              <w:marRight w:val="0"/>
              <w:marTop w:val="0"/>
              <w:marBottom w:val="0"/>
              <w:divBdr>
                <w:top w:val="none" w:sz="0" w:space="0" w:color="auto"/>
                <w:left w:val="none" w:sz="0" w:space="0" w:color="auto"/>
                <w:bottom w:val="none" w:sz="0" w:space="0" w:color="auto"/>
                <w:right w:val="none" w:sz="0" w:space="0" w:color="auto"/>
              </w:divBdr>
            </w:div>
            <w:div w:id="1708026364">
              <w:marLeft w:val="0"/>
              <w:marRight w:val="0"/>
              <w:marTop w:val="0"/>
              <w:marBottom w:val="0"/>
              <w:divBdr>
                <w:top w:val="none" w:sz="0" w:space="0" w:color="auto"/>
                <w:left w:val="none" w:sz="0" w:space="0" w:color="auto"/>
                <w:bottom w:val="none" w:sz="0" w:space="0" w:color="auto"/>
                <w:right w:val="none" w:sz="0" w:space="0" w:color="auto"/>
              </w:divBdr>
            </w:div>
            <w:div w:id="859374">
              <w:marLeft w:val="0"/>
              <w:marRight w:val="0"/>
              <w:marTop w:val="0"/>
              <w:marBottom w:val="0"/>
              <w:divBdr>
                <w:top w:val="none" w:sz="0" w:space="0" w:color="auto"/>
                <w:left w:val="none" w:sz="0" w:space="0" w:color="auto"/>
                <w:bottom w:val="none" w:sz="0" w:space="0" w:color="auto"/>
                <w:right w:val="none" w:sz="0" w:space="0" w:color="auto"/>
              </w:divBdr>
            </w:div>
            <w:div w:id="1830171360">
              <w:marLeft w:val="0"/>
              <w:marRight w:val="0"/>
              <w:marTop w:val="0"/>
              <w:marBottom w:val="0"/>
              <w:divBdr>
                <w:top w:val="none" w:sz="0" w:space="0" w:color="auto"/>
                <w:left w:val="none" w:sz="0" w:space="0" w:color="auto"/>
                <w:bottom w:val="none" w:sz="0" w:space="0" w:color="auto"/>
                <w:right w:val="none" w:sz="0" w:space="0" w:color="auto"/>
              </w:divBdr>
            </w:div>
            <w:div w:id="1084373141">
              <w:marLeft w:val="0"/>
              <w:marRight w:val="0"/>
              <w:marTop w:val="0"/>
              <w:marBottom w:val="0"/>
              <w:divBdr>
                <w:top w:val="none" w:sz="0" w:space="0" w:color="auto"/>
                <w:left w:val="none" w:sz="0" w:space="0" w:color="auto"/>
                <w:bottom w:val="none" w:sz="0" w:space="0" w:color="auto"/>
                <w:right w:val="none" w:sz="0" w:space="0" w:color="auto"/>
              </w:divBdr>
            </w:div>
            <w:div w:id="1464689132">
              <w:marLeft w:val="0"/>
              <w:marRight w:val="0"/>
              <w:marTop w:val="0"/>
              <w:marBottom w:val="0"/>
              <w:divBdr>
                <w:top w:val="none" w:sz="0" w:space="0" w:color="auto"/>
                <w:left w:val="none" w:sz="0" w:space="0" w:color="auto"/>
                <w:bottom w:val="none" w:sz="0" w:space="0" w:color="auto"/>
                <w:right w:val="none" w:sz="0" w:space="0" w:color="auto"/>
              </w:divBdr>
            </w:div>
            <w:div w:id="1002125212">
              <w:marLeft w:val="0"/>
              <w:marRight w:val="0"/>
              <w:marTop w:val="0"/>
              <w:marBottom w:val="0"/>
              <w:divBdr>
                <w:top w:val="none" w:sz="0" w:space="0" w:color="auto"/>
                <w:left w:val="none" w:sz="0" w:space="0" w:color="auto"/>
                <w:bottom w:val="none" w:sz="0" w:space="0" w:color="auto"/>
                <w:right w:val="none" w:sz="0" w:space="0" w:color="auto"/>
              </w:divBdr>
            </w:div>
            <w:div w:id="1905094307">
              <w:marLeft w:val="0"/>
              <w:marRight w:val="0"/>
              <w:marTop w:val="0"/>
              <w:marBottom w:val="0"/>
              <w:divBdr>
                <w:top w:val="none" w:sz="0" w:space="0" w:color="auto"/>
                <w:left w:val="none" w:sz="0" w:space="0" w:color="auto"/>
                <w:bottom w:val="none" w:sz="0" w:space="0" w:color="auto"/>
                <w:right w:val="none" w:sz="0" w:space="0" w:color="auto"/>
              </w:divBdr>
            </w:div>
            <w:div w:id="2053797511">
              <w:marLeft w:val="0"/>
              <w:marRight w:val="0"/>
              <w:marTop w:val="0"/>
              <w:marBottom w:val="0"/>
              <w:divBdr>
                <w:top w:val="none" w:sz="0" w:space="0" w:color="auto"/>
                <w:left w:val="none" w:sz="0" w:space="0" w:color="auto"/>
                <w:bottom w:val="none" w:sz="0" w:space="0" w:color="auto"/>
                <w:right w:val="none" w:sz="0" w:space="0" w:color="auto"/>
              </w:divBdr>
            </w:div>
            <w:div w:id="997073646">
              <w:marLeft w:val="0"/>
              <w:marRight w:val="0"/>
              <w:marTop w:val="0"/>
              <w:marBottom w:val="0"/>
              <w:divBdr>
                <w:top w:val="none" w:sz="0" w:space="0" w:color="auto"/>
                <w:left w:val="none" w:sz="0" w:space="0" w:color="auto"/>
                <w:bottom w:val="none" w:sz="0" w:space="0" w:color="auto"/>
                <w:right w:val="none" w:sz="0" w:space="0" w:color="auto"/>
              </w:divBdr>
            </w:div>
            <w:div w:id="138033310">
              <w:marLeft w:val="0"/>
              <w:marRight w:val="0"/>
              <w:marTop w:val="0"/>
              <w:marBottom w:val="0"/>
              <w:divBdr>
                <w:top w:val="none" w:sz="0" w:space="0" w:color="auto"/>
                <w:left w:val="none" w:sz="0" w:space="0" w:color="auto"/>
                <w:bottom w:val="none" w:sz="0" w:space="0" w:color="auto"/>
                <w:right w:val="none" w:sz="0" w:space="0" w:color="auto"/>
              </w:divBdr>
            </w:div>
            <w:div w:id="347290744">
              <w:marLeft w:val="0"/>
              <w:marRight w:val="0"/>
              <w:marTop w:val="0"/>
              <w:marBottom w:val="0"/>
              <w:divBdr>
                <w:top w:val="none" w:sz="0" w:space="0" w:color="auto"/>
                <w:left w:val="none" w:sz="0" w:space="0" w:color="auto"/>
                <w:bottom w:val="none" w:sz="0" w:space="0" w:color="auto"/>
                <w:right w:val="none" w:sz="0" w:space="0" w:color="auto"/>
              </w:divBdr>
            </w:div>
            <w:div w:id="1857188941">
              <w:marLeft w:val="0"/>
              <w:marRight w:val="0"/>
              <w:marTop w:val="0"/>
              <w:marBottom w:val="0"/>
              <w:divBdr>
                <w:top w:val="none" w:sz="0" w:space="0" w:color="auto"/>
                <w:left w:val="none" w:sz="0" w:space="0" w:color="auto"/>
                <w:bottom w:val="none" w:sz="0" w:space="0" w:color="auto"/>
                <w:right w:val="none" w:sz="0" w:space="0" w:color="auto"/>
              </w:divBdr>
            </w:div>
            <w:div w:id="1602487401">
              <w:marLeft w:val="0"/>
              <w:marRight w:val="0"/>
              <w:marTop w:val="0"/>
              <w:marBottom w:val="0"/>
              <w:divBdr>
                <w:top w:val="none" w:sz="0" w:space="0" w:color="auto"/>
                <w:left w:val="none" w:sz="0" w:space="0" w:color="auto"/>
                <w:bottom w:val="none" w:sz="0" w:space="0" w:color="auto"/>
                <w:right w:val="none" w:sz="0" w:space="0" w:color="auto"/>
              </w:divBdr>
            </w:div>
            <w:div w:id="1077557885">
              <w:marLeft w:val="0"/>
              <w:marRight w:val="0"/>
              <w:marTop w:val="0"/>
              <w:marBottom w:val="0"/>
              <w:divBdr>
                <w:top w:val="none" w:sz="0" w:space="0" w:color="auto"/>
                <w:left w:val="none" w:sz="0" w:space="0" w:color="auto"/>
                <w:bottom w:val="none" w:sz="0" w:space="0" w:color="auto"/>
                <w:right w:val="none" w:sz="0" w:space="0" w:color="auto"/>
              </w:divBdr>
            </w:div>
            <w:div w:id="1750344195">
              <w:marLeft w:val="0"/>
              <w:marRight w:val="0"/>
              <w:marTop w:val="0"/>
              <w:marBottom w:val="0"/>
              <w:divBdr>
                <w:top w:val="none" w:sz="0" w:space="0" w:color="auto"/>
                <w:left w:val="none" w:sz="0" w:space="0" w:color="auto"/>
                <w:bottom w:val="none" w:sz="0" w:space="0" w:color="auto"/>
                <w:right w:val="none" w:sz="0" w:space="0" w:color="auto"/>
              </w:divBdr>
            </w:div>
            <w:div w:id="1812822274">
              <w:marLeft w:val="0"/>
              <w:marRight w:val="0"/>
              <w:marTop w:val="0"/>
              <w:marBottom w:val="0"/>
              <w:divBdr>
                <w:top w:val="none" w:sz="0" w:space="0" w:color="auto"/>
                <w:left w:val="none" w:sz="0" w:space="0" w:color="auto"/>
                <w:bottom w:val="none" w:sz="0" w:space="0" w:color="auto"/>
                <w:right w:val="none" w:sz="0" w:space="0" w:color="auto"/>
              </w:divBdr>
            </w:div>
            <w:div w:id="1647510802">
              <w:marLeft w:val="0"/>
              <w:marRight w:val="0"/>
              <w:marTop w:val="0"/>
              <w:marBottom w:val="0"/>
              <w:divBdr>
                <w:top w:val="none" w:sz="0" w:space="0" w:color="auto"/>
                <w:left w:val="none" w:sz="0" w:space="0" w:color="auto"/>
                <w:bottom w:val="none" w:sz="0" w:space="0" w:color="auto"/>
                <w:right w:val="none" w:sz="0" w:space="0" w:color="auto"/>
              </w:divBdr>
            </w:div>
            <w:div w:id="497041826">
              <w:marLeft w:val="0"/>
              <w:marRight w:val="0"/>
              <w:marTop w:val="0"/>
              <w:marBottom w:val="0"/>
              <w:divBdr>
                <w:top w:val="none" w:sz="0" w:space="0" w:color="auto"/>
                <w:left w:val="none" w:sz="0" w:space="0" w:color="auto"/>
                <w:bottom w:val="none" w:sz="0" w:space="0" w:color="auto"/>
                <w:right w:val="none" w:sz="0" w:space="0" w:color="auto"/>
              </w:divBdr>
            </w:div>
            <w:div w:id="279840275">
              <w:marLeft w:val="0"/>
              <w:marRight w:val="0"/>
              <w:marTop w:val="0"/>
              <w:marBottom w:val="0"/>
              <w:divBdr>
                <w:top w:val="none" w:sz="0" w:space="0" w:color="auto"/>
                <w:left w:val="none" w:sz="0" w:space="0" w:color="auto"/>
                <w:bottom w:val="none" w:sz="0" w:space="0" w:color="auto"/>
                <w:right w:val="none" w:sz="0" w:space="0" w:color="auto"/>
              </w:divBdr>
            </w:div>
            <w:div w:id="10911739">
              <w:marLeft w:val="0"/>
              <w:marRight w:val="0"/>
              <w:marTop w:val="0"/>
              <w:marBottom w:val="0"/>
              <w:divBdr>
                <w:top w:val="none" w:sz="0" w:space="0" w:color="auto"/>
                <w:left w:val="none" w:sz="0" w:space="0" w:color="auto"/>
                <w:bottom w:val="none" w:sz="0" w:space="0" w:color="auto"/>
                <w:right w:val="none" w:sz="0" w:space="0" w:color="auto"/>
              </w:divBdr>
            </w:div>
            <w:div w:id="2087798681">
              <w:marLeft w:val="0"/>
              <w:marRight w:val="0"/>
              <w:marTop w:val="0"/>
              <w:marBottom w:val="0"/>
              <w:divBdr>
                <w:top w:val="none" w:sz="0" w:space="0" w:color="auto"/>
                <w:left w:val="none" w:sz="0" w:space="0" w:color="auto"/>
                <w:bottom w:val="none" w:sz="0" w:space="0" w:color="auto"/>
                <w:right w:val="none" w:sz="0" w:space="0" w:color="auto"/>
              </w:divBdr>
            </w:div>
            <w:div w:id="1480196182">
              <w:marLeft w:val="0"/>
              <w:marRight w:val="0"/>
              <w:marTop w:val="0"/>
              <w:marBottom w:val="0"/>
              <w:divBdr>
                <w:top w:val="none" w:sz="0" w:space="0" w:color="auto"/>
                <w:left w:val="none" w:sz="0" w:space="0" w:color="auto"/>
                <w:bottom w:val="none" w:sz="0" w:space="0" w:color="auto"/>
                <w:right w:val="none" w:sz="0" w:space="0" w:color="auto"/>
              </w:divBdr>
            </w:div>
            <w:div w:id="2043699426">
              <w:marLeft w:val="0"/>
              <w:marRight w:val="0"/>
              <w:marTop w:val="0"/>
              <w:marBottom w:val="0"/>
              <w:divBdr>
                <w:top w:val="none" w:sz="0" w:space="0" w:color="auto"/>
                <w:left w:val="none" w:sz="0" w:space="0" w:color="auto"/>
                <w:bottom w:val="none" w:sz="0" w:space="0" w:color="auto"/>
                <w:right w:val="none" w:sz="0" w:space="0" w:color="auto"/>
              </w:divBdr>
            </w:div>
            <w:div w:id="1593969107">
              <w:marLeft w:val="0"/>
              <w:marRight w:val="0"/>
              <w:marTop w:val="0"/>
              <w:marBottom w:val="0"/>
              <w:divBdr>
                <w:top w:val="none" w:sz="0" w:space="0" w:color="auto"/>
                <w:left w:val="none" w:sz="0" w:space="0" w:color="auto"/>
                <w:bottom w:val="none" w:sz="0" w:space="0" w:color="auto"/>
                <w:right w:val="none" w:sz="0" w:space="0" w:color="auto"/>
              </w:divBdr>
            </w:div>
            <w:div w:id="1610241158">
              <w:marLeft w:val="0"/>
              <w:marRight w:val="0"/>
              <w:marTop w:val="0"/>
              <w:marBottom w:val="0"/>
              <w:divBdr>
                <w:top w:val="none" w:sz="0" w:space="0" w:color="auto"/>
                <w:left w:val="none" w:sz="0" w:space="0" w:color="auto"/>
                <w:bottom w:val="none" w:sz="0" w:space="0" w:color="auto"/>
                <w:right w:val="none" w:sz="0" w:space="0" w:color="auto"/>
              </w:divBdr>
            </w:div>
            <w:div w:id="1143430432">
              <w:marLeft w:val="0"/>
              <w:marRight w:val="0"/>
              <w:marTop w:val="0"/>
              <w:marBottom w:val="0"/>
              <w:divBdr>
                <w:top w:val="none" w:sz="0" w:space="0" w:color="auto"/>
                <w:left w:val="none" w:sz="0" w:space="0" w:color="auto"/>
                <w:bottom w:val="none" w:sz="0" w:space="0" w:color="auto"/>
                <w:right w:val="none" w:sz="0" w:space="0" w:color="auto"/>
              </w:divBdr>
            </w:div>
            <w:div w:id="705445071">
              <w:marLeft w:val="0"/>
              <w:marRight w:val="0"/>
              <w:marTop w:val="0"/>
              <w:marBottom w:val="0"/>
              <w:divBdr>
                <w:top w:val="none" w:sz="0" w:space="0" w:color="auto"/>
                <w:left w:val="none" w:sz="0" w:space="0" w:color="auto"/>
                <w:bottom w:val="none" w:sz="0" w:space="0" w:color="auto"/>
                <w:right w:val="none" w:sz="0" w:space="0" w:color="auto"/>
              </w:divBdr>
            </w:div>
            <w:div w:id="2073043386">
              <w:marLeft w:val="0"/>
              <w:marRight w:val="0"/>
              <w:marTop w:val="0"/>
              <w:marBottom w:val="0"/>
              <w:divBdr>
                <w:top w:val="none" w:sz="0" w:space="0" w:color="auto"/>
                <w:left w:val="none" w:sz="0" w:space="0" w:color="auto"/>
                <w:bottom w:val="none" w:sz="0" w:space="0" w:color="auto"/>
                <w:right w:val="none" w:sz="0" w:space="0" w:color="auto"/>
              </w:divBdr>
            </w:div>
            <w:div w:id="1962110744">
              <w:marLeft w:val="0"/>
              <w:marRight w:val="0"/>
              <w:marTop w:val="0"/>
              <w:marBottom w:val="0"/>
              <w:divBdr>
                <w:top w:val="none" w:sz="0" w:space="0" w:color="auto"/>
                <w:left w:val="none" w:sz="0" w:space="0" w:color="auto"/>
                <w:bottom w:val="none" w:sz="0" w:space="0" w:color="auto"/>
                <w:right w:val="none" w:sz="0" w:space="0" w:color="auto"/>
              </w:divBdr>
            </w:div>
            <w:div w:id="148836183">
              <w:marLeft w:val="0"/>
              <w:marRight w:val="0"/>
              <w:marTop w:val="0"/>
              <w:marBottom w:val="0"/>
              <w:divBdr>
                <w:top w:val="none" w:sz="0" w:space="0" w:color="auto"/>
                <w:left w:val="none" w:sz="0" w:space="0" w:color="auto"/>
                <w:bottom w:val="none" w:sz="0" w:space="0" w:color="auto"/>
                <w:right w:val="none" w:sz="0" w:space="0" w:color="auto"/>
              </w:divBdr>
            </w:div>
            <w:div w:id="416485537">
              <w:marLeft w:val="0"/>
              <w:marRight w:val="0"/>
              <w:marTop w:val="0"/>
              <w:marBottom w:val="0"/>
              <w:divBdr>
                <w:top w:val="none" w:sz="0" w:space="0" w:color="auto"/>
                <w:left w:val="none" w:sz="0" w:space="0" w:color="auto"/>
                <w:bottom w:val="none" w:sz="0" w:space="0" w:color="auto"/>
                <w:right w:val="none" w:sz="0" w:space="0" w:color="auto"/>
              </w:divBdr>
            </w:div>
            <w:div w:id="48110476">
              <w:marLeft w:val="0"/>
              <w:marRight w:val="0"/>
              <w:marTop w:val="0"/>
              <w:marBottom w:val="0"/>
              <w:divBdr>
                <w:top w:val="none" w:sz="0" w:space="0" w:color="auto"/>
                <w:left w:val="none" w:sz="0" w:space="0" w:color="auto"/>
                <w:bottom w:val="none" w:sz="0" w:space="0" w:color="auto"/>
                <w:right w:val="none" w:sz="0" w:space="0" w:color="auto"/>
              </w:divBdr>
            </w:div>
            <w:div w:id="1444767392">
              <w:marLeft w:val="0"/>
              <w:marRight w:val="0"/>
              <w:marTop w:val="0"/>
              <w:marBottom w:val="0"/>
              <w:divBdr>
                <w:top w:val="none" w:sz="0" w:space="0" w:color="auto"/>
                <w:left w:val="none" w:sz="0" w:space="0" w:color="auto"/>
                <w:bottom w:val="none" w:sz="0" w:space="0" w:color="auto"/>
                <w:right w:val="none" w:sz="0" w:space="0" w:color="auto"/>
              </w:divBdr>
            </w:div>
            <w:div w:id="919411056">
              <w:marLeft w:val="0"/>
              <w:marRight w:val="0"/>
              <w:marTop w:val="0"/>
              <w:marBottom w:val="0"/>
              <w:divBdr>
                <w:top w:val="none" w:sz="0" w:space="0" w:color="auto"/>
                <w:left w:val="none" w:sz="0" w:space="0" w:color="auto"/>
                <w:bottom w:val="none" w:sz="0" w:space="0" w:color="auto"/>
                <w:right w:val="none" w:sz="0" w:space="0" w:color="auto"/>
              </w:divBdr>
            </w:div>
            <w:div w:id="1650206150">
              <w:marLeft w:val="0"/>
              <w:marRight w:val="0"/>
              <w:marTop w:val="0"/>
              <w:marBottom w:val="0"/>
              <w:divBdr>
                <w:top w:val="none" w:sz="0" w:space="0" w:color="auto"/>
                <w:left w:val="none" w:sz="0" w:space="0" w:color="auto"/>
                <w:bottom w:val="none" w:sz="0" w:space="0" w:color="auto"/>
                <w:right w:val="none" w:sz="0" w:space="0" w:color="auto"/>
              </w:divBdr>
            </w:div>
            <w:div w:id="824515589">
              <w:marLeft w:val="0"/>
              <w:marRight w:val="0"/>
              <w:marTop w:val="0"/>
              <w:marBottom w:val="0"/>
              <w:divBdr>
                <w:top w:val="none" w:sz="0" w:space="0" w:color="auto"/>
                <w:left w:val="none" w:sz="0" w:space="0" w:color="auto"/>
                <w:bottom w:val="none" w:sz="0" w:space="0" w:color="auto"/>
                <w:right w:val="none" w:sz="0" w:space="0" w:color="auto"/>
              </w:divBdr>
            </w:div>
            <w:div w:id="2121878638">
              <w:marLeft w:val="0"/>
              <w:marRight w:val="0"/>
              <w:marTop w:val="0"/>
              <w:marBottom w:val="0"/>
              <w:divBdr>
                <w:top w:val="none" w:sz="0" w:space="0" w:color="auto"/>
                <w:left w:val="none" w:sz="0" w:space="0" w:color="auto"/>
                <w:bottom w:val="none" w:sz="0" w:space="0" w:color="auto"/>
                <w:right w:val="none" w:sz="0" w:space="0" w:color="auto"/>
              </w:divBdr>
            </w:div>
            <w:div w:id="677854939">
              <w:marLeft w:val="0"/>
              <w:marRight w:val="0"/>
              <w:marTop w:val="0"/>
              <w:marBottom w:val="0"/>
              <w:divBdr>
                <w:top w:val="none" w:sz="0" w:space="0" w:color="auto"/>
                <w:left w:val="none" w:sz="0" w:space="0" w:color="auto"/>
                <w:bottom w:val="none" w:sz="0" w:space="0" w:color="auto"/>
                <w:right w:val="none" w:sz="0" w:space="0" w:color="auto"/>
              </w:divBdr>
            </w:div>
            <w:div w:id="45102625">
              <w:marLeft w:val="0"/>
              <w:marRight w:val="0"/>
              <w:marTop w:val="0"/>
              <w:marBottom w:val="0"/>
              <w:divBdr>
                <w:top w:val="none" w:sz="0" w:space="0" w:color="auto"/>
                <w:left w:val="none" w:sz="0" w:space="0" w:color="auto"/>
                <w:bottom w:val="none" w:sz="0" w:space="0" w:color="auto"/>
                <w:right w:val="none" w:sz="0" w:space="0" w:color="auto"/>
              </w:divBdr>
            </w:div>
            <w:div w:id="795950018">
              <w:marLeft w:val="0"/>
              <w:marRight w:val="0"/>
              <w:marTop w:val="0"/>
              <w:marBottom w:val="0"/>
              <w:divBdr>
                <w:top w:val="none" w:sz="0" w:space="0" w:color="auto"/>
                <w:left w:val="none" w:sz="0" w:space="0" w:color="auto"/>
                <w:bottom w:val="none" w:sz="0" w:space="0" w:color="auto"/>
                <w:right w:val="none" w:sz="0" w:space="0" w:color="auto"/>
              </w:divBdr>
            </w:div>
            <w:div w:id="238442457">
              <w:marLeft w:val="0"/>
              <w:marRight w:val="0"/>
              <w:marTop w:val="0"/>
              <w:marBottom w:val="0"/>
              <w:divBdr>
                <w:top w:val="none" w:sz="0" w:space="0" w:color="auto"/>
                <w:left w:val="none" w:sz="0" w:space="0" w:color="auto"/>
                <w:bottom w:val="none" w:sz="0" w:space="0" w:color="auto"/>
                <w:right w:val="none" w:sz="0" w:space="0" w:color="auto"/>
              </w:divBdr>
            </w:div>
            <w:div w:id="1037926278">
              <w:marLeft w:val="0"/>
              <w:marRight w:val="0"/>
              <w:marTop w:val="0"/>
              <w:marBottom w:val="0"/>
              <w:divBdr>
                <w:top w:val="none" w:sz="0" w:space="0" w:color="auto"/>
                <w:left w:val="none" w:sz="0" w:space="0" w:color="auto"/>
                <w:bottom w:val="none" w:sz="0" w:space="0" w:color="auto"/>
                <w:right w:val="none" w:sz="0" w:space="0" w:color="auto"/>
              </w:divBdr>
            </w:div>
            <w:div w:id="1703436900">
              <w:marLeft w:val="0"/>
              <w:marRight w:val="0"/>
              <w:marTop w:val="0"/>
              <w:marBottom w:val="0"/>
              <w:divBdr>
                <w:top w:val="none" w:sz="0" w:space="0" w:color="auto"/>
                <w:left w:val="none" w:sz="0" w:space="0" w:color="auto"/>
                <w:bottom w:val="none" w:sz="0" w:space="0" w:color="auto"/>
                <w:right w:val="none" w:sz="0" w:space="0" w:color="auto"/>
              </w:divBdr>
            </w:div>
            <w:div w:id="758213638">
              <w:marLeft w:val="0"/>
              <w:marRight w:val="0"/>
              <w:marTop w:val="0"/>
              <w:marBottom w:val="0"/>
              <w:divBdr>
                <w:top w:val="none" w:sz="0" w:space="0" w:color="auto"/>
                <w:left w:val="none" w:sz="0" w:space="0" w:color="auto"/>
                <w:bottom w:val="none" w:sz="0" w:space="0" w:color="auto"/>
                <w:right w:val="none" w:sz="0" w:space="0" w:color="auto"/>
              </w:divBdr>
            </w:div>
            <w:div w:id="1064181526">
              <w:marLeft w:val="0"/>
              <w:marRight w:val="0"/>
              <w:marTop w:val="0"/>
              <w:marBottom w:val="0"/>
              <w:divBdr>
                <w:top w:val="none" w:sz="0" w:space="0" w:color="auto"/>
                <w:left w:val="none" w:sz="0" w:space="0" w:color="auto"/>
                <w:bottom w:val="none" w:sz="0" w:space="0" w:color="auto"/>
                <w:right w:val="none" w:sz="0" w:space="0" w:color="auto"/>
              </w:divBdr>
            </w:div>
            <w:div w:id="437987462">
              <w:marLeft w:val="0"/>
              <w:marRight w:val="0"/>
              <w:marTop w:val="0"/>
              <w:marBottom w:val="0"/>
              <w:divBdr>
                <w:top w:val="none" w:sz="0" w:space="0" w:color="auto"/>
                <w:left w:val="none" w:sz="0" w:space="0" w:color="auto"/>
                <w:bottom w:val="none" w:sz="0" w:space="0" w:color="auto"/>
                <w:right w:val="none" w:sz="0" w:space="0" w:color="auto"/>
              </w:divBdr>
            </w:div>
            <w:div w:id="995458794">
              <w:marLeft w:val="0"/>
              <w:marRight w:val="0"/>
              <w:marTop w:val="0"/>
              <w:marBottom w:val="0"/>
              <w:divBdr>
                <w:top w:val="none" w:sz="0" w:space="0" w:color="auto"/>
                <w:left w:val="none" w:sz="0" w:space="0" w:color="auto"/>
                <w:bottom w:val="none" w:sz="0" w:space="0" w:color="auto"/>
                <w:right w:val="none" w:sz="0" w:space="0" w:color="auto"/>
              </w:divBdr>
            </w:div>
            <w:div w:id="153109269">
              <w:marLeft w:val="0"/>
              <w:marRight w:val="0"/>
              <w:marTop w:val="0"/>
              <w:marBottom w:val="0"/>
              <w:divBdr>
                <w:top w:val="none" w:sz="0" w:space="0" w:color="auto"/>
                <w:left w:val="none" w:sz="0" w:space="0" w:color="auto"/>
                <w:bottom w:val="none" w:sz="0" w:space="0" w:color="auto"/>
                <w:right w:val="none" w:sz="0" w:space="0" w:color="auto"/>
              </w:divBdr>
            </w:div>
            <w:div w:id="515075165">
              <w:marLeft w:val="0"/>
              <w:marRight w:val="0"/>
              <w:marTop w:val="0"/>
              <w:marBottom w:val="0"/>
              <w:divBdr>
                <w:top w:val="none" w:sz="0" w:space="0" w:color="auto"/>
                <w:left w:val="none" w:sz="0" w:space="0" w:color="auto"/>
                <w:bottom w:val="none" w:sz="0" w:space="0" w:color="auto"/>
                <w:right w:val="none" w:sz="0" w:space="0" w:color="auto"/>
              </w:divBdr>
            </w:div>
            <w:div w:id="1208762650">
              <w:marLeft w:val="0"/>
              <w:marRight w:val="0"/>
              <w:marTop w:val="0"/>
              <w:marBottom w:val="0"/>
              <w:divBdr>
                <w:top w:val="none" w:sz="0" w:space="0" w:color="auto"/>
                <w:left w:val="none" w:sz="0" w:space="0" w:color="auto"/>
                <w:bottom w:val="none" w:sz="0" w:space="0" w:color="auto"/>
                <w:right w:val="none" w:sz="0" w:space="0" w:color="auto"/>
              </w:divBdr>
            </w:div>
            <w:div w:id="619458308">
              <w:marLeft w:val="0"/>
              <w:marRight w:val="0"/>
              <w:marTop w:val="0"/>
              <w:marBottom w:val="0"/>
              <w:divBdr>
                <w:top w:val="none" w:sz="0" w:space="0" w:color="auto"/>
                <w:left w:val="none" w:sz="0" w:space="0" w:color="auto"/>
                <w:bottom w:val="none" w:sz="0" w:space="0" w:color="auto"/>
                <w:right w:val="none" w:sz="0" w:space="0" w:color="auto"/>
              </w:divBdr>
            </w:div>
            <w:div w:id="929778829">
              <w:marLeft w:val="0"/>
              <w:marRight w:val="0"/>
              <w:marTop w:val="0"/>
              <w:marBottom w:val="0"/>
              <w:divBdr>
                <w:top w:val="none" w:sz="0" w:space="0" w:color="auto"/>
                <w:left w:val="none" w:sz="0" w:space="0" w:color="auto"/>
                <w:bottom w:val="none" w:sz="0" w:space="0" w:color="auto"/>
                <w:right w:val="none" w:sz="0" w:space="0" w:color="auto"/>
              </w:divBdr>
            </w:div>
            <w:div w:id="1856504162">
              <w:marLeft w:val="0"/>
              <w:marRight w:val="0"/>
              <w:marTop w:val="0"/>
              <w:marBottom w:val="0"/>
              <w:divBdr>
                <w:top w:val="none" w:sz="0" w:space="0" w:color="auto"/>
                <w:left w:val="none" w:sz="0" w:space="0" w:color="auto"/>
                <w:bottom w:val="none" w:sz="0" w:space="0" w:color="auto"/>
                <w:right w:val="none" w:sz="0" w:space="0" w:color="auto"/>
              </w:divBdr>
            </w:div>
            <w:div w:id="508720487">
              <w:marLeft w:val="0"/>
              <w:marRight w:val="0"/>
              <w:marTop w:val="0"/>
              <w:marBottom w:val="0"/>
              <w:divBdr>
                <w:top w:val="none" w:sz="0" w:space="0" w:color="auto"/>
                <w:left w:val="none" w:sz="0" w:space="0" w:color="auto"/>
                <w:bottom w:val="none" w:sz="0" w:space="0" w:color="auto"/>
                <w:right w:val="none" w:sz="0" w:space="0" w:color="auto"/>
              </w:divBdr>
            </w:div>
            <w:div w:id="739836183">
              <w:marLeft w:val="0"/>
              <w:marRight w:val="0"/>
              <w:marTop w:val="0"/>
              <w:marBottom w:val="0"/>
              <w:divBdr>
                <w:top w:val="none" w:sz="0" w:space="0" w:color="auto"/>
                <w:left w:val="none" w:sz="0" w:space="0" w:color="auto"/>
                <w:bottom w:val="none" w:sz="0" w:space="0" w:color="auto"/>
                <w:right w:val="none" w:sz="0" w:space="0" w:color="auto"/>
              </w:divBdr>
            </w:div>
            <w:div w:id="1305306282">
              <w:marLeft w:val="0"/>
              <w:marRight w:val="0"/>
              <w:marTop w:val="0"/>
              <w:marBottom w:val="0"/>
              <w:divBdr>
                <w:top w:val="none" w:sz="0" w:space="0" w:color="auto"/>
                <w:left w:val="none" w:sz="0" w:space="0" w:color="auto"/>
                <w:bottom w:val="none" w:sz="0" w:space="0" w:color="auto"/>
                <w:right w:val="none" w:sz="0" w:space="0" w:color="auto"/>
              </w:divBdr>
            </w:div>
            <w:div w:id="1832671849">
              <w:marLeft w:val="0"/>
              <w:marRight w:val="0"/>
              <w:marTop w:val="0"/>
              <w:marBottom w:val="0"/>
              <w:divBdr>
                <w:top w:val="none" w:sz="0" w:space="0" w:color="auto"/>
                <w:left w:val="none" w:sz="0" w:space="0" w:color="auto"/>
                <w:bottom w:val="none" w:sz="0" w:space="0" w:color="auto"/>
                <w:right w:val="none" w:sz="0" w:space="0" w:color="auto"/>
              </w:divBdr>
            </w:div>
            <w:div w:id="144780852">
              <w:marLeft w:val="0"/>
              <w:marRight w:val="0"/>
              <w:marTop w:val="0"/>
              <w:marBottom w:val="0"/>
              <w:divBdr>
                <w:top w:val="none" w:sz="0" w:space="0" w:color="auto"/>
                <w:left w:val="none" w:sz="0" w:space="0" w:color="auto"/>
                <w:bottom w:val="none" w:sz="0" w:space="0" w:color="auto"/>
                <w:right w:val="none" w:sz="0" w:space="0" w:color="auto"/>
              </w:divBdr>
            </w:div>
            <w:div w:id="405959997">
              <w:marLeft w:val="0"/>
              <w:marRight w:val="0"/>
              <w:marTop w:val="0"/>
              <w:marBottom w:val="0"/>
              <w:divBdr>
                <w:top w:val="none" w:sz="0" w:space="0" w:color="auto"/>
                <w:left w:val="none" w:sz="0" w:space="0" w:color="auto"/>
                <w:bottom w:val="none" w:sz="0" w:space="0" w:color="auto"/>
                <w:right w:val="none" w:sz="0" w:space="0" w:color="auto"/>
              </w:divBdr>
            </w:div>
            <w:div w:id="1380713456">
              <w:marLeft w:val="0"/>
              <w:marRight w:val="0"/>
              <w:marTop w:val="0"/>
              <w:marBottom w:val="0"/>
              <w:divBdr>
                <w:top w:val="none" w:sz="0" w:space="0" w:color="auto"/>
                <w:left w:val="none" w:sz="0" w:space="0" w:color="auto"/>
                <w:bottom w:val="none" w:sz="0" w:space="0" w:color="auto"/>
                <w:right w:val="none" w:sz="0" w:space="0" w:color="auto"/>
              </w:divBdr>
            </w:div>
            <w:div w:id="426658926">
              <w:marLeft w:val="0"/>
              <w:marRight w:val="0"/>
              <w:marTop w:val="0"/>
              <w:marBottom w:val="0"/>
              <w:divBdr>
                <w:top w:val="none" w:sz="0" w:space="0" w:color="auto"/>
                <w:left w:val="none" w:sz="0" w:space="0" w:color="auto"/>
                <w:bottom w:val="none" w:sz="0" w:space="0" w:color="auto"/>
                <w:right w:val="none" w:sz="0" w:space="0" w:color="auto"/>
              </w:divBdr>
            </w:div>
            <w:div w:id="1101877683">
              <w:marLeft w:val="0"/>
              <w:marRight w:val="0"/>
              <w:marTop w:val="0"/>
              <w:marBottom w:val="0"/>
              <w:divBdr>
                <w:top w:val="none" w:sz="0" w:space="0" w:color="auto"/>
                <w:left w:val="none" w:sz="0" w:space="0" w:color="auto"/>
                <w:bottom w:val="none" w:sz="0" w:space="0" w:color="auto"/>
                <w:right w:val="none" w:sz="0" w:space="0" w:color="auto"/>
              </w:divBdr>
            </w:div>
            <w:div w:id="1583251072">
              <w:marLeft w:val="0"/>
              <w:marRight w:val="0"/>
              <w:marTop w:val="0"/>
              <w:marBottom w:val="0"/>
              <w:divBdr>
                <w:top w:val="none" w:sz="0" w:space="0" w:color="auto"/>
                <w:left w:val="none" w:sz="0" w:space="0" w:color="auto"/>
                <w:bottom w:val="none" w:sz="0" w:space="0" w:color="auto"/>
                <w:right w:val="none" w:sz="0" w:space="0" w:color="auto"/>
              </w:divBdr>
            </w:div>
            <w:div w:id="377749530">
              <w:marLeft w:val="0"/>
              <w:marRight w:val="0"/>
              <w:marTop w:val="0"/>
              <w:marBottom w:val="0"/>
              <w:divBdr>
                <w:top w:val="none" w:sz="0" w:space="0" w:color="auto"/>
                <w:left w:val="none" w:sz="0" w:space="0" w:color="auto"/>
                <w:bottom w:val="none" w:sz="0" w:space="0" w:color="auto"/>
                <w:right w:val="none" w:sz="0" w:space="0" w:color="auto"/>
              </w:divBdr>
            </w:div>
            <w:div w:id="1601791089">
              <w:marLeft w:val="0"/>
              <w:marRight w:val="0"/>
              <w:marTop w:val="0"/>
              <w:marBottom w:val="0"/>
              <w:divBdr>
                <w:top w:val="none" w:sz="0" w:space="0" w:color="auto"/>
                <w:left w:val="none" w:sz="0" w:space="0" w:color="auto"/>
                <w:bottom w:val="none" w:sz="0" w:space="0" w:color="auto"/>
                <w:right w:val="none" w:sz="0" w:space="0" w:color="auto"/>
              </w:divBdr>
            </w:div>
            <w:div w:id="2005429679">
              <w:marLeft w:val="0"/>
              <w:marRight w:val="0"/>
              <w:marTop w:val="0"/>
              <w:marBottom w:val="0"/>
              <w:divBdr>
                <w:top w:val="none" w:sz="0" w:space="0" w:color="auto"/>
                <w:left w:val="none" w:sz="0" w:space="0" w:color="auto"/>
                <w:bottom w:val="none" w:sz="0" w:space="0" w:color="auto"/>
                <w:right w:val="none" w:sz="0" w:space="0" w:color="auto"/>
              </w:divBdr>
            </w:div>
            <w:div w:id="1883324762">
              <w:marLeft w:val="0"/>
              <w:marRight w:val="0"/>
              <w:marTop w:val="0"/>
              <w:marBottom w:val="0"/>
              <w:divBdr>
                <w:top w:val="none" w:sz="0" w:space="0" w:color="auto"/>
                <w:left w:val="none" w:sz="0" w:space="0" w:color="auto"/>
                <w:bottom w:val="none" w:sz="0" w:space="0" w:color="auto"/>
                <w:right w:val="none" w:sz="0" w:space="0" w:color="auto"/>
              </w:divBdr>
            </w:div>
            <w:div w:id="1025133015">
              <w:marLeft w:val="0"/>
              <w:marRight w:val="0"/>
              <w:marTop w:val="0"/>
              <w:marBottom w:val="0"/>
              <w:divBdr>
                <w:top w:val="none" w:sz="0" w:space="0" w:color="auto"/>
                <w:left w:val="none" w:sz="0" w:space="0" w:color="auto"/>
                <w:bottom w:val="none" w:sz="0" w:space="0" w:color="auto"/>
                <w:right w:val="none" w:sz="0" w:space="0" w:color="auto"/>
              </w:divBdr>
            </w:div>
            <w:div w:id="1481380623">
              <w:marLeft w:val="0"/>
              <w:marRight w:val="0"/>
              <w:marTop w:val="0"/>
              <w:marBottom w:val="0"/>
              <w:divBdr>
                <w:top w:val="none" w:sz="0" w:space="0" w:color="auto"/>
                <w:left w:val="none" w:sz="0" w:space="0" w:color="auto"/>
                <w:bottom w:val="none" w:sz="0" w:space="0" w:color="auto"/>
                <w:right w:val="none" w:sz="0" w:space="0" w:color="auto"/>
              </w:divBdr>
            </w:div>
            <w:div w:id="905384072">
              <w:marLeft w:val="0"/>
              <w:marRight w:val="0"/>
              <w:marTop w:val="0"/>
              <w:marBottom w:val="0"/>
              <w:divBdr>
                <w:top w:val="none" w:sz="0" w:space="0" w:color="auto"/>
                <w:left w:val="none" w:sz="0" w:space="0" w:color="auto"/>
                <w:bottom w:val="none" w:sz="0" w:space="0" w:color="auto"/>
                <w:right w:val="none" w:sz="0" w:space="0" w:color="auto"/>
              </w:divBdr>
            </w:div>
            <w:div w:id="982658945">
              <w:marLeft w:val="0"/>
              <w:marRight w:val="0"/>
              <w:marTop w:val="0"/>
              <w:marBottom w:val="0"/>
              <w:divBdr>
                <w:top w:val="none" w:sz="0" w:space="0" w:color="auto"/>
                <w:left w:val="none" w:sz="0" w:space="0" w:color="auto"/>
                <w:bottom w:val="none" w:sz="0" w:space="0" w:color="auto"/>
                <w:right w:val="none" w:sz="0" w:space="0" w:color="auto"/>
              </w:divBdr>
            </w:div>
            <w:div w:id="1837333865">
              <w:marLeft w:val="0"/>
              <w:marRight w:val="0"/>
              <w:marTop w:val="0"/>
              <w:marBottom w:val="0"/>
              <w:divBdr>
                <w:top w:val="none" w:sz="0" w:space="0" w:color="auto"/>
                <w:left w:val="none" w:sz="0" w:space="0" w:color="auto"/>
                <w:bottom w:val="none" w:sz="0" w:space="0" w:color="auto"/>
                <w:right w:val="none" w:sz="0" w:space="0" w:color="auto"/>
              </w:divBdr>
            </w:div>
            <w:div w:id="1271279745">
              <w:marLeft w:val="0"/>
              <w:marRight w:val="0"/>
              <w:marTop w:val="0"/>
              <w:marBottom w:val="0"/>
              <w:divBdr>
                <w:top w:val="none" w:sz="0" w:space="0" w:color="auto"/>
                <w:left w:val="none" w:sz="0" w:space="0" w:color="auto"/>
                <w:bottom w:val="none" w:sz="0" w:space="0" w:color="auto"/>
                <w:right w:val="none" w:sz="0" w:space="0" w:color="auto"/>
              </w:divBdr>
            </w:div>
            <w:div w:id="1834225803">
              <w:marLeft w:val="0"/>
              <w:marRight w:val="0"/>
              <w:marTop w:val="0"/>
              <w:marBottom w:val="0"/>
              <w:divBdr>
                <w:top w:val="none" w:sz="0" w:space="0" w:color="auto"/>
                <w:left w:val="none" w:sz="0" w:space="0" w:color="auto"/>
                <w:bottom w:val="none" w:sz="0" w:space="0" w:color="auto"/>
                <w:right w:val="none" w:sz="0" w:space="0" w:color="auto"/>
              </w:divBdr>
            </w:div>
            <w:div w:id="1080057438">
              <w:marLeft w:val="0"/>
              <w:marRight w:val="0"/>
              <w:marTop w:val="0"/>
              <w:marBottom w:val="0"/>
              <w:divBdr>
                <w:top w:val="none" w:sz="0" w:space="0" w:color="auto"/>
                <w:left w:val="none" w:sz="0" w:space="0" w:color="auto"/>
                <w:bottom w:val="none" w:sz="0" w:space="0" w:color="auto"/>
                <w:right w:val="none" w:sz="0" w:space="0" w:color="auto"/>
              </w:divBdr>
            </w:div>
            <w:div w:id="1779715114">
              <w:marLeft w:val="0"/>
              <w:marRight w:val="0"/>
              <w:marTop w:val="0"/>
              <w:marBottom w:val="0"/>
              <w:divBdr>
                <w:top w:val="none" w:sz="0" w:space="0" w:color="auto"/>
                <w:left w:val="none" w:sz="0" w:space="0" w:color="auto"/>
                <w:bottom w:val="none" w:sz="0" w:space="0" w:color="auto"/>
                <w:right w:val="none" w:sz="0" w:space="0" w:color="auto"/>
              </w:divBdr>
            </w:div>
            <w:div w:id="2009088516">
              <w:marLeft w:val="0"/>
              <w:marRight w:val="0"/>
              <w:marTop w:val="0"/>
              <w:marBottom w:val="0"/>
              <w:divBdr>
                <w:top w:val="none" w:sz="0" w:space="0" w:color="auto"/>
                <w:left w:val="none" w:sz="0" w:space="0" w:color="auto"/>
                <w:bottom w:val="none" w:sz="0" w:space="0" w:color="auto"/>
                <w:right w:val="none" w:sz="0" w:space="0" w:color="auto"/>
              </w:divBdr>
            </w:div>
            <w:div w:id="785925380">
              <w:marLeft w:val="0"/>
              <w:marRight w:val="0"/>
              <w:marTop w:val="0"/>
              <w:marBottom w:val="0"/>
              <w:divBdr>
                <w:top w:val="none" w:sz="0" w:space="0" w:color="auto"/>
                <w:left w:val="none" w:sz="0" w:space="0" w:color="auto"/>
                <w:bottom w:val="none" w:sz="0" w:space="0" w:color="auto"/>
                <w:right w:val="none" w:sz="0" w:space="0" w:color="auto"/>
              </w:divBdr>
            </w:div>
            <w:div w:id="1155872706">
              <w:marLeft w:val="0"/>
              <w:marRight w:val="0"/>
              <w:marTop w:val="0"/>
              <w:marBottom w:val="0"/>
              <w:divBdr>
                <w:top w:val="none" w:sz="0" w:space="0" w:color="auto"/>
                <w:left w:val="none" w:sz="0" w:space="0" w:color="auto"/>
                <w:bottom w:val="none" w:sz="0" w:space="0" w:color="auto"/>
                <w:right w:val="none" w:sz="0" w:space="0" w:color="auto"/>
              </w:divBdr>
            </w:div>
            <w:div w:id="718629544">
              <w:marLeft w:val="0"/>
              <w:marRight w:val="0"/>
              <w:marTop w:val="0"/>
              <w:marBottom w:val="0"/>
              <w:divBdr>
                <w:top w:val="none" w:sz="0" w:space="0" w:color="auto"/>
                <w:left w:val="none" w:sz="0" w:space="0" w:color="auto"/>
                <w:bottom w:val="none" w:sz="0" w:space="0" w:color="auto"/>
                <w:right w:val="none" w:sz="0" w:space="0" w:color="auto"/>
              </w:divBdr>
            </w:div>
            <w:div w:id="1716277659">
              <w:marLeft w:val="0"/>
              <w:marRight w:val="0"/>
              <w:marTop w:val="0"/>
              <w:marBottom w:val="0"/>
              <w:divBdr>
                <w:top w:val="none" w:sz="0" w:space="0" w:color="auto"/>
                <w:left w:val="none" w:sz="0" w:space="0" w:color="auto"/>
                <w:bottom w:val="none" w:sz="0" w:space="0" w:color="auto"/>
                <w:right w:val="none" w:sz="0" w:space="0" w:color="auto"/>
              </w:divBdr>
            </w:div>
            <w:div w:id="1368606836">
              <w:marLeft w:val="0"/>
              <w:marRight w:val="0"/>
              <w:marTop w:val="0"/>
              <w:marBottom w:val="0"/>
              <w:divBdr>
                <w:top w:val="none" w:sz="0" w:space="0" w:color="auto"/>
                <w:left w:val="none" w:sz="0" w:space="0" w:color="auto"/>
                <w:bottom w:val="none" w:sz="0" w:space="0" w:color="auto"/>
                <w:right w:val="none" w:sz="0" w:space="0" w:color="auto"/>
              </w:divBdr>
            </w:div>
            <w:div w:id="493104739">
              <w:marLeft w:val="0"/>
              <w:marRight w:val="0"/>
              <w:marTop w:val="0"/>
              <w:marBottom w:val="0"/>
              <w:divBdr>
                <w:top w:val="none" w:sz="0" w:space="0" w:color="auto"/>
                <w:left w:val="none" w:sz="0" w:space="0" w:color="auto"/>
                <w:bottom w:val="none" w:sz="0" w:space="0" w:color="auto"/>
                <w:right w:val="none" w:sz="0" w:space="0" w:color="auto"/>
              </w:divBdr>
            </w:div>
            <w:div w:id="683675341">
              <w:marLeft w:val="0"/>
              <w:marRight w:val="0"/>
              <w:marTop w:val="0"/>
              <w:marBottom w:val="0"/>
              <w:divBdr>
                <w:top w:val="none" w:sz="0" w:space="0" w:color="auto"/>
                <w:left w:val="none" w:sz="0" w:space="0" w:color="auto"/>
                <w:bottom w:val="none" w:sz="0" w:space="0" w:color="auto"/>
                <w:right w:val="none" w:sz="0" w:space="0" w:color="auto"/>
              </w:divBdr>
            </w:div>
            <w:div w:id="1488016224">
              <w:marLeft w:val="0"/>
              <w:marRight w:val="0"/>
              <w:marTop w:val="0"/>
              <w:marBottom w:val="0"/>
              <w:divBdr>
                <w:top w:val="none" w:sz="0" w:space="0" w:color="auto"/>
                <w:left w:val="none" w:sz="0" w:space="0" w:color="auto"/>
                <w:bottom w:val="none" w:sz="0" w:space="0" w:color="auto"/>
                <w:right w:val="none" w:sz="0" w:space="0" w:color="auto"/>
              </w:divBdr>
            </w:div>
            <w:div w:id="662051060">
              <w:marLeft w:val="0"/>
              <w:marRight w:val="0"/>
              <w:marTop w:val="0"/>
              <w:marBottom w:val="0"/>
              <w:divBdr>
                <w:top w:val="none" w:sz="0" w:space="0" w:color="auto"/>
                <w:left w:val="none" w:sz="0" w:space="0" w:color="auto"/>
                <w:bottom w:val="none" w:sz="0" w:space="0" w:color="auto"/>
                <w:right w:val="none" w:sz="0" w:space="0" w:color="auto"/>
              </w:divBdr>
            </w:div>
            <w:div w:id="1235385868">
              <w:marLeft w:val="0"/>
              <w:marRight w:val="0"/>
              <w:marTop w:val="0"/>
              <w:marBottom w:val="0"/>
              <w:divBdr>
                <w:top w:val="none" w:sz="0" w:space="0" w:color="auto"/>
                <w:left w:val="none" w:sz="0" w:space="0" w:color="auto"/>
                <w:bottom w:val="none" w:sz="0" w:space="0" w:color="auto"/>
                <w:right w:val="none" w:sz="0" w:space="0" w:color="auto"/>
              </w:divBdr>
            </w:div>
            <w:div w:id="1364329888">
              <w:marLeft w:val="0"/>
              <w:marRight w:val="0"/>
              <w:marTop w:val="0"/>
              <w:marBottom w:val="0"/>
              <w:divBdr>
                <w:top w:val="none" w:sz="0" w:space="0" w:color="auto"/>
                <w:left w:val="none" w:sz="0" w:space="0" w:color="auto"/>
                <w:bottom w:val="none" w:sz="0" w:space="0" w:color="auto"/>
                <w:right w:val="none" w:sz="0" w:space="0" w:color="auto"/>
              </w:divBdr>
            </w:div>
            <w:div w:id="1204752395">
              <w:marLeft w:val="0"/>
              <w:marRight w:val="0"/>
              <w:marTop w:val="0"/>
              <w:marBottom w:val="0"/>
              <w:divBdr>
                <w:top w:val="none" w:sz="0" w:space="0" w:color="auto"/>
                <w:left w:val="none" w:sz="0" w:space="0" w:color="auto"/>
                <w:bottom w:val="none" w:sz="0" w:space="0" w:color="auto"/>
                <w:right w:val="none" w:sz="0" w:space="0" w:color="auto"/>
              </w:divBdr>
            </w:div>
            <w:div w:id="266740464">
              <w:marLeft w:val="0"/>
              <w:marRight w:val="0"/>
              <w:marTop w:val="0"/>
              <w:marBottom w:val="0"/>
              <w:divBdr>
                <w:top w:val="none" w:sz="0" w:space="0" w:color="auto"/>
                <w:left w:val="none" w:sz="0" w:space="0" w:color="auto"/>
                <w:bottom w:val="none" w:sz="0" w:space="0" w:color="auto"/>
                <w:right w:val="none" w:sz="0" w:space="0" w:color="auto"/>
              </w:divBdr>
            </w:div>
            <w:div w:id="1565481187">
              <w:marLeft w:val="0"/>
              <w:marRight w:val="0"/>
              <w:marTop w:val="0"/>
              <w:marBottom w:val="0"/>
              <w:divBdr>
                <w:top w:val="none" w:sz="0" w:space="0" w:color="auto"/>
                <w:left w:val="none" w:sz="0" w:space="0" w:color="auto"/>
                <w:bottom w:val="none" w:sz="0" w:space="0" w:color="auto"/>
                <w:right w:val="none" w:sz="0" w:space="0" w:color="auto"/>
              </w:divBdr>
            </w:div>
            <w:div w:id="803817258">
              <w:marLeft w:val="0"/>
              <w:marRight w:val="0"/>
              <w:marTop w:val="0"/>
              <w:marBottom w:val="0"/>
              <w:divBdr>
                <w:top w:val="none" w:sz="0" w:space="0" w:color="auto"/>
                <w:left w:val="none" w:sz="0" w:space="0" w:color="auto"/>
                <w:bottom w:val="none" w:sz="0" w:space="0" w:color="auto"/>
                <w:right w:val="none" w:sz="0" w:space="0" w:color="auto"/>
              </w:divBdr>
            </w:div>
            <w:div w:id="863590930">
              <w:marLeft w:val="0"/>
              <w:marRight w:val="0"/>
              <w:marTop w:val="0"/>
              <w:marBottom w:val="0"/>
              <w:divBdr>
                <w:top w:val="none" w:sz="0" w:space="0" w:color="auto"/>
                <w:left w:val="none" w:sz="0" w:space="0" w:color="auto"/>
                <w:bottom w:val="none" w:sz="0" w:space="0" w:color="auto"/>
                <w:right w:val="none" w:sz="0" w:space="0" w:color="auto"/>
              </w:divBdr>
            </w:div>
            <w:div w:id="343092766">
              <w:marLeft w:val="0"/>
              <w:marRight w:val="0"/>
              <w:marTop w:val="0"/>
              <w:marBottom w:val="0"/>
              <w:divBdr>
                <w:top w:val="none" w:sz="0" w:space="0" w:color="auto"/>
                <w:left w:val="none" w:sz="0" w:space="0" w:color="auto"/>
                <w:bottom w:val="none" w:sz="0" w:space="0" w:color="auto"/>
                <w:right w:val="none" w:sz="0" w:space="0" w:color="auto"/>
              </w:divBdr>
            </w:div>
            <w:div w:id="1215849577">
              <w:marLeft w:val="0"/>
              <w:marRight w:val="0"/>
              <w:marTop w:val="0"/>
              <w:marBottom w:val="0"/>
              <w:divBdr>
                <w:top w:val="none" w:sz="0" w:space="0" w:color="auto"/>
                <w:left w:val="none" w:sz="0" w:space="0" w:color="auto"/>
                <w:bottom w:val="none" w:sz="0" w:space="0" w:color="auto"/>
                <w:right w:val="none" w:sz="0" w:space="0" w:color="auto"/>
              </w:divBdr>
            </w:div>
            <w:div w:id="608704006">
              <w:marLeft w:val="0"/>
              <w:marRight w:val="0"/>
              <w:marTop w:val="0"/>
              <w:marBottom w:val="0"/>
              <w:divBdr>
                <w:top w:val="none" w:sz="0" w:space="0" w:color="auto"/>
                <w:left w:val="none" w:sz="0" w:space="0" w:color="auto"/>
                <w:bottom w:val="none" w:sz="0" w:space="0" w:color="auto"/>
                <w:right w:val="none" w:sz="0" w:space="0" w:color="auto"/>
              </w:divBdr>
            </w:div>
            <w:div w:id="1943486182">
              <w:marLeft w:val="0"/>
              <w:marRight w:val="0"/>
              <w:marTop w:val="0"/>
              <w:marBottom w:val="0"/>
              <w:divBdr>
                <w:top w:val="none" w:sz="0" w:space="0" w:color="auto"/>
                <w:left w:val="none" w:sz="0" w:space="0" w:color="auto"/>
                <w:bottom w:val="none" w:sz="0" w:space="0" w:color="auto"/>
                <w:right w:val="none" w:sz="0" w:space="0" w:color="auto"/>
              </w:divBdr>
            </w:div>
            <w:div w:id="468866140">
              <w:marLeft w:val="0"/>
              <w:marRight w:val="0"/>
              <w:marTop w:val="0"/>
              <w:marBottom w:val="0"/>
              <w:divBdr>
                <w:top w:val="none" w:sz="0" w:space="0" w:color="auto"/>
                <w:left w:val="none" w:sz="0" w:space="0" w:color="auto"/>
                <w:bottom w:val="none" w:sz="0" w:space="0" w:color="auto"/>
                <w:right w:val="none" w:sz="0" w:space="0" w:color="auto"/>
              </w:divBdr>
            </w:div>
            <w:div w:id="1694456050">
              <w:marLeft w:val="0"/>
              <w:marRight w:val="0"/>
              <w:marTop w:val="0"/>
              <w:marBottom w:val="0"/>
              <w:divBdr>
                <w:top w:val="none" w:sz="0" w:space="0" w:color="auto"/>
                <w:left w:val="none" w:sz="0" w:space="0" w:color="auto"/>
                <w:bottom w:val="none" w:sz="0" w:space="0" w:color="auto"/>
                <w:right w:val="none" w:sz="0" w:space="0" w:color="auto"/>
              </w:divBdr>
            </w:div>
            <w:div w:id="1422025833">
              <w:marLeft w:val="0"/>
              <w:marRight w:val="0"/>
              <w:marTop w:val="0"/>
              <w:marBottom w:val="0"/>
              <w:divBdr>
                <w:top w:val="none" w:sz="0" w:space="0" w:color="auto"/>
                <w:left w:val="none" w:sz="0" w:space="0" w:color="auto"/>
                <w:bottom w:val="none" w:sz="0" w:space="0" w:color="auto"/>
                <w:right w:val="none" w:sz="0" w:space="0" w:color="auto"/>
              </w:divBdr>
            </w:div>
            <w:div w:id="1214316660">
              <w:marLeft w:val="0"/>
              <w:marRight w:val="0"/>
              <w:marTop w:val="0"/>
              <w:marBottom w:val="0"/>
              <w:divBdr>
                <w:top w:val="none" w:sz="0" w:space="0" w:color="auto"/>
                <w:left w:val="none" w:sz="0" w:space="0" w:color="auto"/>
                <w:bottom w:val="none" w:sz="0" w:space="0" w:color="auto"/>
                <w:right w:val="none" w:sz="0" w:space="0" w:color="auto"/>
              </w:divBdr>
            </w:div>
            <w:div w:id="1685207690">
              <w:marLeft w:val="0"/>
              <w:marRight w:val="0"/>
              <w:marTop w:val="0"/>
              <w:marBottom w:val="0"/>
              <w:divBdr>
                <w:top w:val="none" w:sz="0" w:space="0" w:color="auto"/>
                <w:left w:val="none" w:sz="0" w:space="0" w:color="auto"/>
                <w:bottom w:val="none" w:sz="0" w:space="0" w:color="auto"/>
                <w:right w:val="none" w:sz="0" w:space="0" w:color="auto"/>
              </w:divBdr>
            </w:div>
            <w:div w:id="1600791210">
              <w:marLeft w:val="0"/>
              <w:marRight w:val="0"/>
              <w:marTop w:val="0"/>
              <w:marBottom w:val="0"/>
              <w:divBdr>
                <w:top w:val="none" w:sz="0" w:space="0" w:color="auto"/>
                <w:left w:val="none" w:sz="0" w:space="0" w:color="auto"/>
                <w:bottom w:val="none" w:sz="0" w:space="0" w:color="auto"/>
                <w:right w:val="none" w:sz="0" w:space="0" w:color="auto"/>
              </w:divBdr>
            </w:div>
            <w:div w:id="1988045684">
              <w:marLeft w:val="0"/>
              <w:marRight w:val="0"/>
              <w:marTop w:val="0"/>
              <w:marBottom w:val="0"/>
              <w:divBdr>
                <w:top w:val="none" w:sz="0" w:space="0" w:color="auto"/>
                <w:left w:val="none" w:sz="0" w:space="0" w:color="auto"/>
                <w:bottom w:val="none" w:sz="0" w:space="0" w:color="auto"/>
                <w:right w:val="none" w:sz="0" w:space="0" w:color="auto"/>
              </w:divBdr>
            </w:div>
            <w:div w:id="522861301">
              <w:marLeft w:val="0"/>
              <w:marRight w:val="0"/>
              <w:marTop w:val="0"/>
              <w:marBottom w:val="0"/>
              <w:divBdr>
                <w:top w:val="none" w:sz="0" w:space="0" w:color="auto"/>
                <w:left w:val="none" w:sz="0" w:space="0" w:color="auto"/>
                <w:bottom w:val="none" w:sz="0" w:space="0" w:color="auto"/>
                <w:right w:val="none" w:sz="0" w:space="0" w:color="auto"/>
              </w:divBdr>
            </w:div>
            <w:div w:id="1734163092">
              <w:marLeft w:val="0"/>
              <w:marRight w:val="0"/>
              <w:marTop w:val="0"/>
              <w:marBottom w:val="0"/>
              <w:divBdr>
                <w:top w:val="none" w:sz="0" w:space="0" w:color="auto"/>
                <w:left w:val="none" w:sz="0" w:space="0" w:color="auto"/>
                <w:bottom w:val="none" w:sz="0" w:space="0" w:color="auto"/>
                <w:right w:val="none" w:sz="0" w:space="0" w:color="auto"/>
              </w:divBdr>
            </w:div>
            <w:div w:id="1589271044">
              <w:marLeft w:val="0"/>
              <w:marRight w:val="0"/>
              <w:marTop w:val="0"/>
              <w:marBottom w:val="0"/>
              <w:divBdr>
                <w:top w:val="none" w:sz="0" w:space="0" w:color="auto"/>
                <w:left w:val="none" w:sz="0" w:space="0" w:color="auto"/>
                <w:bottom w:val="none" w:sz="0" w:space="0" w:color="auto"/>
                <w:right w:val="none" w:sz="0" w:space="0" w:color="auto"/>
              </w:divBdr>
            </w:div>
            <w:div w:id="2079593272">
              <w:marLeft w:val="0"/>
              <w:marRight w:val="0"/>
              <w:marTop w:val="0"/>
              <w:marBottom w:val="0"/>
              <w:divBdr>
                <w:top w:val="none" w:sz="0" w:space="0" w:color="auto"/>
                <w:left w:val="none" w:sz="0" w:space="0" w:color="auto"/>
                <w:bottom w:val="none" w:sz="0" w:space="0" w:color="auto"/>
                <w:right w:val="none" w:sz="0" w:space="0" w:color="auto"/>
              </w:divBdr>
            </w:div>
            <w:div w:id="1479374785">
              <w:marLeft w:val="0"/>
              <w:marRight w:val="0"/>
              <w:marTop w:val="0"/>
              <w:marBottom w:val="0"/>
              <w:divBdr>
                <w:top w:val="none" w:sz="0" w:space="0" w:color="auto"/>
                <w:left w:val="none" w:sz="0" w:space="0" w:color="auto"/>
                <w:bottom w:val="none" w:sz="0" w:space="0" w:color="auto"/>
                <w:right w:val="none" w:sz="0" w:space="0" w:color="auto"/>
              </w:divBdr>
            </w:div>
            <w:div w:id="1116562239">
              <w:marLeft w:val="0"/>
              <w:marRight w:val="0"/>
              <w:marTop w:val="0"/>
              <w:marBottom w:val="0"/>
              <w:divBdr>
                <w:top w:val="none" w:sz="0" w:space="0" w:color="auto"/>
                <w:left w:val="none" w:sz="0" w:space="0" w:color="auto"/>
                <w:bottom w:val="none" w:sz="0" w:space="0" w:color="auto"/>
                <w:right w:val="none" w:sz="0" w:space="0" w:color="auto"/>
              </w:divBdr>
            </w:div>
            <w:div w:id="27603817">
              <w:marLeft w:val="0"/>
              <w:marRight w:val="0"/>
              <w:marTop w:val="0"/>
              <w:marBottom w:val="0"/>
              <w:divBdr>
                <w:top w:val="none" w:sz="0" w:space="0" w:color="auto"/>
                <w:left w:val="none" w:sz="0" w:space="0" w:color="auto"/>
                <w:bottom w:val="none" w:sz="0" w:space="0" w:color="auto"/>
                <w:right w:val="none" w:sz="0" w:space="0" w:color="auto"/>
              </w:divBdr>
            </w:div>
            <w:div w:id="1727335785">
              <w:marLeft w:val="0"/>
              <w:marRight w:val="0"/>
              <w:marTop w:val="0"/>
              <w:marBottom w:val="0"/>
              <w:divBdr>
                <w:top w:val="none" w:sz="0" w:space="0" w:color="auto"/>
                <w:left w:val="none" w:sz="0" w:space="0" w:color="auto"/>
                <w:bottom w:val="none" w:sz="0" w:space="0" w:color="auto"/>
                <w:right w:val="none" w:sz="0" w:space="0" w:color="auto"/>
              </w:divBdr>
            </w:div>
            <w:div w:id="1990984776">
              <w:marLeft w:val="0"/>
              <w:marRight w:val="0"/>
              <w:marTop w:val="0"/>
              <w:marBottom w:val="0"/>
              <w:divBdr>
                <w:top w:val="none" w:sz="0" w:space="0" w:color="auto"/>
                <w:left w:val="none" w:sz="0" w:space="0" w:color="auto"/>
                <w:bottom w:val="none" w:sz="0" w:space="0" w:color="auto"/>
                <w:right w:val="none" w:sz="0" w:space="0" w:color="auto"/>
              </w:divBdr>
            </w:div>
            <w:div w:id="1205946375">
              <w:marLeft w:val="0"/>
              <w:marRight w:val="0"/>
              <w:marTop w:val="0"/>
              <w:marBottom w:val="0"/>
              <w:divBdr>
                <w:top w:val="none" w:sz="0" w:space="0" w:color="auto"/>
                <w:left w:val="none" w:sz="0" w:space="0" w:color="auto"/>
                <w:bottom w:val="none" w:sz="0" w:space="0" w:color="auto"/>
                <w:right w:val="none" w:sz="0" w:space="0" w:color="auto"/>
              </w:divBdr>
            </w:div>
            <w:div w:id="1481851594">
              <w:marLeft w:val="0"/>
              <w:marRight w:val="0"/>
              <w:marTop w:val="0"/>
              <w:marBottom w:val="0"/>
              <w:divBdr>
                <w:top w:val="none" w:sz="0" w:space="0" w:color="auto"/>
                <w:left w:val="none" w:sz="0" w:space="0" w:color="auto"/>
                <w:bottom w:val="none" w:sz="0" w:space="0" w:color="auto"/>
                <w:right w:val="none" w:sz="0" w:space="0" w:color="auto"/>
              </w:divBdr>
            </w:div>
            <w:div w:id="1454445882">
              <w:marLeft w:val="0"/>
              <w:marRight w:val="0"/>
              <w:marTop w:val="0"/>
              <w:marBottom w:val="0"/>
              <w:divBdr>
                <w:top w:val="none" w:sz="0" w:space="0" w:color="auto"/>
                <w:left w:val="none" w:sz="0" w:space="0" w:color="auto"/>
                <w:bottom w:val="none" w:sz="0" w:space="0" w:color="auto"/>
                <w:right w:val="none" w:sz="0" w:space="0" w:color="auto"/>
              </w:divBdr>
            </w:div>
            <w:div w:id="1311058606">
              <w:marLeft w:val="0"/>
              <w:marRight w:val="0"/>
              <w:marTop w:val="0"/>
              <w:marBottom w:val="0"/>
              <w:divBdr>
                <w:top w:val="none" w:sz="0" w:space="0" w:color="auto"/>
                <w:left w:val="none" w:sz="0" w:space="0" w:color="auto"/>
                <w:bottom w:val="none" w:sz="0" w:space="0" w:color="auto"/>
                <w:right w:val="none" w:sz="0" w:space="0" w:color="auto"/>
              </w:divBdr>
            </w:div>
            <w:div w:id="1836843135">
              <w:marLeft w:val="0"/>
              <w:marRight w:val="0"/>
              <w:marTop w:val="0"/>
              <w:marBottom w:val="0"/>
              <w:divBdr>
                <w:top w:val="none" w:sz="0" w:space="0" w:color="auto"/>
                <w:left w:val="none" w:sz="0" w:space="0" w:color="auto"/>
                <w:bottom w:val="none" w:sz="0" w:space="0" w:color="auto"/>
                <w:right w:val="none" w:sz="0" w:space="0" w:color="auto"/>
              </w:divBdr>
            </w:div>
            <w:div w:id="141892086">
              <w:marLeft w:val="0"/>
              <w:marRight w:val="0"/>
              <w:marTop w:val="0"/>
              <w:marBottom w:val="0"/>
              <w:divBdr>
                <w:top w:val="none" w:sz="0" w:space="0" w:color="auto"/>
                <w:left w:val="none" w:sz="0" w:space="0" w:color="auto"/>
                <w:bottom w:val="none" w:sz="0" w:space="0" w:color="auto"/>
                <w:right w:val="none" w:sz="0" w:space="0" w:color="auto"/>
              </w:divBdr>
            </w:div>
            <w:div w:id="2019038044">
              <w:marLeft w:val="0"/>
              <w:marRight w:val="0"/>
              <w:marTop w:val="0"/>
              <w:marBottom w:val="0"/>
              <w:divBdr>
                <w:top w:val="none" w:sz="0" w:space="0" w:color="auto"/>
                <w:left w:val="none" w:sz="0" w:space="0" w:color="auto"/>
                <w:bottom w:val="none" w:sz="0" w:space="0" w:color="auto"/>
                <w:right w:val="none" w:sz="0" w:space="0" w:color="auto"/>
              </w:divBdr>
            </w:div>
            <w:div w:id="1102260658">
              <w:marLeft w:val="0"/>
              <w:marRight w:val="0"/>
              <w:marTop w:val="0"/>
              <w:marBottom w:val="0"/>
              <w:divBdr>
                <w:top w:val="none" w:sz="0" w:space="0" w:color="auto"/>
                <w:left w:val="none" w:sz="0" w:space="0" w:color="auto"/>
                <w:bottom w:val="none" w:sz="0" w:space="0" w:color="auto"/>
                <w:right w:val="none" w:sz="0" w:space="0" w:color="auto"/>
              </w:divBdr>
            </w:div>
            <w:div w:id="702294143">
              <w:marLeft w:val="0"/>
              <w:marRight w:val="0"/>
              <w:marTop w:val="0"/>
              <w:marBottom w:val="0"/>
              <w:divBdr>
                <w:top w:val="none" w:sz="0" w:space="0" w:color="auto"/>
                <w:left w:val="none" w:sz="0" w:space="0" w:color="auto"/>
                <w:bottom w:val="none" w:sz="0" w:space="0" w:color="auto"/>
                <w:right w:val="none" w:sz="0" w:space="0" w:color="auto"/>
              </w:divBdr>
            </w:div>
            <w:div w:id="809709588">
              <w:marLeft w:val="0"/>
              <w:marRight w:val="0"/>
              <w:marTop w:val="0"/>
              <w:marBottom w:val="0"/>
              <w:divBdr>
                <w:top w:val="none" w:sz="0" w:space="0" w:color="auto"/>
                <w:left w:val="none" w:sz="0" w:space="0" w:color="auto"/>
                <w:bottom w:val="none" w:sz="0" w:space="0" w:color="auto"/>
                <w:right w:val="none" w:sz="0" w:space="0" w:color="auto"/>
              </w:divBdr>
            </w:div>
            <w:div w:id="233709099">
              <w:marLeft w:val="0"/>
              <w:marRight w:val="0"/>
              <w:marTop w:val="0"/>
              <w:marBottom w:val="0"/>
              <w:divBdr>
                <w:top w:val="none" w:sz="0" w:space="0" w:color="auto"/>
                <w:left w:val="none" w:sz="0" w:space="0" w:color="auto"/>
                <w:bottom w:val="none" w:sz="0" w:space="0" w:color="auto"/>
                <w:right w:val="none" w:sz="0" w:space="0" w:color="auto"/>
              </w:divBdr>
            </w:div>
            <w:div w:id="2015834764">
              <w:marLeft w:val="0"/>
              <w:marRight w:val="0"/>
              <w:marTop w:val="0"/>
              <w:marBottom w:val="0"/>
              <w:divBdr>
                <w:top w:val="none" w:sz="0" w:space="0" w:color="auto"/>
                <w:left w:val="none" w:sz="0" w:space="0" w:color="auto"/>
                <w:bottom w:val="none" w:sz="0" w:space="0" w:color="auto"/>
                <w:right w:val="none" w:sz="0" w:space="0" w:color="auto"/>
              </w:divBdr>
            </w:div>
            <w:div w:id="764617089">
              <w:marLeft w:val="0"/>
              <w:marRight w:val="0"/>
              <w:marTop w:val="0"/>
              <w:marBottom w:val="0"/>
              <w:divBdr>
                <w:top w:val="none" w:sz="0" w:space="0" w:color="auto"/>
                <w:left w:val="none" w:sz="0" w:space="0" w:color="auto"/>
                <w:bottom w:val="none" w:sz="0" w:space="0" w:color="auto"/>
                <w:right w:val="none" w:sz="0" w:space="0" w:color="auto"/>
              </w:divBdr>
            </w:div>
            <w:div w:id="1648968727">
              <w:marLeft w:val="0"/>
              <w:marRight w:val="0"/>
              <w:marTop w:val="0"/>
              <w:marBottom w:val="0"/>
              <w:divBdr>
                <w:top w:val="none" w:sz="0" w:space="0" w:color="auto"/>
                <w:left w:val="none" w:sz="0" w:space="0" w:color="auto"/>
                <w:bottom w:val="none" w:sz="0" w:space="0" w:color="auto"/>
                <w:right w:val="none" w:sz="0" w:space="0" w:color="auto"/>
              </w:divBdr>
            </w:div>
            <w:div w:id="1369526545">
              <w:marLeft w:val="0"/>
              <w:marRight w:val="0"/>
              <w:marTop w:val="0"/>
              <w:marBottom w:val="0"/>
              <w:divBdr>
                <w:top w:val="none" w:sz="0" w:space="0" w:color="auto"/>
                <w:left w:val="none" w:sz="0" w:space="0" w:color="auto"/>
                <w:bottom w:val="none" w:sz="0" w:space="0" w:color="auto"/>
                <w:right w:val="none" w:sz="0" w:space="0" w:color="auto"/>
              </w:divBdr>
            </w:div>
            <w:div w:id="487945557">
              <w:marLeft w:val="0"/>
              <w:marRight w:val="0"/>
              <w:marTop w:val="0"/>
              <w:marBottom w:val="0"/>
              <w:divBdr>
                <w:top w:val="none" w:sz="0" w:space="0" w:color="auto"/>
                <w:left w:val="none" w:sz="0" w:space="0" w:color="auto"/>
                <w:bottom w:val="none" w:sz="0" w:space="0" w:color="auto"/>
                <w:right w:val="none" w:sz="0" w:space="0" w:color="auto"/>
              </w:divBdr>
            </w:div>
            <w:div w:id="1535387316">
              <w:marLeft w:val="0"/>
              <w:marRight w:val="0"/>
              <w:marTop w:val="0"/>
              <w:marBottom w:val="0"/>
              <w:divBdr>
                <w:top w:val="none" w:sz="0" w:space="0" w:color="auto"/>
                <w:left w:val="none" w:sz="0" w:space="0" w:color="auto"/>
                <w:bottom w:val="none" w:sz="0" w:space="0" w:color="auto"/>
                <w:right w:val="none" w:sz="0" w:space="0" w:color="auto"/>
              </w:divBdr>
            </w:div>
            <w:div w:id="1415515925">
              <w:marLeft w:val="0"/>
              <w:marRight w:val="0"/>
              <w:marTop w:val="0"/>
              <w:marBottom w:val="0"/>
              <w:divBdr>
                <w:top w:val="none" w:sz="0" w:space="0" w:color="auto"/>
                <w:left w:val="none" w:sz="0" w:space="0" w:color="auto"/>
                <w:bottom w:val="none" w:sz="0" w:space="0" w:color="auto"/>
                <w:right w:val="none" w:sz="0" w:space="0" w:color="auto"/>
              </w:divBdr>
            </w:div>
            <w:div w:id="516385873">
              <w:marLeft w:val="0"/>
              <w:marRight w:val="0"/>
              <w:marTop w:val="0"/>
              <w:marBottom w:val="0"/>
              <w:divBdr>
                <w:top w:val="none" w:sz="0" w:space="0" w:color="auto"/>
                <w:left w:val="none" w:sz="0" w:space="0" w:color="auto"/>
                <w:bottom w:val="none" w:sz="0" w:space="0" w:color="auto"/>
                <w:right w:val="none" w:sz="0" w:space="0" w:color="auto"/>
              </w:divBdr>
            </w:div>
            <w:div w:id="13725311">
              <w:marLeft w:val="0"/>
              <w:marRight w:val="0"/>
              <w:marTop w:val="0"/>
              <w:marBottom w:val="0"/>
              <w:divBdr>
                <w:top w:val="none" w:sz="0" w:space="0" w:color="auto"/>
                <w:left w:val="none" w:sz="0" w:space="0" w:color="auto"/>
                <w:bottom w:val="none" w:sz="0" w:space="0" w:color="auto"/>
                <w:right w:val="none" w:sz="0" w:space="0" w:color="auto"/>
              </w:divBdr>
            </w:div>
            <w:div w:id="345137903">
              <w:marLeft w:val="0"/>
              <w:marRight w:val="0"/>
              <w:marTop w:val="0"/>
              <w:marBottom w:val="0"/>
              <w:divBdr>
                <w:top w:val="none" w:sz="0" w:space="0" w:color="auto"/>
                <w:left w:val="none" w:sz="0" w:space="0" w:color="auto"/>
                <w:bottom w:val="none" w:sz="0" w:space="0" w:color="auto"/>
                <w:right w:val="none" w:sz="0" w:space="0" w:color="auto"/>
              </w:divBdr>
            </w:div>
            <w:div w:id="318467623">
              <w:marLeft w:val="0"/>
              <w:marRight w:val="0"/>
              <w:marTop w:val="0"/>
              <w:marBottom w:val="0"/>
              <w:divBdr>
                <w:top w:val="none" w:sz="0" w:space="0" w:color="auto"/>
                <w:left w:val="none" w:sz="0" w:space="0" w:color="auto"/>
                <w:bottom w:val="none" w:sz="0" w:space="0" w:color="auto"/>
                <w:right w:val="none" w:sz="0" w:space="0" w:color="auto"/>
              </w:divBdr>
            </w:div>
            <w:div w:id="2117669922">
              <w:marLeft w:val="0"/>
              <w:marRight w:val="0"/>
              <w:marTop w:val="0"/>
              <w:marBottom w:val="0"/>
              <w:divBdr>
                <w:top w:val="none" w:sz="0" w:space="0" w:color="auto"/>
                <w:left w:val="none" w:sz="0" w:space="0" w:color="auto"/>
                <w:bottom w:val="none" w:sz="0" w:space="0" w:color="auto"/>
                <w:right w:val="none" w:sz="0" w:space="0" w:color="auto"/>
              </w:divBdr>
            </w:div>
            <w:div w:id="1677921346">
              <w:marLeft w:val="0"/>
              <w:marRight w:val="0"/>
              <w:marTop w:val="0"/>
              <w:marBottom w:val="0"/>
              <w:divBdr>
                <w:top w:val="none" w:sz="0" w:space="0" w:color="auto"/>
                <w:left w:val="none" w:sz="0" w:space="0" w:color="auto"/>
                <w:bottom w:val="none" w:sz="0" w:space="0" w:color="auto"/>
                <w:right w:val="none" w:sz="0" w:space="0" w:color="auto"/>
              </w:divBdr>
            </w:div>
            <w:div w:id="1243180720">
              <w:marLeft w:val="0"/>
              <w:marRight w:val="0"/>
              <w:marTop w:val="0"/>
              <w:marBottom w:val="0"/>
              <w:divBdr>
                <w:top w:val="none" w:sz="0" w:space="0" w:color="auto"/>
                <w:left w:val="none" w:sz="0" w:space="0" w:color="auto"/>
                <w:bottom w:val="none" w:sz="0" w:space="0" w:color="auto"/>
                <w:right w:val="none" w:sz="0" w:space="0" w:color="auto"/>
              </w:divBdr>
            </w:div>
            <w:div w:id="103423008">
              <w:marLeft w:val="0"/>
              <w:marRight w:val="0"/>
              <w:marTop w:val="0"/>
              <w:marBottom w:val="0"/>
              <w:divBdr>
                <w:top w:val="none" w:sz="0" w:space="0" w:color="auto"/>
                <w:left w:val="none" w:sz="0" w:space="0" w:color="auto"/>
                <w:bottom w:val="none" w:sz="0" w:space="0" w:color="auto"/>
                <w:right w:val="none" w:sz="0" w:space="0" w:color="auto"/>
              </w:divBdr>
            </w:div>
            <w:div w:id="403991391">
              <w:marLeft w:val="0"/>
              <w:marRight w:val="0"/>
              <w:marTop w:val="0"/>
              <w:marBottom w:val="0"/>
              <w:divBdr>
                <w:top w:val="none" w:sz="0" w:space="0" w:color="auto"/>
                <w:left w:val="none" w:sz="0" w:space="0" w:color="auto"/>
                <w:bottom w:val="none" w:sz="0" w:space="0" w:color="auto"/>
                <w:right w:val="none" w:sz="0" w:space="0" w:color="auto"/>
              </w:divBdr>
            </w:div>
            <w:div w:id="953439220">
              <w:marLeft w:val="0"/>
              <w:marRight w:val="0"/>
              <w:marTop w:val="0"/>
              <w:marBottom w:val="0"/>
              <w:divBdr>
                <w:top w:val="none" w:sz="0" w:space="0" w:color="auto"/>
                <w:left w:val="none" w:sz="0" w:space="0" w:color="auto"/>
                <w:bottom w:val="none" w:sz="0" w:space="0" w:color="auto"/>
                <w:right w:val="none" w:sz="0" w:space="0" w:color="auto"/>
              </w:divBdr>
            </w:div>
            <w:div w:id="1165897092">
              <w:marLeft w:val="0"/>
              <w:marRight w:val="0"/>
              <w:marTop w:val="0"/>
              <w:marBottom w:val="0"/>
              <w:divBdr>
                <w:top w:val="none" w:sz="0" w:space="0" w:color="auto"/>
                <w:left w:val="none" w:sz="0" w:space="0" w:color="auto"/>
                <w:bottom w:val="none" w:sz="0" w:space="0" w:color="auto"/>
                <w:right w:val="none" w:sz="0" w:space="0" w:color="auto"/>
              </w:divBdr>
            </w:div>
            <w:div w:id="652876082">
              <w:marLeft w:val="0"/>
              <w:marRight w:val="0"/>
              <w:marTop w:val="0"/>
              <w:marBottom w:val="0"/>
              <w:divBdr>
                <w:top w:val="none" w:sz="0" w:space="0" w:color="auto"/>
                <w:left w:val="none" w:sz="0" w:space="0" w:color="auto"/>
                <w:bottom w:val="none" w:sz="0" w:space="0" w:color="auto"/>
                <w:right w:val="none" w:sz="0" w:space="0" w:color="auto"/>
              </w:divBdr>
            </w:div>
            <w:div w:id="605238391">
              <w:marLeft w:val="0"/>
              <w:marRight w:val="0"/>
              <w:marTop w:val="0"/>
              <w:marBottom w:val="0"/>
              <w:divBdr>
                <w:top w:val="none" w:sz="0" w:space="0" w:color="auto"/>
                <w:left w:val="none" w:sz="0" w:space="0" w:color="auto"/>
                <w:bottom w:val="none" w:sz="0" w:space="0" w:color="auto"/>
                <w:right w:val="none" w:sz="0" w:space="0" w:color="auto"/>
              </w:divBdr>
            </w:div>
            <w:div w:id="1361929356">
              <w:marLeft w:val="0"/>
              <w:marRight w:val="0"/>
              <w:marTop w:val="0"/>
              <w:marBottom w:val="0"/>
              <w:divBdr>
                <w:top w:val="none" w:sz="0" w:space="0" w:color="auto"/>
                <w:left w:val="none" w:sz="0" w:space="0" w:color="auto"/>
                <w:bottom w:val="none" w:sz="0" w:space="0" w:color="auto"/>
                <w:right w:val="none" w:sz="0" w:space="0" w:color="auto"/>
              </w:divBdr>
            </w:div>
            <w:div w:id="164666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853760">
      <w:bodyDiv w:val="1"/>
      <w:marLeft w:val="0"/>
      <w:marRight w:val="0"/>
      <w:marTop w:val="0"/>
      <w:marBottom w:val="0"/>
      <w:divBdr>
        <w:top w:val="none" w:sz="0" w:space="0" w:color="auto"/>
        <w:left w:val="none" w:sz="0" w:space="0" w:color="auto"/>
        <w:bottom w:val="none" w:sz="0" w:space="0" w:color="auto"/>
        <w:right w:val="none" w:sz="0" w:space="0" w:color="auto"/>
      </w:divBdr>
      <w:divsChild>
        <w:div w:id="1899852398">
          <w:marLeft w:val="0"/>
          <w:marRight w:val="0"/>
          <w:marTop w:val="0"/>
          <w:marBottom w:val="0"/>
          <w:divBdr>
            <w:top w:val="none" w:sz="0" w:space="0" w:color="auto"/>
            <w:left w:val="none" w:sz="0" w:space="0" w:color="auto"/>
            <w:bottom w:val="none" w:sz="0" w:space="0" w:color="auto"/>
            <w:right w:val="none" w:sz="0" w:space="0" w:color="auto"/>
          </w:divBdr>
        </w:div>
      </w:divsChild>
    </w:div>
    <w:div w:id="468284331">
      <w:bodyDiv w:val="1"/>
      <w:marLeft w:val="0"/>
      <w:marRight w:val="0"/>
      <w:marTop w:val="0"/>
      <w:marBottom w:val="0"/>
      <w:divBdr>
        <w:top w:val="none" w:sz="0" w:space="0" w:color="auto"/>
        <w:left w:val="none" w:sz="0" w:space="0" w:color="auto"/>
        <w:bottom w:val="none" w:sz="0" w:space="0" w:color="auto"/>
        <w:right w:val="none" w:sz="0" w:space="0" w:color="auto"/>
      </w:divBdr>
      <w:divsChild>
        <w:div w:id="1767728212">
          <w:marLeft w:val="0"/>
          <w:marRight w:val="0"/>
          <w:marTop w:val="0"/>
          <w:marBottom w:val="0"/>
          <w:divBdr>
            <w:top w:val="none" w:sz="0" w:space="0" w:color="auto"/>
            <w:left w:val="none" w:sz="0" w:space="0" w:color="auto"/>
            <w:bottom w:val="none" w:sz="0" w:space="0" w:color="auto"/>
            <w:right w:val="none" w:sz="0" w:space="0" w:color="auto"/>
          </w:divBdr>
          <w:divsChild>
            <w:div w:id="324355585">
              <w:marLeft w:val="0"/>
              <w:marRight w:val="0"/>
              <w:marTop w:val="0"/>
              <w:marBottom w:val="0"/>
              <w:divBdr>
                <w:top w:val="none" w:sz="0" w:space="0" w:color="auto"/>
                <w:left w:val="none" w:sz="0" w:space="0" w:color="auto"/>
                <w:bottom w:val="none" w:sz="0" w:space="0" w:color="auto"/>
                <w:right w:val="none" w:sz="0" w:space="0" w:color="auto"/>
              </w:divBdr>
            </w:div>
            <w:div w:id="878397442">
              <w:marLeft w:val="0"/>
              <w:marRight w:val="0"/>
              <w:marTop w:val="0"/>
              <w:marBottom w:val="0"/>
              <w:divBdr>
                <w:top w:val="none" w:sz="0" w:space="0" w:color="auto"/>
                <w:left w:val="none" w:sz="0" w:space="0" w:color="auto"/>
                <w:bottom w:val="none" w:sz="0" w:space="0" w:color="auto"/>
                <w:right w:val="none" w:sz="0" w:space="0" w:color="auto"/>
              </w:divBdr>
            </w:div>
            <w:div w:id="279924340">
              <w:marLeft w:val="0"/>
              <w:marRight w:val="0"/>
              <w:marTop w:val="0"/>
              <w:marBottom w:val="0"/>
              <w:divBdr>
                <w:top w:val="none" w:sz="0" w:space="0" w:color="auto"/>
                <w:left w:val="none" w:sz="0" w:space="0" w:color="auto"/>
                <w:bottom w:val="none" w:sz="0" w:space="0" w:color="auto"/>
                <w:right w:val="none" w:sz="0" w:space="0" w:color="auto"/>
              </w:divBdr>
            </w:div>
            <w:div w:id="1749618743">
              <w:marLeft w:val="0"/>
              <w:marRight w:val="0"/>
              <w:marTop w:val="0"/>
              <w:marBottom w:val="0"/>
              <w:divBdr>
                <w:top w:val="none" w:sz="0" w:space="0" w:color="auto"/>
                <w:left w:val="none" w:sz="0" w:space="0" w:color="auto"/>
                <w:bottom w:val="none" w:sz="0" w:space="0" w:color="auto"/>
                <w:right w:val="none" w:sz="0" w:space="0" w:color="auto"/>
              </w:divBdr>
            </w:div>
            <w:div w:id="372853344">
              <w:marLeft w:val="0"/>
              <w:marRight w:val="0"/>
              <w:marTop w:val="0"/>
              <w:marBottom w:val="0"/>
              <w:divBdr>
                <w:top w:val="none" w:sz="0" w:space="0" w:color="auto"/>
                <w:left w:val="none" w:sz="0" w:space="0" w:color="auto"/>
                <w:bottom w:val="none" w:sz="0" w:space="0" w:color="auto"/>
                <w:right w:val="none" w:sz="0" w:space="0" w:color="auto"/>
              </w:divBdr>
            </w:div>
            <w:div w:id="1797794349">
              <w:marLeft w:val="0"/>
              <w:marRight w:val="0"/>
              <w:marTop w:val="0"/>
              <w:marBottom w:val="0"/>
              <w:divBdr>
                <w:top w:val="none" w:sz="0" w:space="0" w:color="auto"/>
                <w:left w:val="none" w:sz="0" w:space="0" w:color="auto"/>
                <w:bottom w:val="none" w:sz="0" w:space="0" w:color="auto"/>
                <w:right w:val="none" w:sz="0" w:space="0" w:color="auto"/>
              </w:divBdr>
            </w:div>
            <w:div w:id="231307125">
              <w:marLeft w:val="0"/>
              <w:marRight w:val="0"/>
              <w:marTop w:val="0"/>
              <w:marBottom w:val="0"/>
              <w:divBdr>
                <w:top w:val="none" w:sz="0" w:space="0" w:color="auto"/>
                <w:left w:val="none" w:sz="0" w:space="0" w:color="auto"/>
                <w:bottom w:val="none" w:sz="0" w:space="0" w:color="auto"/>
                <w:right w:val="none" w:sz="0" w:space="0" w:color="auto"/>
              </w:divBdr>
            </w:div>
            <w:div w:id="1914000279">
              <w:marLeft w:val="0"/>
              <w:marRight w:val="0"/>
              <w:marTop w:val="0"/>
              <w:marBottom w:val="0"/>
              <w:divBdr>
                <w:top w:val="none" w:sz="0" w:space="0" w:color="auto"/>
                <w:left w:val="none" w:sz="0" w:space="0" w:color="auto"/>
                <w:bottom w:val="none" w:sz="0" w:space="0" w:color="auto"/>
                <w:right w:val="none" w:sz="0" w:space="0" w:color="auto"/>
              </w:divBdr>
            </w:div>
            <w:div w:id="1834368864">
              <w:marLeft w:val="0"/>
              <w:marRight w:val="0"/>
              <w:marTop w:val="0"/>
              <w:marBottom w:val="0"/>
              <w:divBdr>
                <w:top w:val="none" w:sz="0" w:space="0" w:color="auto"/>
                <w:left w:val="none" w:sz="0" w:space="0" w:color="auto"/>
                <w:bottom w:val="none" w:sz="0" w:space="0" w:color="auto"/>
                <w:right w:val="none" w:sz="0" w:space="0" w:color="auto"/>
              </w:divBdr>
            </w:div>
            <w:div w:id="1723942543">
              <w:marLeft w:val="0"/>
              <w:marRight w:val="0"/>
              <w:marTop w:val="0"/>
              <w:marBottom w:val="0"/>
              <w:divBdr>
                <w:top w:val="none" w:sz="0" w:space="0" w:color="auto"/>
                <w:left w:val="none" w:sz="0" w:space="0" w:color="auto"/>
                <w:bottom w:val="none" w:sz="0" w:space="0" w:color="auto"/>
                <w:right w:val="none" w:sz="0" w:space="0" w:color="auto"/>
              </w:divBdr>
            </w:div>
            <w:div w:id="1806965544">
              <w:marLeft w:val="0"/>
              <w:marRight w:val="0"/>
              <w:marTop w:val="0"/>
              <w:marBottom w:val="0"/>
              <w:divBdr>
                <w:top w:val="none" w:sz="0" w:space="0" w:color="auto"/>
                <w:left w:val="none" w:sz="0" w:space="0" w:color="auto"/>
                <w:bottom w:val="none" w:sz="0" w:space="0" w:color="auto"/>
                <w:right w:val="none" w:sz="0" w:space="0" w:color="auto"/>
              </w:divBdr>
            </w:div>
            <w:div w:id="1532256946">
              <w:marLeft w:val="0"/>
              <w:marRight w:val="0"/>
              <w:marTop w:val="0"/>
              <w:marBottom w:val="0"/>
              <w:divBdr>
                <w:top w:val="none" w:sz="0" w:space="0" w:color="auto"/>
                <w:left w:val="none" w:sz="0" w:space="0" w:color="auto"/>
                <w:bottom w:val="none" w:sz="0" w:space="0" w:color="auto"/>
                <w:right w:val="none" w:sz="0" w:space="0" w:color="auto"/>
              </w:divBdr>
            </w:div>
            <w:div w:id="188351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475658">
      <w:bodyDiv w:val="1"/>
      <w:marLeft w:val="0"/>
      <w:marRight w:val="0"/>
      <w:marTop w:val="0"/>
      <w:marBottom w:val="0"/>
      <w:divBdr>
        <w:top w:val="none" w:sz="0" w:space="0" w:color="auto"/>
        <w:left w:val="none" w:sz="0" w:space="0" w:color="auto"/>
        <w:bottom w:val="none" w:sz="0" w:space="0" w:color="auto"/>
        <w:right w:val="none" w:sz="0" w:space="0" w:color="auto"/>
      </w:divBdr>
      <w:divsChild>
        <w:div w:id="1989286665">
          <w:marLeft w:val="0"/>
          <w:marRight w:val="0"/>
          <w:marTop w:val="0"/>
          <w:marBottom w:val="0"/>
          <w:divBdr>
            <w:top w:val="none" w:sz="0" w:space="0" w:color="auto"/>
            <w:left w:val="none" w:sz="0" w:space="0" w:color="auto"/>
            <w:bottom w:val="none" w:sz="0" w:space="0" w:color="auto"/>
            <w:right w:val="none" w:sz="0" w:space="0" w:color="auto"/>
          </w:divBdr>
        </w:div>
        <w:div w:id="894195333">
          <w:marLeft w:val="0"/>
          <w:marRight w:val="0"/>
          <w:marTop w:val="0"/>
          <w:marBottom w:val="0"/>
          <w:divBdr>
            <w:top w:val="none" w:sz="0" w:space="0" w:color="auto"/>
            <w:left w:val="none" w:sz="0" w:space="0" w:color="auto"/>
            <w:bottom w:val="none" w:sz="0" w:space="0" w:color="auto"/>
            <w:right w:val="none" w:sz="0" w:space="0" w:color="auto"/>
          </w:divBdr>
        </w:div>
        <w:div w:id="1298754231">
          <w:marLeft w:val="0"/>
          <w:marRight w:val="0"/>
          <w:marTop w:val="0"/>
          <w:marBottom w:val="0"/>
          <w:divBdr>
            <w:top w:val="none" w:sz="0" w:space="0" w:color="auto"/>
            <w:left w:val="none" w:sz="0" w:space="0" w:color="auto"/>
            <w:bottom w:val="none" w:sz="0" w:space="0" w:color="auto"/>
            <w:right w:val="none" w:sz="0" w:space="0" w:color="auto"/>
          </w:divBdr>
        </w:div>
        <w:div w:id="356126918">
          <w:marLeft w:val="0"/>
          <w:marRight w:val="0"/>
          <w:marTop w:val="0"/>
          <w:marBottom w:val="0"/>
          <w:divBdr>
            <w:top w:val="none" w:sz="0" w:space="0" w:color="auto"/>
            <w:left w:val="none" w:sz="0" w:space="0" w:color="auto"/>
            <w:bottom w:val="none" w:sz="0" w:space="0" w:color="auto"/>
            <w:right w:val="none" w:sz="0" w:space="0" w:color="auto"/>
          </w:divBdr>
        </w:div>
      </w:divsChild>
    </w:div>
    <w:div w:id="476344548">
      <w:bodyDiv w:val="1"/>
      <w:marLeft w:val="0"/>
      <w:marRight w:val="0"/>
      <w:marTop w:val="0"/>
      <w:marBottom w:val="0"/>
      <w:divBdr>
        <w:top w:val="none" w:sz="0" w:space="0" w:color="auto"/>
        <w:left w:val="none" w:sz="0" w:space="0" w:color="auto"/>
        <w:bottom w:val="none" w:sz="0" w:space="0" w:color="auto"/>
        <w:right w:val="none" w:sz="0" w:space="0" w:color="auto"/>
      </w:divBdr>
      <w:divsChild>
        <w:div w:id="1522545758">
          <w:marLeft w:val="0"/>
          <w:marRight w:val="0"/>
          <w:marTop w:val="0"/>
          <w:marBottom w:val="0"/>
          <w:divBdr>
            <w:top w:val="none" w:sz="0" w:space="0" w:color="auto"/>
            <w:left w:val="none" w:sz="0" w:space="0" w:color="auto"/>
            <w:bottom w:val="none" w:sz="0" w:space="0" w:color="auto"/>
            <w:right w:val="none" w:sz="0" w:space="0" w:color="auto"/>
          </w:divBdr>
        </w:div>
      </w:divsChild>
    </w:div>
    <w:div w:id="481388015">
      <w:bodyDiv w:val="1"/>
      <w:marLeft w:val="0"/>
      <w:marRight w:val="0"/>
      <w:marTop w:val="0"/>
      <w:marBottom w:val="0"/>
      <w:divBdr>
        <w:top w:val="none" w:sz="0" w:space="0" w:color="auto"/>
        <w:left w:val="none" w:sz="0" w:space="0" w:color="auto"/>
        <w:bottom w:val="none" w:sz="0" w:space="0" w:color="auto"/>
        <w:right w:val="none" w:sz="0" w:space="0" w:color="auto"/>
      </w:divBdr>
      <w:divsChild>
        <w:div w:id="666447762">
          <w:marLeft w:val="0"/>
          <w:marRight w:val="0"/>
          <w:marTop w:val="0"/>
          <w:marBottom w:val="0"/>
          <w:divBdr>
            <w:top w:val="none" w:sz="0" w:space="0" w:color="auto"/>
            <w:left w:val="none" w:sz="0" w:space="0" w:color="auto"/>
            <w:bottom w:val="none" w:sz="0" w:space="0" w:color="auto"/>
            <w:right w:val="none" w:sz="0" w:space="0" w:color="auto"/>
          </w:divBdr>
          <w:divsChild>
            <w:div w:id="1254241005">
              <w:marLeft w:val="0"/>
              <w:marRight w:val="0"/>
              <w:marTop w:val="0"/>
              <w:marBottom w:val="0"/>
              <w:divBdr>
                <w:top w:val="none" w:sz="0" w:space="0" w:color="auto"/>
                <w:left w:val="none" w:sz="0" w:space="0" w:color="auto"/>
                <w:bottom w:val="none" w:sz="0" w:space="0" w:color="auto"/>
                <w:right w:val="none" w:sz="0" w:space="0" w:color="auto"/>
              </w:divBdr>
            </w:div>
            <w:div w:id="1055815122">
              <w:marLeft w:val="0"/>
              <w:marRight w:val="0"/>
              <w:marTop w:val="0"/>
              <w:marBottom w:val="0"/>
              <w:divBdr>
                <w:top w:val="none" w:sz="0" w:space="0" w:color="auto"/>
                <w:left w:val="none" w:sz="0" w:space="0" w:color="auto"/>
                <w:bottom w:val="none" w:sz="0" w:space="0" w:color="auto"/>
                <w:right w:val="none" w:sz="0" w:space="0" w:color="auto"/>
              </w:divBdr>
            </w:div>
            <w:div w:id="687490841">
              <w:marLeft w:val="0"/>
              <w:marRight w:val="0"/>
              <w:marTop w:val="0"/>
              <w:marBottom w:val="0"/>
              <w:divBdr>
                <w:top w:val="none" w:sz="0" w:space="0" w:color="auto"/>
                <w:left w:val="none" w:sz="0" w:space="0" w:color="auto"/>
                <w:bottom w:val="none" w:sz="0" w:space="0" w:color="auto"/>
                <w:right w:val="none" w:sz="0" w:space="0" w:color="auto"/>
              </w:divBdr>
            </w:div>
            <w:div w:id="957487928">
              <w:marLeft w:val="0"/>
              <w:marRight w:val="0"/>
              <w:marTop w:val="0"/>
              <w:marBottom w:val="0"/>
              <w:divBdr>
                <w:top w:val="none" w:sz="0" w:space="0" w:color="auto"/>
                <w:left w:val="none" w:sz="0" w:space="0" w:color="auto"/>
                <w:bottom w:val="none" w:sz="0" w:space="0" w:color="auto"/>
                <w:right w:val="none" w:sz="0" w:space="0" w:color="auto"/>
              </w:divBdr>
            </w:div>
            <w:div w:id="1411540376">
              <w:marLeft w:val="0"/>
              <w:marRight w:val="0"/>
              <w:marTop w:val="0"/>
              <w:marBottom w:val="0"/>
              <w:divBdr>
                <w:top w:val="none" w:sz="0" w:space="0" w:color="auto"/>
                <w:left w:val="none" w:sz="0" w:space="0" w:color="auto"/>
                <w:bottom w:val="none" w:sz="0" w:space="0" w:color="auto"/>
                <w:right w:val="none" w:sz="0" w:space="0" w:color="auto"/>
              </w:divBdr>
            </w:div>
            <w:div w:id="273444695">
              <w:marLeft w:val="0"/>
              <w:marRight w:val="0"/>
              <w:marTop w:val="0"/>
              <w:marBottom w:val="0"/>
              <w:divBdr>
                <w:top w:val="none" w:sz="0" w:space="0" w:color="auto"/>
                <w:left w:val="none" w:sz="0" w:space="0" w:color="auto"/>
                <w:bottom w:val="none" w:sz="0" w:space="0" w:color="auto"/>
                <w:right w:val="none" w:sz="0" w:space="0" w:color="auto"/>
              </w:divBdr>
            </w:div>
            <w:div w:id="20935348">
              <w:marLeft w:val="0"/>
              <w:marRight w:val="0"/>
              <w:marTop w:val="0"/>
              <w:marBottom w:val="0"/>
              <w:divBdr>
                <w:top w:val="none" w:sz="0" w:space="0" w:color="auto"/>
                <w:left w:val="none" w:sz="0" w:space="0" w:color="auto"/>
                <w:bottom w:val="none" w:sz="0" w:space="0" w:color="auto"/>
                <w:right w:val="none" w:sz="0" w:space="0" w:color="auto"/>
              </w:divBdr>
            </w:div>
            <w:div w:id="121850958">
              <w:marLeft w:val="0"/>
              <w:marRight w:val="0"/>
              <w:marTop w:val="0"/>
              <w:marBottom w:val="0"/>
              <w:divBdr>
                <w:top w:val="none" w:sz="0" w:space="0" w:color="auto"/>
                <w:left w:val="none" w:sz="0" w:space="0" w:color="auto"/>
                <w:bottom w:val="none" w:sz="0" w:space="0" w:color="auto"/>
                <w:right w:val="none" w:sz="0" w:space="0" w:color="auto"/>
              </w:divBdr>
            </w:div>
            <w:div w:id="1882280694">
              <w:marLeft w:val="0"/>
              <w:marRight w:val="0"/>
              <w:marTop w:val="0"/>
              <w:marBottom w:val="0"/>
              <w:divBdr>
                <w:top w:val="none" w:sz="0" w:space="0" w:color="auto"/>
                <w:left w:val="none" w:sz="0" w:space="0" w:color="auto"/>
                <w:bottom w:val="none" w:sz="0" w:space="0" w:color="auto"/>
                <w:right w:val="none" w:sz="0" w:space="0" w:color="auto"/>
              </w:divBdr>
            </w:div>
            <w:div w:id="908342145">
              <w:marLeft w:val="0"/>
              <w:marRight w:val="0"/>
              <w:marTop w:val="0"/>
              <w:marBottom w:val="0"/>
              <w:divBdr>
                <w:top w:val="none" w:sz="0" w:space="0" w:color="auto"/>
                <w:left w:val="none" w:sz="0" w:space="0" w:color="auto"/>
                <w:bottom w:val="none" w:sz="0" w:space="0" w:color="auto"/>
                <w:right w:val="none" w:sz="0" w:space="0" w:color="auto"/>
              </w:divBdr>
            </w:div>
            <w:div w:id="1804809549">
              <w:marLeft w:val="0"/>
              <w:marRight w:val="0"/>
              <w:marTop w:val="0"/>
              <w:marBottom w:val="0"/>
              <w:divBdr>
                <w:top w:val="none" w:sz="0" w:space="0" w:color="auto"/>
                <w:left w:val="none" w:sz="0" w:space="0" w:color="auto"/>
                <w:bottom w:val="none" w:sz="0" w:space="0" w:color="auto"/>
                <w:right w:val="none" w:sz="0" w:space="0" w:color="auto"/>
              </w:divBdr>
            </w:div>
            <w:div w:id="1611624214">
              <w:blockQuote w:val="1"/>
              <w:marLeft w:val="720"/>
              <w:marRight w:val="720"/>
              <w:marTop w:val="100"/>
              <w:marBottom w:val="100"/>
              <w:divBdr>
                <w:top w:val="none" w:sz="0" w:space="0" w:color="auto"/>
                <w:left w:val="none" w:sz="0" w:space="0" w:color="auto"/>
                <w:bottom w:val="none" w:sz="0" w:space="0" w:color="auto"/>
                <w:right w:val="none" w:sz="0" w:space="0" w:color="auto"/>
              </w:divBdr>
            </w:div>
            <w:div w:id="1193762015">
              <w:marLeft w:val="0"/>
              <w:marRight w:val="0"/>
              <w:marTop w:val="0"/>
              <w:marBottom w:val="0"/>
              <w:divBdr>
                <w:top w:val="none" w:sz="0" w:space="0" w:color="auto"/>
                <w:left w:val="none" w:sz="0" w:space="0" w:color="auto"/>
                <w:bottom w:val="none" w:sz="0" w:space="0" w:color="auto"/>
                <w:right w:val="none" w:sz="0" w:space="0" w:color="auto"/>
              </w:divBdr>
            </w:div>
            <w:div w:id="1941793407">
              <w:marLeft w:val="0"/>
              <w:marRight w:val="0"/>
              <w:marTop w:val="0"/>
              <w:marBottom w:val="0"/>
              <w:divBdr>
                <w:top w:val="none" w:sz="0" w:space="0" w:color="auto"/>
                <w:left w:val="none" w:sz="0" w:space="0" w:color="auto"/>
                <w:bottom w:val="none" w:sz="0" w:space="0" w:color="auto"/>
                <w:right w:val="none" w:sz="0" w:space="0" w:color="auto"/>
              </w:divBdr>
            </w:div>
            <w:div w:id="698550140">
              <w:marLeft w:val="0"/>
              <w:marRight w:val="0"/>
              <w:marTop w:val="0"/>
              <w:marBottom w:val="0"/>
              <w:divBdr>
                <w:top w:val="none" w:sz="0" w:space="0" w:color="auto"/>
                <w:left w:val="none" w:sz="0" w:space="0" w:color="auto"/>
                <w:bottom w:val="none" w:sz="0" w:space="0" w:color="auto"/>
                <w:right w:val="none" w:sz="0" w:space="0" w:color="auto"/>
              </w:divBdr>
            </w:div>
            <w:div w:id="685525031">
              <w:marLeft w:val="0"/>
              <w:marRight w:val="0"/>
              <w:marTop w:val="0"/>
              <w:marBottom w:val="0"/>
              <w:divBdr>
                <w:top w:val="none" w:sz="0" w:space="0" w:color="auto"/>
                <w:left w:val="none" w:sz="0" w:space="0" w:color="auto"/>
                <w:bottom w:val="none" w:sz="0" w:space="0" w:color="auto"/>
                <w:right w:val="none" w:sz="0" w:space="0" w:color="auto"/>
              </w:divBdr>
            </w:div>
            <w:div w:id="458114414">
              <w:marLeft w:val="0"/>
              <w:marRight w:val="0"/>
              <w:marTop w:val="0"/>
              <w:marBottom w:val="0"/>
              <w:divBdr>
                <w:top w:val="none" w:sz="0" w:space="0" w:color="auto"/>
                <w:left w:val="none" w:sz="0" w:space="0" w:color="auto"/>
                <w:bottom w:val="none" w:sz="0" w:space="0" w:color="auto"/>
                <w:right w:val="none" w:sz="0" w:space="0" w:color="auto"/>
              </w:divBdr>
            </w:div>
            <w:div w:id="802845158">
              <w:marLeft w:val="0"/>
              <w:marRight w:val="0"/>
              <w:marTop w:val="0"/>
              <w:marBottom w:val="0"/>
              <w:divBdr>
                <w:top w:val="none" w:sz="0" w:space="0" w:color="auto"/>
                <w:left w:val="none" w:sz="0" w:space="0" w:color="auto"/>
                <w:bottom w:val="none" w:sz="0" w:space="0" w:color="auto"/>
                <w:right w:val="none" w:sz="0" w:space="0" w:color="auto"/>
              </w:divBdr>
            </w:div>
            <w:div w:id="968584016">
              <w:marLeft w:val="0"/>
              <w:marRight w:val="0"/>
              <w:marTop w:val="0"/>
              <w:marBottom w:val="0"/>
              <w:divBdr>
                <w:top w:val="none" w:sz="0" w:space="0" w:color="auto"/>
                <w:left w:val="none" w:sz="0" w:space="0" w:color="auto"/>
                <w:bottom w:val="none" w:sz="0" w:space="0" w:color="auto"/>
                <w:right w:val="none" w:sz="0" w:space="0" w:color="auto"/>
              </w:divBdr>
            </w:div>
            <w:div w:id="2125036282">
              <w:marLeft w:val="0"/>
              <w:marRight w:val="0"/>
              <w:marTop w:val="0"/>
              <w:marBottom w:val="0"/>
              <w:divBdr>
                <w:top w:val="none" w:sz="0" w:space="0" w:color="auto"/>
                <w:left w:val="none" w:sz="0" w:space="0" w:color="auto"/>
                <w:bottom w:val="none" w:sz="0" w:space="0" w:color="auto"/>
                <w:right w:val="none" w:sz="0" w:space="0" w:color="auto"/>
              </w:divBdr>
            </w:div>
            <w:div w:id="13441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060130">
      <w:bodyDiv w:val="1"/>
      <w:marLeft w:val="0"/>
      <w:marRight w:val="0"/>
      <w:marTop w:val="0"/>
      <w:marBottom w:val="0"/>
      <w:divBdr>
        <w:top w:val="none" w:sz="0" w:space="0" w:color="auto"/>
        <w:left w:val="none" w:sz="0" w:space="0" w:color="auto"/>
        <w:bottom w:val="none" w:sz="0" w:space="0" w:color="auto"/>
        <w:right w:val="none" w:sz="0" w:space="0" w:color="auto"/>
      </w:divBdr>
      <w:divsChild>
        <w:div w:id="436677899">
          <w:marLeft w:val="0"/>
          <w:marRight w:val="0"/>
          <w:marTop w:val="0"/>
          <w:marBottom w:val="0"/>
          <w:divBdr>
            <w:top w:val="none" w:sz="0" w:space="0" w:color="auto"/>
            <w:left w:val="none" w:sz="0" w:space="0" w:color="auto"/>
            <w:bottom w:val="none" w:sz="0" w:space="0" w:color="auto"/>
            <w:right w:val="none" w:sz="0" w:space="0" w:color="auto"/>
          </w:divBdr>
        </w:div>
      </w:divsChild>
    </w:div>
    <w:div w:id="491260112">
      <w:bodyDiv w:val="1"/>
      <w:marLeft w:val="0"/>
      <w:marRight w:val="0"/>
      <w:marTop w:val="0"/>
      <w:marBottom w:val="0"/>
      <w:divBdr>
        <w:top w:val="none" w:sz="0" w:space="0" w:color="auto"/>
        <w:left w:val="none" w:sz="0" w:space="0" w:color="auto"/>
        <w:bottom w:val="none" w:sz="0" w:space="0" w:color="auto"/>
        <w:right w:val="none" w:sz="0" w:space="0" w:color="auto"/>
      </w:divBdr>
      <w:divsChild>
        <w:div w:id="2060280746">
          <w:marLeft w:val="0"/>
          <w:marRight w:val="0"/>
          <w:marTop w:val="0"/>
          <w:marBottom w:val="0"/>
          <w:divBdr>
            <w:top w:val="none" w:sz="0" w:space="0" w:color="auto"/>
            <w:left w:val="none" w:sz="0" w:space="0" w:color="auto"/>
            <w:bottom w:val="none" w:sz="0" w:space="0" w:color="auto"/>
            <w:right w:val="none" w:sz="0" w:space="0" w:color="auto"/>
          </w:divBdr>
        </w:div>
      </w:divsChild>
    </w:div>
    <w:div w:id="494958093">
      <w:bodyDiv w:val="1"/>
      <w:marLeft w:val="0"/>
      <w:marRight w:val="0"/>
      <w:marTop w:val="0"/>
      <w:marBottom w:val="0"/>
      <w:divBdr>
        <w:top w:val="none" w:sz="0" w:space="0" w:color="auto"/>
        <w:left w:val="none" w:sz="0" w:space="0" w:color="auto"/>
        <w:bottom w:val="none" w:sz="0" w:space="0" w:color="auto"/>
        <w:right w:val="none" w:sz="0" w:space="0" w:color="auto"/>
      </w:divBdr>
      <w:divsChild>
        <w:div w:id="112747344">
          <w:marLeft w:val="0"/>
          <w:marRight w:val="0"/>
          <w:marTop w:val="0"/>
          <w:marBottom w:val="0"/>
          <w:divBdr>
            <w:top w:val="none" w:sz="0" w:space="0" w:color="auto"/>
            <w:left w:val="none" w:sz="0" w:space="0" w:color="auto"/>
            <w:bottom w:val="none" w:sz="0" w:space="0" w:color="auto"/>
            <w:right w:val="none" w:sz="0" w:space="0" w:color="auto"/>
          </w:divBdr>
        </w:div>
      </w:divsChild>
    </w:div>
    <w:div w:id="497690968">
      <w:bodyDiv w:val="1"/>
      <w:marLeft w:val="0"/>
      <w:marRight w:val="0"/>
      <w:marTop w:val="0"/>
      <w:marBottom w:val="0"/>
      <w:divBdr>
        <w:top w:val="none" w:sz="0" w:space="0" w:color="auto"/>
        <w:left w:val="none" w:sz="0" w:space="0" w:color="auto"/>
        <w:bottom w:val="none" w:sz="0" w:space="0" w:color="auto"/>
        <w:right w:val="none" w:sz="0" w:space="0" w:color="auto"/>
      </w:divBdr>
      <w:divsChild>
        <w:div w:id="238371829">
          <w:marLeft w:val="0"/>
          <w:marRight w:val="0"/>
          <w:marTop w:val="0"/>
          <w:marBottom w:val="0"/>
          <w:divBdr>
            <w:top w:val="none" w:sz="0" w:space="0" w:color="auto"/>
            <w:left w:val="none" w:sz="0" w:space="0" w:color="auto"/>
            <w:bottom w:val="none" w:sz="0" w:space="0" w:color="auto"/>
            <w:right w:val="none" w:sz="0" w:space="0" w:color="auto"/>
          </w:divBdr>
          <w:divsChild>
            <w:div w:id="1086070645">
              <w:marLeft w:val="0"/>
              <w:marRight w:val="0"/>
              <w:marTop w:val="0"/>
              <w:marBottom w:val="0"/>
              <w:divBdr>
                <w:top w:val="none" w:sz="0" w:space="0" w:color="auto"/>
                <w:left w:val="none" w:sz="0" w:space="0" w:color="auto"/>
                <w:bottom w:val="none" w:sz="0" w:space="0" w:color="auto"/>
                <w:right w:val="none" w:sz="0" w:space="0" w:color="auto"/>
              </w:divBdr>
            </w:div>
            <w:div w:id="1281104707">
              <w:marLeft w:val="0"/>
              <w:marRight w:val="0"/>
              <w:marTop w:val="0"/>
              <w:marBottom w:val="0"/>
              <w:divBdr>
                <w:top w:val="none" w:sz="0" w:space="0" w:color="auto"/>
                <w:left w:val="none" w:sz="0" w:space="0" w:color="auto"/>
                <w:bottom w:val="none" w:sz="0" w:space="0" w:color="auto"/>
                <w:right w:val="none" w:sz="0" w:space="0" w:color="auto"/>
              </w:divBdr>
            </w:div>
            <w:div w:id="1506824850">
              <w:marLeft w:val="0"/>
              <w:marRight w:val="0"/>
              <w:marTop w:val="0"/>
              <w:marBottom w:val="0"/>
              <w:divBdr>
                <w:top w:val="none" w:sz="0" w:space="0" w:color="auto"/>
                <w:left w:val="none" w:sz="0" w:space="0" w:color="auto"/>
                <w:bottom w:val="none" w:sz="0" w:space="0" w:color="auto"/>
                <w:right w:val="none" w:sz="0" w:space="0" w:color="auto"/>
              </w:divBdr>
            </w:div>
            <w:div w:id="1135638055">
              <w:marLeft w:val="0"/>
              <w:marRight w:val="0"/>
              <w:marTop w:val="0"/>
              <w:marBottom w:val="0"/>
              <w:divBdr>
                <w:top w:val="none" w:sz="0" w:space="0" w:color="auto"/>
                <w:left w:val="none" w:sz="0" w:space="0" w:color="auto"/>
                <w:bottom w:val="none" w:sz="0" w:space="0" w:color="auto"/>
                <w:right w:val="none" w:sz="0" w:space="0" w:color="auto"/>
              </w:divBdr>
            </w:div>
            <w:div w:id="1586524685">
              <w:marLeft w:val="0"/>
              <w:marRight w:val="0"/>
              <w:marTop w:val="0"/>
              <w:marBottom w:val="0"/>
              <w:divBdr>
                <w:top w:val="none" w:sz="0" w:space="0" w:color="auto"/>
                <w:left w:val="none" w:sz="0" w:space="0" w:color="auto"/>
                <w:bottom w:val="none" w:sz="0" w:space="0" w:color="auto"/>
                <w:right w:val="none" w:sz="0" w:space="0" w:color="auto"/>
              </w:divBdr>
            </w:div>
            <w:div w:id="1975792779">
              <w:marLeft w:val="0"/>
              <w:marRight w:val="0"/>
              <w:marTop w:val="0"/>
              <w:marBottom w:val="0"/>
              <w:divBdr>
                <w:top w:val="none" w:sz="0" w:space="0" w:color="auto"/>
                <w:left w:val="none" w:sz="0" w:space="0" w:color="auto"/>
                <w:bottom w:val="none" w:sz="0" w:space="0" w:color="auto"/>
                <w:right w:val="none" w:sz="0" w:space="0" w:color="auto"/>
              </w:divBdr>
            </w:div>
            <w:div w:id="1609198794">
              <w:marLeft w:val="0"/>
              <w:marRight w:val="0"/>
              <w:marTop w:val="0"/>
              <w:marBottom w:val="0"/>
              <w:divBdr>
                <w:top w:val="none" w:sz="0" w:space="0" w:color="auto"/>
                <w:left w:val="none" w:sz="0" w:space="0" w:color="auto"/>
                <w:bottom w:val="none" w:sz="0" w:space="0" w:color="auto"/>
                <w:right w:val="none" w:sz="0" w:space="0" w:color="auto"/>
              </w:divBdr>
            </w:div>
            <w:div w:id="1013923546">
              <w:marLeft w:val="0"/>
              <w:marRight w:val="0"/>
              <w:marTop w:val="0"/>
              <w:marBottom w:val="0"/>
              <w:divBdr>
                <w:top w:val="none" w:sz="0" w:space="0" w:color="auto"/>
                <w:left w:val="none" w:sz="0" w:space="0" w:color="auto"/>
                <w:bottom w:val="none" w:sz="0" w:space="0" w:color="auto"/>
                <w:right w:val="none" w:sz="0" w:space="0" w:color="auto"/>
              </w:divBdr>
            </w:div>
            <w:div w:id="1345788728">
              <w:marLeft w:val="0"/>
              <w:marRight w:val="0"/>
              <w:marTop w:val="0"/>
              <w:marBottom w:val="0"/>
              <w:divBdr>
                <w:top w:val="none" w:sz="0" w:space="0" w:color="auto"/>
                <w:left w:val="none" w:sz="0" w:space="0" w:color="auto"/>
                <w:bottom w:val="none" w:sz="0" w:space="0" w:color="auto"/>
                <w:right w:val="none" w:sz="0" w:space="0" w:color="auto"/>
              </w:divBdr>
            </w:div>
            <w:div w:id="1391539520">
              <w:marLeft w:val="0"/>
              <w:marRight w:val="0"/>
              <w:marTop w:val="0"/>
              <w:marBottom w:val="0"/>
              <w:divBdr>
                <w:top w:val="none" w:sz="0" w:space="0" w:color="auto"/>
                <w:left w:val="none" w:sz="0" w:space="0" w:color="auto"/>
                <w:bottom w:val="none" w:sz="0" w:space="0" w:color="auto"/>
                <w:right w:val="none" w:sz="0" w:space="0" w:color="auto"/>
              </w:divBdr>
            </w:div>
            <w:div w:id="44724725">
              <w:marLeft w:val="0"/>
              <w:marRight w:val="0"/>
              <w:marTop w:val="0"/>
              <w:marBottom w:val="0"/>
              <w:divBdr>
                <w:top w:val="none" w:sz="0" w:space="0" w:color="auto"/>
                <w:left w:val="none" w:sz="0" w:space="0" w:color="auto"/>
                <w:bottom w:val="none" w:sz="0" w:space="0" w:color="auto"/>
                <w:right w:val="none" w:sz="0" w:space="0" w:color="auto"/>
              </w:divBdr>
            </w:div>
            <w:div w:id="1959558261">
              <w:marLeft w:val="0"/>
              <w:marRight w:val="0"/>
              <w:marTop w:val="0"/>
              <w:marBottom w:val="0"/>
              <w:divBdr>
                <w:top w:val="none" w:sz="0" w:space="0" w:color="auto"/>
                <w:left w:val="none" w:sz="0" w:space="0" w:color="auto"/>
                <w:bottom w:val="none" w:sz="0" w:space="0" w:color="auto"/>
                <w:right w:val="none" w:sz="0" w:space="0" w:color="auto"/>
              </w:divBdr>
            </w:div>
            <w:div w:id="1113209697">
              <w:marLeft w:val="0"/>
              <w:marRight w:val="0"/>
              <w:marTop w:val="0"/>
              <w:marBottom w:val="0"/>
              <w:divBdr>
                <w:top w:val="none" w:sz="0" w:space="0" w:color="auto"/>
                <w:left w:val="none" w:sz="0" w:space="0" w:color="auto"/>
                <w:bottom w:val="none" w:sz="0" w:space="0" w:color="auto"/>
                <w:right w:val="none" w:sz="0" w:space="0" w:color="auto"/>
              </w:divBdr>
            </w:div>
            <w:div w:id="324011758">
              <w:marLeft w:val="0"/>
              <w:marRight w:val="0"/>
              <w:marTop w:val="0"/>
              <w:marBottom w:val="0"/>
              <w:divBdr>
                <w:top w:val="none" w:sz="0" w:space="0" w:color="auto"/>
                <w:left w:val="none" w:sz="0" w:space="0" w:color="auto"/>
                <w:bottom w:val="none" w:sz="0" w:space="0" w:color="auto"/>
                <w:right w:val="none" w:sz="0" w:space="0" w:color="auto"/>
              </w:divBdr>
            </w:div>
            <w:div w:id="1796483648">
              <w:marLeft w:val="0"/>
              <w:marRight w:val="0"/>
              <w:marTop w:val="0"/>
              <w:marBottom w:val="0"/>
              <w:divBdr>
                <w:top w:val="none" w:sz="0" w:space="0" w:color="auto"/>
                <w:left w:val="none" w:sz="0" w:space="0" w:color="auto"/>
                <w:bottom w:val="none" w:sz="0" w:space="0" w:color="auto"/>
                <w:right w:val="none" w:sz="0" w:space="0" w:color="auto"/>
              </w:divBdr>
            </w:div>
            <w:div w:id="1603797529">
              <w:marLeft w:val="0"/>
              <w:marRight w:val="0"/>
              <w:marTop w:val="0"/>
              <w:marBottom w:val="0"/>
              <w:divBdr>
                <w:top w:val="none" w:sz="0" w:space="0" w:color="auto"/>
                <w:left w:val="none" w:sz="0" w:space="0" w:color="auto"/>
                <w:bottom w:val="none" w:sz="0" w:space="0" w:color="auto"/>
                <w:right w:val="none" w:sz="0" w:space="0" w:color="auto"/>
              </w:divBdr>
            </w:div>
            <w:div w:id="1884826385">
              <w:marLeft w:val="0"/>
              <w:marRight w:val="0"/>
              <w:marTop w:val="0"/>
              <w:marBottom w:val="0"/>
              <w:divBdr>
                <w:top w:val="none" w:sz="0" w:space="0" w:color="auto"/>
                <w:left w:val="none" w:sz="0" w:space="0" w:color="auto"/>
                <w:bottom w:val="none" w:sz="0" w:space="0" w:color="auto"/>
                <w:right w:val="none" w:sz="0" w:space="0" w:color="auto"/>
              </w:divBdr>
            </w:div>
            <w:div w:id="1191190922">
              <w:marLeft w:val="0"/>
              <w:marRight w:val="0"/>
              <w:marTop w:val="0"/>
              <w:marBottom w:val="0"/>
              <w:divBdr>
                <w:top w:val="none" w:sz="0" w:space="0" w:color="auto"/>
                <w:left w:val="none" w:sz="0" w:space="0" w:color="auto"/>
                <w:bottom w:val="none" w:sz="0" w:space="0" w:color="auto"/>
                <w:right w:val="none" w:sz="0" w:space="0" w:color="auto"/>
              </w:divBdr>
            </w:div>
            <w:div w:id="816654521">
              <w:marLeft w:val="0"/>
              <w:marRight w:val="0"/>
              <w:marTop w:val="0"/>
              <w:marBottom w:val="0"/>
              <w:divBdr>
                <w:top w:val="none" w:sz="0" w:space="0" w:color="auto"/>
                <w:left w:val="none" w:sz="0" w:space="0" w:color="auto"/>
                <w:bottom w:val="none" w:sz="0" w:space="0" w:color="auto"/>
                <w:right w:val="none" w:sz="0" w:space="0" w:color="auto"/>
              </w:divBdr>
            </w:div>
            <w:div w:id="1384601626">
              <w:marLeft w:val="0"/>
              <w:marRight w:val="0"/>
              <w:marTop w:val="0"/>
              <w:marBottom w:val="0"/>
              <w:divBdr>
                <w:top w:val="none" w:sz="0" w:space="0" w:color="auto"/>
                <w:left w:val="none" w:sz="0" w:space="0" w:color="auto"/>
                <w:bottom w:val="none" w:sz="0" w:space="0" w:color="auto"/>
                <w:right w:val="none" w:sz="0" w:space="0" w:color="auto"/>
              </w:divBdr>
            </w:div>
            <w:div w:id="65492447">
              <w:marLeft w:val="0"/>
              <w:marRight w:val="0"/>
              <w:marTop w:val="0"/>
              <w:marBottom w:val="0"/>
              <w:divBdr>
                <w:top w:val="none" w:sz="0" w:space="0" w:color="auto"/>
                <w:left w:val="none" w:sz="0" w:space="0" w:color="auto"/>
                <w:bottom w:val="none" w:sz="0" w:space="0" w:color="auto"/>
                <w:right w:val="none" w:sz="0" w:space="0" w:color="auto"/>
              </w:divBdr>
            </w:div>
            <w:div w:id="1691099695">
              <w:marLeft w:val="0"/>
              <w:marRight w:val="0"/>
              <w:marTop w:val="0"/>
              <w:marBottom w:val="0"/>
              <w:divBdr>
                <w:top w:val="none" w:sz="0" w:space="0" w:color="auto"/>
                <w:left w:val="none" w:sz="0" w:space="0" w:color="auto"/>
                <w:bottom w:val="none" w:sz="0" w:space="0" w:color="auto"/>
                <w:right w:val="none" w:sz="0" w:space="0" w:color="auto"/>
              </w:divBdr>
            </w:div>
            <w:div w:id="1798445414">
              <w:marLeft w:val="0"/>
              <w:marRight w:val="0"/>
              <w:marTop w:val="0"/>
              <w:marBottom w:val="0"/>
              <w:divBdr>
                <w:top w:val="none" w:sz="0" w:space="0" w:color="auto"/>
                <w:left w:val="none" w:sz="0" w:space="0" w:color="auto"/>
                <w:bottom w:val="none" w:sz="0" w:space="0" w:color="auto"/>
                <w:right w:val="none" w:sz="0" w:space="0" w:color="auto"/>
              </w:divBdr>
            </w:div>
            <w:div w:id="2033535571">
              <w:marLeft w:val="0"/>
              <w:marRight w:val="0"/>
              <w:marTop w:val="0"/>
              <w:marBottom w:val="0"/>
              <w:divBdr>
                <w:top w:val="none" w:sz="0" w:space="0" w:color="auto"/>
                <w:left w:val="none" w:sz="0" w:space="0" w:color="auto"/>
                <w:bottom w:val="none" w:sz="0" w:space="0" w:color="auto"/>
                <w:right w:val="none" w:sz="0" w:space="0" w:color="auto"/>
              </w:divBdr>
            </w:div>
            <w:div w:id="1801000218">
              <w:marLeft w:val="0"/>
              <w:marRight w:val="0"/>
              <w:marTop w:val="0"/>
              <w:marBottom w:val="0"/>
              <w:divBdr>
                <w:top w:val="none" w:sz="0" w:space="0" w:color="auto"/>
                <w:left w:val="none" w:sz="0" w:space="0" w:color="auto"/>
                <w:bottom w:val="none" w:sz="0" w:space="0" w:color="auto"/>
                <w:right w:val="none" w:sz="0" w:space="0" w:color="auto"/>
              </w:divBdr>
            </w:div>
            <w:div w:id="155848355">
              <w:marLeft w:val="0"/>
              <w:marRight w:val="0"/>
              <w:marTop w:val="0"/>
              <w:marBottom w:val="0"/>
              <w:divBdr>
                <w:top w:val="none" w:sz="0" w:space="0" w:color="auto"/>
                <w:left w:val="none" w:sz="0" w:space="0" w:color="auto"/>
                <w:bottom w:val="none" w:sz="0" w:space="0" w:color="auto"/>
                <w:right w:val="none" w:sz="0" w:space="0" w:color="auto"/>
              </w:divBdr>
            </w:div>
            <w:div w:id="533150979">
              <w:marLeft w:val="0"/>
              <w:marRight w:val="0"/>
              <w:marTop w:val="0"/>
              <w:marBottom w:val="0"/>
              <w:divBdr>
                <w:top w:val="none" w:sz="0" w:space="0" w:color="auto"/>
                <w:left w:val="none" w:sz="0" w:space="0" w:color="auto"/>
                <w:bottom w:val="none" w:sz="0" w:space="0" w:color="auto"/>
                <w:right w:val="none" w:sz="0" w:space="0" w:color="auto"/>
              </w:divBdr>
            </w:div>
            <w:div w:id="1139155857">
              <w:marLeft w:val="0"/>
              <w:marRight w:val="0"/>
              <w:marTop w:val="0"/>
              <w:marBottom w:val="0"/>
              <w:divBdr>
                <w:top w:val="none" w:sz="0" w:space="0" w:color="auto"/>
                <w:left w:val="none" w:sz="0" w:space="0" w:color="auto"/>
                <w:bottom w:val="none" w:sz="0" w:space="0" w:color="auto"/>
                <w:right w:val="none" w:sz="0" w:space="0" w:color="auto"/>
              </w:divBdr>
            </w:div>
            <w:div w:id="152062232">
              <w:marLeft w:val="0"/>
              <w:marRight w:val="0"/>
              <w:marTop w:val="0"/>
              <w:marBottom w:val="0"/>
              <w:divBdr>
                <w:top w:val="none" w:sz="0" w:space="0" w:color="auto"/>
                <w:left w:val="none" w:sz="0" w:space="0" w:color="auto"/>
                <w:bottom w:val="none" w:sz="0" w:space="0" w:color="auto"/>
                <w:right w:val="none" w:sz="0" w:space="0" w:color="auto"/>
              </w:divBdr>
            </w:div>
            <w:div w:id="1081833831">
              <w:marLeft w:val="0"/>
              <w:marRight w:val="0"/>
              <w:marTop w:val="0"/>
              <w:marBottom w:val="0"/>
              <w:divBdr>
                <w:top w:val="none" w:sz="0" w:space="0" w:color="auto"/>
                <w:left w:val="none" w:sz="0" w:space="0" w:color="auto"/>
                <w:bottom w:val="none" w:sz="0" w:space="0" w:color="auto"/>
                <w:right w:val="none" w:sz="0" w:space="0" w:color="auto"/>
              </w:divBdr>
            </w:div>
            <w:div w:id="540289578">
              <w:marLeft w:val="0"/>
              <w:marRight w:val="0"/>
              <w:marTop w:val="0"/>
              <w:marBottom w:val="0"/>
              <w:divBdr>
                <w:top w:val="none" w:sz="0" w:space="0" w:color="auto"/>
                <w:left w:val="none" w:sz="0" w:space="0" w:color="auto"/>
                <w:bottom w:val="none" w:sz="0" w:space="0" w:color="auto"/>
                <w:right w:val="none" w:sz="0" w:space="0" w:color="auto"/>
              </w:divBdr>
            </w:div>
            <w:div w:id="285502293">
              <w:marLeft w:val="0"/>
              <w:marRight w:val="0"/>
              <w:marTop w:val="0"/>
              <w:marBottom w:val="0"/>
              <w:divBdr>
                <w:top w:val="none" w:sz="0" w:space="0" w:color="auto"/>
                <w:left w:val="none" w:sz="0" w:space="0" w:color="auto"/>
                <w:bottom w:val="none" w:sz="0" w:space="0" w:color="auto"/>
                <w:right w:val="none" w:sz="0" w:space="0" w:color="auto"/>
              </w:divBdr>
            </w:div>
            <w:div w:id="1343512356">
              <w:marLeft w:val="0"/>
              <w:marRight w:val="0"/>
              <w:marTop w:val="0"/>
              <w:marBottom w:val="0"/>
              <w:divBdr>
                <w:top w:val="none" w:sz="0" w:space="0" w:color="auto"/>
                <w:left w:val="none" w:sz="0" w:space="0" w:color="auto"/>
                <w:bottom w:val="none" w:sz="0" w:space="0" w:color="auto"/>
                <w:right w:val="none" w:sz="0" w:space="0" w:color="auto"/>
              </w:divBdr>
            </w:div>
            <w:div w:id="312486389">
              <w:marLeft w:val="0"/>
              <w:marRight w:val="0"/>
              <w:marTop w:val="0"/>
              <w:marBottom w:val="0"/>
              <w:divBdr>
                <w:top w:val="none" w:sz="0" w:space="0" w:color="auto"/>
                <w:left w:val="none" w:sz="0" w:space="0" w:color="auto"/>
                <w:bottom w:val="none" w:sz="0" w:space="0" w:color="auto"/>
                <w:right w:val="none" w:sz="0" w:space="0" w:color="auto"/>
              </w:divBdr>
            </w:div>
            <w:div w:id="749471507">
              <w:marLeft w:val="0"/>
              <w:marRight w:val="0"/>
              <w:marTop w:val="0"/>
              <w:marBottom w:val="0"/>
              <w:divBdr>
                <w:top w:val="none" w:sz="0" w:space="0" w:color="auto"/>
                <w:left w:val="none" w:sz="0" w:space="0" w:color="auto"/>
                <w:bottom w:val="none" w:sz="0" w:space="0" w:color="auto"/>
                <w:right w:val="none" w:sz="0" w:space="0" w:color="auto"/>
              </w:divBdr>
            </w:div>
            <w:div w:id="2010518984">
              <w:marLeft w:val="0"/>
              <w:marRight w:val="0"/>
              <w:marTop w:val="0"/>
              <w:marBottom w:val="0"/>
              <w:divBdr>
                <w:top w:val="none" w:sz="0" w:space="0" w:color="auto"/>
                <w:left w:val="none" w:sz="0" w:space="0" w:color="auto"/>
                <w:bottom w:val="none" w:sz="0" w:space="0" w:color="auto"/>
                <w:right w:val="none" w:sz="0" w:space="0" w:color="auto"/>
              </w:divBdr>
            </w:div>
            <w:div w:id="518932062">
              <w:marLeft w:val="0"/>
              <w:marRight w:val="0"/>
              <w:marTop w:val="0"/>
              <w:marBottom w:val="0"/>
              <w:divBdr>
                <w:top w:val="none" w:sz="0" w:space="0" w:color="auto"/>
                <w:left w:val="none" w:sz="0" w:space="0" w:color="auto"/>
                <w:bottom w:val="none" w:sz="0" w:space="0" w:color="auto"/>
                <w:right w:val="none" w:sz="0" w:space="0" w:color="auto"/>
              </w:divBdr>
            </w:div>
            <w:div w:id="252204042">
              <w:marLeft w:val="0"/>
              <w:marRight w:val="0"/>
              <w:marTop w:val="0"/>
              <w:marBottom w:val="0"/>
              <w:divBdr>
                <w:top w:val="none" w:sz="0" w:space="0" w:color="auto"/>
                <w:left w:val="none" w:sz="0" w:space="0" w:color="auto"/>
                <w:bottom w:val="none" w:sz="0" w:space="0" w:color="auto"/>
                <w:right w:val="none" w:sz="0" w:space="0" w:color="auto"/>
              </w:divBdr>
            </w:div>
            <w:div w:id="610629596">
              <w:marLeft w:val="0"/>
              <w:marRight w:val="0"/>
              <w:marTop w:val="0"/>
              <w:marBottom w:val="0"/>
              <w:divBdr>
                <w:top w:val="none" w:sz="0" w:space="0" w:color="auto"/>
                <w:left w:val="none" w:sz="0" w:space="0" w:color="auto"/>
                <w:bottom w:val="none" w:sz="0" w:space="0" w:color="auto"/>
                <w:right w:val="none" w:sz="0" w:space="0" w:color="auto"/>
              </w:divBdr>
            </w:div>
            <w:div w:id="1786146847">
              <w:marLeft w:val="0"/>
              <w:marRight w:val="0"/>
              <w:marTop w:val="0"/>
              <w:marBottom w:val="0"/>
              <w:divBdr>
                <w:top w:val="none" w:sz="0" w:space="0" w:color="auto"/>
                <w:left w:val="none" w:sz="0" w:space="0" w:color="auto"/>
                <w:bottom w:val="none" w:sz="0" w:space="0" w:color="auto"/>
                <w:right w:val="none" w:sz="0" w:space="0" w:color="auto"/>
              </w:divBdr>
            </w:div>
            <w:div w:id="2077623509">
              <w:marLeft w:val="0"/>
              <w:marRight w:val="0"/>
              <w:marTop w:val="0"/>
              <w:marBottom w:val="0"/>
              <w:divBdr>
                <w:top w:val="none" w:sz="0" w:space="0" w:color="auto"/>
                <w:left w:val="none" w:sz="0" w:space="0" w:color="auto"/>
                <w:bottom w:val="none" w:sz="0" w:space="0" w:color="auto"/>
                <w:right w:val="none" w:sz="0" w:space="0" w:color="auto"/>
              </w:divBdr>
            </w:div>
            <w:div w:id="1542942235">
              <w:marLeft w:val="0"/>
              <w:marRight w:val="0"/>
              <w:marTop w:val="0"/>
              <w:marBottom w:val="0"/>
              <w:divBdr>
                <w:top w:val="none" w:sz="0" w:space="0" w:color="auto"/>
                <w:left w:val="none" w:sz="0" w:space="0" w:color="auto"/>
                <w:bottom w:val="none" w:sz="0" w:space="0" w:color="auto"/>
                <w:right w:val="none" w:sz="0" w:space="0" w:color="auto"/>
              </w:divBdr>
            </w:div>
            <w:div w:id="649165832">
              <w:marLeft w:val="0"/>
              <w:marRight w:val="0"/>
              <w:marTop w:val="0"/>
              <w:marBottom w:val="0"/>
              <w:divBdr>
                <w:top w:val="none" w:sz="0" w:space="0" w:color="auto"/>
                <w:left w:val="none" w:sz="0" w:space="0" w:color="auto"/>
                <w:bottom w:val="none" w:sz="0" w:space="0" w:color="auto"/>
                <w:right w:val="none" w:sz="0" w:space="0" w:color="auto"/>
              </w:divBdr>
            </w:div>
            <w:div w:id="2128574226">
              <w:marLeft w:val="0"/>
              <w:marRight w:val="0"/>
              <w:marTop w:val="0"/>
              <w:marBottom w:val="0"/>
              <w:divBdr>
                <w:top w:val="none" w:sz="0" w:space="0" w:color="auto"/>
                <w:left w:val="none" w:sz="0" w:space="0" w:color="auto"/>
                <w:bottom w:val="none" w:sz="0" w:space="0" w:color="auto"/>
                <w:right w:val="none" w:sz="0" w:space="0" w:color="auto"/>
              </w:divBdr>
            </w:div>
            <w:div w:id="399711518">
              <w:marLeft w:val="0"/>
              <w:marRight w:val="0"/>
              <w:marTop w:val="0"/>
              <w:marBottom w:val="0"/>
              <w:divBdr>
                <w:top w:val="none" w:sz="0" w:space="0" w:color="auto"/>
                <w:left w:val="none" w:sz="0" w:space="0" w:color="auto"/>
                <w:bottom w:val="none" w:sz="0" w:space="0" w:color="auto"/>
                <w:right w:val="none" w:sz="0" w:space="0" w:color="auto"/>
              </w:divBdr>
            </w:div>
            <w:div w:id="491678300">
              <w:marLeft w:val="0"/>
              <w:marRight w:val="0"/>
              <w:marTop w:val="0"/>
              <w:marBottom w:val="0"/>
              <w:divBdr>
                <w:top w:val="none" w:sz="0" w:space="0" w:color="auto"/>
                <w:left w:val="none" w:sz="0" w:space="0" w:color="auto"/>
                <w:bottom w:val="none" w:sz="0" w:space="0" w:color="auto"/>
                <w:right w:val="none" w:sz="0" w:space="0" w:color="auto"/>
              </w:divBdr>
            </w:div>
            <w:div w:id="94598538">
              <w:marLeft w:val="0"/>
              <w:marRight w:val="0"/>
              <w:marTop w:val="0"/>
              <w:marBottom w:val="0"/>
              <w:divBdr>
                <w:top w:val="none" w:sz="0" w:space="0" w:color="auto"/>
                <w:left w:val="none" w:sz="0" w:space="0" w:color="auto"/>
                <w:bottom w:val="none" w:sz="0" w:space="0" w:color="auto"/>
                <w:right w:val="none" w:sz="0" w:space="0" w:color="auto"/>
              </w:divBdr>
            </w:div>
            <w:div w:id="1389457248">
              <w:marLeft w:val="0"/>
              <w:marRight w:val="0"/>
              <w:marTop w:val="0"/>
              <w:marBottom w:val="0"/>
              <w:divBdr>
                <w:top w:val="none" w:sz="0" w:space="0" w:color="auto"/>
                <w:left w:val="none" w:sz="0" w:space="0" w:color="auto"/>
                <w:bottom w:val="none" w:sz="0" w:space="0" w:color="auto"/>
                <w:right w:val="none" w:sz="0" w:space="0" w:color="auto"/>
              </w:divBdr>
            </w:div>
            <w:div w:id="1519461589">
              <w:marLeft w:val="0"/>
              <w:marRight w:val="0"/>
              <w:marTop w:val="0"/>
              <w:marBottom w:val="0"/>
              <w:divBdr>
                <w:top w:val="none" w:sz="0" w:space="0" w:color="auto"/>
                <w:left w:val="none" w:sz="0" w:space="0" w:color="auto"/>
                <w:bottom w:val="none" w:sz="0" w:space="0" w:color="auto"/>
                <w:right w:val="none" w:sz="0" w:space="0" w:color="auto"/>
              </w:divBdr>
            </w:div>
            <w:div w:id="232666851">
              <w:marLeft w:val="0"/>
              <w:marRight w:val="0"/>
              <w:marTop w:val="0"/>
              <w:marBottom w:val="0"/>
              <w:divBdr>
                <w:top w:val="none" w:sz="0" w:space="0" w:color="auto"/>
                <w:left w:val="none" w:sz="0" w:space="0" w:color="auto"/>
                <w:bottom w:val="none" w:sz="0" w:space="0" w:color="auto"/>
                <w:right w:val="none" w:sz="0" w:space="0" w:color="auto"/>
              </w:divBdr>
            </w:div>
            <w:div w:id="826550515">
              <w:marLeft w:val="0"/>
              <w:marRight w:val="0"/>
              <w:marTop w:val="0"/>
              <w:marBottom w:val="0"/>
              <w:divBdr>
                <w:top w:val="none" w:sz="0" w:space="0" w:color="auto"/>
                <w:left w:val="none" w:sz="0" w:space="0" w:color="auto"/>
                <w:bottom w:val="none" w:sz="0" w:space="0" w:color="auto"/>
                <w:right w:val="none" w:sz="0" w:space="0" w:color="auto"/>
              </w:divBdr>
            </w:div>
            <w:div w:id="211112370">
              <w:marLeft w:val="0"/>
              <w:marRight w:val="0"/>
              <w:marTop w:val="0"/>
              <w:marBottom w:val="0"/>
              <w:divBdr>
                <w:top w:val="none" w:sz="0" w:space="0" w:color="auto"/>
                <w:left w:val="none" w:sz="0" w:space="0" w:color="auto"/>
                <w:bottom w:val="none" w:sz="0" w:space="0" w:color="auto"/>
                <w:right w:val="none" w:sz="0" w:space="0" w:color="auto"/>
              </w:divBdr>
            </w:div>
            <w:div w:id="955060866">
              <w:marLeft w:val="0"/>
              <w:marRight w:val="0"/>
              <w:marTop w:val="0"/>
              <w:marBottom w:val="0"/>
              <w:divBdr>
                <w:top w:val="none" w:sz="0" w:space="0" w:color="auto"/>
                <w:left w:val="none" w:sz="0" w:space="0" w:color="auto"/>
                <w:bottom w:val="none" w:sz="0" w:space="0" w:color="auto"/>
                <w:right w:val="none" w:sz="0" w:space="0" w:color="auto"/>
              </w:divBdr>
            </w:div>
            <w:div w:id="306009992">
              <w:marLeft w:val="0"/>
              <w:marRight w:val="0"/>
              <w:marTop w:val="0"/>
              <w:marBottom w:val="0"/>
              <w:divBdr>
                <w:top w:val="none" w:sz="0" w:space="0" w:color="auto"/>
                <w:left w:val="none" w:sz="0" w:space="0" w:color="auto"/>
                <w:bottom w:val="none" w:sz="0" w:space="0" w:color="auto"/>
                <w:right w:val="none" w:sz="0" w:space="0" w:color="auto"/>
              </w:divBdr>
            </w:div>
            <w:div w:id="278218196">
              <w:marLeft w:val="0"/>
              <w:marRight w:val="0"/>
              <w:marTop w:val="0"/>
              <w:marBottom w:val="0"/>
              <w:divBdr>
                <w:top w:val="none" w:sz="0" w:space="0" w:color="auto"/>
                <w:left w:val="none" w:sz="0" w:space="0" w:color="auto"/>
                <w:bottom w:val="none" w:sz="0" w:space="0" w:color="auto"/>
                <w:right w:val="none" w:sz="0" w:space="0" w:color="auto"/>
              </w:divBdr>
            </w:div>
            <w:div w:id="32927898">
              <w:marLeft w:val="0"/>
              <w:marRight w:val="0"/>
              <w:marTop w:val="0"/>
              <w:marBottom w:val="0"/>
              <w:divBdr>
                <w:top w:val="none" w:sz="0" w:space="0" w:color="auto"/>
                <w:left w:val="none" w:sz="0" w:space="0" w:color="auto"/>
                <w:bottom w:val="none" w:sz="0" w:space="0" w:color="auto"/>
                <w:right w:val="none" w:sz="0" w:space="0" w:color="auto"/>
              </w:divBdr>
            </w:div>
            <w:div w:id="1970240957">
              <w:marLeft w:val="0"/>
              <w:marRight w:val="0"/>
              <w:marTop w:val="0"/>
              <w:marBottom w:val="0"/>
              <w:divBdr>
                <w:top w:val="none" w:sz="0" w:space="0" w:color="auto"/>
                <w:left w:val="none" w:sz="0" w:space="0" w:color="auto"/>
                <w:bottom w:val="none" w:sz="0" w:space="0" w:color="auto"/>
                <w:right w:val="none" w:sz="0" w:space="0" w:color="auto"/>
              </w:divBdr>
            </w:div>
            <w:div w:id="1847329808">
              <w:marLeft w:val="0"/>
              <w:marRight w:val="0"/>
              <w:marTop w:val="0"/>
              <w:marBottom w:val="0"/>
              <w:divBdr>
                <w:top w:val="none" w:sz="0" w:space="0" w:color="auto"/>
                <w:left w:val="none" w:sz="0" w:space="0" w:color="auto"/>
                <w:bottom w:val="none" w:sz="0" w:space="0" w:color="auto"/>
                <w:right w:val="none" w:sz="0" w:space="0" w:color="auto"/>
              </w:divBdr>
            </w:div>
            <w:div w:id="1950311300">
              <w:marLeft w:val="0"/>
              <w:marRight w:val="0"/>
              <w:marTop w:val="0"/>
              <w:marBottom w:val="0"/>
              <w:divBdr>
                <w:top w:val="none" w:sz="0" w:space="0" w:color="auto"/>
                <w:left w:val="none" w:sz="0" w:space="0" w:color="auto"/>
                <w:bottom w:val="none" w:sz="0" w:space="0" w:color="auto"/>
                <w:right w:val="none" w:sz="0" w:space="0" w:color="auto"/>
              </w:divBdr>
            </w:div>
            <w:div w:id="1509712260">
              <w:marLeft w:val="0"/>
              <w:marRight w:val="0"/>
              <w:marTop w:val="0"/>
              <w:marBottom w:val="0"/>
              <w:divBdr>
                <w:top w:val="none" w:sz="0" w:space="0" w:color="auto"/>
                <w:left w:val="none" w:sz="0" w:space="0" w:color="auto"/>
                <w:bottom w:val="none" w:sz="0" w:space="0" w:color="auto"/>
                <w:right w:val="none" w:sz="0" w:space="0" w:color="auto"/>
              </w:divBdr>
            </w:div>
            <w:div w:id="972557600">
              <w:marLeft w:val="0"/>
              <w:marRight w:val="0"/>
              <w:marTop w:val="0"/>
              <w:marBottom w:val="0"/>
              <w:divBdr>
                <w:top w:val="none" w:sz="0" w:space="0" w:color="auto"/>
                <w:left w:val="none" w:sz="0" w:space="0" w:color="auto"/>
                <w:bottom w:val="none" w:sz="0" w:space="0" w:color="auto"/>
                <w:right w:val="none" w:sz="0" w:space="0" w:color="auto"/>
              </w:divBdr>
            </w:div>
            <w:div w:id="92626027">
              <w:marLeft w:val="0"/>
              <w:marRight w:val="0"/>
              <w:marTop w:val="0"/>
              <w:marBottom w:val="0"/>
              <w:divBdr>
                <w:top w:val="none" w:sz="0" w:space="0" w:color="auto"/>
                <w:left w:val="none" w:sz="0" w:space="0" w:color="auto"/>
                <w:bottom w:val="none" w:sz="0" w:space="0" w:color="auto"/>
                <w:right w:val="none" w:sz="0" w:space="0" w:color="auto"/>
              </w:divBdr>
            </w:div>
            <w:div w:id="128938318">
              <w:marLeft w:val="0"/>
              <w:marRight w:val="0"/>
              <w:marTop w:val="0"/>
              <w:marBottom w:val="0"/>
              <w:divBdr>
                <w:top w:val="none" w:sz="0" w:space="0" w:color="auto"/>
                <w:left w:val="none" w:sz="0" w:space="0" w:color="auto"/>
                <w:bottom w:val="none" w:sz="0" w:space="0" w:color="auto"/>
                <w:right w:val="none" w:sz="0" w:space="0" w:color="auto"/>
              </w:divBdr>
            </w:div>
            <w:div w:id="1927877566">
              <w:marLeft w:val="0"/>
              <w:marRight w:val="0"/>
              <w:marTop w:val="0"/>
              <w:marBottom w:val="0"/>
              <w:divBdr>
                <w:top w:val="none" w:sz="0" w:space="0" w:color="auto"/>
                <w:left w:val="none" w:sz="0" w:space="0" w:color="auto"/>
                <w:bottom w:val="none" w:sz="0" w:space="0" w:color="auto"/>
                <w:right w:val="none" w:sz="0" w:space="0" w:color="auto"/>
              </w:divBdr>
            </w:div>
            <w:div w:id="2053992204">
              <w:marLeft w:val="0"/>
              <w:marRight w:val="0"/>
              <w:marTop w:val="0"/>
              <w:marBottom w:val="0"/>
              <w:divBdr>
                <w:top w:val="none" w:sz="0" w:space="0" w:color="auto"/>
                <w:left w:val="none" w:sz="0" w:space="0" w:color="auto"/>
                <w:bottom w:val="none" w:sz="0" w:space="0" w:color="auto"/>
                <w:right w:val="none" w:sz="0" w:space="0" w:color="auto"/>
              </w:divBdr>
            </w:div>
            <w:div w:id="1385714215">
              <w:marLeft w:val="0"/>
              <w:marRight w:val="0"/>
              <w:marTop w:val="0"/>
              <w:marBottom w:val="0"/>
              <w:divBdr>
                <w:top w:val="none" w:sz="0" w:space="0" w:color="auto"/>
                <w:left w:val="none" w:sz="0" w:space="0" w:color="auto"/>
                <w:bottom w:val="none" w:sz="0" w:space="0" w:color="auto"/>
                <w:right w:val="none" w:sz="0" w:space="0" w:color="auto"/>
              </w:divBdr>
            </w:div>
            <w:div w:id="1201937853">
              <w:marLeft w:val="0"/>
              <w:marRight w:val="0"/>
              <w:marTop w:val="0"/>
              <w:marBottom w:val="0"/>
              <w:divBdr>
                <w:top w:val="none" w:sz="0" w:space="0" w:color="auto"/>
                <w:left w:val="none" w:sz="0" w:space="0" w:color="auto"/>
                <w:bottom w:val="none" w:sz="0" w:space="0" w:color="auto"/>
                <w:right w:val="none" w:sz="0" w:space="0" w:color="auto"/>
              </w:divBdr>
            </w:div>
            <w:div w:id="2093118127">
              <w:marLeft w:val="0"/>
              <w:marRight w:val="0"/>
              <w:marTop w:val="0"/>
              <w:marBottom w:val="0"/>
              <w:divBdr>
                <w:top w:val="none" w:sz="0" w:space="0" w:color="auto"/>
                <w:left w:val="none" w:sz="0" w:space="0" w:color="auto"/>
                <w:bottom w:val="none" w:sz="0" w:space="0" w:color="auto"/>
                <w:right w:val="none" w:sz="0" w:space="0" w:color="auto"/>
              </w:divBdr>
            </w:div>
            <w:div w:id="1099327570">
              <w:marLeft w:val="0"/>
              <w:marRight w:val="0"/>
              <w:marTop w:val="0"/>
              <w:marBottom w:val="0"/>
              <w:divBdr>
                <w:top w:val="none" w:sz="0" w:space="0" w:color="auto"/>
                <w:left w:val="none" w:sz="0" w:space="0" w:color="auto"/>
                <w:bottom w:val="none" w:sz="0" w:space="0" w:color="auto"/>
                <w:right w:val="none" w:sz="0" w:space="0" w:color="auto"/>
              </w:divBdr>
            </w:div>
            <w:div w:id="870261698">
              <w:marLeft w:val="0"/>
              <w:marRight w:val="0"/>
              <w:marTop w:val="0"/>
              <w:marBottom w:val="0"/>
              <w:divBdr>
                <w:top w:val="none" w:sz="0" w:space="0" w:color="auto"/>
                <w:left w:val="none" w:sz="0" w:space="0" w:color="auto"/>
                <w:bottom w:val="none" w:sz="0" w:space="0" w:color="auto"/>
                <w:right w:val="none" w:sz="0" w:space="0" w:color="auto"/>
              </w:divBdr>
            </w:div>
            <w:div w:id="1316645910">
              <w:marLeft w:val="0"/>
              <w:marRight w:val="0"/>
              <w:marTop w:val="0"/>
              <w:marBottom w:val="0"/>
              <w:divBdr>
                <w:top w:val="none" w:sz="0" w:space="0" w:color="auto"/>
                <w:left w:val="none" w:sz="0" w:space="0" w:color="auto"/>
                <w:bottom w:val="none" w:sz="0" w:space="0" w:color="auto"/>
                <w:right w:val="none" w:sz="0" w:space="0" w:color="auto"/>
              </w:divBdr>
            </w:div>
            <w:div w:id="555550643">
              <w:marLeft w:val="0"/>
              <w:marRight w:val="0"/>
              <w:marTop w:val="0"/>
              <w:marBottom w:val="0"/>
              <w:divBdr>
                <w:top w:val="none" w:sz="0" w:space="0" w:color="auto"/>
                <w:left w:val="none" w:sz="0" w:space="0" w:color="auto"/>
                <w:bottom w:val="none" w:sz="0" w:space="0" w:color="auto"/>
                <w:right w:val="none" w:sz="0" w:space="0" w:color="auto"/>
              </w:divBdr>
            </w:div>
            <w:div w:id="1606765415">
              <w:marLeft w:val="0"/>
              <w:marRight w:val="0"/>
              <w:marTop w:val="0"/>
              <w:marBottom w:val="0"/>
              <w:divBdr>
                <w:top w:val="none" w:sz="0" w:space="0" w:color="auto"/>
                <w:left w:val="none" w:sz="0" w:space="0" w:color="auto"/>
                <w:bottom w:val="none" w:sz="0" w:space="0" w:color="auto"/>
                <w:right w:val="none" w:sz="0" w:space="0" w:color="auto"/>
              </w:divBdr>
            </w:div>
            <w:div w:id="1342969414">
              <w:marLeft w:val="0"/>
              <w:marRight w:val="0"/>
              <w:marTop w:val="0"/>
              <w:marBottom w:val="0"/>
              <w:divBdr>
                <w:top w:val="none" w:sz="0" w:space="0" w:color="auto"/>
                <w:left w:val="none" w:sz="0" w:space="0" w:color="auto"/>
                <w:bottom w:val="none" w:sz="0" w:space="0" w:color="auto"/>
                <w:right w:val="none" w:sz="0" w:space="0" w:color="auto"/>
              </w:divBdr>
            </w:div>
            <w:div w:id="392049137">
              <w:marLeft w:val="0"/>
              <w:marRight w:val="0"/>
              <w:marTop w:val="0"/>
              <w:marBottom w:val="0"/>
              <w:divBdr>
                <w:top w:val="none" w:sz="0" w:space="0" w:color="auto"/>
                <w:left w:val="none" w:sz="0" w:space="0" w:color="auto"/>
                <w:bottom w:val="none" w:sz="0" w:space="0" w:color="auto"/>
                <w:right w:val="none" w:sz="0" w:space="0" w:color="auto"/>
              </w:divBdr>
            </w:div>
            <w:div w:id="247663565">
              <w:marLeft w:val="0"/>
              <w:marRight w:val="0"/>
              <w:marTop w:val="0"/>
              <w:marBottom w:val="0"/>
              <w:divBdr>
                <w:top w:val="none" w:sz="0" w:space="0" w:color="auto"/>
                <w:left w:val="none" w:sz="0" w:space="0" w:color="auto"/>
                <w:bottom w:val="none" w:sz="0" w:space="0" w:color="auto"/>
                <w:right w:val="none" w:sz="0" w:space="0" w:color="auto"/>
              </w:divBdr>
            </w:div>
            <w:div w:id="1064795562">
              <w:marLeft w:val="0"/>
              <w:marRight w:val="0"/>
              <w:marTop w:val="0"/>
              <w:marBottom w:val="0"/>
              <w:divBdr>
                <w:top w:val="none" w:sz="0" w:space="0" w:color="auto"/>
                <w:left w:val="none" w:sz="0" w:space="0" w:color="auto"/>
                <w:bottom w:val="none" w:sz="0" w:space="0" w:color="auto"/>
                <w:right w:val="none" w:sz="0" w:space="0" w:color="auto"/>
              </w:divBdr>
            </w:div>
            <w:div w:id="260647327">
              <w:marLeft w:val="0"/>
              <w:marRight w:val="0"/>
              <w:marTop w:val="0"/>
              <w:marBottom w:val="0"/>
              <w:divBdr>
                <w:top w:val="none" w:sz="0" w:space="0" w:color="auto"/>
                <w:left w:val="none" w:sz="0" w:space="0" w:color="auto"/>
                <w:bottom w:val="none" w:sz="0" w:space="0" w:color="auto"/>
                <w:right w:val="none" w:sz="0" w:space="0" w:color="auto"/>
              </w:divBdr>
            </w:div>
            <w:div w:id="1103840391">
              <w:marLeft w:val="0"/>
              <w:marRight w:val="0"/>
              <w:marTop w:val="0"/>
              <w:marBottom w:val="0"/>
              <w:divBdr>
                <w:top w:val="none" w:sz="0" w:space="0" w:color="auto"/>
                <w:left w:val="none" w:sz="0" w:space="0" w:color="auto"/>
                <w:bottom w:val="none" w:sz="0" w:space="0" w:color="auto"/>
                <w:right w:val="none" w:sz="0" w:space="0" w:color="auto"/>
              </w:divBdr>
            </w:div>
            <w:div w:id="350642344">
              <w:marLeft w:val="0"/>
              <w:marRight w:val="0"/>
              <w:marTop w:val="0"/>
              <w:marBottom w:val="0"/>
              <w:divBdr>
                <w:top w:val="none" w:sz="0" w:space="0" w:color="auto"/>
                <w:left w:val="none" w:sz="0" w:space="0" w:color="auto"/>
                <w:bottom w:val="none" w:sz="0" w:space="0" w:color="auto"/>
                <w:right w:val="none" w:sz="0" w:space="0" w:color="auto"/>
              </w:divBdr>
            </w:div>
            <w:div w:id="629092531">
              <w:marLeft w:val="0"/>
              <w:marRight w:val="0"/>
              <w:marTop w:val="0"/>
              <w:marBottom w:val="0"/>
              <w:divBdr>
                <w:top w:val="none" w:sz="0" w:space="0" w:color="auto"/>
                <w:left w:val="none" w:sz="0" w:space="0" w:color="auto"/>
                <w:bottom w:val="none" w:sz="0" w:space="0" w:color="auto"/>
                <w:right w:val="none" w:sz="0" w:space="0" w:color="auto"/>
              </w:divBdr>
            </w:div>
            <w:div w:id="1297758721">
              <w:marLeft w:val="0"/>
              <w:marRight w:val="0"/>
              <w:marTop w:val="0"/>
              <w:marBottom w:val="0"/>
              <w:divBdr>
                <w:top w:val="none" w:sz="0" w:space="0" w:color="auto"/>
                <w:left w:val="none" w:sz="0" w:space="0" w:color="auto"/>
                <w:bottom w:val="none" w:sz="0" w:space="0" w:color="auto"/>
                <w:right w:val="none" w:sz="0" w:space="0" w:color="auto"/>
              </w:divBdr>
            </w:div>
            <w:div w:id="1298728623">
              <w:marLeft w:val="0"/>
              <w:marRight w:val="0"/>
              <w:marTop w:val="0"/>
              <w:marBottom w:val="0"/>
              <w:divBdr>
                <w:top w:val="none" w:sz="0" w:space="0" w:color="auto"/>
                <w:left w:val="none" w:sz="0" w:space="0" w:color="auto"/>
                <w:bottom w:val="none" w:sz="0" w:space="0" w:color="auto"/>
                <w:right w:val="none" w:sz="0" w:space="0" w:color="auto"/>
              </w:divBdr>
            </w:div>
            <w:div w:id="1638802012">
              <w:marLeft w:val="0"/>
              <w:marRight w:val="0"/>
              <w:marTop w:val="0"/>
              <w:marBottom w:val="0"/>
              <w:divBdr>
                <w:top w:val="none" w:sz="0" w:space="0" w:color="auto"/>
                <w:left w:val="none" w:sz="0" w:space="0" w:color="auto"/>
                <w:bottom w:val="none" w:sz="0" w:space="0" w:color="auto"/>
                <w:right w:val="none" w:sz="0" w:space="0" w:color="auto"/>
              </w:divBdr>
            </w:div>
            <w:div w:id="1082490217">
              <w:marLeft w:val="0"/>
              <w:marRight w:val="0"/>
              <w:marTop w:val="0"/>
              <w:marBottom w:val="0"/>
              <w:divBdr>
                <w:top w:val="none" w:sz="0" w:space="0" w:color="auto"/>
                <w:left w:val="none" w:sz="0" w:space="0" w:color="auto"/>
                <w:bottom w:val="none" w:sz="0" w:space="0" w:color="auto"/>
                <w:right w:val="none" w:sz="0" w:space="0" w:color="auto"/>
              </w:divBdr>
            </w:div>
            <w:div w:id="1382557013">
              <w:marLeft w:val="0"/>
              <w:marRight w:val="0"/>
              <w:marTop w:val="0"/>
              <w:marBottom w:val="0"/>
              <w:divBdr>
                <w:top w:val="none" w:sz="0" w:space="0" w:color="auto"/>
                <w:left w:val="none" w:sz="0" w:space="0" w:color="auto"/>
                <w:bottom w:val="none" w:sz="0" w:space="0" w:color="auto"/>
                <w:right w:val="none" w:sz="0" w:space="0" w:color="auto"/>
              </w:divBdr>
            </w:div>
            <w:div w:id="892471081">
              <w:marLeft w:val="0"/>
              <w:marRight w:val="0"/>
              <w:marTop w:val="0"/>
              <w:marBottom w:val="0"/>
              <w:divBdr>
                <w:top w:val="none" w:sz="0" w:space="0" w:color="auto"/>
                <w:left w:val="none" w:sz="0" w:space="0" w:color="auto"/>
                <w:bottom w:val="none" w:sz="0" w:space="0" w:color="auto"/>
                <w:right w:val="none" w:sz="0" w:space="0" w:color="auto"/>
              </w:divBdr>
            </w:div>
            <w:div w:id="899630020">
              <w:marLeft w:val="0"/>
              <w:marRight w:val="0"/>
              <w:marTop w:val="0"/>
              <w:marBottom w:val="0"/>
              <w:divBdr>
                <w:top w:val="none" w:sz="0" w:space="0" w:color="auto"/>
                <w:left w:val="none" w:sz="0" w:space="0" w:color="auto"/>
                <w:bottom w:val="none" w:sz="0" w:space="0" w:color="auto"/>
                <w:right w:val="none" w:sz="0" w:space="0" w:color="auto"/>
              </w:divBdr>
            </w:div>
            <w:div w:id="1233613108">
              <w:marLeft w:val="0"/>
              <w:marRight w:val="0"/>
              <w:marTop w:val="0"/>
              <w:marBottom w:val="0"/>
              <w:divBdr>
                <w:top w:val="none" w:sz="0" w:space="0" w:color="auto"/>
                <w:left w:val="none" w:sz="0" w:space="0" w:color="auto"/>
                <w:bottom w:val="none" w:sz="0" w:space="0" w:color="auto"/>
                <w:right w:val="none" w:sz="0" w:space="0" w:color="auto"/>
              </w:divBdr>
            </w:div>
            <w:div w:id="2096826477">
              <w:marLeft w:val="0"/>
              <w:marRight w:val="0"/>
              <w:marTop w:val="0"/>
              <w:marBottom w:val="0"/>
              <w:divBdr>
                <w:top w:val="none" w:sz="0" w:space="0" w:color="auto"/>
                <w:left w:val="none" w:sz="0" w:space="0" w:color="auto"/>
                <w:bottom w:val="none" w:sz="0" w:space="0" w:color="auto"/>
                <w:right w:val="none" w:sz="0" w:space="0" w:color="auto"/>
              </w:divBdr>
            </w:div>
            <w:div w:id="915747187">
              <w:marLeft w:val="0"/>
              <w:marRight w:val="0"/>
              <w:marTop w:val="0"/>
              <w:marBottom w:val="0"/>
              <w:divBdr>
                <w:top w:val="none" w:sz="0" w:space="0" w:color="auto"/>
                <w:left w:val="none" w:sz="0" w:space="0" w:color="auto"/>
                <w:bottom w:val="none" w:sz="0" w:space="0" w:color="auto"/>
                <w:right w:val="none" w:sz="0" w:space="0" w:color="auto"/>
              </w:divBdr>
            </w:div>
            <w:div w:id="849638315">
              <w:marLeft w:val="0"/>
              <w:marRight w:val="0"/>
              <w:marTop w:val="0"/>
              <w:marBottom w:val="0"/>
              <w:divBdr>
                <w:top w:val="none" w:sz="0" w:space="0" w:color="auto"/>
                <w:left w:val="none" w:sz="0" w:space="0" w:color="auto"/>
                <w:bottom w:val="none" w:sz="0" w:space="0" w:color="auto"/>
                <w:right w:val="none" w:sz="0" w:space="0" w:color="auto"/>
              </w:divBdr>
            </w:div>
            <w:div w:id="147209333">
              <w:marLeft w:val="0"/>
              <w:marRight w:val="0"/>
              <w:marTop w:val="0"/>
              <w:marBottom w:val="0"/>
              <w:divBdr>
                <w:top w:val="none" w:sz="0" w:space="0" w:color="auto"/>
                <w:left w:val="none" w:sz="0" w:space="0" w:color="auto"/>
                <w:bottom w:val="none" w:sz="0" w:space="0" w:color="auto"/>
                <w:right w:val="none" w:sz="0" w:space="0" w:color="auto"/>
              </w:divBdr>
            </w:div>
            <w:div w:id="1597833729">
              <w:marLeft w:val="0"/>
              <w:marRight w:val="0"/>
              <w:marTop w:val="0"/>
              <w:marBottom w:val="0"/>
              <w:divBdr>
                <w:top w:val="none" w:sz="0" w:space="0" w:color="auto"/>
                <w:left w:val="none" w:sz="0" w:space="0" w:color="auto"/>
                <w:bottom w:val="none" w:sz="0" w:space="0" w:color="auto"/>
                <w:right w:val="none" w:sz="0" w:space="0" w:color="auto"/>
              </w:divBdr>
            </w:div>
            <w:div w:id="1974094644">
              <w:marLeft w:val="0"/>
              <w:marRight w:val="0"/>
              <w:marTop w:val="0"/>
              <w:marBottom w:val="0"/>
              <w:divBdr>
                <w:top w:val="none" w:sz="0" w:space="0" w:color="auto"/>
                <w:left w:val="none" w:sz="0" w:space="0" w:color="auto"/>
                <w:bottom w:val="none" w:sz="0" w:space="0" w:color="auto"/>
                <w:right w:val="none" w:sz="0" w:space="0" w:color="auto"/>
              </w:divBdr>
            </w:div>
            <w:div w:id="781075552">
              <w:marLeft w:val="0"/>
              <w:marRight w:val="0"/>
              <w:marTop w:val="0"/>
              <w:marBottom w:val="0"/>
              <w:divBdr>
                <w:top w:val="none" w:sz="0" w:space="0" w:color="auto"/>
                <w:left w:val="none" w:sz="0" w:space="0" w:color="auto"/>
                <w:bottom w:val="none" w:sz="0" w:space="0" w:color="auto"/>
                <w:right w:val="none" w:sz="0" w:space="0" w:color="auto"/>
              </w:divBdr>
            </w:div>
            <w:div w:id="657803905">
              <w:marLeft w:val="0"/>
              <w:marRight w:val="0"/>
              <w:marTop w:val="0"/>
              <w:marBottom w:val="0"/>
              <w:divBdr>
                <w:top w:val="none" w:sz="0" w:space="0" w:color="auto"/>
                <w:left w:val="none" w:sz="0" w:space="0" w:color="auto"/>
                <w:bottom w:val="none" w:sz="0" w:space="0" w:color="auto"/>
                <w:right w:val="none" w:sz="0" w:space="0" w:color="auto"/>
              </w:divBdr>
            </w:div>
            <w:div w:id="1618944626">
              <w:marLeft w:val="0"/>
              <w:marRight w:val="0"/>
              <w:marTop w:val="0"/>
              <w:marBottom w:val="0"/>
              <w:divBdr>
                <w:top w:val="none" w:sz="0" w:space="0" w:color="auto"/>
                <w:left w:val="none" w:sz="0" w:space="0" w:color="auto"/>
                <w:bottom w:val="none" w:sz="0" w:space="0" w:color="auto"/>
                <w:right w:val="none" w:sz="0" w:space="0" w:color="auto"/>
              </w:divBdr>
            </w:div>
            <w:div w:id="1882860599">
              <w:marLeft w:val="0"/>
              <w:marRight w:val="0"/>
              <w:marTop w:val="0"/>
              <w:marBottom w:val="0"/>
              <w:divBdr>
                <w:top w:val="none" w:sz="0" w:space="0" w:color="auto"/>
                <w:left w:val="none" w:sz="0" w:space="0" w:color="auto"/>
                <w:bottom w:val="none" w:sz="0" w:space="0" w:color="auto"/>
                <w:right w:val="none" w:sz="0" w:space="0" w:color="auto"/>
              </w:divBdr>
            </w:div>
            <w:div w:id="1400590717">
              <w:marLeft w:val="0"/>
              <w:marRight w:val="0"/>
              <w:marTop w:val="0"/>
              <w:marBottom w:val="0"/>
              <w:divBdr>
                <w:top w:val="none" w:sz="0" w:space="0" w:color="auto"/>
                <w:left w:val="none" w:sz="0" w:space="0" w:color="auto"/>
                <w:bottom w:val="none" w:sz="0" w:space="0" w:color="auto"/>
                <w:right w:val="none" w:sz="0" w:space="0" w:color="auto"/>
              </w:divBdr>
            </w:div>
            <w:div w:id="1041318089">
              <w:marLeft w:val="0"/>
              <w:marRight w:val="0"/>
              <w:marTop w:val="0"/>
              <w:marBottom w:val="0"/>
              <w:divBdr>
                <w:top w:val="none" w:sz="0" w:space="0" w:color="auto"/>
                <w:left w:val="none" w:sz="0" w:space="0" w:color="auto"/>
                <w:bottom w:val="none" w:sz="0" w:space="0" w:color="auto"/>
                <w:right w:val="none" w:sz="0" w:space="0" w:color="auto"/>
              </w:divBdr>
            </w:div>
            <w:div w:id="1779252195">
              <w:marLeft w:val="0"/>
              <w:marRight w:val="0"/>
              <w:marTop w:val="0"/>
              <w:marBottom w:val="0"/>
              <w:divBdr>
                <w:top w:val="none" w:sz="0" w:space="0" w:color="auto"/>
                <w:left w:val="none" w:sz="0" w:space="0" w:color="auto"/>
                <w:bottom w:val="none" w:sz="0" w:space="0" w:color="auto"/>
                <w:right w:val="none" w:sz="0" w:space="0" w:color="auto"/>
              </w:divBdr>
            </w:div>
            <w:div w:id="201675045">
              <w:marLeft w:val="0"/>
              <w:marRight w:val="0"/>
              <w:marTop w:val="0"/>
              <w:marBottom w:val="0"/>
              <w:divBdr>
                <w:top w:val="none" w:sz="0" w:space="0" w:color="auto"/>
                <w:left w:val="none" w:sz="0" w:space="0" w:color="auto"/>
                <w:bottom w:val="none" w:sz="0" w:space="0" w:color="auto"/>
                <w:right w:val="none" w:sz="0" w:space="0" w:color="auto"/>
              </w:divBdr>
            </w:div>
            <w:div w:id="385959181">
              <w:marLeft w:val="0"/>
              <w:marRight w:val="0"/>
              <w:marTop w:val="0"/>
              <w:marBottom w:val="0"/>
              <w:divBdr>
                <w:top w:val="none" w:sz="0" w:space="0" w:color="auto"/>
                <w:left w:val="none" w:sz="0" w:space="0" w:color="auto"/>
                <w:bottom w:val="none" w:sz="0" w:space="0" w:color="auto"/>
                <w:right w:val="none" w:sz="0" w:space="0" w:color="auto"/>
              </w:divBdr>
            </w:div>
            <w:div w:id="268396080">
              <w:marLeft w:val="0"/>
              <w:marRight w:val="0"/>
              <w:marTop w:val="0"/>
              <w:marBottom w:val="0"/>
              <w:divBdr>
                <w:top w:val="none" w:sz="0" w:space="0" w:color="auto"/>
                <w:left w:val="none" w:sz="0" w:space="0" w:color="auto"/>
                <w:bottom w:val="none" w:sz="0" w:space="0" w:color="auto"/>
                <w:right w:val="none" w:sz="0" w:space="0" w:color="auto"/>
              </w:divBdr>
            </w:div>
            <w:div w:id="2030325514">
              <w:marLeft w:val="0"/>
              <w:marRight w:val="0"/>
              <w:marTop w:val="0"/>
              <w:marBottom w:val="0"/>
              <w:divBdr>
                <w:top w:val="none" w:sz="0" w:space="0" w:color="auto"/>
                <w:left w:val="none" w:sz="0" w:space="0" w:color="auto"/>
                <w:bottom w:val="none" w:sz="0" w:space="0" w:color="auto"/>
                <w:right w:val="none" w:sz="0" w:space="0" w:color="auto"/>
              </w:divBdr>
            </w:div>
            <w:div w:id="1477458278">
              <w:marLeft w:val="0"/>
              <w:marRight w:val="0"/>
              <w:marTop w:val="0"/>
              <w:marBottom w:val="0"/>
              <w:divBdr>
                <w:top w:val="none" w:sz="0" w:space="0" w:color="auto"/>
                <w:left w:val="none" w:sz="0" w:space="0" w:color="auto"/>
                <w:bottom w:val="none" w:sz="0" w:space="0" w:color="auto"/>
                <w:right w:val="none" w:sz="0" w:space="0" w:color="auto"/>
              </w:divBdr>
            </w:div>
            <w:div w:id="575482713">
              <w:marLeft w:val="0"/>
              <w:marRight w:val="0"/>
              <w:marTop w:val="0"/>
              <w:marBottom w:val="0"/>
              <w:divBdr>
                <w:top w:val="none" w:sz="0" w:space="0" w:color="auto"/>
                <w:left w:val="none" w:sz="0" w:space="0" w:color="auto"/>
                <w:bottom w:val="none" w:sz="0" w:space="0" w:color="auto"/>
                <w:right w:val="none" w:sz="0" w:space="0" w:color="auto"/>
              </w:divBdr>
            </w:div>
            <w:div w:id="194855184">
              <w:marLeft w:val="0"/>
              <w:marRight w:val="0"/>
              <w:marTop w:val="0"/>
              <w:marBottom w:val="0"/>
              <w:divBdr>
                <w:top w:val="none" w:sz="0" w:space="0" w:color="auto"/>
                <w:left w:val="none" w:sz="0" w:space="0" w:color="auto"/>
                <w:bottom w:val="none" w:sz="0" w:space="0" w:color="auto"/>
                <w:right w:val="none" w:sz="0" w:space="0" w:color="auto"/>
              </w:divBdr>
            </w:div>
            <w:div w:id="252905905">
              <w:marLeft w:val="0"/>
              <w:marRight w:val="0"/>
              <w:marTop w:val="0"/>
              <w:marBottom w:val="0"/>
              <w:divBdr>
                <w:top w:val="none" w:sz="0" w:space="0" w:color="auto"/>
                <w:left w:val="none" w:sz="0" w:space="0" w:color="auto"/>
                <w:bottom w:val="none" w:sz="0" w:space="0" w:color="auto"/>
                <w:right w:val="none" w:sz="0" w:space="0" w:color="auto"/>
              </w:divBdr>
            </w:div>
            <w:div w:id="1342775237">
              <w:marLeft w:val="0"/>
              <w:marRight w:val="0"/>
              <w:marTop w:val="0"/>
              <w:marBottom w:val="0"/>
              <w:divBdr>
                <w:top w:val="none" w:sz="0" w:space="0" w:color="auto"/>
                <w:left w:val="none" w:sz="0" w:space="0" w:color="auto"/>
                <w:bottom w:val="none" w:sz="0" w:space="0" w:color="auto"/>
                <w:right w:val="none" w:sz="0" w:space="0" w:color="auto"/>
              </w:divBdr>
            </w:div>
            <w:div w:id="1342509866">
              <w:marLeft w:val="0"/>
              <w:marRight w:val="0"/>
              <w:marTop w:val="0"/>
              <w:marBottom w:val="0"/>
              <w:divBdr>
                <w:top w:val="none" w:sz="0" w:space="0" w:color="auto"/>
                <w:left w:val="none" w:sz="0" w:space="0" w:color="auto"/>
                <w:bottom w:val="none" w:sz="0" w:space="0" w:color="auto"/>
                <w:right w:val="none" w:sz="0" w:space="0" w:color="auto"/>
              </w:divBdr>
            </w:div>
            <w:div w:id="890505662">
              <w:marLeft w:val="0"/>
              <w:marRight w:val="0"/>
              <w:marTop w:val="0"/>
              <w:marBottom w:val="0"/>
              <w:divBdr>
                <w:top w:val="none" w:sz="0" w:space="0" w:color="auto"/>
                <w:left w:val="none" w:sz="0" w:space="0" w:color="auto"/>
                <w:bottom w:val="none" w:sz="0" w:space="0" w:color="auto"/>
                <w:right w:val="none" w:sz="0" w:space="0" w:color="auto"/>
              </w:divBdr>
            </w:div>
            <w:div w:id="1412698215">
              <w:marLeft w:val="0"/>
              <w:marRight w:val="0"/>
              <w:marTop w:val="0"/>
              <w:marBottom w:val="0"/>
              <w:divBdr>
                <w:top w:val="none" w:sz="0" w:space="0" w:color="auto"/>
                <w:left w:val="none" w:sz="0" w:space="0" w:color="auto"/>
                <w:bottom w:val="none" w:sz="0" w:space="0" w:color="auto"/>
                <w:right w:val="none" w:sz="0" w:space="0" w:color="auto"/>
              </w:divBdr>
            </w:div>
            <w:div w:id="1484734140">
              <w:marLeft w:val="0"/>
              <w:marRight w:val="0"/>
              <w:marTop w:val="0"/>
              <w:marBottom w:val="0"/>
              <w:divBdr>
                <w:top w:val="none" w:sz="0" w:space="0" w:color="auto"/>
                <w:left w:val="none" w:sz="0" w:space="0" w:color="auto"/>
                <w:bottom w:val="none" w:sz="0" w:space="0" w:color="auto"/>
                <w:right w:val="none" w:sz="0" w:space="0" w:color="auto"/>
              </w:divBdr>
            </w:div>
            <w:div w:id="1388528084">
              <w:marLeft w:val="0"/>
              <w:marRight w:val="0"/>
              <w:marTop w:val="0"/>
              <w:marBottom w:val="0"/>
              <w:divBdr>
                <w:top w:val="none" w:sz="0" w:space="0" w:color="auto"/>
                <w:left w:val="none" w:sz="0" w:space="0" w:color="auto"/>
                <w:bottom w:val="none" w:sz="0" w:space="0" w:color="auto"/>
                <w:right w:val="none" w:sz="0" w:space="0" w:color="auto"/>
              </w:divBdr>
            </w:div>
            <w:div w:id="2108842670">
              <w:marLeft w:val="0"/>
              <w:marRight w:val="0"/>
              <w:marTop w:val="0"/>
              <w:marBottom w:val="0"/>
              <w:divBdr>
                <w:top w:val="none" w:sz="0" w:space="0" w:color="auto"/>
                <w:left w:val="none" w:sz="0" w:space="0" w:color="auto"/>
                <w:bottom w:val="none" w:sz="0" w:space="0" w:color="auto"/>
                <w:right w:val="none" w:sz="0" w:space="0" w:color="auto"/>
              </w:divBdr>
            </w:div>
            <w:div w:id="1520969804">
              <w:marLeft w:val="0"/>
              <w:marRight w:val="0"/>
              <w:marTop w:val="0"/>
              <w:marBottom w:val="0"/>
              <w:divBdr>
                <w:top w:val="none" w:sz="0" w:space="0" w:color="auto"/>
                <w:left w:val="none" w:sz="0" w:space="0" w:color="auto"/>
                <w:bottom w:val="none" w:sz="0" w:space="0" w:color="auto"/>
                <w:right w:val="none" w:sz="0" w:space="0" w:color="auto"/>
              </w:divBdr>
            </w:div>
            <w:div w:id="1822622686">
              <w:marLeft w:val="0"/>
              <w:marRight w:val="0"/>
              <w:marTop w:val="0"/>
              <w:marBottom w:val="0"/>
              <w:divBdr>
                <w:top w:val="none" w:sz="0" w:space="0" w:color="auto"/>
                <w:left w:val="none" w:sz="0" w:space="0" w:color="auto"/>
                <w:bottom w:val="none" w:sz="0" w:space="0" w:color="auto"/>
                <w:right w:val="none" w:sz="0" w:space="0" w:color="auto"/>
              </w:divBdr>
            </w:div>
            <w:div w:id="1722483906">
              <w:marLeft w:val="0"/>
              <w:marRight w:val="0"/>
              <w:marTop w:val="0"/>
              <w:marBottom w:val="0"/>
              <w:divBdr>
                <w:top w:val="none" w:sz="0" w:space="0" w:color="auto"/>
                <w:left w:val="none" w:sz="0" w:space="0" w:color="auto"/>
                <w:bottom w:val="none" w:sz="0" w:space="0" w:color="auto"/>
                <w:right w:val="none" w:sz="0" w:space="0" w:color="auto"/>
              </w:divBdr>
            </w:div>
            <w:div w:id="187186063">
              <w:marLeft w:val="0"/>
              <w:marRight w:val="0"/>
              <w:marTop w:val="0"/>
              <w:marBottom w:val="0"/>
              <w:divBdr>
                <w:top w:val="none" w:sz="0" w:space="0" w:color="auto"/>
                <w:left w:val="none" w:sz="0" w:space="0" w:color="auto"/>
                <w:bottom w:val="none" w:sz="0" w:space="0" w:color="auto"/>
                <w:right w:val="none" w:sz="0" w:space="0" w:color="auto"/>
              </w:divBdr>
            </w:div>
            <w:div w:id="1732921883">
              <w:marLeft w:val="0"/>
              <w:marRight w:val="0"/>
              <w:marTop w:val="0"/>
              <w:marBottom w:val="0"/>
              <w:divBdr>
                <w:top w:val="none" w:sz="0" w:space="0" w:color="auto"/>
                <w:left w:val="none" w:sz="0" w:space="0" w:color="auto"/>
                <w:bottom w:val="none" w:sz="0" w:space="0" w:color="auto"/>
                <w:right w:val="none" w:sz="0" w:space="0" w:color="auto"/>
              </w:divBdr>
            </w:div>
            <w:div w:id="76904228">
              <w:marLeft w:val="0"/>
              <w:marRight w:val="0"/>
              <w:marTop w:val="0"/>
              <w:marBottom w:val="0"/>
              <w:divBdr>
                <w:top w:val="none" w:sz="0" w:space="0" w:color="auto"/>
                <w:left w:val="none" w:sz="0" w:space="0" w:color="auto"/>
                <w:bottom w:val="none" w:sz="0" w:space="0" w:color="auto"/>
                <w:right w:val="none" w:sz="0" w:space="0" w:color="auto"/>
              </w:divBdr>
            </w:div>
            <w:div w:id="1590233153">
              <w:marLeft w:val="0"/>
              <w:marRight w:val="0"/>
              <w:marTop w:val="0"/>
              <w:marBottom w:val="0"/>
              <w:divBdr>
                <w:top w:val="none" w:sz="0" w:space="0" w:color="auto"/>
                <w:left w:val="none" w:sz="0" w:space="0" w:color="auto"/>
                <w:bottom w:val="none" w:sz="0" w:space="0" w:color="auto"/>
                <w:right w:val="none" w:sz="0" w:space="0" w:color="auto"/>
              </w:divBdr>
            </w:div>
            <w:div w:id="1033383736">
              <w:marLeft w:val="0"/>
              <w:marRight w:val="0"/>
              <w:marTop w:val="0"/>
              <w:marBottom w:val="0"/>
              <w:divBdr>
                <w:top w:val="none" w:sz="0" w:space="0" w:color="auto"/>
                <w:left w:val="none" w:sz="0" w:space="0" w:color="auto"/>
                <w:bottom w:val="none" w:sz="0" w:space="0" w:color="auto"/>
                <w:right w:val="none" w:sz="0" w:space="0" w:color="auto"/>
              </w:divBdr>
            </w:div>
            <w:div w:id="149492305">
              <w:marLeft w:val="0"/>
              <w:marRight w:val="0"/>
              <w:marTop w:val="0"/>
              <w:marBottom w:val="0"/>
              <w:divBdr>
                <w:top w:val="none" w:sz="0" w:space="0" w:color="auto"/>
                <w:left w:val="none" w:sz="0" w:space="0" w:color="auto"/>
                <w:bottom w:val="none" w:sz="0" w:space="0" w:color="auto"/>
                <w:right w:val="none" w:sz="0" w:space="0" w:color="auto"/>
              </w:divBdr>
            </w:div>
            <w:div w:id="930745168">
              <w:marLeft w:val="0"/>
              <w:marRight w:val="0"/>
              <w:marTop w:val="0"/>
              <w:marBottom w:val="0"/>
              <w:divBdr>
                <w:top w:val="none" w:sz="0" w:space="0" w:color="auto"/>
                <w:left w:val="none" w:sz="0" w:space="0" w:color="auto"/>
                <w:bottom w:val="none" w:sz="0" w:space="0" w:color="auto"/>
                <w:right w:val="none" w:sz="0" w:space="0" w:color="auto"/>
              </w:divBdr>
            </w:div>
            <w:div w:id="225335435">
              <w:marLeft w:val="0"/>
              <w:marRight w:val="0"/>
              <w:marTop w:val="0"/>
              <w:marBottom w:val="0"/>
              <w:divBdr>
                <w:top w:val="none" w:sz="0" w:space="0" w:color="auto"/>
                <w:left w:val="none" w:sz="0" w:space="0" w:color="auto"/>
                <w:bottom w:val="none" w:sz="0" w:space="0" w:color="auto"/>
                <w:right w:val="none" w:sz="0" w:space="0" w:color="auto"/>
              </w:divBdr>
            </w:div>
            <w:div w:id="1960136330">
              <w:marLeft w:val="0"/>
              <w:marRight w:val="0"/>
              <w:marTop w:val="0"/>
              <w:marBottom w:val="0"/>
              <w:divBdr>
                <w:top w:val="none" w:sz="0" w:space="0" w:color="auto"/>
                <w:left w:val="none" w:sz="0" w:space="0" w:color="auto"/>
                <w:bottom w:val="none" w:sz="0" w:space="0" w:color="auto"/>
                <w:right w:val="none" w:sz="0" w:space="0" w:color="auto"/>
              </w:divBdr>
            </w:div>
            <w:div w:id="525216621">
              <w:marLeft w:val="0"/>
              <w:marRight w:val="0"/>
              <w:marTop w:val="0"/>
              <w:marBottom w:val="0"/>
              <w:divBdr>
                <w:top w:val="none" w:sz="0" w:space="0" w:color="auto"/>
                <w:left w:val="none" w:sz="0" w:space="0" w:color="auto"/>
                <w:bottom w:val="none" w:sz="0" w:space="0" w:color="auto"/>
                <w:right w:val="none" w:sz="0" w:space="0" w:color="auto"/>
              </w:divBdr>
            </w:div>
            <w:div w:id="2120684093">
              <w:marLeft w:val="0"/>
              <w:marRight w:val="0"/>
              <w:marTop w:val="0"/>
              <w:marBottom w:val="0"/>
              <w:divBdr>
                <w:top w:val="none" w:sz="0" w:space="0" w:color="auto"/>
                <w:left w:val="none" w:sz="0" w:space="0" w:color="auto"/>
                <w:bottom w:val="none" w:sz="0" w:space="0" w:color="auto"/>
                <w:right w:val="none" w:sz="0" w:space="0" w:color="auto"/>
              </w:divBdr>
            </w:div>
            <w:div w:id="857043923">
              <w:marLeft w:val="0"/>
              <w:marRight w:val="0"/>
              <w:marTop w:val="0"/>
              <w:marBottom w:val="0"/>
              <w:divBdr>
                <w:top w:val="none" w:sz="0" w:space="0" w:color="auto"/>
                <w:left w:val="none" w:sz="0" w:space="0" w:color="auto"/>
                <w:bottom w:val="none" w:sz="0" w:space="0" w:color="auto"/>
                <w:right w:val="none" w:sz="0" w:space="0" w:color="auto"/>
              </w:divBdr>
            </w:div>
            <w:div w:id="262887434">
              <w:marLeft w:val="0"/>
              <w:marRight w:val="0"/>
              <w:marTop w:val="0"/>
              <w:marBottom w:val="0"/>
              <w:divBdr>
                <w:top w:val="none" w:sz="0" w:space="0" w:color="auto"/>
                <w:left w:val="none" w:sz="0" w:space="0" w:color="auto"/>
                <w:bottom w:val="none" w:sz="0" w:space="0" w:color="auto"/>
                <w:right w:val="none" w:sz="0" w:space="0" w:color="auto"/>
              </w:divBdr>
            </w:div>
            <w:div w:id="436676010">
              <w:marLeft w:val="0"/>
              <w:marRight w:val="0"/>
              <w:marTop w:val="0"/>
              <w:marBottom w:val="0"/>
              <w:divBdr>
                <w:top w:val="none" w:sz="0" w:space="0" w:color="auto"/>
                <w:left w:val="none" w:sz="0" w:space="0" w:color="auto"/>
                <w:bottom w:val="none" w:sz="0" w:space="0" w:color="auto"/>
                <w:right w:val="none" w:sz="0" w:space="0" w:color="auto"/>
              </w:divBdr>
            </w:div>
            <w:div w:id="144855053">
              <w:marLeft w:val="0"/>
              <w:marRight w:val="0"/>
              <w:marTop w:val="0"/>
              <w:marBottom w:val="0"/>
              <w:divBdr>
                <w:top w:val="none" w:sz="0" w:space="0" w:color="auto"/>
                <w:left w:val="none" w:sz="0" w:space="0" w:color="auto"/>
                <w:bottom w:val="none" w:sz="0" w:space="0" w:color="auto"/>
                <w:right w:val="none" w:sz="0" w:space="0" w:color="auto"/>
              </w:divBdr>
            </w:div>
            <w:div w:id="542402034">
              <w:marLeft w:val="0"/>
              <w:marRight w:val="0"/>
              <w:marTop w:val="0"/>
              <w:marBottom w:val="0"/>
              <w:divBdr>
                <w:top w:val="none" w:sz="0" w:space="0" w:color="auto"/>
                <w:left w:val="none" w:sz="0" w:space="0" w:color="auto"/>
                <w:bottom w:val="none" w:sz="0" w:space="0" w:color="auto"/>
                <w:right w:val="none" w:sz="0" w:space="0" w:color="auto"/>
              </w:divBdr>
            </w:div>
            <w:div w:id="441582122">
              <w:marLeft w:val="0"/>
              <w:marRight w:val="0"/>
              <w:marTop w:val="0"/>
              <w:marBottom w:val="0"/>
              <w:divBdr>
                <w:top w:val="none" w:sz="0" w:space="0" w:color="auto"/>
                <w:left w:val="none" w:sz="0" w:space="0" w:color="auto"/>
                <w:bottom w:val="none" w:sz="0" w:space="0" w:color="auto"/>
                <w:right w:val="none" w:sz="0" w:space="0" w:color="auto"/>
              </w:divBdr>
            </w:div>
            <w:div w:id="11224479">
              <w:marLeft w:val="0"/>
              <w:marRight w:val="0"/>
              <w:marTop w:val="0"/>
              <w:marBottom w:val="0"/>
              <w:divBdr>
                <w:top w:val="none" w:sz="0" w:space="0" w:color="auto"/>
                <w:left w:val="none" w:sz="0" w:space="0" w:color="auto"/>
                <w:bottom w:val="none" w:sz="0" w:space="0" w:color="auto"/>
                <w:right w:val="none" w:sz="0" w:space="0" w:color="auto"/>
              </w:divBdr>
            </w:div>
            <w:div w:id="1873881521">
              <w:marLeft w:val="0"/>
              <w:marRight w:val="0"/>
              <w:marTop w:val="0"/>
              <w:marBottom w:val="0"/>
              <w:divBdr>
                <w:top w:val="none" w:sz="0" w:space="0" w:color="auto"/>
                <w:left w:val="none" w:sz="0" w:space="0" w:color="auto"/>
                <w:bottom w:val="none" w:sz="0" w:space="0" w:color="auto"/>
                <w:right w:val="none" w:sz="0" w:space="0" w:color="auto"/>
              </w:divBdr>
            </w:div>
            <w:div w:id="1881546554">
              <w:marLeft w:val="0"/>
              <w:marRight w:val="0"/>
              <w:marTop w:val="0"/>
              <w:marBottom w:val="0"/>
              <w:divBdr>
                <w:top w:val="none" w:sz="0" w:space="0" w:color="auto"/>
                <w:left w:val="none" w:sz="0" w:space="0" w:color="auto"/>
                <w:bottom w:val="none" w:sz="0" w:space="0" w:color="auto"/>
                <w:right w:val="none" w:sz="0" w:space="0" w:color="auto"/>
              </w:divBdr>
            </w:div>
            <w:div w:id="172499204">
              <w:marLeft w:val="0"/>
              <w:marRight w:val="0"/>
              <w:marTop w:val="0"/>
              <w:marBottom w:val="0"/>
              <w:divBdr>
                <w:top w:val="none" w:sz="0" w:space="0" w:color="auto"/>
                <w:left w:val="none" w:sz="0" w:space="0" w:color="auto"/>
                <w:bottom w:val="none" w:sz="0" w:space="0" w:color="auto"/>
                <w:right w:val="none" w:sz="0" w:space="0" w:color="auto"/>
              </w:divBdr>
            </w:div>
            <w:div w:id="804735730">
              <w:marLeft w:val="0"/>
              <w:marRight w:val="0"/>
              <w:marTop w:val="0"/>
              <w:marBottom w:val="0"/>
              <w:divBdr>
                <w:top w:val="none" w:sz="0" w:space="0" w:color="auto"/>
                <w:left w:val="none" w:sz="0" w:space="0" w:color="auto"/>
                <w:bottom w:val="none" w:sz="0" w:space="0" w:color="auto"/>
                <w:right w:val="none" w:sz="0" w:space="0" w:color="auto"/>
              </w:divBdr>
            </w:div>
            <w:div w:id="1265528613">
              <w:marLeft w:val="0"/>
              <w:marRight w:val="0"/>
              <w:marTop w:val="0"/>
              <w:marBottom w:val="0"/>
              <w:divBdr>
                <w:top w:val="none" w:sz="0" w:space="0" w:color="auto"/>
                <w:left w:val="none" w:sz="0" w:space="0" w:color="auto"/>
                <w:bottom w:val="none" w:sz="0" w:space="0" w:color="auto"/>
                <w:right w:val="none" w:sz="0" w:space="0" w:color="auto"/>
              </w:divBdr>
            </w:div>
            <w:div w:id="2064405586">
              <w:marLeft w:val="0"/>
              <w:marRight w:val="0"/>
              <w:marTop w:val="0"/>
              <w:marBottom w:val="0"/>
              <w:divBdr>
                <w:top w:val="none" w:sz="0" w:space="0" w:color="auto"/>
                <w:left w:val="none" w:sz="0" w:space="0" w:color="auto"/>
                <w:bottom w:val="none" w:sz="0" w:space="0" w:color="auto"/>
                <w:right w:val="none" w:sz="0" w:space="0" w:color="auto"/>
              </w:divBdr>
            </w:div>
            <w:div w:id="1843550360">
              <w:marLeft w:val="0"/>
              <w:marRight w:val="0"/>
              <w:marTop w:val="0"/>
              <w:marBottom w:val="0"/>
              <w:divBdr>
                <w:top w:val="none" w:sz="0" w:space="0" w:color="auto"/>
                <w:left w:val="none" w:sz="0" w:space="0" w:color="auto"/>
                <w:bottom w:val="none" w:sz="0" w:space="0" w:color="auto"/>
                <w:right w:val="none" w:sz="0" w:space="0" w:color="auto"/>
              </w:divBdr>
            </w:div>
            <w:div w:id="1793547312">
              <w:marLeft w:val="0"/>
              <w:marRight w:val="0"/>
              <w:marTop w:val="0"/>
              <w:marBottom w:val="0"/>
              <w:divBdr>
                <w:top w:val="none" w:sz="0" w:space="0" w:color="auto"/>
                <w:left w:val="none" w:sz="0" w:space="0" w:color="auto"/>
                <w:bottom w:val="none" w:sz="0" w:space="0" w:color="auto"/>
                <w:right w:val="none" w:sz="0" w:space="0" w:color="auto"/>
              </w:divBdr>
            </w:div>
            <w:div w:id="838498423">
              <w:marLeft w:val="0"/>
              <w:marRight w:val="0"/>
              <w:marTop w:val="0"/>
              <w:marBottom w:val="0"/>
              <w:divBdr>
                <w:top w:val="none" w:sz="0" w:space="0" w:color="auto"/>
                <w:left w:val="none" w:sz="0" w:space="0" w:color="auto"/>
                <w:bottom w:val="none" w:sz="0" w:space="0" w:color="auto"/>
                <w:right w:val="none" w:sz="0" w:space="0" w:color="auto"/>
              </w:divBdr>
            </w:div>
            <w:div w:id="264773826">
              <w:marLeft w:val="0"/>
              <w:marRight w:val="0"/>
              <w:marTop w:val="0"/>
              <w:marBottom w:val="0"/>
              <w:divBdr>
                <w:top w:val="none" w:sz="0" w:space="0" w:color="auto"/>
                <w:left w:val="none" w:sz="0" w:space="0" w:color="auto"/>
                <w:bottom w:val="none" w:sz="0" w:space="0" w:color="auto"/>
                <w:right w:val="none" w:sz="0" w:space="0" w:color="auto"/>
              </w:divBdr>
            </w:div>
            <w:div w:id="1159153618">
              <w:marLeft w:val="0"/>
              <w:marRight w:val="0"/>
              <w:marTop w:val="0"/>
              <w:marBottom w:val="0"/>
              <w:divBdr>
                <w:top w:val="none" w:sz="0" w:space="0" w:color="auto"/>
                <w:left w:val="none" w:sz="0" w:space="0" w:color="auto"/>
                <w:bottom w:val="none" w:sz="0" w:space="0" w:color="auto"/>
                <w:right w:val="none" w:sz="0" w:space="0" w:color="auto"/>
              </w:divBdr>
            </w:div>
            <w:div w:id="1759330337">
              <w:marLeft w:val="0"/>
              <w:marRight w:val="0"/>
              <w:marTop w:val="0"/>
              <w:marBottom w:val="0"/>
              <w:divBdr>
                <w:top w:val="none" w:sz="0" w:space="0" w:color="auto"/>
                <w:left w:val="none" w:sz="0" w:space="0" w:color="auto"/>
                <w:bottom w:val="none" w:sz="0" w:space="0" w:color="auto"/>
                <w:right w:val="none" w:sz="0" w:space="0" w:color="auto"/>
              </w:divBdr>
            </w:div>
            <w:div w:id="1344822601">
              <w:marLeft w:val="0"/>
              <w:marRight w:val="0"/>
              <w:marTop w:val="0"/>
              <w:marBottom w:val="0"/>
              <w:divBdr>
                <w:top w:val="none" w:sz="0" w:space="0" w:color="auto"/>
                <w:left w:val="none" w:sz="0" w:space="0" w:color="auto"/>
                <w:bottom w:val="none" w:sz="0" w:space="0" w:color="auto"/>
                <w:right w:val="none" w:sz="0" w:space="0" w:color="auto"/>
              </w:divBdr>
            </w:div>
            <w:div w:id="1301374928">
              <w:marLeft w:val="0"/>
              <w:marRight w:val="0"/>
              <w:marTop w:val="0"/>
              <w:marBottom w:val="0"/>
              <w:divBdr>
                <w:top w:val="none" w:sz="0" w:space="0" w:color="auto"/>
                <w:left w:val="none" w:sz="0" w:space="0" w:color="auto"/>
                <w:bottom w:val="none" w:sz="0" w:space="0" w:color="auto"/>
                <w:right w:val="none" w:sz="0" w:space="0" w:color="auto"/>
              </w:divBdr>
            </w:div>
            <w:div w:id="715809691">
              <w:marLeft w:val="0"/>
              <w:marRight w:val="0"/>
              <w:marTop w:val="0"/>
              <w:marBottom w:val="0"/>
              <w:divBdr>
                <w:top w:val="none" w:sz="0" w:space="0" w:color="auto"/>
                <w:left w:val="none" w:sz="0" w:space="0" w:color="auto"/>
                <w:bottom w:val="none" w:sz="0" w:space="0" w:color="auto"/>
                <w:right w:val="none" w:sz="0" w:space="0" w:color="auto"/>
              </w:divBdr>
            </w:div>
            <w:div w:id="1253928796">
              <w:marLeft w:val="0"/>
              <w:marRight w:val="0"/>
              <w:marTop w:val="0"/>
              <w:marBottom w:val="0"/>
              <w:divBdr>
                <w:top w:val="none" w:sz="0" w:space="0" w:color="auto"/>
                <w:left w:val="none" w:sz="0" w:space="0" w:color="auto"/>
                <w:bottom w:val="none" w:sz="0" w:space="0" w:color="auto"/>
                <w:right w:val="none" w:sz="0" w:space="0" w:color="auto"/>
              </w:divBdr>
            </w:div>
            <w:div w:id="1318069359">
              <w:marLeft w:val="0"/>
              <w:marRight w:val="0"/>
              <w:marTop w:val="0"/>
              <w:marBottom w:val="0"/>
              <w:divBdr>
                <w:top w:val="none" w:sz="0" w:space="0" w:color="auto"/>
                <w:left w:val="none" w:sz="0" w:space="0" w:color="auto"/>
                <w:bottom w:val="none" w:sz="0" w:space="0" w:color="auto"/>
                <w:right w:val="none" w:sz="0" w:space="0" w:color="auto"/>
              </w:divBdr>
            </w:div>
            <w:div w:id="1192501047">
              <w:marLeft w:val="0"/>
              <w:marRight w:val="0"/>
              <w:marTop w:val="0"/>
              <w:marBottom w:val="0"/>
              <w:divBdr>
                <w:top w:val="none" w:sz="0" w:space="0" w:color="auto"/>
                <w:left w:val="none" w:sz="0" w:space="0" w:color="auto"/>
                <w:bottom w:val="none" w:sz="0" w:space="0" w:color="auto"/>
                <w:right w:val="none" w:sz="0" w:space="0" w:color="auto"/>
              </w:divBdr>
            </w:div>
            <w:div w:id="56249422">
              <w:marLeft w:val="0"/>
              <w:marRight w:val="0"/>
              <w:marTop w:val="0"/>
              <w:marBottom w:val="0"/>
              <w:divBdr>
                <w:top w:val="none" w:sz="0" w:space="0" w:color="auto"/>
                <w:left w:val="none" w:sz="0" w:space="0" w:color="auto"/>
                <w:bottom w:val="none" w:sz="0" w:space="0" w:color="auto"/>
                <w:right w:val="none" w:sz="0" w:space="0" w:color="auto"/>
              </w:divBdr>
            </w:div>
            <w:div w:id="2053921682">
              <w:marLeft w:val="0"/>
              <w:marRight w:val="0"/>
              <w:marTop w:val="0"/>
              <w:marBottom w:val="0"/>
              <w:divBdr>
                <w:top w:val="none" w:sz="0" w:space="0" w:color="auto"/>
                <w:left w:val="none" w:sz="0" w:space="0" w:color="auto"/>
                <w:bottom w:val="none" w:sz="0" w:space="0" w:color="auto"/>
                <w:right w:val="none" w:sz="0" w:space="0" w:color="auto"/>
              </w:divBdr>
            </w:div>
            <w:div w:id="260339001">
              <w:marLeft w:val="0"/>
              <w:marRight w:val="0"/>
              <w:marTop w:val="0"/>
              <w:marBottom w:val="0"/>
              <w:divBdr>
                <w:top w:val="none" w:sz="0" w:space="0" w:color="auto"/>
                <w:left w:val="none" w:sz="0" w:space="0" w:color="auto"/>
                <w:bottom w:val="none" w:sz="0" w:space="0" w:color="auto"/>
                <w:right w:val="none" w:sz="0" w:space="0" w:color="auto"/>
              </w:divBdr>
            </w:div>
            <w:div w:id="911237527">
              <w:marLeft w:val="0"/>
              <w:marRight w:val="0"/>
              <w:marTop w:val="0"/>
              <w:marBottom w:val="0"/>
              <w:divBdr>
                <w:top w:val="none" w:sz="0" w:space="0" w:color="auto"/>
                <w:left w:val="none" w:sz="0" w:space="0" w:color="auto"/>
                <w:bottom w:val="none" w:sz="0" w:space="0" w:color="auto"/>
                <w:right w:val="none" w:sz="0" w:space="0" w:color="auto"/>
              </w:divBdr>
            </w:div>
            <w:div w:id="37827539">
              <w:marLeft w:val="0"/>
              <w:marRight w:val="0"/>
              <w:marTop w:val="0"/>
              <w:marBottom w:val="0"/>
              <w:divBdr>
                <w:top w:val="none" w:sz="0" w:space="0" w:color="auto"/>
                <w:left w:val="none" w:sz="0" w:space="0" w:color="auto"/>
                <w:bottom w:val="none" w:sz="0" w:space="0" w:color="auto"/>
                <w:right w:val="none" w:sz="0" w:space="0" w:color="auto"/>
              </w:divBdr>
            </w:div>
            <w:div w:id="724639623">
              <w:marLeft w:val="0"/>
              <w:marRight w:val="0"/>
              <w:marTop w:val="0"/>
              <w:marBottom w:val="0"/>
              <w:divBdr>
                <w:top w:val="none" w:sz="0" w:space="0" w:color="auto"/>
                <w:left w:val="none" w:sz="0" w:space="0" w:color="auto"/>
                <w:bottom w:val="none" w:sz="0" w:space="0" w:color="auto"/>
                <w:right w:val="none" w:sz="0" w:space="0" w:color="auto"/>
              </w:divBdr>
            </w:div>
            <w:div w:id="111217278">
              <w:marLeft w:val="0"/>
              <w:marRight w:val="0"/>
              <w:marTop w:val="0"/>
              <w:marBottom w:val="0"/>
              <w:divBdr>
                <w:top w:val="none" w:sz="0" w:space="0" w:color="auto"/>
                <w:left w:val="none" w:sz="0" w:space="0" w:color="auto"/>
                <w:bottom w:val="none" w:sz="0" w:space="0" w:color="auto"/>
                <w:right w:val="none" w:sz="0" w:space="0" w:color="auto"/>
              </w:divBdr>
            </w:div>
            <w:div w:id="2124108449">
              <w:marLeft w:val="0"/>
              <w:marRight w:val="0"/>
              <w:marTop w:val="0"/>
              <w:marBottom w:val="0"/>
              <w:divBdr>
                <w:top w:val="none" w:sz="0" w:space="0" w:color="auto"/>
                <w:left w:val="none" w:sz="0" w:space="0" w:color="auto"/>
                <w:bottom w:val="none" w:sz="0" w:space="0" w:color="auto"/>
                <w:right w:val="none" w:sz="0" w:space="0" w:color="auto"/>
              </w:divBdr>
            </w:div>
            <w:div w:id="180171292">
              <w:marLeft w:val="0"/>
              <w:marRight w:val="0"/>
              <w:marTop w:val="0"/>
              <w:marBottom w:val="0"/>
              <w:divBdr>
                <w:top w:val="none" w:sz="0" w:space="0" w:color="auto"/>
                <w:left w:val="none" w:sz="0" w:space="0" w:color="auto"/>
                <w:bottom w:val="none" w:sz="0" w:space="0" w:color="auto"/>
                <w:right w:val="none" w:sz="0" w:space="0" w:color="auto"/>
              </w:divBdr>
            </w:div>
            <w:div w:id="23598121">
              <w:marLeft w:val="0"/>
              <w:marRight w:val="0"/>
              <w:marTop w:val="0"/>
              <w:marBottom w:val="0"/>
              <w:divBdr>
                <w:top w:val="none" w:sz="0" w:space="0" w:color="auto"/>
                <w:left w:val="none" w:sz="0" w:space="0" w:color="auto"/>
                <w:bottom w:val="none" w:sz="0" w:space="0" w:color="auto"/>
                <w:right w:val="none" w:sz="0" w:space="0" w:color="auto"/>
              </w:divBdr>
            </w:div>
            <w:div w:id="7220091">
              <w:marLeft w:val="0"/>
              <w:marRight w:val="0"/>
              <w:marTop w:val="0"/>
              <w:marBottom w:val="0"/>
              <w:divBdr>
                <w:top w:val="none" w:sz="0" w:space="0" w:color="auto"/>
                <w:left w:val="none" w:sz="0" w:space="0" w:color="auto"/>
                <w:bottom w:val="none" w:sz="0" w:space="0" w:color="auto"/>
                <w:right w:val="none" w:sz="0" w:space="0" w:color="auto"/>
              </w:divBdr>
            </w:div>
            <w:div w:id="768743109">
              <w:marLeft w:val="0"/>
              <w:marRight w:val="0"/>
              <w:marTop w:val="0"/>
              <w:marBottom w:val="0"/>
              <w:divBdr>
                <w:top w:val="none" w:sz="0" w:space="0" w:color="auto"/>
                <w:left w:val="none" w:sz="0" w:space="0" w:color="auto"/>
                <w:bottom w:val="none" w:sz="0" w:space="0" w:color="auto"/>
                <w:right w:val="none" w:sz="0" w:space="0" w:color="auto"/>
              </w:divBdr>
            </w:div>
            <w:div w:id="73166060">
              <w:marLeft w:val="0"/>
              <w:marRight w:val="0"/>
              <w:marTop w:val="0"/>
              <w:marBottom w:val="0"/>
              <w:divBdr>
                <w:top w:val="none" w:sz="0" w:space="0" w:color="auto"/>
                <w:left w:val="none" w:sz="0" w:space="0" w:color="auto"/>
                <w:bottom w:val="none" w:sz="0" w:space="0" w:color="auto"/>
                <w:right w:val="none" w:sz="0" w:space="0" w:color="auto"/>
              </w:divBdr>
            </w:div>
            <w:div w:id="858743011">
              <w:marLeft w:val="0"/>
              <w:marRight w:val="0"/>
              <w:marTop w:val="0"/>
              <w:marBottom w:val="0"/>
              <w:divBdr>
                <w:top w:val="none" w:sz="0" w:space="0" w:color="auto"/>
                <w:left w:val="none" w:sz="0" w:space="0" w:color="auto"/>
                <w:bottom w:val="none" w:sz="0" w:space="0" w:color="auto"/>
                <w:right w:val="none" w:sz="0" w:space="0" w:color="auto"/>
              </w:divBdr>
            </w:div>
            <w:div w:id="2021621472">
              <w:marLeft w:val="0"/>
              <w:marRight w:val="0"/>
              <w:marTop w:val="0"/>
              <w:marBottom w:val="0"/>
              <w:divBdr>
                <w:top w:val="none" w:sz="0" w:space="0" w:color="auto"/>
                <w:left w:val="none" w:sz="0" w:space="0" w:color="auto"/>
                <w:bottom w:val="none" w:sz="0" w:space="0" w:color="auto"/>
                <w:right w:val="none" w:sz="0" w:space="0" w:color="auto"/>
              </w:divBdr>
            </w:div>
            <w:div w:id="290986883">
              <w:marLeft w:val="0"/>
              <w:marRight w:val="0"/>
              <w:marTop w:val="0"/>
              <w:marBottom w:val="0"/>
              <w:divBdr>
                <w:top w:val="none" w:sz="0" w:space="0" w:color="auto"/>
                <w:left w:val="none" w:sz="0" w:space="0" w:color="auto"/>
                <w:bottom w:val="none" w:sz="0" w:space="0" w:color="auto"/>
                <w:right w:val="none" w:sz="0" w:space="0" w:color="auto"/>
              </w:divBdr>
            </w:div>
            <w:div w:id="203912069">
              <w:marLeft w:val="0"/>
              <w:marRight w:val="0"/>
              <w:marTop w:val="0"/>
              <w:marBottom w:val="0"/>
              <w:divBdr>
                <w:top w:val="none" w:sz="0" w:space="0" w:color="auto"/>
                <w:left w:val="none" w:sz="0" w:space="0" w:color="auto"/>
                <w:bottom w:val="none" w:sz="0" w:space="0" w:color="auto"/>
                <w:right w:val="none" w:sz="0" w:space="0" w:color="auto"/>
              </w:divBdr>
            </w:div>
            <w:div w:id="1508711124">
              <w:marLeft w:val="0"/>
              <w:marRight w:val="0"/>
              <w:marTop w:val="0"/>
              <w:marBottom w:val="0"/>
              <w:divBdr>
                <w:top w:val="none" w:sz="0" w:space="0" w:color="auto"/>
                <w:left w:val="none" w:sz="0" w:space="0" w:color="auto"/>
                <w:bottom w:val="none" w:sz="0" w:space="0" w:color="auto"/>
                <w:right w:val="none" w:sz="0" w:space="0" w:color="auto"/>
              </w:divBdr>
            </w:div>
            <w:div w:id="1047141909">
              <w:marLeft w:val="0"/>
              <w:marRight w:val="0"/>
              <w:marTop w:val="0"/>
              <w:marBottom w:val="0"/>
              <w:divBdr>
                <w:top w:val="none" w:sz="0" w:space="0" w:color="auto"/>
                <w:left w:val="none" w:sz="0" w:space="0" w:color="auto"/>
                <w:bottom w:val="none" w:sz="0" w:space="0" w:color="auto"/>
                <w:right w:val="none" w:sz="0" w:space="0" w:color="auto"/>
              </w:divBdr>
            </w:div>
            <w:div w:id="344522896">
              <w:marLeft w:val="0"/>
              <w:marRight w:val="0"/>
              <w:marTop w:val="0"/>
              <w:marBottom w:val="0"/>
              <w:divBdr>
                <w:top w:val="none" w:sz="0" w:space="0" w:color="auto"/>
                <w:left w:val="none" w:sz="0" w:space="0" w:color="auto"/>
                <w:bottom w:val="none" w:sz="0" w:space="0" w:color="auto"/>
                <w:right w:val="none" w:sz="0" w:space="0" w:color="auto"/>
              </w:divBdr>
            </w:div>
            <w:div w:id="201285590">
              <w:marLeft w:val="0"/>
              <w:marRight w:val="0"/>
              <w:marTop w:val="0"/>
              <w:marBottom w:val="0"/>
              <w:divBdr>
                <w:top w:val="none" w:sz="0" w:space="0" w:color="auto"/>
                <w:left w:val="none" w:sz="0" w:space="0" w:color="auto"/>
                <w:bottom w:val="none" w:sz="0" w:space="0" w:color="auto"/>
                <w:right w:val="none" w:sz="0" w:space="0" w:color="auto"/>
              </w:divBdr>
            </w:div>
            <w:div w:id="942034917">
              <w:marLeft w:val="0"/>
              <w:marRight w:val="0"/>
              <w:marTop w:val="0"/>
              <w:marBottom w:val="0"/>
              <w:divBdr>
                <w:top w:val="none" w:sz="0" w:space="0" w:color="auto"/>
                <w:left w:val="none" w:sz="0" w:space="0" w:color="auto"/>
                <w:bottom w:val="none" w:sz="0" w:space="0" w:color="auto"/>
                <w:right w:val="none" w:sz="0" w:space="0" w:color="auto"/>
              </w:divBdr>
            </w:div>
            <w:div w:id="498346136">
              <w:marLeft w:val="0"/>
              <w:marRight w:val="0"/>
              <w:marTop w:val="0"/>
              <w:marBottom w:val="0"/>
              <w:divBdr>
                <w:top w:val="none" w:sz="0" w:space="0" w:color="auto"/>
                <w:left w:val="none" w:sz="0" w:space="0" w:color="auto"/>
                <w:bottom w:val="none" w:sz="0" w:space="0" w:color="auto"/>
                <w:right w:val="none" w:sz="0" w:space="0" w:color="auto"/>
              </w:divBdr>
            </w:div>
            <w:div w:id="1720592335">
              <w:marLeft w:val="0"/>
              <w:marRight w:val="0"/>
              <w:marTop w:val="0"/>
              <w:marBottom w:val="0"/>
              <w:divBdr>
                <w:top w:val="none" w:sz="0" w:space="0" w:color="auto"/>
                <w:left w:val="none" w:sz="0" w:space="0" w:color="auto"/>
                <w:bottom w:val="none" w:sz="0" w:space="0" w:color="auto"/>
                <w:right w:val="none" w:sz="0" w:space="0" w:color="auto"/>
              </w:divBdr>
            </w:div>
            <w:div w:id="1296057797">
              <w:marLeft w:val="0"/>
              <w:marRight w:val="0"/>
              <w:marTop w:val="0"/>
              <w:marBottom w:val="0"/>
              <w:divBdr>
                <w:top w:val="none" w:sz="0" w:space="0" w:color="auto"/>
                <w:left w:val="none" w:sz="0" w:space="0" w:color="auto"/>
                <w:bottom w:val="none" w:sz="0" w:space="0" w:color="auto"/>
                <w:right w:val="none" w:sz="0" w:space="0" w:color="auto"/>
              </w:divBdr>
            </w:div>
            <w:div w:id="808210789">
              <w:marLeft w:val="0"/>
              <w:marRight w:val="0"/>
              <w:marTop w:val="0"/>
              <w:marBottom w:val="0"/>
              <w:divBdr>
                <w:top w:val="none" w:sz="0" w:space="0" w:color="auto"/>
                <w:left w:val="none" w:sz="0" w:space="0" w:color="auto"/>
                <w:bottom w:val="none" w:sz="0" w:space="0" w:color="auto"/>
                <w:right w:val="none" w:sz="0" w:space="0" w:color="auto"/>
              </w:divBdr>
            </w:div>
            <w:div w:id="810635271">
              <w:marLeft w:val="0"/>
              <w:marRight w:val="0"/>
              <w:marTop w:val="0"/>
              <w:marBottom w:val="0"/>
              <w:divBdr>
                <w:top w:val="none" w:sz="0" w:space="0" w:color="auto"/>
                <w:left w:val="none" w:sz="0" w:space="0" w:color="auto"/>
                <w:bottom w:val="none" w:sz="0" w:space="0" w:color="auto"/>
                <w:right w:val="none" w:sz="0" w:space="0" w:color="auto"/>
              </w:divBdr>
            </w:div>
            <w:div w:id="841355299">
              <w:marLeft w:val="0"/>
              <w:marRight w:val="0"/>
              <w:marTop w:val="0"/>
              <w:marBottom w:val="0"/>
              <w:divBdr>
                <w:top w:val="none" w:sz="0" w:space="0" w:color="auto"/>
                <w:left w:val="none" w:sz="0" w:space="0" w:color="auto"/>
                <w:bottom w:val="none" w:sz="0" w:space="0" w:color="auto"/>
                <w:right w:val="none" w:sz="0" w:space="0" w:color="auto"/>
              </w:divBdr>
            </w:div>
            <w:div w:id="708995641">
              <w:marLeft w:val="0"/>
              <w:marRight w:val="0"/>
              <w:marTop w:val="0"/>
              <w:marBottom w:val="0"/>
              <w:divBdr>
                <w:top w:val="none" w:sz="0" w:space="0" w:color="auto"/>
                <w:left w:val="none" w:sz="0" w:space="0" w:color="auto"/>
                <w:bottom w:val="none" w:sz="0" w:space="0" w:color="auto"/>
                <w:right w:val="none" w:sz="0" w:space="0" w:color="auto"/>
              </w:divBdr>
            </w:div>
            <w:div w:id="1010645504">
              <w:marLeft w:val="0"/>
              <w:marRight w:val="0"/>
              <w:marTop w:val="0"/>
              <w:marBottom w:val="0"/>
              <w:divBdr>
                <w:top w:val="none" w:sz="0" w:space="0" w:color="auto"/>
                <w:left w:val="none" w:sz="0" w:space="0" w:color="auto"/>
                <w:bottom w:val="none" w:sz="0" w:space="0" w:color="auto"/>
                <w:right w:val="none" w:sz="0" w:space="0" w:color="auto"/>
              </w:divBdr>
            </w:div>
            <w:div w:id="829371231">
              <w:marLeft w:val="0"/>
              <w:marRight w:val="0"/>
              <w:marTop w:val="0"/>
              <w:marBottom w:val="0"/>
              <w:divBdr>
                <w:top w:val="none" w:sz="0" w:space="0" w:color="auto"/>
                <w:left w:val="none" w:sz="0" w:space="0" w:color="auto"/>
                <w:bottom w:val="none" w:sz="0" w:space="0" w:color="auto"/>
                <w:right w:val="none" w:sz="0" w:space="0" w:color="auto"/>
              </w:divBdr>
            </w:div>
            <w:div w:id="1555383192">
              <w:marLeft w:val="0"/>
              <w:marRight w:val="0"/>
              <w:marTop w:val="0"/>
              <w:marBottom w:val="0"/>
              <w:divBdr>
                <w:top w:val="none" w:sz="0" w:space="0" w:color="auto"/>
                <w:left w:val="none" w:sz="0" w:space="0" w:color="auto"/>
                <w:bottom w:val="none" w:sz="0" w:space="0" w:color="auto"/>
                <w:right w:val="none" w:sz="0" w:space="0" w:color="auto"/>
              </w:divBdr>
            </w:div>
            <w:div w:id="745493855">
              <w:marLeft w:val="0"/>
              <w:marRight w:val="0"/>
              <w:marTop w:val="0"/>
              <w:marBottom w:val="0"/>
              <w:divBdr>
                <w:top w:val="none" w:sz="0" w:space="0" w:color="auto"/>
                <w:left w:val="none" w:sz="0" w:space="0" w:color="auto"/>
                <w:bottom w:val="none" w:sz="0" w:space="0" w:color="auto"/>
                <w:right w:val="none" w:sz="0" w:space="0" w:color="auto"/>
              </w:divBdr>
            </w:div>
            <w:div w:id="1093012510">
              <w:marLeft w:val="0"/>
              <w:marRight w:val="0"/>
              <w:marTop w:val="0"/>
              <w:marBottom w:val="0"/>
              <w:divBdr>
                <w:top w:val="none" w:sz="0" w:space="0" w:color="auto"/>
                <w:left w:val="none" w:sz="0" w:space="0" w:color="auto"/>
                <w:bottom w:val="none" w:sz="0" w:space="0" w:color="auto"/>
                <w:right w:val="none" w:sz="0" w:space="0" w:color="auto"/>
              </w:divBdr>
            </w:div>
            <w:div w:id="1549999507">
              <w:marLeft w:val="0"/>
              <w:marRight w:val="0"/>
              <w:marTop w:val="0"/>
              <w:marBottom w:val="0"/>
              <w:divBdr>
                <w:top w:val="none" w:sz="0" w:space="0" w:color="auto"/>
                <w:left w:val="none" w:sz="0" w:space="0" w:color="auto"/>
                <w:bottom w:val="none" w:sz="0" w:space="0" w:color="auto"/>
                <w:right w:val="none" w:sz="0" w:space="0" w:color="auto"/>
              </w:divBdr>
            </w:div>
            <w:div w:id="324670401">
              <w:marLeft w:val="0"/>
              <w:marRight w:val="0"/>
              <w:marTop w:val="0"/>
              <w:marBottom w:val="0"/>
              <w:divBdr>
                <w:top w:val="none" w:sz="0" w:space="0" w:color="auto"/>
                <w:left w:val="none" w:sz="0" w:space="0" w:color="auto"/>
                <w:bottom w:val="none" w:sz="0" w:space="0" w:color="auto"/>
                <w:right w:val="none" w:sz="0" w:space="0" w:color="auto"/>
              </w:divBdr>
            </w:div>
            <w:div w:id="1564291654">
              <w:marLeft w:val="0"/>
              <w:marRight w:val="0"/>
              <w:marTop w:val="0"/>
              <w:marBottom w:val="0"/>
              <w:divBdr>
                <w:top w:val="none" w:sz="0" w:space="0" w:color="auto"/>
                <w:left w:val="none" w:sz="0" w:space="0" w:color="auto"/>
                <w:bottom w:val="none" w:sz="0" w:space="0" w:color="auto"/>
                <w:right w:val="none" w:sz="0" w:space="0" w:color="auto"/>
              </w:divBdr>
            </w:div>
            <w:div w:id="927537345">
              <w:marLeft w:val="0"/>
              <w:marRight w:val="0"/>
              <w:marTop w:val="0"/>
              <w:marBottom w:val="0"/>
              <w:divBdr>
                <w:top w:val="none" w:sz="0" w:space="0" w:color="auto"/>
                <w:left w:val="none" w:sz="0" w:space="0" w:color="auto"/>
                <w:bottom w:val="none" w:sz="0" w:space="0" w:color="auto"/>
                <w:right w:val="none" w:sz="0" w:space="0" w:color="auto"/>
              </w:divBdr>
            </w:div>
            <w:div w:id="736243471">
              <w:marLeft w:val="0"/>
              <w:marRight w:val="0"/>
              <w:marTop w:val="0"/>
              <w:marBottom w:val="0"/>
              <w:divBdr>
                <w:top w:val="none" w:sz="0" w:space="0" w:color="auto"/>
                <w:left w:val="none" w:sz="0" w:space="0" w:color="auto"/>
                <w:bottom w:val="none" w:sz="0" w:space="0" w:color="auto"/>
                <w:right w:val="none" w:sz="0" w:space="0" w:color="auto"/>
              </w:divBdr>
            </w:div>
            <w:div w:id="1737431827">
              <w:marLeft w:val="0"/>
              <w:marRight w:val="0"/>
              <w:marTop w:val="0"/>
              <w:marBottom w:val="0"/>
              <w:divBdr>
                <w:top w:val="none" w:sz="0" w:space="0" w:color="auto"/>
                <w:left w:val="none" w:sz="0" w:space="0" w:color="auto"/>
                <w:bottom w:val="none" w:sz="0" w:space="0" w:color="auto"/>
                <w:right w:val="none" w:sz="0" w:space="0" w:color="auto"/>
              </w:divBdr>
            </w:div>
            <w:div w:id="861825630">
              <w:marLeft w:val="0"/>
              <w:marRight w:val="0"/>
              <w:marTop w:val="0"/>
              <w:marBottom w:val="0"/>
              <w:divBdr>
                <w:top w:val="none" w:sz="0" w:space="0" w:color="auto"/>
                <w:left w:val="none" w:sz="0" w:space="0" w:color="auto"/>
                <w:bottom w:val="none" w:sz="0" w:space="0" w:color="auto"/>
                <w:right w:val="none" w:sz="0" w:space="0" w:color="auto"/>
              </w:divBdr>
            </w:div>
            <w:div w:id="1069423646">
              <w:marLeft w:val="0"/>
              <w:marRight w:val="0"/>
              <w:marTop w:val="0"/>
              <w:marBottom w:val="0"/>
              <w:divBdr>
                <w:top w:val="none" w:sz="0" w:space="0" w:color="auto"/>
                <w:left w:val="none" w:sz="0" w:space="0" w:color="auto"/>
                <w:bottom w:val="none" w:sz="0" w:space="0" w:color="auto"/>
                <w:right w:val="none" w:sz="0" w:space="0" w:color="auto"/>
              </w:divBdr>
            </w:div>
            <w:div w:id="1028915556">
              <w:marLeft w:val="0"/>
              <w:marRight w:val="0"/>
              <w:marTop w:val="0"/>
              <w:marBottom w:val="0"/>
              <w:divBdr>
                <w:top w:val="none" w:sz="0" w:space="0" w:color="auto"/>
                <w:left w:val="none" w:sz="0" w:space="0" w:color="auto"/>
                <w:bottom w:val="none" w:sz="0" w:space="0" w:color="auto"/>
                <w:right w:val="none" w:sz="0" w:space="0" w:color="auto"/>
              </w:divBdr>
            </w:div>
            <w:div w:id="1880242092">
              <w:marLeft w:val="0"/>
              <w:marRight w:val="0"/>
              <w:marTop w:val="0"/>
              <w:marBottom w:val="0"/>
              <w:divBdr>
                <w:top w:val="none" w:sz="0" w:space="0" w:color="auto"/>
                <w:left w:val="none" w:sz="0" w:space="0" w:color="auto"/>
                <w:bottom w:val="none" w:sz="0" w:space="0" w:color="auto"/>
                <w:right w:val="none" w:sz="0" w:space="0" w:color="auto"/>
              </w:divBdr>
            </w:div>
            <w:div w:id="1727800753">
              <w:marLeft w:val="0"/>
              <w:marRight w:val="0"/>
              <w:marTop w:val="0"/>
              <w:marBottom w:val="0"/>
              <w:divBdr>
                <w:top w:val="none" w:sz="0" w:space="0" w:color="auto"/>
                <w:left w:val="none" w:sz="0" w:space="0" w:color="auto"/>
                <w:bottom w:val="none" w:sz="0" w:space="0" w:color="auto"/>
                <w:right w:val="none" w:sz="0" w:space="0" w:color="auto"/>
              </w:divBdr>
            </w:div>
            <w:div w:id="312150207">
              <w:marLeft w:val="0"/>
              <w:marRight w:val="0"/>
              <w:marTop w:val="0"/>
              <w:marBottom w:val="0"/>
              <w:divBdr>
                <w:top w:val="none" w:sz="0" w:space="0" w:color="auto"/>
                <w:left w:val="none" w:sz="0" w:space="0" w:color="auto"/>
                <w:bottom w:val="none" w:sz="0" w:space="0" w:color="auto"/>
                <w:right w:val="none" w:sz="0" w:space="0" w:color="auto"/>
              </w:divBdr>
            </w:div>
            <w:div w:id="134489686">
              <w:marLeft w:val="0"/>
              <w:marRight w:val="0"/>
              <w:marTop w:val="0"/>
              <w:marBottom w:val="0"/>
              <w:divBdr>
                <w:top w:val="none" w:sz="0" w:space="0" w:color="auto"/>
                <w:left w:val="none" w:sz="0" w:space="0" w:color="auto"/>
                <w:bottom w:val="none" w:sz="0" w:space="0" w:color="auto"/>
                <w:right w:val="none" w:sz="0" w:space="0" w:color="auto"/>
              </w:divBdr>
            </w:div>
            <w:div w:id="831332532">
              <w:marLeft w:val="0"/>
              <w:marRight w:val="0"/>
              <w:marTop w:val="0"/>
              <w:marBottom w:val="0"/>
              <w:divBdr>
                <w:top w:val="none" w:sz="0" w:space="0" w:color="auto"/>
                <w:left w:val="none" w:sz="0" w:space="0" w:color="auto"/>
                <w:bottom w:val="none" w:sz="0" w:space="0" w:color="auto"/>
                <w:right w:val="none" w:sz="0" w:space="0" w:color="auto"/>
              </w:divBdr>
            </w:div>
            <w:div w:id="862209362">
              <w:marLeft w:val="0"/>
              <w:marRight w:val="0"/>
              <w:marTop w:val="0"/>
              <w:marBottom w:val="0"/>
              <w:divBdr>
                <w:top w:val="none" w:sz="0" w:space="0" w:color="auto"/>
                <w:left w:val="none" w:sz="0" w:space="0" w:color="auto"/>
                <w:bottom w:val="none" w:sz="0" w:space="0" w:color="auto"/>
                <w:right w:val="none" w:sz="0" w:space="0" w:color="auto"/>
              </w:divBdr>
            </w:div>
            <w:div w:id="2075812900">
              <w:marLeft w:val="0"/>
              <w:marRight w:val="0"/>
              <w:marTop w:val="0"/>
              <w:marBottom w:val="0"/>
              <w:divBdr>
                <w:top w:val="none" w:sz="0" w:space="0" w:color="auto"/>
                <w:left w:val="none" w:sz="0" w:space="0" w:color="auto"/>
                <w:bottom w:val="none" w:sz="0" w:space="0" w:color="auto"/>
                <w:right w:val="none" w:sz="0" w:space="0" w:color="auto"/>
              </w:divBdr>
            </w:div>
            <w:div w:id="183291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376639">
      <w:bodyDiv w:val="1"/>
      <w:marLeft w:val="0"/>
      <w:marRight w:val="0"/>
      <w:marTop w:val="0"/>
      <w:marBottom w:val="0"/>
      <w:divBdr>
        <w:top w:val="none" w:sz="0" w:space="0" w:color="auto"/>
        <w:left w:val="none" w:sz="0" w:space="0" w:color="auto"/>
        <w:bottom w:val="none" w:sz="0" w:space="0" w:color="auto"/>
        <w:right w:val="none" w:sz="0" w:space="0" w:color="auto"/>
      </w:divBdr>
      <w:divsChild>
        <w:div w:id="1434549713">
          <w:marLeft w:val="0"/>
          <w:marRight w:val="0"/>
          <w:marTop w:val="0"/>
          <w:marBottom w:val="0"/>
          <w:divBdr>
            <w:top w:val="none" w:sz="0" w:space="0" w:color="auto"/>
            <w:left w:val="none" w:sz="0" w:space="0" w:color="auto"/>
            <w:bottom w:val="none" w:sz="0" w:space="0" w:color="auto"/>
            <w:right w:val="none" w:sz="0" w:space="0" w:color="auto"/>
          </w:divBdr>
        </w:div>
        <w:div w:id="1935093209">
          <w:marLeft w:val="0"/>
          <w:marRight w:val="0"/>
          <w:marTop w:val="0"/>
          <w:marBottom w:val="0"/>
          <w:divBdr>
            <w:top w:val="none" w:sz="0" w:space="0" w:color="auto"/>
            <w:left w:val="none" w:sz="0" w:space="0" w:color="auto"/>
            <w:bottom w:val="none" w:sz="0" w:space="0" w:color="auto"/>
            <w:right w:val="none" w:sz="0" w:space="0" w:color="auto"/>
          </w:divBdr>
        </w:div>
        <w:div w:id="1836920367">
          <w:marLeft w:val="0"/>
          <w:marRight w:val="0"/>
          <w:marTop w:val="0"/>
          <w:marBottom w:val="0"/>
          <w:divBdr>
            <w:top w:val="none" w:sz="0" w:space="0" w:color="auto"/>
            <w:left w:val="none" w:sz="0" w:space="0" w:color="auto"/>
            <w:bottom w:val="none" w:sz="0" w:space="0" w:color="auto"/>
            <w:right w:val="none" w:sz="0" w:space="0" w:color="auto"/>
          </w:divBdr>
        </w:div>
        <w:div w:id="1236235988">
          <w:marLeft w:val="0"/>
          <w:marRight w:val="0"/>
          <w:marTop w:val="0"/>
          <w:marBottom w:val="0"/>
          <w:divBdr>
            <w:top w:val="none" w:sz="0" w:space="0" w:color="auto"/>
            <w:left w:val="none" w:sz="0" w:space="0" w:color="auto"/>
            <w:bottom w:val="none" w:sz="0" w:space="0" w:color="auto"/>
            <w:right w:val="none" w:sz="0" w:space="0" w:color="auto"/>
          </w:divBdr>
        </w:div>
        <w:div w:id="1184706367">
          <w:marLeft w:val="0"/>
          <w:marRight w:val="0"/>
          <w:marTop w:val="0"/>
          <w:marBottom w:val="0"/>
          <w:divBdr>
            <w:top w:val="none" w:sz="0" w:space="0" w:color="auto"/>
            <w:left w:val="none" w:sz="0" w:space="0" w:color="auto"/>
            <w:bottom w:val="none" w:sz="0" w:space="0" w:color="auto"/>
            <w:right w:val="none" w:sz="0" w:space="0" w:color="auto"/>
          </w:divBdr>
        </w:div>
      </w:divsChild>
    </w:div>
    <w:div w:id="508447294">
      <w:bodyDiv w:val="1"/>
      <w:marLeft w:val="0"/>
      <w:marRight w:val="0"/>
      <w:marTop w:val="0"/>
      <w:marBottom w:val="0"/>
      <w:divBdr>
        <w:top w:val="none" w:sz="0" w:space="0" w:color="auto"/>
        <w:left w:val="none" w:sz="0" w:space="0" w:color="auto"/>
        <w:bottom w:val="none" w:sz="0" w:space="0" w:color="auto"/>
        <w:right w:val="none" w:sz="0" w:space="0" w:color="auto"/>
      </w:divBdr>
      <w:divsChild>
        <w:div w:id="405499142">
          <w:marLeft w:val="0"/>
          <w:marRight w:val="0"/>
          <w:marTop w:val="0"/>
          <w:marBottom w:val="0"/>
          <w:divBdr>
            <w:top w:val="none" w:sz="0" w:space="0" w:color="auto"/>
            <w:left w:val="none" w:sz="0" w:space="0" w:color="auto"/>
            <w:bottom w:val="none" w:sz="0" w:space="0" w:color="auto"/>
            <w:right w:val="none" w:sz="0" w:space="0" w:color="auto"/>
          </w:divBdr>
        </w:div>
      </w:divsChild>
    </w:div>
    <w:div w:id="515114291">
      <w:bodyDiv w:val="1"/>
      <w:marLeft w:val="0"/>
      <w:marRight w:val="0"/>
      <w:marTop w:val="0"/>
      <w:marBottom w:val="0"/>
      <w:divBdr>
        <w:top w:val="none" w:sz="0" w:space="0" w:color="auto"/>
        <w:left w:val="none" w:sz="0" w:space="0" w:color="auto"/>
        <w:bottom w:val="none" w:sz="0" w:space="0" w:color="auto"/>
        <w:right w:val="none" w:sz="0" w:space="0" w:color="auto"/>
      </w:divBdr>
      <w:divsChild>
        <w:div w:id="1752508880">
          <w:marLeft w:val="0"/>
          <w:marRight w:val="0"/>
          <w:marTop w:val="0"/>
          <w:marBottom w:val="0"/>
          <w:divBdr>
            <w:top w:val="none" w:sz="0" w:space="0" w:color="auto"/>
            <w:left w:val="none" w:sz="0" w:space="0" w:color="auto"/>
            <w:bottom w:val="none" w:sz="0" w:space="0" w:color="auto"/>
            <w:right w:val="none" w:sz="0" w:space="0" w:color="auto"/>
          </w:divBdr>
        </w:div>
      </w:divsChild>
    </w:div>
    <w:div w:id="531266678">
      <w:bodyDiv w:val="1"/>
      <w:marLeft w:val="0"/>
      <w:marRight w:val="0"/>
      <w:marTop w:val="0"/>
      <w:marBottom w:val="0"/>
      <w:divBdr>
        <w:top w:val="none" w:sz="0" w:space="0" w:color="auto"/>
        <w:left w:val="none" w:sz="0" w:space="0" w:color="auto"/>
        <w:bottom w:val="none" w:sz="0" w:space="0" w:color="auto"/>
        <w:right w:val="none" w:sz="0" w:space="0" w:color="auto"/>
      </w:divBdr>
      <w:divsChild>
        <w:div w:id="219369061">
          <w:marLeft w:val="0"/>
          <w:marRight w:val="0"/>
          <w:marTop w:val="0"/>
          <w:marBottom w:val="0"/>
          <w:divBdr>
            <w:top w:val="none" w:sz="0" w:space="0" w:color="auto"/>
            <w:left w:val="none" w:sz="0" w:space="0" w:color="auto"/>
            <w:bottom w:val="none" w:sz="0" w:space="0" w:color="auto"/>
            <w:right w:val="none" w:sz="0" w:space="0" w:color="auto"/>
          </w:divBdr>
          <w:divsChild>
            <w:div w:id="1952854097">
              <w:marLeft w:val="0"/>
              <w:marRight w:val="0"/>
              <w:marTop w:val="0"/>
              <w:marBottom w:val="0"/>
              <w:divBdr>
                <w:top w:val="none" w:sz="0" w:space="0" w:color="auto"/>
                <w:left w:val="none" w:sz="0" w:space="0" w:color="auto"/>
                <w:bottom w:val="none" w:sz="0" w:space="0" w:color="auto"/>
                <w:right w:val="none" w:sz="0" w:space="0" w:color="auto"/>
              </w:divBdr>
            </w:div>
            <w:div w:id="1008363644">
              <w:marLeft w:val="0"/>
              <w:marRight w:val="0"/>
              <w:marTop w:val="0"/>
              <w:marBottom w:val="0"/>
              <w:divBdr>
                <w:top w:val="none" w:sz="0" w:space="0" w:color="auto"/>
                <w:left w:val="none" w:sz="0" w:space="0" w:color="auto"/>
                <w:bottom w:val="none" w:sz="0" w:space="0" w:color="auto"/>
                <w:right w:val="none" w:sz="0" w:space="0" w:color="auto"/>
              </w:divBdr>
            </w:div>
            <w:div w:id="2067603870">
              <w:marLeft w:val="0"/>
              <w:marRight w:val="0"/>
              <w:marTop w:val="0"/>
              <w:marBottom w:val="0"/>
              <w:divBdr>
                <w:top w:val="none" w:sz="0" w:space="0" w:color="auto"/>
                <w:left w:val="none" w:sz="0" w:space="0" w:color="auto"/>
                <w:bottom w:val="none" w:sz="0" w:space="0" w:color="auto"/>
                <w:right w:val="none" w:sz="0" w:space="0" w:color="auto"/>
              </w:divBdr>
            </w:div>
            <w:div w:id="746731797">
              <w:marLeft w:val="0"/>
              <w:marRight w:val="0"/>
              <w:marTop w:val="0"/>
              <w:marBottom w:val="0"/>
              <w:divBdr>
                <w:top w:val="none" w:sz="0" w:space="0" w:color="auto"/>
                <w:left w:val="none" w:sz="0" w:space="0" w:color="auto"/>
                <w:bottom w:val="none" w:sz="0" w:space="0" w:color="auto"/>
                <w:right w:val="none" w:sz="0" w:space="0" w:color="auto"/>
              </w:divBdr>
            </w:div>
            <w:div w:id="1875918491">
              <w:marLeft w:val="0"/>
              <w:marRight w:val="0"/>
              <w:marTop w:val="0"/>
              <w:marBottom w:val="0"/>
              <w:divBdr>
                <w:top w:val="none" w:sz="0" w:space="0" w:color="auto"/>
                <w:left w:val="none" w:sz="0" w:space="0" w:color="auto"/>
                <w:bottom w:val="none" w:sz="0" w:space="0" w:color="auto"/>
                <w:right w:val="none" w:sz="0" w:space="0" w:color="auto"/>
              </w:divBdr>
            </w:div>
            <w:div w:id="1303343411">
              <w:marLeft w:val="0"/>
              <w:marRight w:val="0"/>
              <w:marTop w:val="0"/>
              <w:marBottom w:val="0"/>
              <w:divBdr>
                <w:top w:val="none" w:sz="0" w:space="0" w:color="auto"/>
                <w:left w:val="none" w:sz="0" w:space="0" w:color="auto"/>
                <w:bottom w:val="none" w:sz="0" w:space="0" w:color="auto"/>
                <w:right w:val="none" w:sz="0" w:space="0" w:color="auto"/>
              </w:divBdr>
            </w:div>
            <w:div w:id="1749305253">
              <w:marLeft w:val="0"/>
              <w:marRight w:val="0"/>
              <w:marTop w:val="0"/>
              <w:marBottom w:val="0"/>
              <w:divBdr>
                <w:top w:val="none" w:sz="0" w:space="0" w:color="auto"/>
                <w:left w:val="none" w:sz="0" w:space="0" w:color="auto"/>
                <w:bottom w:val="none" w:sz="0" w:space="0" w:color="auto"/>
                <w:right w:val="none" w:sz="0" w:space="0" w:color="auto"/>
              </w:divBdr>
            </w:div>
            <w:div w:id="648554242">
              <w:marLeft w:val="0"/>
              <w:marRight w:val="0"/>
              <w:marTop w:val="0"/>
              <w:marBottom w:val="0"/>
              <w:divBdr>
                <w:top w:val="none" w:sz="0" w:space="0" w:color="auto"/>
                <w:left w:val="none" w:sz="0" w:space="0" w:color="auto"/>
                <w:bottom w:val="none" w:sz="0" w:space="0" w:color="auto"/>
                <w:right w:val="none" w:sz="0" w:space="0" w:color="auto"/>
              </w:divBdr>
            </w:div>
            <w:div w:id="429814583">
              <w:marLeft w:val="0"/>
              <w:marRight w:val="0"/>
              <w:marTop w:val="0"/>
              <w:marBottom w:val="0"/>
              <w:divBdr>
                <w:top w:val="none" w:sz="0" w:space="0" w:color="auto"/>
                <w:left w:val="none" w:sz="0" w:space="0" w:color="auto"/>
                <w:bottom w:val="none" w:sz="0" w:space="0" w:color="auto"/>
                <w:right w:val="none" w:sz="0" w:space="0" w:color="auto"/>
              </w:divBdr>
            </w:div>
            <w:div w:id="563611499">
              <w:marLeft w:val="0"/>
              <w:marRight w:val="0"/>
              <w:marTop w:val="0"/>
              <w:marBottom w:val="0"/>
              <w:divBdr>
                <w:top w:val="none" w:sz="0" w:space="0" w:color="auto"/>
                <w:left w:val="none" w:sz="0" w:space="0" w:color="auto"/>
                <w:bottom w:val="none" w:sz="0" w:space="0" w:color="auto"/>
                <w:right w:val="none" w:sz="0" w:space="0" w:color="auto"/>
              </w:divBdr>
            </w:div>
            <w:div w:id="647826227">
              <w:marLeft w:val="0"/>
              <w:marRight w:val="0"/>
              <w:marTop w:val="0"/>
              <w:marBottom w:val="0"/>
              <w:divBdr>
                <w:top w:val="none" w:sz="0" w:space="0" w:color="auto"/>
                <w:left w:val="none" w:sz="0" w:space="0" w:color="auto"/>
                <w:bottom w:val="none" w:sz="0" w:space="0" w:color="auto"/>
                <w:right w:val="none" w:sz="0" w:space="0" w:color="auto"/>
              </w:divBdr>
            </w:div>
            <w:div w:id="863253342">
              <w:marLeft w:val="0"/>
              <w:marRight w:val="0"/>
              <w:marTop w:val="0"/>
              <w:marBottom w:val="0"/>
              <w:divBdr>
                <w:top w:val="none" w:sz="0" w:space="0" w:color="auto"/>
                <w:left w:val="none" w:sz="0" w:space="0" w:color="auto"/>
                <w:bottom w:val="none" w:sz="0" w:space="0" w:color="auto"/>
                <w:right w:val="none" w:sz="0" w:space="0" w:color="auto"/>
              </w:divBdr>
            </w:div>
            <w:div w:id="942880004">
              <w:marLeft w:val="0"/>
              <w:marRight w:val="0"/>
              <w:marTop w:val="0"/>
              <w:marBottom w:val="0"/>
              <w:divBdr>
                <w:top w:val="none" w:sz="0" w:space="0" w:color="auto"/>
                <w:left w:val="none" w:sz="0" w:space="0" w:color="auto"/>
                <w:bottom w:val="none" w:sz="0" w:space="0" w:color="auto"/>
                <w:right w:val="none" w:sz="0" w:space="0" w:color="auto"/>
              </w:divBdr>
            </w:div>
            <w:div w:id="1915625450">
              <w:marLeft w:val="0"/>
              <w:marRight w:val="0"/>
              <w:marTop w:val="0"/>
              <w:marBottom w:val="0"/>
              <w:divBdr>
                <w:top w:val="none" w:sz="0" w:space="0" w:color="auto"/>
                <w:left w:val="none" w:sz="0" w:space="0" w:color="auto"/>
                <w:bottom w:val="none" w:sz="0" w:space="0" w:color="auto"/>
                <w:right w:val="none" w:sz="0" w:space="0" w:color="auto"/>
              </w:divBdr>
            </w:div>
            <w:div w:id="1460100674">
              <w:marLeft w:val="0"/>
              <w:marRight w:val="0"/>
              <w:marTop w:val="0"/>
              <w:marBottom w:val="0"/>
              <w:divBdr>
                <w:top w:val="none" w:sz="0" w:space="0" w:color="auto"/>
                <w:left w:val="none" w:sz="0" w:space="0" w:color="auto"/>
                <w:bottom w:val="none" w:sz="0" w:space="0" w:color="auto"/>
                <w:right w:val="none" w:sz="0" w:space="0" w:color="auto"/>
              </w:divBdr>
            </w:div>
            <w:div w:id="1066143194">
              <w:marLeft w:val="0"/>
              <w:marRight w:val="0"/>
              <w:marTop w:val="0"/>
              <w:marBottom w:val="0"/>
              <w:divBdr>
                <w:top w:val="none" w:sz="0" w:space="0" w:color="auto"/>
                <w:left w:val="none" w:sz="0" w:space="0" w:color="auto"/>
                <w:bottom w:val="none" w:sz="0" w:space="0" w:color="auto"/>
                <w:right w:val="none" w:sz="0" w:space="0" w:color="auto"/>
              </w:divBdr>
            </w:div>
            <w:div w:id="1902134891">
              <w:marLeft w:val="0"/>
              <w:marRight w:val="0"/>
              <w:marTop w:val="0"/>
              <w:marBottom w:val="0"/>
              <w:divBdr>
                <w:top w:val="none" w:sz="0" w:space="0" w:color="auto"/>
                <w:left w:val="none" w:sz="0" w:space="0" w:color="auto"/>
                <w:bottom w:val="none" w:sz="0" w:space="0" w:color="auto"/>
                <w:right w:val="none" w:sz="0" w:space="0" w:color="auto"/>
              </w:divBdr>
            </w:div>
            <w:div w:id="587427285">
              <w:marLeft w:val="0"/>
              <w:marRight w:val="0"/>
              <w:marTop w:val="0"/>
              <w:marBottom w:val="0"/>
              <w:divBdr>
                <w:top w:val="none" w:sz="0" w:space="0" w:color="auto"/>
                <w:left w:val="none" w:sz="0" w:space="0" w:color="auto"/>
                <w:bottom w:val="none" w:sz="0" w:space="0" w:color="auto"/>
                <w:right w:val="none" w:sz="0" w:space="0" w:color="auto"/>
              </w:divBdr>
            </w:div>
            <w:div w:id="882905049">
              <w:marLeft w:val="0"/>
              <w:marRight w:val="0"/>
              <w:marTop w:val="0"/>
              <w:marBottom w:val="0"/>
              <w:divBdr>
                <w:top w:val="none" w:sz="0" w:space="0" w:color="auto"/>
                <w:left w:val="none" w:sz="0" w:space="0" w:color="auto"/>
                <w:bottom w:val="none" w:sz="0" w:space="0" w:color="auto"/>
                <w:right w:val="none" w:sz="0" w:space="0" w:color="auto"/>
              </w:divBdr>
            </w:div>
            <w:div w:id="376323171">
              <w:marLeft w:val="0"/>
              <w:marRight w:val="0"/>
              <w:marTop w:val="0"/>
              <w:marBottom w:val="0"/>
              <w:divBdr>
                <w:top w:val="none" w:sz="0" w:space="0" w:color="auto"/>
                <w:left w:val="none" w:sz="0" w:space="0" w:color="auto"/>
                <w:bottom w:val="none" w:sz="0" w:space="0" w:color="auto"/>
                <w:right w:val="none" w:sz="0" w:space="0" w:color="auto"/>
              </w:divBdr>
            </w:div>
            <w:div w:id="710031103">
              <w:marLeft w:val="0"/>
              <w:marRight w:val="0"/>
              <w:marTop w:val="0"/>
              <w:marBottom w:val="0"/>
              <w:divBdr>
                <w:top w:val="none" w:sz="0" w:space="0" w:color="auto"/>
                <w:left w:val="none" w:sz="0" w:space="0" w:color="auto"/>
                <w:bottom w:val="none" w:sz="0" w:space="0" w:color="auto"/>
                <w:right w:val="none" w:sz="0" w:space="0" w:color="auto"/>
              </w:divBdr>
            </w:div>
            <w:div w:id="1953899732">
              <w:marLeft w:val="0"/>
              <w:marRight w:val="0"/>
              <w:marTop w:val="0"/>
              <w:marBottom w:val="0"/>
              <w:divBdr>
                <w:top w:val="none" w:sz="0" w:space="0" w:color="auto"/>
                <w:left w:val="none" w:sz="0" w:space="0" w:color="auto"/>
                <w:bottom w:val="none" w:sz="0" w:space="0" w:color="auto"/>
                <w:right w:val="none" w:sz="0" w:space="0" w:color="auto"/>
              </w:divBdr>
            </w:div>
            <w:div w:id="1529678737">
              <w:marLeft w:val="0"/>
              <w:marRight w:val="0"/>
              <w:marTop w:val="0"/>
              <w:marBottom w:val="0"/>
              <w:divBdr>
                <w:top w:val="none" w:sz="0" w:space="0" w:color="auto"/>
                <w:left w:val="none" w:sz="0" w:space="0" w:color="auto"/>
                <w:bottom w:val="none" w:sz="0" w:space="0" w:color="auto"/>
                <w:right w:val="none" w:sz="0" w:space="0" w:color="auto"/>
              </w:divBdr>
            </w:div>
            <w:div w:id="146827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722123">
      <w:bodyDiv w:val="1"/>
      <w:marLeft w:val="0"/>
      <w:marRight w:val="0"/>
      <w:marTop w:val="0"/>
      <w:marBottom w:val="0"/>
      <w:divBdr>
        <w:top w:val="none" w:sz="0" w:space="0" w:color="auto"/>
        <w:left w:val="none" w:sz="0" w:space="0" w:color="auto"/>
        <w:bottom w:val="none" w:sz="0" w:space="0" w:color="auto"/>
        <w:right w:val="none" w:sz="0" w:space="0" w:color="auto"/>
      </w:divBdr>
      <w:divsChild>
        <w:div w:id="1283077128">
          <w:marLeft w:val="0"/>
          <w:marRight w:val="0"/>
          <w:marTop w:val="0"/>
          <w:marBottom w:val="0"/>
          <w:divBdr>
            <w:top w:val="none" w:sz="0" w:space="0" w:color="auto"/>
            <w:left w:val="none" w:sz="0" w:space="0" w:color="auto"/>
            <w:bottom w:val="none" w:sz="0" w:space="0" w:color="auto"/>
            <w:right w:val="none" w:sz="0" w:space="0" w:color="auto"/>
          </w:divBdr>
        </w:div>
      </w:divsChild>
    </w:div>
    <w:div w:id="546182745">
      <w:bodyDiv w:val="1"/>
      <w:marLeft w:val="0"/>
      <w:marRight w:val="0"/>
      <w:marTop w:val="0"/>
      <w:marBottom w:val="0"/>
      <w:divBdr>
        <w:top w:val="none" w:sz="0" w:space="0" w:color="auto"/>
        <w:left w:val="none" w:sz="0" w:space="0" w:color="auto"/>
        <w:bottom w:val="none" w:sz="0" w:space="0" w:color="auto"/>
        <w:right w:val="none" w:sz="0" w:space="0" w:color="auto"/>
      </w:divBdr>
      <w:divsChild>
        <w:div w:id="1980643416">
          <w:marLeft w:val="0"/>
          <w:marRight w:val="0"/>
          <w:marTop w:val="0"/>
          <w:marBottom w:val="0"/>
          <w:divBdr>
            <w:top w:val="none" w:sz="0" w:space="0" w:color="auto"/>
            <w:left w:val="none" w:sz="0" w:space="0" w:color="auto"/>
            <w:bottom w:val="none" w:sz="0" w:space="0" w:color="auto"/>
            <w:right w:val="none" w:sz="0" w:space="0" w:color="auto"/>
          </w:divBdr>
        </w:div>
      </w:divsChild>
    </w:div>
    <w:div w:id="550384262">
      <w:bodyDiv w:val="1"/>
      <w:marLeft w:val="0"/>
      <w:marRight w:val="0"/>
      <w:marTop w:val="0"/>
      <w:marBottom w:val="0"/>
      <w:divBdr>
        <w:top w:val="none" w:sz="0" w:space="0" w:color="auto"/>
        <w:left w:val="none" w:sz="0" w:space="0" w:color="auto"/>
        <w:bottom w:val="none" w:sz="0" w:space="0" w:color="auto"/>
        <w:right w:val="none" w:sz="0" w:space="0" w:color="auto"/>
      </w:divBdr>
      <w:divsChild>
        <w:div w:id="402339971">
          <w:marLeft w:val="0"/>
          <w:marRight w:val="0"/>
          <w:marTop w:val="0"/>
          <w:marBottom w:val="0"/>
          <w:divBdr>
            <w:top w:val="none" w:sz="0" w:space="0" w:color="auto"/>
            <w:left w:val="none" w:sz="0" w:space="0" w:color="auto"/>
            <w:bottom w:val="none" w:sz="0" w:space="0" w:color="auto"/>
            <w:right w:val="none" w:sz="0" w:space="0" w:color="auto"/>
          </w:divBdr>
        </w:div>
      </w:divsChild>
    </w:div>
    <w:div w:id="555239388">
      <w:bodyDiv w:val="1"/>
      <w:marLeft w:val="0"/>
      <w:marRight w:val="0"/>
      <w:marTop w:val="0"/>
      <w:marBottom w:val="0"/>
      <w:divBdr>
        <w:top w:val="none" w:sz="0" w:space="0" w:color="auto"/>
        <w:left w:val="none" w:sz="0" w:space="0" w:color="auto"/>
        <w:bottom w:val="none" w:sz="0" w:space="0" w:color="auto"/>
        <w:right w:val="none" w:sz="0" w:space="0" w:color="auto"/>
      </w:divBdr>
      <w:divsChild>
        <w:div w:id="2120101018">
          <w:marLeft w:val="0"/>
          <w:marRight w:val="0"/>
          <w:marTop w:val="0"/>
          <w:marBottom w:val="0"/>
          <w:divBdr>
            <w:top w:val="none" w:sz="0" w:space="0" w:color="auto"/>
            <w:left w:val="none" w:sz="0" w:space="0" w:color="auto"/>
            <w:bottom w:val="none" w:sz="0" w:space="0" w:color="auto"/>
            <w:right w:val="none" w:sz="0" w:space="0" w:color="auto"/>
          </w:divBdr>
          <w:divsChild>
            <w:div w:id="136983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103718">
      <w:bodyDiv w:val="1"/>
      <w:marLeft w:val="0"/>
      <w:marRight w:val="0"/>
      <w:marTop w:val="0"/>
      <w:marBottom w:val="0"/>
      <w:divBdr>
        <w:top w:val="none" w:sz="0" w:space="0" w:color="auto"/>
        <w:left w:val="none" w:sz="0" w:space="0" w:color="auto"/>
        <w:bottom w:val="none" w:sz="0" w:space="0" w:color="auto"/>
        <w:right w:val="none" w:sz="0" w:space="0" w:color="auto"/>
      </w:divBdr>
      <w:divsChild>
        <w:div w:id="591743832">
          <w:marLeft w:val="0"/>
          <w:marRight w:val="0"/>
          <w:marTop w:val="0"/>
          <w:marBottom w:val="0"/>
          <w:divBdr>
            <w:top w:val="none" w:sz="0" w:space="0" w:color="auto"/>
            <w:left w:val="none" w:sz="0" w:space="0" w:color="auto"/>
            <w:bottom w:val="none" w:sz="0" w:space="0" w:color="auto"/>
            <w:right w:val="none" w:sz="0" w:space="0" w:color="auto"/>
          </w:divBdr>
        </w:div>
        <w:div w:id="2114938791">
          <w:marLeft w:val="0"/>
          <w:marRight w:val="0"/>
          <w:marTop w:val="0"/>
          <w:marBottom w:val="0"/>
          <w:divBdr>
            <w:top w:val="none" w:sz="0" w:space="0" w:color="auto"/>
            <w:left w:val="none" w:sz="0" w:space="0" w:color="auto"/>
            <w:bottom w:val="none" w:sz="0" w:space="0" w:color="auto"/>
            <w:right w:val="none" w:sz="0" w:space="0" w:color="auto"/>
          </w:divBdr>
        </w:div>
        <w:div w:id="476800039">
          <w:marLeft w:val="0"/>
          <w:marRight w:val="0"/>
          <w:marTop w:val="0"/>
          <w:marBottom w:val="0"/>
          <w:divBdr>
            <w:top w:val="none" w:sz="0" w:space="0" w:color="auto"/>
            <w:left w:val="none" w:sz="0" w:space="0" w:color="auto"/>
            <w:bottom w:val="none" w:sz="0" w:space="0" w:color="auto"/>
            <w:right w:val="none" w:sz="0" w:space="0" w:color="auto"/>
          </w:divBdr>
        </w:div>
        <w:div w:id="1469933094">
          <w:marLeft w:val="0"/>
          <w:marRight w:val="0"/>
          <w:marTop w:val="0"/>
          <w:marBottom w:val="0"/>
          <w:divBdr>
            <w:top w:val="none" w:sz="0" w:space="0" w:color="auto"/>
            <w:left w:val="none" w:sz="0" w:space="0" w:color="auto"/>
            <w:bottom w:val="none" w:sz="0" w:space="0" w:color="auto"/>
            <w:right w:val="none" w:sz="0" w:space="0" w:color="auto"/>
          </w:divBdr>
        </w:div>
        <w:div w:id="1532718053">
          <w:marLeft w:val="0"/>
          <w:marRight w:val="0"/>
          <w:marTop w:val="0"/>
          <w:marBottom w:val="0"/>
          <w:divBdr>
            <w:top w:val="none" w:sz="0" w:space="0" w:color="auto"/>
            <w:left w:val="none" w:sz="0" w:space="0" w:color="auto"/>
            <w:bottom w:val="none" w:sz="0" w:space="0" w:color="auto"/>
            <w:right w:val="none" w:sz="0" w:space="0" w:color="auto"/>
          </w:divBdr>
        </w:div>
        <w:div w:id="1455635973">
          <w:marLeft w:val="0"/>
          <w:marRight w:val="0"/>
          <w:marTop w:val="0"/>
          <w:marBottom w:val="0"/>
          <w:divBdr>
            <w:top w:val="none" w:sz="0" w:space="0" w:color="auto"/>
            <w:left w:val="none" w:sz="0" w:space="0" w:color="auto"/>
            <w:bottom w:val="none" w:sz="0" w:space="0" w:color="auto"/>
            <w:right w:val="none" w:sz="0" w:space="0" w:color="auto"/>
          </w:divBdr>
        </w:div>
        <w:div w:id="1893809956">
          <w:marLeft w:val="0"/>
          <w:marRight w:val="0"/>
          <w:marTop w:val="0"/>
          <w:marBottom w:val="0"/>
          <w:divBdr>
            <w:top w:val="none" w:sz="0" w:space="0" w:color="auto"/>
            <w:left w:val="none" w:sz="0" w:space="0" w:color="auto"/>
            <w:bottom w:val="none" w:sz="0" w:space="0" w:color="auto"/>
            <w:right w:val="none" w:sz="0" w:space="0" w:color="auto"/>
          </w:divBdr>
        </w:div>
        <w:div w:id="1610160578">
          <w:marLeft w:val="0"/>
          <w:marRight w:val="0"/>
          <w:marTop w:val="0"/>
          <w:marBottom w:val="0"/>
          <w:divBdr>
            <w:top w:val="none" w:sz="0" w:space="0" w:color="auto"/>
            <w:left w:val="none" w:sz="0" w:space="0" w:color="auto"/>
            <w:bottom w:val="none" w:sz="0" w:space="0" w:color="auto"/>
            <w:right w:val="none" w:sz="0" w:space="0" w:color="auto"/>
          </w:divBdr>
        </w:div>
        <w:div w:id="968898767">
          <w:marLeft w:val="0"/>
          <w:marRight w:val="0"/>
          <w:marTop w:val="0"/>
          <w:marBottom w:val="0"/>
          <w:divBdr>
            <w:top w:val="none" w:sz="0" w:space="0" w:color="auto"/>
            <w:left w:val="none" w:sz="0" w:space="0" w:color="auto"/>
            <w:bottom w:val="none" w:sz="0" w:space="0" w:color="auto"/>
            <w:right w:val="none" w:sz="0" w:space="0" w:color="auto"/>
          </w:divBdr>
        </w:div>
        <w:div w:id="1759525334">
          <w:marLeft w:val="0"/>
          <w:marRight w:val="0"/>
          <w:marTop w:val="0"/>
          <w:marBottom w:val="0"/>
          <w:divBdr>
            <w:top w:val="none" w:sz="0" w:space="0" w:color="auto"/>
            <w:left w:val="none" w:sz="0" w:space="0" w:color="auto"/>
            <w:bottom w:val="none" w:sz="0" w:space="0" w:color="auto"/>
            <w:right w:val="none" w:sz="0" w:space="0" w:color="auto"/>
          </w:divBdr>
        </w:div>
        <w:div w:id="1645543828">
          <w:marLeft w:val="0"/>
          <w:marRight w:val="0"/>
          <w:marTop w:val="0"/>
          <w:marBottom w:val="0"/>
          <w:divBdr>
            <w:top w:val="none" w:sz="0" w:space="0" w:color="auto"/>
            <w:left w:val="none" w:sz="0" w:space="0" w:color="auto"/>
            <w:bottom w:val="none" w:sz="0" w:space="0" w:color="auto"/>
            <w:right w:val="none" w:sz="0" w:space="0" w:color="auto"/>
          </w:divBdr>
        </w:div>
      </w:divsChild>
    </w:div>
    <w:div w:id="563105114">
      <w:bodyDiv w:val="1"/>
      <w:marLeft w:val="0"/>
      <w:marRight w:val="0"/>
      <w:marTop w:val="0"/>
      <w:marBottom w:val="0"/>
      <w:divBdr>
        <w:top w:val="none" w:sz="0" w:space="0" w:color="auto"/>
        <w:left w:val="none" w:sz="0" w:space="0" w:color="auto"/>
        <w:bottom w:val="none" w:sz="0" w:space="0" w:color="auto"/>
        <w:right w:val="none" w:sz="0" w:space="0" w:color="auto"/>
      </w:divBdr>
      <w:divsChild>
        <w:div w:id="425737985">
          <w:marLeft w:val="0"/>
          <w:marRight w:val="0"/>
          <w:marTop w:val="0"/>
          <w:marBottom w:val="0"/>
          <w:divBdr>
            <w:top w:val="none" w:sz="0" w:space="0" w:color="auto"/>
            <w:left w:val="none" w:sz="0" w:space="0" w:color="auto"/>
            <w:bottom w:val="none" w:sz="0" w:space="0" w:color="auto"/>
            <w:right w:val="none" w:sz="0" w:space="0" w:color="auto"/>
          </w:divBdr>
        </w:div>
      </w:divsChild>
    </w:div>
    <w:div w:id="564026468">
      <w:bodyDiv w:val="1"/>
      <w:marLeft w:val="0"/>
      <w:marRight w:val="0"/>
      <w:marTop w:val="0"/>
      <w:marBottom w:val="0"/>
      <w:divBdr>
        <w:top w:val="none" w:sz="0" w:space="0" w:color="auto"/>
        <w:left w:val="none" w:sz="0" w:space="0" w:color="auto"/>
        <w:bottom w:val="none" w:sz="0" w:space="0" w:color="auto"/>
        <w:right w:val="none" w:sz="0" w:space="0" w:color="auto"/>
      </w:divBdr>
      <w:divsChild>
        <w:div w:id="1779174066">
          <w:marLeft w:val="0"/>
          <w:marRight w:val="0"/>
          <w:marTop w:val="0"/>
          <w:marBottom w:val="0"/>
          <w:divBdr>
            <w:top w:val="none" w:sz="0" w:space="0" w:color="auto"/>
            <w:left w:val="none" w:sz="0" w:space="0" w:color="auto"/>
            <w:bottom w:val="none" w:sz="0" w:space="0" w:color="auto"/>
            <w:right w:val="none" w:sz="0" w:space="0" w:color="auto"/>
          </w:divBdr>
        </w:div>
        <w:div w:id="1555967912">
          <w:marLeft w:val="0"/>
          <w:marRight w:val="0"/>
          <w:marTop w:val="0"/>
          <w:marBottom w:val="0"/>
          <w:divBdr>
            <w:top w:val="none" w:sz="0" w:space="0" w:color="auto"/>
            <w:left w:val="none" w:sz="0" w:space="0" w:color="auto"/>
            <w:bottom w:val="none" w:sz="0" w:space="0" w:color="auto"/>
            <w:right w:val="none" w:sz="0" w:space="0" w:color="auto"/>
          </w:divBdr>
        </w:div>
        <w:div w:id="1127510086">
          <w:marLeft w:val="0"/>
          <w:marRight w:val="0"/>
          <w:marTop w:val="0"/>
          <w:marBottom w:val="0"/>
          <w:divBdr>
            <w:top w:val="none" w:sz="0" w:space="0" w:color="auto"/>
            <w:left w:val="none" w:sz="0" w:space="0" w:color="auto"/>
            <w:bottom w:val="none" w:sz="0" w:space="0" w:color="auto"/>
            <w:right w:val="none" w:sz="0" w:space="0" w:color="auto"/>
          </w:divBdr>
        </w:div>
        <w:div w:id="1175922721">
          <w:marLeft w:val="0"/>
          <w:marRight w:val="0"/>
          <w:marTop w:val="0"/>
          <w:marBottom w:val="0"/>
          <w:divBdr>
            <w:top w:val="none" w:sz="0" w:space="0" w:color="auto"/>
            <w:left w:val="none" w:sz="0" w:space="0" w:color="auto"/>
            <w:bottom w:val="none" w:sz="0" w:space="0" w:color="auto"/>
            <w:right w:val="none" w:sz="0" w:space="0" w:color="auto"/>
          </w:divBdr>
        </w:div>
        <w:div w:id="536313002">
          <w:marLeft w:val="0"/>
          <w:marRight w:val="0"/>
          <w:marTop w:val="0"/>
          <w:marBottom w:val="0"/>
          <w:divBdr>
            <w:top w:val="none" w:sz="0" w:space="0" w:color="auto"/>
            <w:left w:val="none" w:sz="0" w:space="0" w:color="auto"/>
            <w:bottom w:val="none" w:sz="0" w:space="0" w:color="auto"/>
            <w:right w:val="none" w:sz="0" w:space="0" w:color="auto"/>
          </w:divBdr>
        </w:div>
        <w:div w:id="1142115688">
          <w:marLeft w:val="0"/>
          <w:marRight w:val="0"/>
          <w:marTop w:val="0"/>
          <w:marBottom w:val="0"/>
          <w:divBdr>
            <w:top w:val="none" w:sz="0" w:space="0" w:color="auto"/>
            <w:left w:val="none" w:sz="0" w:space="0" w:color="auto"/>
            <w:bottom w:val="none" w:sz="0" w:space="0" w:color="auto"/>
            <w:right w:val="none" w:sz="0" w:space="0" w:color="auto"/>
          </w:divBdr>
        </w:div>
        <w:div w:id="1034575736">
          <w:marLeft w:val="0"/>
          <w:marRight w:val="0"/>
          <w:marTop w:val="0"/>
          <w:marBottom w:val="0"/>
          <w:divBdr>
            <w:top w:val="none" w:sz="0" w:space="0" w:color="auto"/>
            <w:left w:val="none" w:sz="0" w:space="0" w:color="auto"/>
            <w:bottom w:val="none" w:sz="0" w:space="0" w:color="auto"/>
            <w:right w:val="none" w:sz="0" w:space="0" w:color="auto"/>
          </w:divBdr>
        </w:div>
        <w:div w:id="330644926">
          <w:marLeft w:val="0"/>
          <w:marRight w:val="0"/>
          <w:marTop w:val="0"/>
          <w:marBottom w:val="0"/>
          <w:divBdr>
            <w:top w:val="none" w:sz="0" w:space="0" w:color="auto"/>
            <w:left w:val="none" w:sz="0" w:space="0" w:color="auto"/>
            <w:bottom w:val="none" w:sz="0" w:space="0" w:color="auto"/>
            <w:right w:val="none" w:sz="0" w:space="0" w:color="auto"/>
          </w:divBdr>
        </w:div>
        <w:div w:id="1181510907">
          <w:marLeft w:val="0"/>
          <w:marRight w:val="0"/>
          <w:marTop w:val="0"/>
          <w:marBottom w:val="0"/>
          <w:divBdr>
            <w:top w:val="none" w:sz="0" w:space="0" w:color="auto"/>
            <w:left w:val="none" w:sz="0" w:space="0" w:color="auto"/>
            <w:bottom w:val="none" w:sz="0" w:space="0" w:color="auto"/>
            <w:right w:val="none" w:sz="0" w:space="0" w:color="auto"/>
          </w:divBdr>
        </w:div>
        <w:div w:id="1988851470">
          <w:marLeft w:val="0"/>
          <w:marRight w:val="0"/>
          <w:marTop w:val="0"/>
          <w:marBottom w:val="0"/>
          <w:divBdr>
            <w:top w:val="none" w:sz="0" w:space="0" w:color="auto"/>
            <w:left w:val="none" w:sz="0" w:space="0" w:color="auto"/>
            <w:bottom w:val="none" w:sz="0" w:space="0" w:color="auto"/>
            <w:right w:val="none" w:sz="0" w:space="0" w:color="auto"/>
          </w:divBdr>
        </w:div>
        <w:div w:id="75633389">
          <w:marLeft w:val="0"/>
          <w:marRight w:val="0"/>
          <w:marTop w:val="0"/>
          <w:marBottom w:val="0"/>
          <w:divBdr>
            <w:top w:val="none" w:sz="0" w:space="0" w:color="auto"/>
            <w:left w:val="none" w:sz="0" w:space="0" w:color="auto"/>
            <w:bottom w:val="none" w:sz="0" w:space="0" w:color="auto"/>
            <w:right w:val="none" w:sz="0" w:space="0" w:color="auto"/>
          </w:divBdr>
        </w:div>
      </w:divsChild>
    </w:div>
    <w:div w:id="564218519">
      <w:bodyDiv w:val="1"/>
      <w:marLeft w:val="0"/>
      <w:marRight w:val="0"/>
      <w:marTop w:val="0"/>
      <w:marBottom w:val="0"/>
      <w:divBdr>
        <w:top w:val="none" w:sz="0" w:space="0" w:color="auto"/>
        <w:left w:val="none" w:sz="0" w:space="0" w:color="auto"/>
        <w:bottom w:val="none" w:sz="0" w:space="0" w:color="auto"/>
        <w:right w:val="none" w:sz="0" w:space="0" w:color="auto"/>
      </w:divBdr>
      <w:divsChild>
        <w:div w:id="1759669570">
          <w:marLeft w:val="0"/>
          <w:marRight w:val="0"/>
          <w:marTop w:val="0"/>
          <w:marBottom w:val="0"/>
          <w:divBdr>
            <w:top w:val="none" w:sz="0" w:space="0" w:color="auto"/>
            <w:left w:val="none" w:sz="0" w:space="0" w:color="auto"/>
            <w:bottom w:val="none" w:sz="0" w:space="0" w:color="auto"/>
            <w:right w:val="none" w:sz="0" w:space="0" w:color="auto"/>
          </w:divBdr>
        </w:div>
        <w:div w:id="845021236">
          <w:marLeft w:val="0"/>
          <w:marRight w:val="0"/>
          <w:marTop w:val="0"/>
          <w:marBottom w:val="0"/>
          <w:divBdr>
            <w:top w:val="none" w:sz="0" w:space="0" w:color="auto"/>
            <w:left w:val="none" w:sz="0" w:space="0" w:color="auto"/>
            <w:bottom w:val="none" w:sz="0" w:space="0" w:color="auto"/>
            <w:right w:val="none" w:sz="0" w:space="0" w:color="auto"/>
          </w:divBdr>
        </w:div>
        <w:div w:id="1669475994">
          <w:marLeft w:val="0"/>
          <w:marRight w:val="0"/>
          <w:marTop w:val="0"/>
          <w:marBottom w:val="0"/>
          <w:divBdr>
            <w:top w:val="none" w:sz="0" w:space="0" w:color="auto"/>
            <w:left w:val="none" w:sz="0" w:space="0" w:color="auto"/>
            <w:bottom w:val="none" w:sz="0" w:space="0" w:color="auto"/>
            <w:right w:val="none" w:sz="0" w:space="0" w:color="auto"/>
          </w:divBdr>
        </w:div>
        <w:div w:id="1394310684">
          <w:marLeft w:val="0"/>
          <w:marRight w:val="0"/>
          <w:marTop w:val="0"/>
          <w:marBottom w:val="0"/>
          <w:divBdr>
            <w:top w:val="none" w:sz="0" w:space="0" w:color="auto"/>
            <w:left w:val="none" w:sz="0" w:space="0" w:color="auto"/>
            <w:bottom w:val="none" w:sz="0" w:space="0" w:color="auto"/>
            <w:right w:val="none" w:sz="0" w:space="0" w:color="auto"/>
          </w:divBdr>
        </w:div>
      </w:divsChild>
    </w:div>
    <w:div w:id="565842281">
      <w:bodyDiv w:val="1"/>
      <w:marLeft w:val="0"/>
      <w:marRight w:val="0"/>
      <w:marTop w:val="0"/>
      <w:marBottom w:val="0"/>
      <w:divBdr>
        <w:top w:val="none" w:sz="0" w:space="0" w:color="auto"/>
        <w:left w:val="none" w:sz="0" w:space="0" w:color="auto"/>
        <w:bottom w:val="none" w:sz="0" w:space="0" w:color="auto"/>
        <w:right w:val="none" w:sz="0" w:space="0" w:color="auto"/>
      </w:divBdr>
      <w:divsChild>
        <w:div w:id="1855024804">
          <w:marLeft w:val="0"/>
          <w:marRight w:val="0"/>
          <w:marTop w:val="0"/>
          <w:marBottom w:val="0"/>
          <w:divBdr>
            <w:top w:val="none" w:sz="0" w:space="0" w:color="auto"/>
            <w:left w:val="none" w:sz="0" w:space="0" w:color="auto"/>
            <w:bottom w:val="none" w:sz="0" w:space="0" w:color="auto"/>
            <w:right w:val="none" w:sz="0" w:space="0" w:color="auto"/>
          </w:divBdr>
        </w:div>
      </w:divsChild>
    </w:div>
    <w:div w:id="568729735">
      <w:bodyDiv w:val="1"/>
      <w:marLeft w:val="0"/>
      <w:marRight w:val="0"/>
      <w:marTop w:val="0"/>
      <w:marBottom w:val="0"/>
      <w:divBdr>
        <w:top w:val="none" w:sz="0" w:space="0" w:color="auto"/>
        <w:left w:val="none" w:sz="0" w:space="0" w:color="auto"/>
        <w:bottom w:val="none" w:sz="0" w:space="0" w:color="auto"/>
        <w:right w:val="none" w:sz="0" w:space="0" w:color="auto"/>
      </w:divBdr>
      <w:divsChild>
        <w:div w:id="673923261">
          <w:marLeft w:val="0"/>
          <w:marRight w:val="0"/>
          <w:marTop w:val="0"/>
          <w:marBottom w:val="0"/>
          <w:divBdr>
            <w:top w:val="none" w:sz="0" w:space="0" w:color="auto"/>
            <w:left w:val="none" w:sz="0" w:space="0" w:color="auto"/>
            <w:bottom w:val="none" w:sz="0" w:space="0" w:color="auto"/>
            <w:right w:val="none" w:sz="0" w:space="0" w:color="auto"/>
          </w:divBdr>
        </w:div>
      </w:divsChild>
    </w:div>
    <w:div w:id="576090078">
      <w:bodyDiv w:val="1"/>
      <w:marLeft w:val="0"/>
      <w:marRight w:val="0"/>
      <w:marTop w:val="0"/>
      <w:marBottom w:val="0"/>
      <w:divBdr>
        <w:top w:val="none" w:sz="0" w:space="0" w:color="auto"/>
        <w:left w:val="none" w:sz="0" w:space="0" w:color="auto"/>
        <w:bottom w:val="none" w:sz="0" w:space="0" w:color="auto"/>
        <w:right w:val="none" w:sz="0" w:space="0" w:color="auto"/>
      </w:divBdr>
    </w:div>
    <w:div w:id="583105447">
      <w:bodyDiv w:val="1"/>
      <w:marLeft w:val="0"/>
      <w:marRight w:val="0"/>
      <w:marTop w:val="0"/>
      <w:marBottom w:val="0"/>
      <w:divBdr>
        <w:top w:val="none" w:sz="0" w:space="0" w:color="auto"/>
        <w:left w:val="none" w:sz="0" w:space="0" w:color="auto"/>
        <w:bottom w:val="none" w:sz="0" w:space="0" w:color="auto"/>
        <w:right w:val="none" w:sz="0" w:space="0" w:color="auto"/>
      </w:divBdr>
      <w:divsChild>
        <w:div w:id="1469663745">
          <w:marLeft w:val="0"/>
          <w:marRight w:val="0"/>
          <w:marTop w:val="0"/>
          <w:marBottom w:val="0"/>
          <w:divBdr>
            <w:top w:val="none" w:sz="0" w:space="0" w:color="auto"/>
            <w:left w:val="none" w:sz="0" w:space="0" w:color="auto"/>
            <w:bottom w:val="none" w:sz="0" w:space="0" w:color="auto"/>
            <w:right w:val="none" w:sz="0" w:space="0" w:color="auto"/>
          </w:divBdr>
          <w:divsChild>
            <w:div w:id="1689135454">
              <w:marLeft w:val="0"/>
              <w:marRight w:val="0"/>
              <w:marTop w:val="0"/>
              <w:marBottom w:val="0"/>
              <w:divBdr>
                <w:top w:val="none" w:sz="0" w:space="0" w:color="auto"/>
                <w:left w:val="none" w:sz="0" w:space="0" w:color="auto"/>
                <w:bottom w:val="none" w:sz="0" w:space="0" w:color="auto"/>
                <w:right w:val="none" w:sz="0" w:space="0" w:color="auto"/>
              </w:divBdr>
            </w:div>
            <w:div w:id="455636243">
              <w:marLeft w:val="0"/>
              <w:marRight w:val="0"/>
              <w:marTop w:val="0"/>
              <w:marBottom w:val="0"/>
              <w:divBdr>
                <w:top w:val="none" w:sz="0" w:space="0" w:color="auto"/>
                <w:left w:val="none" w:sz="0" w:space="0" w:color="auto"/>
                <w:bottom w:val="none" w:sz="0" w:space="0" w:color="auto"/>
                <w:right w:val="none" w:sz="0" w:space="0" w:color="auto"/>
              </w:divBdr>
            </w:div>
            <w:div w:id="305546214">
              <w:marLeft w:val="0"/>
              <w:marRight w:val="0"/>
              <w:marTop w:val="0"/>
              <w:marBottom w:val="0"/>
              <w:divBdr>
                <w:top w:val="none" w:sz="0" w:space="0" w:color="auto"/>
                <w:left w:val="none" w:sz="0" w:space="0" w:color="auto"/>
                <w:bottom w:val="none" w:sz="0" w:space="0" w:color="auto"/>
                <w:right w:val="none" w:sz="0" w:space="0" w:color="auto"/>
              </w:divBdr>
            </w:div>
            <w:div w:id="1985965566">
              <w:marLeft w:val="0"/>
              <w:marRight w:val="0"/>
              <w:marTop w:val="0"/>
              <w:marBottom w:val="0"/>
              <w:divBdr>
                <w:top w:val="none" w:sz="0" w:space="0" w:color="auto"/>
                <w:left w:val="none" w:sz="0" w:space="0" w:color="auto"/>
                <w:bottom w:val="none" w:sz="0" w:space="0" w:color="auto"/>
                <w:right w:val="none" w:sz="0" w:space="0" w:color="auto"/>
              </w:divBdr>
            </w:div>
            <w:div w:id="1401291981">
              <w:marLeft w:val="0"/>
              <w:marRight w:val="0"/>
              <w:marTop w:val="0"/>
              <w:marBottom w:val="0"/>
              <w:divBdr>
                <w:top w:val="none" w:sz="0" w:space="0" w:color="auto"/>
                <w:left w:val="none" w:sz="0" w:space="0" w:color="auto"/>
                <w:bottom w:val="none" w:sz="0" w:space="0" w:color="auto"/>
                <w:right w:val="none" w:sz="0" w:space="0" w:color="auto"/>
              </w:divBdr>
            </w:div>
            <w:div w:id="680395346">
              <w:marLeft w:val="0"/>
              <w:marRight w:val="0"/>
              <w:marTop w:val="0"/>
              <w:marBottom w:val="0"/>
              <w:divBdr>
                <w:top w:val="none" w:sz="0" w:space="0" w:color="auto"/>
                <w:left w:val="none" w:sz="0" w:space="0" w:color="auto"/>
                <w:bottom w:val="none" w:sz="0" w:space="0" w:color="auto"/>
                <w:right w:val="none" w:sz="0" w:space="0" w:color="auto"/>
              </w:divBdr>
            </w:div>
            <w:div w:id="429355782">
              <w:marLeft w:val="0"/>
              <w:marRight w:val="0"/>
              <w:marTop w:val="0"/>
              <w:marBottom w:val="0"/>
              <w:divBdr>
                <w:top w:val="none" w:sz="0" w:space="0" w:color="auto"/>
                <w:left w:val="none" w:sz="0" w:space="0" w:color="auto"/>
                <w:bottom w:val="none" w:sz="0" w:space="0" w:color="auto"/>
                <w:right w:val="none" w:sz="0" w:space="0" w:color="auto"/>
              </w:divBdr>
            </w:div>
            <w:div w:id="1334453177">
              <w:marLeft w:val="0"/>
              <w:marRight w:val="0"/>
              <w:marTop w:val="0"/>
              <w:marBottom w:val="0"/>
              <w:divBdr>
                <w:top w:val="none" w:sz="0" w:space="0" w:color="auto"/>
                <w:left w:val="none" w:sz="0" w:space="0" w:color="auto"/>
                <w:bottom w:val="none" w:sz="0" w:space="0" w:color="auto"/>
                <w:right w:val="none" w:sz="0" w:space="0" w:color="auto"/>
              </w:divBdr>
            </w:div>
            <w:div w:id="347801593">
              <w:marLeft w:val="0"/>
              <w:marRight w:val="0"/>
              <w:marTop w:val="0"/>
              <w:marBottom w:val="0"/>
              <w:divBdr>
                <w:top w:val="none" w:sz="0" w:space="0" w:color="auto"/>
                <w:left w:val="none" w:sz="0" w:space="0" w:color="auto"/>
                <w:bottom w:val="none" w:sz="0" w:space="0" w:color="auto"/>
                <w:right w:val="none" w:sz="0" w:space="0" w:color="auto"/>
              </w:divBdr>
            </w:div>
            <w:div w:id="1586064720">
              <w:marLeft w:val="0"/>
              <w:marRight w:val="0"/>
              <w:marTop w:val="0"/>
              <w:marBottom w:val="0"/>
              <w:divBdr>
                <w:top w:val="none" w:sz="0" w:space="0" w:color="auto"/>
                <w:left w:val="none" w:sz="0" w:space="0" w:color="auto"/>
                <w:bottom w:val="none" w:sz="0" w:space="0" w:color="auto"/>
                <w:right w:val="none" w:sz="0" w:space="0" w:color="auto"/>
              </w:divBdr>
            </w:div>
            <w:div w:id="842820522">
              <w:marLeft w:val="0"/>
              <w:marRight w:val="0"/>
              <w:marTop w:val="0"/>
              <w:marBottom w:val="0"/>
              <w:divBdr>
                <w:top w:val="none" w:sz="0" w:space="0" w:color="auto"/>
                <w:left w:val="none" w:sz="0" w:space="0" w:color="auto"/>
                <w:bottom w:val="none" w:sz="0" w:space="0" w:color="auto"/>
                <w:right w:val="none" w:sz="0" w:space="0" w:color="auto"/>
              </w:divBdr>
            </w:div>
            <w:div w:id="304359860">
              <w:marLeft w:val="0"/>
              <w:marRight w:val="0"/>
              <w:marTop w:val="0"/>
              <w:marBottom w:val="0"/>
              <w:divBdr>
                <w:top w:val="none" w:sz="0" w:space="0" w:color="auto"/>
                <w:left w:val="none" w:sz="0" w:space="0" w:color="auto"/>
                <w:bottom w:val="none" w:sz="0" w:space="0" w:color="auto"/>
                <w:right w:val="none" w:sz="0" w:space="0" w:color="auto"/>
              </w:divBdr>
            </w:div>
            <w:div w:id="2014410501">
              <w:marLeft w:val="0"/>
              <w:marRight w:val="0"/>
              <w:marTop w:val="0"/>
              <w:marBottom w:val="0"/>
              <w:divBdr>
                <w:top w:val="none" w:sz="0" w:space="0" w:color="auto"/>
                <w:left w:val="none" w:sz="0" w:space="0" w:color="auto"/>
                <w:bottom w:val="none" w:sz="0" w:space="0" w:color="auto"/>
                <w:right w:val="none" w:sz="0" w:space="0" w:color="auto"/>
              </w:divBdr>
            </w:div>
            <w:div w:id="545795927">
              <w:marLeft w:val="0"/>
              <w:marRight w:val="0"/>
              <w:marTop w:val="0"/>
              <w:marBottom w:val="0"/>
              <w:divBdr>
                <w:top w:val="none" w:sz="0" w:space="0" w:color="auto"/>
                <w:left w:val="none" w:sz="0" w:space="0" w:color="auto"/>
                <w:bottom w:val="none" w:sz="0" w:space="0" w:color="auto"/>
                <w:right w:val="none" w:sz="0" w:space="0" w:color="auto"/>
              </w:divBdr>
            </w:div>
            <w:div w:id="963580388">
              <w:marLeft w:val="0"/>
              <w:marRight w:val="0"/>
              <w:marTop w:val="0"/>
              <w:marBottom w:val="0"/>
              <w:divBdr>
                <w:top w:val="none" w:sz="0" w:space="0" w:color="auto"/>
                <w:left w:val="none" w:sz="0" w:space="0" w:color="auto"/>
                <w:bottom w:val="none" w:sz="0" w:space="0" w:color="auto"/>
                <w:right w:val="none" w:sz="0" w:space="0" w:color="auto"/>
              </w:divBdr>
            </w:div>
            <w:div w:id="1439564986">
              <w:marLeft w:val="0"/>
              <w:marRight w:val="0"/>
              <w:marTop w:val="0"/>
              <w:marBottom w:val="0"/>
              <w:divBdr>
                <w:top w:val="none" w:sz="0" w:space="0" w:color="auto"/>
                <w:left w:val="none" w:sz="0" w:space="0" w:color="auto"/>
                <w:bottom w:val="none" w:sz="0" w:space="0" w:color="auto"/>
                <w:right w:val="none" w:sz="0" w:space="0" w:color="auto"/>
              </w:divBdr>
            </w:div>
            <w:div w:id="1494570685">
              <w:marLeft w:val="0"/>
              <w:marRight w:val="0"/>
              <w:marTop w:val="0"/>
              <w:marBottom w:val="0"/>
              <w:divBdr>
                <w:top w:val="none" w:sz="0" w:space="0" w:color="auto"/>
                <w:left w:val="none" w:sz="0" w:space="0" w:color="auto"/>
                <w:bottom w:val="none" w:sz="0" w:space="0" w:color="auto"/>
                <w:right w:val="none" w:sz="0" w:space="0" w:color="auto"/>
              </w:divBdr>
            </w:div>
            <w:div w:id="539631720">
              <w:marLeft w:val="0"/>
              <w:marRight w:val="0"/>
              <w:marTop w:val="0"/>
              <w:marBottom w:val="0"/>
              <w:divBdr>
                <w:top w:val="none" w:sz="0" w:space="0" w:color="auto"/>
                <w:left w:val="none" w:sz="0" w:space="0" w:color="auto"/>
                <w:bottom w:val="none" w:sz="0" w:space="0" w:color="auto"/>
                <w:right w:val="none" w:sz="0" w:space="0" w:color="auto"/>
              </w:divBdr>
            </w:div>
            <w:div w:id="1424255175">
              <w:marLeft w:val="0"/>
              <w:marRight w:val="0"/>
              <w:marTop w:val="0"/>
              <w:marBottom w:val="0"/>
              <w:divBdr>
                <w:top w:val="none" w:sz="0" w:space="0" w:color="auto"/>
                <w:left w:val="none" w:sz="0" w:space="0" w:color="auto"/>
                <w:bottom w:val="none" w:sz="0" w:space="0" w:color="auto"/>
                <w:right w:val="none" w:sz="0" w:space="0" w:color="auto"/>
              </w:divBdr>
            </w:div>
            <w:div w:id="1080638783">
              <w:marLeft w:val="0"/>
              <w:marRight w:val="0"/>
              <w:marTop w:val="0"/>
              <w:marBottom w:val="0"/>
              <w:divBdr>
                <w:top w:val="none" w:sz="0" w:space="0" w:color="auto"/>
                <w:left w:val="none" w:sz="0" w:space="0" w:color="auto"/>
                <w:bottom w:val="none" w:sz="0" w:space="0" w:color="auto"/>
                <w:right w:val="none" w:sz="0" w:space="0" w:color="auto"/>
              </w:divBdr>
            </w:div>
            <w:div w:id="1069041868">
              <w:marLeft w:val="0"/>
              <w:marRight w:val="0"/>
              <w:marTop w:val="0"/>
              <w:marBottom w:val="0"/>
              <w:divBdr>
                <w:top w:val="none" w:sz="0" w:space="0" w:color="auto"/>
                <w:left w:val="none" w:sz="0" w:space="0" w:color="auto"/>
                <w:bottom w:val="none" w:sz="0" w:space="0" w:color="auto"/>
                <w:right w:val="none" w:sz="0" w:space="0" w:color="auto"/>
              </w:divBdr>
            </w:div>
            <w:div w:id="1573931347">
              <w:marLeft w:val="0"/>
              <w:marRight w:val="0"/>
              <w:marTop w:val="0"/>
              <w:marBottom w:val="0"/>
              <w:divBdr>
                <w:top w:val="none" w:sz="0" w:space="0" w:color="auto"/>
                <w:left w:val="none" w:sz="0" w:space="0" w:color="auto"/>
                <w:bottom w:val="none" w:sz="0" w:space="0" w:color="auto"/>
                <w:right w:val="none" w:sz="0" w:space="0" w:color="auto"/>
              </w:divBdr>
            </w:div>
            <w:div w:id="633366134">
              <w:marLeft w:val="0"/>
              <w:marRight w:val="0"/>
              <w:marTop w:val="0"/>
              <w:marBottom w:val="0"/>
              <w:divBdr>
                <w:top w:val="none" w:sz="0" w:space="0" w:color="auto"/>
                <w:left w:val="none" w:sz="0" w:space="0" w:color="auto"/>
                <w:bottom w:val="none" w:sz="0" w:space="0" w:color="auto"/>
                <w:right w:val="none" w:sz="0" w:space="0" w:color="auto"/>
              </w:divBdr>
            </w:div>
            <w:div w:id="1776248117">
              <w:marLeft w:val="0"/>
              <w:marRight w:val="0"/>
              <w:marTop w:val="0"/>
              <w:marBottom w:val="0"/>
              <w:divBdr>
                <w:top w:val="none" w:sz="0" w:space="0" w:color="auto"/>
                <w:left w:val="none" w:sz="0" w:space="0" w:color="auto"/>
                <w:bottom w:val="none" w:sz="0" w:space="0" w:color="auto"/>
                <w:right w:val="none" w:sz="0" w:space="0" w:color="auto"/>
              </w:divBdr>
            </w:div>
            <w:div w:id="1316446012">
              <w:marLeft w:val="0"/>
              <w:marRight w:val="0"/>
              <w:marTop w:val="0"/>
              <w:marBottom w:val="0"/>
              <w:divBdr>
                <w:top w:val="none" w:sz="0" w:space="0" w:color="auto"/>
                <w:left w:val="none" w:sz="0" w:space="0" w:color="auto"/>
                <w:bottom w:val="none" w:sz="0" w:space="0" w:color="auto"/>
                <w:right w:val="none" w:sz="0" w:space="0" w:color="auto"/>
              </w:divBdr>
            </w:div>
            <w:div w:id="510801563">
              <w:marLeft w:val="0"/>
              <w:marRight w:val="0"/>
              <w:marTop w:val="0"/>
              <w:marBottom w:val="0"/>
              <w:divBdr>
                <w:top w:val="none" w:sz="0" w:space="0" w:color="auto"/>
                <w:left w:val="none" w:sz="0" w:space="0" w:color="auto"/>
                <w:bottom w:val="none" w:sz="0" w:space="0" w:color="auto"/>
                <w:right w:val="none" w:sz="0" w:space="0" w:color="auto"/>
              </w:divBdr>
            </w:div>
            <w:div w:id="1938521622">
              <w:marLeft w:val="0"/>
              <w:marRight w:val="0"/>
              <w:marTop w:val="0"/>
              <w:marBottom w:val="0"/>
              <w:divBdr>
                <w:top w:val="none" w:sz="0" w:space="0" w:color="auto"/>
                <w:left w:val="none" w:sz="0" w:space="0" w:color="auto"/>
                <w:bottom w:val="none" w:sz="0" w:space="0" w:color="auto"/>
                <w:right w:val="none" w:sz="0" w:space="0" w:color="auto"/>
              </w:divBdr>
            </w:div>
            <w:div w:id="1172334668">
              <w:marLeft w:val="0"/>
              <w:marRight w:val="0"/>
              <w:marTop w:val="0"/>
              <w:marBottom w:val="0"/>
              <w:divBdr>
                <w:top w:val="none" w:sz="0" w:space="0" w:color="auto"/>
                <w:left w:val="none" w:sz="0" w:space="0" w:color="auto"/>
                <w:bottom w:val="none" w:sz="0" w:space="0" w:color="auto"/>
                <w:right w:val="none" w:sz="0" w:space="0" w:color="auto"/>
              </w:divBdr>
            </w:div>
            <w:div w:id="1527868359">
              <w:marLeft w:val="0"/>
              <w:marRight w:val="0"/>
              <w:marTop w:val="0"/>
              <w:marBottom w:val="0"/>
              <w:divBdr>
                <w:top w:val="none" w:sz="0" w:space="0" w:color="auto"/>
                <w:left w:val="none" w:sz="0" w:space="0" w:color="auto"/>
                <w:bottom w:val="none" w:sz="0" w:space="0" w:color="auto"/>
                <w:right w:val="none" w:sz="0" w:space="0" w:color="auto"/>
              </w:divBdr>
            </w:div>
            <w:div w:id="1749956417">
              <w:marLeft w:val="0"/>
              <w:marRight w:val="0"/>
              <w:marTop w:val="0"/>
              <w:marBottom w:val="0"/>
              <w:divBdr>
                <w:top w:val="none" w:sz="0" w:space="0" w:color="auto"/>
                <w:left w:val="none" w:sz="0" w:space="0" w:color="auto"/>
                <w:bottom w:val="none" w:sz="0" w:space="0" w:color="auto"/>
                <w:right w:val="none" w:sz="0" w:space="0" w:color="auto"/>
              </w:divBdr>
            </w:div>
            <w:div w:id="1532109076">
              <w:marLeft w:val="0"/>
              <w:marRight w:val="0"/>
              <w:marTop w:val="0"/>
              <w:marBottom w:val="0"/>
              <w:divBdr>
                <w:top w:val="none" w:sz="0" w:space="0" w:color="auto"/>
                <w:left w:val="none" w:sz="0" w:space="0" w:color="auto"/>
                <w:bottom w:val="none" w:sz="0" w:space="0" w:color="auto"/>
                <w:right w:val="none" w:sz="0" w:space="0" w:color="auto"/>
              </w:divBdr>
            </w:div>
            <w:div w:id="553128521">
              <w:marLeft w:val="0"/>
              <w:marRight w:val="0"/>
              <w:marTop w:val="0"/>
              <w:marBottom w:val="0"/>
              <w:divBdr>
                <w:top w:val="none" w:sz="0" w:space="0" w:color="auto"/>
                <w:left w:val="none" w:sz="0" w:space="0" w:color="auto"/>
                <w:bottom w:val="none" w:sz="0" w:space="0" w:color="auto"/>
                <w:right w:val="none" w:sz="0" w:space="0" w:color="auto"/>
              </w:divBdr>
            </w:div>
            <w:div w:id="376393084">
              <w:marLeft w:val="0"/>
              <w:marRight w:val="0"/>
              <w:marTop w:val="0"/>
              <w:marBottom w:val="0"/>
              <w:divBdr>
                <w:top w:val="none" w:sz="0" w:space="0" w:color="auto"/>
                <w:left w:val="none" w:sz="0" w:space="0" w:color="auto"/>
                <w:bottom w:val="none" w:sz="0" w:space="0" w:color="auto"/>
                <w:right w:val="none" w:sz="0" w:space="0" w:color="auto"/>
              </w:divBdr>
            </w:div>
            <w:div w:id="997154597">
              <w:marLeft w:val="0"/>
              <w:marRight w:val="0"/>
              <w:marTop w:val="0"/>
              <w:marBottom w:val="0"/>
              <w:divBdr>
                <w:top w:val="none" w:sz="0" w:space="0" w:color="auto"/>
                <w:left w:val="none" w:sz="0" w:space="0" w:color="auto"/>
                <w:bottom w:val="none" w:sz="0" w:space="0" w:color="auto"/>
                <w:right w:val="none" w:sz="0" w:space="0" w:color="auto"/>
              </w:divBdr>
            </w:div>
            <w:div w:id="941691599">
              <w:marLeft w:val="0"/>
              <w:marRight w:val="0"/>
              <w:marTop w:val="0"/>
              <w:marBottom w:val="0"/>
              <w:divBdr>
                <w:top w:val="none" w:sz="0" w:space="0" w:color="auto"/>
                <w:left w:val="none" w:sz="0" w:space="0" w:color="auto"/>
                <w:bottom w:val="none" w:sz="0" w:space="0" w:color="auto"/>
                <w:right w:val="none" w:sz="0" w:space="0" w:color="auto"/>
              </w:divBdr>
            </w:div>
            <w:div w:id="627860789">
              <w:marLeft w:val="0"/>
              <w:marRight w:val="0"/>
              <w:marTop w:val="0"/>
              <w:marBottom w:val="0"/>
              <w:divBdr>
                <w:top w:val="none" w:sz="0" w:space="0" w:color="auto"/>
                <w:left w:val="none" w:sz="0" w:space="0" w:color="auto"/>
                <w:bottom w:val="none" w:sz="0" w:space="0" w:color="auto"/>
                <w:right w:val="none" w:sz="0" w:space="0" w:color="auto"/>
              </w:divBdr>
            </w:div>
            <w:div w:id="1306469600">
              <w:marLeft w:val="0"/>
              <w:marRight w:val="0"/>
              <w:marTop w:val="0"/>
              <w:marBottom w:val="0"/>
              <w:divBdr>
                <w:top w:val="none" w:sz="0" w:space="0" w:color="auto"/>
                <w:left w:val="none" w:sz="0" w:space="0" w:color="auto"/>
                <w:bottom w:val="none" w:sz="0" w:space="0" w:color="auto"/>
                <w:right w:val="none" w:sz="0" w:space="0" w:color="auto"/>
              </w:divBdr>
            </w:div>
            <w:div w:id="1139108958">
              <w:marLeft w:val="0"/>
              <w:marRight w:val="0"/>
              <w:marTop w:val="0"/>
              <w:marBottom w:val="0"/>
              <w:divBdr>
                <w:top w:val="none" w:sz="0" w:space="0" w:color="auto"/>
                <w:left w:val="none" w:sz="0" w:space="0" w:color="auto"/>
                <w:bottom w:val="none" w:sz="0" w:space="0" w:color="auto"/>
                <w:right w:val="none" w:sz="0" w:space="0" w:color="auto"/>
              </w:divBdr>
            </w:div>
            <w:div w:id="1802264455">
              <w:marLeft w:val="0"/>
              <w:marRight w:val="0"/>
              <w:marTop w:val="0"/>
              <w:marBottom w:val="0"/>
              <w:divBdr>
                <w:top w:val="none" w:sz="0" w:space="0" w:color="auto"/>
                <w:left w:val="none" w:sz="0" w:space="0" w:color="auto"/>
                <w:bottom w:val="none" w:sz="0" w:space="0" w:color="auto"/>
                <w:right w:val="none" w:sz="0" w:space="0" w:color="auto"/>
              </w:divBdr>
            </w:div>
            <w:div w:id="1575706008">
              <w:marLeft w:val="0"/>
              <w:marRight w:val="0"/>
              <w:marTop w:val="0"/>
              <w:marBottom w:val="0"/>
              <w:divBdr>
                <w:top w:val="none" w:sz="0" w:space="0" w:color="auto"/>
                <w:left w:val="none" w:sz="0" w:space="0" w:color="auto"/>
                <w:bottom w:val="none" w:sz="0" w:space="0" w:color="auto"/>
                <w:right w:val="none" w:sz="0" w:space="0" w:color="auto"/>
              </w:divBdr>
            </w:div>
            <w:div w:id="746225391">
              <w:marLeft w:val="0"/>
              <w:marRight w:val="0"/>
              <w:marTop w:val="0"/>
              <w:marBottom w:val="0"/>
              <w:divBdr>
                <w:top w:val="none" w:sz="0" w:space="0" w:color="auto"/>
                <w:left w:val="none" w:sz="0" w:space="0" w:color="auto"/>
                <w:bottom w:val="none" w:sz="0" w:space="0" w:color="auto"/>
                <w:right w:val="none" w:sz="0" w:space="0" w:color="auto"/>
              </w:divBdr>
            </w:div>
            <w:div w:id="1229458547">
              <w:marLeft w:val="0"/>
              <w:marRight w:val="0"/>
              <w:marTop w:val="0"/>
              <w:marBottom w:val="0"/>
              <w:divBdr>
                <w:top w:val="none" w:sz="0" w:space="0" w:color="auto"/>
                <w:left w:val="none" w:sz="0" w:space="0" w:color="auto"/>
                <w:bottom w:val="none" w:sz="0" w:space="0" w:color="auto"/>
                <w:right w:val="none" w:sz="0" w:space="0" w:color="auto"/>
              </w:divBdr>
            </w:div>
            <w:div w:id="472213482">
              <w:marLeft w:val="0"/>
              <w:marRight w:val="0"/>
              <w:marTop w:val="0"/>
              <w:marBottom w:val="0"/>
              <w:divBdr>
                <w:top w:val="none" w:sz="0" w:space="0" w:color="auto"/>
                <w:left w:val="none" w:sz="0" w:space="0" w:color="auto"/>
                <w:bottom w:val="none" w:sz="0" w:space="0" w:color="auto"/>
                <w:right w:val="none" w:sz="0" w:space="0" w:color="auto"/>
              </w:divBdr>
            </w:div>
            <w:div w:id="469787918">
              <w:marLeft w:val="0"/>
              <w:marRight w:val="0"/>
              <w:marTop w:val="0"/>
              <w:marBottom w:val="0"/>
              <w:divBdr>
                <w:top w:val="none" w:sz="0" w:space="0" w:color="auto"/>
                <w:left w:val="none" w:sz="0" w:space="0" w:color="auto"/>
                <w:bottom w:val="none" w:sz="0" w:space="0" w:color="auto"/>
                <w:right w:val="none" w:sz="0" w:space="0" w:color="auto"/>
              </w:divBdr>
            </w:div>
            <w:div w:id="1860120093">
              <w:marLeft w:val="0"/>
              <w:marRight w:val="0"/>
              <w:marTop w:val="0"/>
              <w:marBottom w:val="0"/>
              <w:divBdr>
                <w:top w:val="none" w:sz="0" w:space="0" w:color="auto"/>
                <w:left w:val="none" w:sz="0" w:space="0" w:color="auto"/>
                <w:bottom w:val="none" w:sz="0" w:space="0" w:color="auto"/>
                <w:right w:val="none" w:sz="0" w:space="0" w:color="auto"/>
              </w:divBdr>
            </w:div>
            <w:div w:id="894394152">
              <w:marLeft w:val="0"/>
              <w:marRight w:val="0"/>
              <w:marTop w:val="0"/>
              <w:marBottom w:val="0"/>
              <w:divBdr>
                <w:top w:val="none" w:sz="0" w:space="0" w:color="auto"/>
                <w:left w:val="none" w:sz="0" w:space="0" w:color="auto"/>
                <w:bottom w:val="none" w:sz="0" w:space="0" w:color="auto"/>
                <w:right w:val="none" w:sz="0" w:space="0" w:color="auto"/>
              </w:divBdr>
            </w:div>
            <w:div w:id="899750186">
              <w:marLeft w:val="0"/>
              <w:marRight w:val="0"/>
              <w:marTop w:val="0"/>
              <w:marBottom w:val="0"/>
              <w:divBdr>
                <w:top w:val="none" w:sz="0" w:space="0" w:color="auto"/>
                <w:left w:val="none" w:sz="0" w:space="0" w:color="auto"/>
                <w:bottom w:val="none" w:sz="0" w:space="0" w:color="auto"/>
                <w:right w:val="none" w:sz="0" w:space="0" w:color="auto"/>
              </w:divBdr>
            </w:div>
            <w:div w:id="1903365518">
              <w:marLeft w:val="0"/>
              <w:marRight w:val="0"/>
              <w:marTop w:val="0"/>
              <w:marBottom w:val="0"/>
              <w:divBdr>
                <w:top w:val="none" w:sz="0" w:space="0" w:color="auto"/>
                <w:left w:val="none" w:sz="0" w:space="0" w:color="auto"/>
                <w:bottom w:val="none" w:sz="0" w:space="0" w:color="auto"/>
                <w:right w:val="none" w:sz="0" w:space="0" w:color="auto"/>
              </w:divBdr>
            </w:div>
            <w:div w:id="76097511">
              <w:marLeft w:val="0"/>
              <w:marRight w:val="0"/>
              <w:marTop w:val="0"/>
              <w:marBottom w:val="0"/>
              <w:divBdr>
                <w:top w:val="none" w:sz="0" w:space="0" w:color="auto"/>
                <w:left w:val="none" w:sz="0" w:space="0" w:color="auto"/>
                <w:bottom w:val="none" w:sz="0" w:space="0" w:color="auto"/>
                <w:right w:val="none" w:sz="0" w:space="0" w:color="auto"/>
              </w:divBdr>
            </w:div>
            <w:div w:id="1278567160">
              <w:marLeft w:val="0"/>
              <w:marRight w:val="0"/>
              <w:marTop w:val="0"/>
              <w:marBottom w:val="0"/>
              <w:divBdr>
                <w:top w:val="none" w:sz="0" w:space="0" w:color="auto"/>
                <w:left w:val="none" w:sz="0" w:space="0" w:color="auto"/>
                <w:bottom w:val="none" w:sz="0" w:space="0" w:color="auto"/>
                <w:right w:val="none" w:sz="0" w:space="0" w:color="auto"/>
              </w:divBdr>
            </w:div>
            <w:div w:id="1565988545">
              <w:marLeft w:val="0"/>
              <w:marRight w:val="0"/>
              <w:marTop w:val="0"/>
              <w:marBottom w:val="0"/>
              <w:divBdr>
                <w:top w:val="none" w:sz="0" w:space="0" w:color="auto"/>
                <w:left w:val="none" w:sz="0" w:space="0" w:color="auto"/>
                <w:bottom w:val="none" w:sz="0" w:space="0" w:color="auto"/>
                <w:right w:val="none" w:sz="0" w:space="0" w:color="auto"/>
              </w:divBdr>
            </w:div>
            <w:div w:id="2024085339">
              <w:marLeft w:val="0"/>
              <w:marRight w:val="0"/>
              <w:marTop w:val="0"/>
              <w:marBottom w:val="0"/>
              <w:divBdr>
                <w:top w:val="none" w:sz="0" w:space="0" w:color="auto"/>
                <w:left w:val="none" w:sz="0" w:space="0" w:color="auto"/>
                <w:bottom w:val="none" w:sz="0" w:space="0" w:color="auto"/>
                <w:right w:val="none" w:sz="0" w:space="0" w:color="auto"/>
              </w:divBdr>
            </w:div>
            <w:div w:id="274482741">
              <w:marLeft w:val="0"/>
              <w:marRight w:val="0"/>
              <w:marTop w:val="0"/>
              <w:marBottom w:val="0"/>
              <w:divBdr>
                <w:top w:val="none" w:sz="0" w:space="0" w:color="auto"/>
                <w:left w:val="none" w:sz="0" w:space="0" w:color="auto"/>
                <w:bottom w:val="none" w:sz="0" w:space="0" w:color="auto"/>
                <w:right w:val="none" w:sz="0" w:space="0" w:color="auto"/>
              </w:divBdr>
            </w:div>
            <w:div w:id="2080513946">
              <w:marLeft w:val="0"/>
              <w:marRight w:val="0"/>
              <w:marTop w:val="0"/>
              <w:marBottom w:val="0"/>
              <w:divBdr>
                <w:top w:val="none" w:sz="0" w:space="0" w:color="auto"/>
                <w:left w:val="none" w:sz="0" w:space="0" w:color="auto"/>
                <w:bottom w:val="none" w:sz="0" w:space="0" w:color="auto"/>
                <w:right w:val="none" w:sz="0" w:space="0" w:color="auto"/>
              </w:divBdr>
            </w:div>
            <w:div w:id="1820610713">
              <w:marLeft w:val="0"/>
              <w:marRight w:val="0"/>
              <w:marTop w:val="0"/>
              <w:marBottom w:val="0"/>
              <w:divBdr>
                <w:top w:val="none" w:sz="0" w:space="0" w:color="auto"/>
                <w:left w:val="none" w:sz="0" w:space="0" w:color="auto"/>
                <w:bottom w:val="none" w:sz="0" w:space="0" w:color="auto"/>
                <w:right w:val="none" w:sz="0" w:space="0" w:color="auto"/>
              </w:divBdr>
            </w:div>
            <w:div w:id="704791911">
              <w:marLeft w:val="0"/>
              <w:marRight w:val="0"/>
              <w:marTop w:val="0"/>
              <w:marBottom w:val="0"/>
              <w:divBdr>
                <w:top w:val="none" w:sz="0" w:space="0" w:color="auto"/>
                <w:left w:val="none" w:sz="0" w:space="0" w:color="auto"/>
                <w:bottom w:val="none" w:sz="0" w:space="0" w:color="auto"/>
                <w:right w:val="none" w:sz="0" w:space="0" w:color="auto"/>
              </w:divBdr>
            </w:div>
            <w:div w:id="552737750">
              <w:marLeft w:val="0"/>
              <w:marRight w:val="0"/>
              <w:marTop w:val="0"/>
              <w:marBottom w:val="0"/>
              <w:divBdr>
                <w:top w:val="none" w:sz="0" w:space="0" w:color="auto"/>
                <w:left w:val="none" w:sz="0" w:space="0" w:color="auto"/>
                <w:bottom w:val="none" w:sz="0" w:space="0" w:color="auto"/>
                <w:right w:val="none" w:sz="0" w:space="0" w:color="auto"/>
              </w:divBdr>
            </w:div>
            <w:div w:id="1573931354">
              <w:marLeft w:val="0"/>
              <w:marRight w:val="0"/>
              <w:marTop w:val="0"/>
              <w:marBottom w:val="0"/>
              <w:divBdr>
                <w:top w:val="none" w:sz="0" w:space="0" w:color="auto"/>
                <w:left w:val="none" w:sz="0" w:space="0" w:color="auto"/>
                <w:bottom w:val="none" w:sz="0" w:space="0" w:color="auto"/>
                <w:right w:val="none" w:sz="0" w:space="0" w:color="auto"/>
              </w:divBdr>
            </w:div>
            <w:div w:id="822816795">
              <w:marLeft w:val="0"/>
              <w:marRight w:val="0"/>
              <w:marTop w:val="0"/>
              <w:marBottom w:val="0"/>
              <w:divBdr>
                <w:top w:val="none" w:sz="0" w:space="0" w:color="auto"/>
                <w:left w:val="none" w:sz="0" w:space="0" w:color="auto"/>
                <w:bottom w:val="none" w:sz="0" w:space="0" w:color="auto"/>
                <w:right w:val="none" w:sz="0" w:space="0" w:color="auto"/>
              </w:divBdr>
            </w:div>
            <w:div w:id="421412752">
              <w:marLeft w:val="0"/>
              <w:marRight w:val="0"/>
              <w:marTop w:val="0"/>
              <w:marBottom w:val="0"/>
              <w:divBdr>
                <w:top w:val="none" w:sz="0" w:space="0" w:color="auto"/>
                <w:left w:val="none" w:sz="0" w:space="0" w:color="auto"/>
                <w:bottom w:val="none" w:sz="0" w:space="0" w:color="auto"/>
                <w:right w:val="none" w:sz="0" w:space="0" w:color="auto"/>
              </w:divBdr>
            </w:div>
            <w:div w:id="462583756">
              <w:marLeft w:val="0"/>
              <w:marRight w:val="0"/>
              <w:marTop w:val="0"/>
              <w:marBottom w:val="0"/>
              <w:divBdr>
                <w:top w:val="none" w:sz="0" w:space="0" w:color="auto"/>
                <w:left w:val="none" w:sz="0" w:space="0" w:color="auto"/>
                <w:bottom w:val="none" w:sz="0" w:space="0" w:color="auto"/>
                <w:right w:val="none" w:sz="0" w:space="0" w:color="auto"/>
              </w:divBdr>
            </w:div>
            <w:div w:id="1863593216">
              <w:marLeft w:val="0"/>
              <w:marRight w:val="0"/>
              <w:marTop w:val="0"/>
              <w:marBottom w:val="0"/>
              <w:divBdr>
                <w:top w:val="none" w:sz="0" w:space="0" w:color="auto"/>
                <w:left w:val="none" w:sz="0" w:space="0" w:color="auto"/>
                <w:bottom w:val="none" w:sz="0" w:space="0" w:color="auto"/>
                <w:right w:val="none" w:sz="0" w:space="0" w:color="auto"/>
              </w:divBdr>
            </w:div>
            <w:div w:id="1631788572">
              <w:marLeft w:val="0"/>
              <w:marRight w:val="0"/>
              <w:marTop w:val="0"/>
              <w:marBottom w:val="0"/>
              <w:divBdr>
                <w:top w:val="none" w:sz="0" w:space="0" w:color="auto"/>
                <w:left w:val="none" w:sz="0" w:space="0" w:color="auto"/>
                <w:bottom w:val="none" w:sz="0" w:space="0" w:color="auto"/>
                <w:right w:val="none" w:sz="0" w:space="0" w:color="auto"/>
              </w:divBdr>
            </w:div>
            <w:div w:id="514151378">
              <w:marLeft w:val="0"/>
              <w:marRight w:val="0"/>
              <w:marTop w:val="0"/>
              <w:marBottom w:val="0"/>
              <w:divBdr>
                <w:top w:val="none" w:sz="0" w:space="0" w:color="auto"/>
                <w:left w:val="none" w:sz="0" w:space="0" w:color="auto"/>
                <w:bottom w:val="none" w:sz="0" w:space="0" w:color="auto"/>
                <w:right w:val="none" w:sz="0" w:space="0" w:color="auto"/>
              </w:divBdr>
            </w:div>
            <w:div w:id="1164852633">
              <w:marLeft w:val="0"/>
              <w:marRight w:val="0"/>
              <w:marTop w:val="0"/>
              <w:marBottom w:val="0"/>
              <w:divBdr>
                <w:top w:val="none" w:sz="0" w:space="0" w:color="auto"/>
                <w:left w:val="none" w:sz="0" w:space="0" w:color="auto"/>
                <w:bottom w:val="none" w:sz="0" w:space="0" w:color="auto"/>
                <w:right w:val="none" w:sz="0" w:space="0" w:color="auto"/>
              </w:divBdr>
            </w:div>
            <w:div w:id="537284222">
              <w:marLeft w:val="0"/>
              <w:marRight w:val="0"/>
              <w:marTop w:val="0"/>
              <w:marBottom w:val="0"/>
              <w:divBdr>
                <w:top w:val="none" w:sz="0" w:space="0" w:color="auto"/>
                <w:left w:val="none" w:sz="0" w:space="0" w:color="auto"/>
                <w:bottom w:val="none" w:sz="0" w:space="0" w:color="auto"/>
                <w:right w:val="none" w:sz="0" w:space="0" w:color="auto"/>
              </w:divBdr>
            </w:div>
            <w:div w:id="1462528075">
              <w:marLeft w:val="0"/>
              <w:marRight w:val="0"/>
              <w:marTop w:val="0"/>
              <w:marBottom w:val="0"/>
              <w:divBdr>
                <w:top w:val="none" w:sz="0" w:space="0" w:color="auto"/>
                <w:left w:val="none" w:sz="0" w:space="0" w:color="auto"/>
                <w:bottom w:val="none" w:sz="0" w:space="0" w:color="auto"/>
                <w:right w:val="none" w:sz="0" w:space="0" w:color="auto"/>
              </w:divBdr>
            </w:div>
            <w:div w:id="476651729">
              <w:marLeft w:val="0"/>
              <w:marRight w:val="0"/>
              <w:marTop w:val="0"/>
              <w:marBottom w:val="0"/>
              <w:divBdr>
                <w:top w:val="none" w:sz="0" w:space="0" w:color="auto"/>
                <w:left w:val="none" w:sz="0" w:space="0" w:color="auto"/>
                <w:bottom w:val="none" w:sz="0" w:space="0" w:color="auto"/>
                <w:right w:val="none" w:sz="0" w:space="0" w:color="auto"/>
              </w:divBdr>
            </w:div>
            <w:div w:id="150486590">
              <w:marLeft w:val="0"/>
              <w:marRight w:val="0"/>
              <w:marTop w:val="0"/>
              <w:marBottom w:val="0"/>
              <w:divBdr>
                <w:top w:val="none" w:sz="0" w:space="0" w:color="auto"/>
                <w:left w:val="none" w:sz="0" w:space="0" w:color="auto"/>
                <w:bottom w:val="none" w:sz="0" w:space="0" w:color="auto"/>
                <w:right w:val="none" w:sz="0" w:space="0" w:color="auto"/>
              </w:divBdr>
            </w:div>
            <w:div w:id="1621256736">
              <w:marLeft w:val="0"/>
              <w:marRight w:val="0"/>
              <w:marTop w:val="0"/>
              <w:marBottom w:val="0"/>
              <w:divBdr>
                <w:top w:val="none" w:sz="0" w:space="0" w:color="auto"/>
                <w:left w:val="none" w:sz="0" w:space="0" w:color="auto"/>
                <w:bottom w:val="none" w:sz="0" w:space="0" w:color="auto"/>
                <w:right w:val="none" w:sz="0" w:space="0" w:color="auto"/>
              </w:divBdr>
            </w:div>
            <w:div w:id="1798642990">
              <w:marLeft w:val="0"/>
              <w:marRight w:val="0"/>
              <w:marTop w:val="0"/>
              <w:marBottom w:val="0"/>
              <w:divBdr>
                <w:top w:val="none" w:sz="0" w:space="0" w:color="auto"/>
                <w:left w:val="none" w:sz="0" w:space="0" w:color="auto"/>
                <w:bottom w:val="none" w:sz="0" w:space="0" w:color="auto"/>
                <w:right w:val="none" w:sz="0" w:space="0" w:color="auto"/>
              </w:divBdr>
            </w:div>
            <w:div w:id="1923755463">
              <w:marLeft w:val="0"/>
              <w:marRight w:val="0"/>
              <w:marTop w:val="0"/>
              <w:marBottom w:val="0"/>
              <w:divBdr>
                <w:top w:val="none" w:sz="0" w:space="0" w:color="auto"/>
                <w:left w:val="none" w:sz="0" w:space="0" w:color="auto"/>
                <w:bottom w:val="none" w:sz="0" w:space="0" w:color="auto"/>
                <w:right w:val="none" w:sz="0" w:space="0" w:color="auto"/>
              </w:divBdr>
            </w:div>
            <w:div w:id="829562003">
              <w:marLeft w:val="0"/>
              <w:marRight w:val="0"/>
              <w:marTop w:val="0"/>
              <w:marBottom w:val="0"/>
              <w:divBdr>
                <w:top w:val="none" w:sz="0" w:space="0" w:color="auto"/>
                <w:left w:val="none" w:sz="0" w:space="0" w:color="auto"/>
                <w:bottom w:val="none" w:sz="0" w:space="0" w:color="auto"/>
                <w:right w:val="none" w:sz="0" w:space="0" w:color="auto"/>
              </w:divBdr>
            </w:div>
            <w:div w:id="1179855407">
              <w:marLeft w:val="0"/>
              <w:marRight w:val="0"/>
              <w:marTop w:val="0"/>
              <w:marBottom w:val="0"/>
              <w:divBdr>
                <w:top w:val="none" w:sz="0" w:space="0" w:color="auto"/>
                <w:left w:val="none" w:sz="0" w:space="0" w:color="auto"/>
                <w:bottom w:val="none" w:sz="0" w:space="0" w:color="auto"/>
                <w:right w:val="none" w:sz="0" w:space="0" w:color="auto"/>
              </w:divBdr>
            </w:div>
            <w:div w:id="1396468946">
              <w:marLeft w:val="0"/>
              <w:marRight w:val="0"/>
              <w:marTop w:val="0"/>
              <w:marBottom w:val="0"/>
              <w:divBdr>
                <w:top w:val="none" w:sz="0" w:space="0" w:color="auto"/>
                <w:left w:val="none" w:sz="0" w:space="0" w:color="auto"/>
                <w:bottom w:val="none" w:sz="0" w:space="0" w:color="auto"/>
                <w:right w:val="none" w:sz="0" w:space="0" w:color="auto"/>
              </w:divBdr>
            </w:div>
            <w:div w:id="1467745319">
              <w:marLeft w:val="0"/>
              <w:marRight w:val="0"/>
              <w:marTop w:val="0"/>
              <w:marBottom w:val="0"/>
              <w:divBdr>
                <w:top w:val="none" w:sz="0" w:space="0" w:color="auto"/>
                <w:left w:val="none" w:sz="0" w:space="0" w:color="auto"/>
                <w:bottom w:val="none" w:sz="0" w:space="0" w:color="auto"/>
                <w:right w:val="none" w:sz="0" w:space="0" w:color="auto"/>
              </w:divBdr>
            </w:div>
            <w:div w:id="1149909013">
              <w:marLeft w:val="0"/>
              <w:marRight w:val="0"/>
              <w:marTop w:val="0"/>
              <w:marBottom w:val="0"/>
              <w:divBdr>
                <w:top w:val="none" w:sz="0" w:space="0" w:color="auto"/>
                <w:left w:val="none" w:sz="0" w:space="0" w:color="auto"/>
                <w:bottom w:val="none" w:sz="0" w:space="0" w:color="auto"/>
                <w:right w:val="none" w:sz="0" w:space="0" w:color="auto"/>
              </w:divBdr>
            </w:div>
            <w:div w:id="558441013">
              <w:marLeft w:val="0"/>
              <w:marRight w:val="0"/>
              <w:marTop w:val="0"/>
              <w:marBottom w:val="0"/>
              <w:divBdr>
                <w:top w:val="none" w:sz="0" w:space="0" w:color="auto"/>
                <w:left w:val="none" w:sz="0" w:space="0" w:color="auto"/>
                <w:bottom w:val="none" w:sz="0" w:space="0" w:color="auto"/>
                <w:right w:val="none" w:sz="0" w:space="0" w:color="auto"/>
              </w:divBdr>
            </w:div>
            <w:div w:id="1534074532">
              <w:marLeft w:val="0"/>
              <w:marRight w:val="0"/>
              <w:marTop w:val="0"/>
              <w:marBottom w:val="0"/>
              <w:divBdr>
                <w:top w:val="none" w:sz="0" w:space="0" w:color="auto"/>
                <w:left w:val="none" w:sz="0" w:space="0" w:color="auto"/>
                <w:bottom w:val="none" w:sz="0" w:space="0" w:color="auto"/>
                <w:right w:val="none" w:sz="0" w:space="0" w:color="auto"/>
              </w:divBdr>
            </w:div>
            <w:div w:id="173417649">
              <w:marLeft w:val="0"/>
              <w:marRight w:val="0"/>
              <w:marTop w:val="0"/>
              <w:marBottom w:val="0"/>
              <w:divBdr>
                <w:top w:val="none" w:sz="0" w:space="0" w:color="auto"/>
                <w:left w:val="none" w:sz="0" w:space="0" w:color="auto"/>
                <w:bottom w:val="none" w:sz="0" w:space="0" w:color="auto"/>
                <w:right w:val="none" w:sz="0" w:space="0" w:color="auto"/>
              </w:divBdr>
            </w:div>
            <w:div w:id="597493438">
              <w:marLeft w:val="0"/>
              <w:marRight w:val="0"/>
              <w:marTop w:val="0"/>
              <w:marBottom w:val="0"/>
              <w:divBdr>
                <w:top w:val="none" w:sz="0" w:space="0" w:color="auto"/>
                <w:left w:val="none" w:sz="0" w:space="0" w:color="auto"/>
                <w:bottom w:val="none" w:sz="0" w:space="0" w:color="auto"/>
                <w:right w:val="none" w:sz="0" w:space="0" w:color="auto"/>
              </w:divBdr>
            </w:div>
            <w:div w:id="57987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144732">
      <w:bodyDiv w:val="1"/>
      <w:marLeft w:val="0"/>
      <w:marRight w:val="0"/>
      <w:marTop w:val="0"/>
      <w:marBottom w:val="0"/>
      <w:divBdr>
        <w:top w:val="none" w:sz="0" w:space="0" w:color="auto"/>
        <w:left w:val="none" w:sz="0" w:space="0" w:color="auto"/>
        <w:bottom w:val="none" w:sz="0" w:space="0" w:color="auto"/>
        <w:right w:val="none" w:sz="0" w:space="0" w:color="auto"/>
      </w:divBdr>
      <w:divsChild>
        <w:div w:id="1488479530">
          <w:marLeft w:val="0"/>
          <w:marRight w:val="0"/>
          <w:marTop w:val="0"/>
          <w:marBottom w:val="0"/>
          <w:divBdr>
            <w:top w:val="none" w:sz="0" w:space="0" w:color="auto"/>
            <w:left w:val="none" w:sz="0" w:space="0" w:color="auto"/>
            <w:bottom w:val="none" w:sz="0" w:space="0" w:color="auto"/>
            <w:right w:val="none" w:sz="0" w:space="0" w:color="auto"/>
          </w:divBdr>
        </w:div>
      </w:divsChild>
    </w:div>
    <w:div w:id="620233607">
      <w:bodyDiv w:val="1"/>
      <w:marLeft w:val="0"/>
      <w:marRight w:val="0"/>
      <w:marTop w:val="0"/>
      <w:marBottom w:val="0"/>
      <w:divBdr>
        <w:top w:val="none" w:sz="0" w:space="0" w:color="auto"/>
        <w:left w:val="none" w:sz="0" w:space="0" w:color="auto"/>
        <w:bottom w:val="none" w:sz="0" w:space="0" w:color="auto"/>
        <w:right w:val="none" w:sz="0" w:space="0" w:color="auto"/>
      </w:divBdr>
    </w:div>
    <w:div w:id="621301605">
      <w:bodyDiv w:val="1"/>
      <w:marLeft w:val="0"/>
      <w:marRight w:val="0"/>
      <w:marTop w:val="0"/>
      <w:marBottom w:val="0"/>
      <w:divBdr>
        <w:top w:val="none" w:sz="0" w:space="0" w:color="auto"/>
        <w:left w:val="none" w:sz="0" w:space="0" w:color="auto"/>
        <w:bottom w:val="none" w:sz="0" w:space="0" w:color="auto"/>
        <w:right w:val="none" w:sz="0" w:space="0" w:color="auto"/>
      </w:divBdr>
      <w:divsChild>
        <w:div w:id="1828744334">
          <w:marLeft w:val="0"/>
          <w:marRight w:val="0"/>
          <w:marTop w:val="0"/>
          <w:marBottom w:val="0"/>
          <w:divBdr>
            <w:top w:val="none" w:sz="0" w:space="0" w:color="auto"/>
            <w:left w:val="none" w:sz="0" w:space="0" w:color="auto"/>
            <w:bottom w:val="none" w:sz="0" w:space="0" w:color="auto"/>
            <w:right w:val="none" w:sz="0" w:space="0" w:color="auto"/>
          </w:divBdr>
        </w:div>
      </w:divsChild>
    </w:div>
    <w:div w:id="633678823">
      <w:bodyDiv w:val="1"/>
      <w:marLeft w:val="0"/>
      <w:marRight w:val="0"/>
      <w:marTop w:val="0"/>
      <w:marBottom w:val="0"/>
      <w:divBdr>
        <w:top w:val="none" w:sz="0" w:space="0" w:color="auto"/>
        <w:left w:val="none" w:sz="0" w:space="0" w:color="auto"/>
        <w:bottom w:val="none" w:sz="0" w:space="0" w:color="auto"/>
        <w:right w:val="none" w:sz="0" w:space="0" w:color="auto"/>
      </w:divBdr>
      <w:divsChild>
        <w:div w:id="579288499">
          <w:marLeft w:val="0"/>
          <w:marRight w:val="0"/>
          <w:marTop w:val="0"/>
          <w:marBottom w:val="0"/>
          <w:divBdr>
            <w:top w:val="none" w:sz="0" w:space="0" w:color="auto"/>
            <w:left w:val="none" w:sz="0" w:space="0" w:color="auto"/>
            <w:bottom w:val="none" w:sz="0" w:space="0" w:color="auto"/>
            <w:right w:val="none" w:sz="0" w:space="0" w:color="auto"/>
          </w:divBdr>
        </w:div>
      </w:divsChild>
    </w:div>
    <w:div w:id="634796469">
      <w:bodyDiv w:val="1"/>
      <w:marLeft w:val="0"/>
      <w:marRight w:val="0"/>
      <w:marTop w:val="0"/>
      <w:marBottom w:val="0"/>
      <w:divBdr>
        <w:top w:val="none" w:sz="0" w:space="0" w:color="auto"/>
        <w:left w:val="none" w:sz="0" w:space="0" w:color="auto"/>
        <w:bottom w:val="none" w:sz="0" w:space="0" w:color="auto"/>
        <w:right w:val="none" w:sz="0" w:space="0" w:color="auto"/>
      </w:divBdr>
      <w:divsChild>
        <w:div w:id="445007634">
          <w:marLeft w:val="0"/>
          <w:marRight w:val="0"/>
          <w:marTop w:val="0"/>
          <w:marBottom w:val="0"/>
          <w:divBdr>
            <w:top w:val="none" w:sz="0" w:space="0" w:color="auto"/>
            <w:left w:val="none" w:sz="0" w:space="0" w:color="auto"/>
            <w:bottom w:val="none" w:sz="0" w:space="0" w:color="auto"/>
            <w:right w:val="none" w:sz="0" w:space="0" w:color="auto"/>
          </w:divBdr>
        </w:div>
      </w:divsChild>
    </w:div>
    <w:div w:id="637027053">
      <w:bodyDiv w:val="1"/>
      <w:marLeft w:val="0"/>
      <w:marRight w:val="0"/>
      <w:marTop w:val="0"/>
      <w:marBottom w:val="0"/>
      <w:divBdr>
        <w:top w:val="none" w:sz="0" w:space="0" w:color="auto"/>
        <w:left w:val="none" w:sz="0" w:space="0" w:color="auto"/>
        <w:bottom w:val="none" w:sz="0" w:space="0" w:color="auto"/>
        <w:right w:val="none" w:sz="0" w:space="0" w:color="auto"/>
      </w:divBdr>
      <w:divsChild>
        <w:div w:id="223611622">
          <w:marLeft w:val="0"/>
          <w:marRight w:val="0"/>
          <w:marTop w:val="0"/>
          <w:marBottom w:val="0"/>
          <w:divBdr>
            <w:top w:val="none" w:sz="0" w:space="0" w:color="auto"/>
            <w:left w:val="none" w:sz="0" w:space="0" w:color="auto"/>
            <w:bottom w:val="none" w:sz="0" w:space="0" w:color="auto"/>
            <w:right w:val="none" w:sz="0" w:space="0" w:color="auto"/>
          </w:divBdr>
        </w:div>
      </w:divsChild>
    </w:div>
    <w:div w:id="657391623">
      <w:bodyDiv w:val="1"/>
      <w:marLeft w:val="0"/>
      <w:marRight w:val="0"/>
      <w:marTop w:val="0"/>
      <w:marBottom w:val="0"/>
      <w:divBdr>
        <w:top w:val="none" w:sz="0" w:space="0" w:color="auto"/>
        <w:left w:val="none" w:sz="0" w:space="0" w:color="auto"/>
        <w:bottom w:val="none" w:sz="0" w:space="0" w:color="auto"/>
        <w:right w:val="none" w:sz="0" w:space="0" w:color="auto"/>
      </w:divBdr>
      <w:divsChild>
        <w:div w:id="1121876632">
          <w:marLeft w:val="0"/>
          <w:marRight w:val="0"/>
          <w:marTop w:val="0"/>
          <w:marBottom w:val="0"/>
          <w:divBdr>
            <w:top w:val="none" w:sz="0" w:space="0" w:color="auto"/>
            <w:left w:val="none" w:sz="0" w:space="0" w:color="auto"/>
            <w:bottom w:val="none" w:sz="0" w:space="0" w:color="auto"/>
            <w:right w:val="none" w:sz="0" w:space="0" w:color="auto"/>
          </w:divBdr>
        </w:div>
        <w:div w:id="1376854716">
          <w:marLeft w:val="0"/>
          <w:marRight w:val="0"/>
          <w:marTop w:val="0"/>
          <w:marBottom w:val="0"/>
          <w:divBdr>
            <w:top w:val="none" w:sz="0" w:space="0" w:color="auto"/>
            <w:left w:val="none" w:sz="0" w:space="0" w:color="auto"/>
            <w:bottom w:val="none" w:sz="0" w:space="0" w:color="auto"/>
            <w:right w:val="none" w:sz="0" w:space="0" w:color="auto"/>
          </w:divBdr>
        </w:div>
        <w:div w:id="716129233">
          <w:marLeft w:val="0"/>
          <w:marRight w:val="0"/>
          <w:marTop w:val="0"/>
          <w:marBottom w:val="0"/>
          <w:divBdr>
            <w:top w:val="none" w:sz="0" w:space="0" w:color="auto"/>
            <w:left w:val="none" w:sz="0" w:space="0" w:color="auto"/>
            <w:bottom w:val="none" w:sz="0" w:space="0" w:color="auto"/>
            <w:right w:val="none" w:sz="0" w:space="0" w:color="auto"/>
          </w:divBdr>
        </w:div>
        <w:div w:id="1350136776">
          <w:marLeft w:val="0"/>
          <w:marRight w:val="0"/>
          <w:marTop w:val="0"/>
          <w:marBottom w:val="0"/>
          <w:divBdr>
            <w:top w:val="none" w:sz="0" w:space="0" w:color="auto"/>
            <w:left w:val="none" w:sz="0" w:space="0" w:color="auto"/>
            <w:bottom w:val="none" w:sz="0" w:space="0" w:color="auto"/>
            <w:right w:val="none" w:sz="0" w:space="0" w:color="auto"/>
          </w:divBdr>
        </w:div>
        <w:div w:id="1543902831">
          <w:marLeft w:val="0"/>
          <w:marRight w:val="0"/>
          <w:marTop w:val="0"/>
          <w:marBottom w:val="0"/>
          <w:divBdr>
            <w:top w:val="none" w:sz="0" w:space="0" w:color="auto"/>
            <w:left w:val="none" w:sz="0" w:space="0" w:color="auto"/>
            <w:bottom w:val="none" w:sz="0" w:space="0" w:color="auto"/>
            <w:right w:val="none" w:sz="0" w:space="0" w:color="auto"/>
          </w:divBdr>
        </w:div>
      </w:divsChild>
    </w:div>
    <w:div w:id="657998103">
      <w:bodyDiv w:val="1"/>
      <w:marLeft w:val="0"/>
      <w:marRight w:val="0"/>
      <w:marTop w:val="0"/>
      <w:marBottom w:val="0"/>
      <w:divBdr>
        <w:top w:val="none" w:sz="0" w:space="0" w:color="auto"/>
        <w:left w:val="none" w:sz="0" w:space="0" w:color="auto"/>
        <w:bottom w:val="none" w:sz="0" w:space="0" w:color="auto"/>
        <w:right w:val="none" w:sz="0" w:space="0" w:color="auto"/>
      </w:divBdr>
      <w:divsChild>
        <w:div w:id="2095778417">
          <w:marLeft w:val="0"/>
          <w:marRight w:val="0"/>
          <w:marTop w:val="0"/>
          <w:marBottom w:val="0"/>
          <w:divBdr>
            <w:top w:val="none" w:sz="0" w:space="0" w:color="auto"/>
            <w:left w:val="none" w:sz="0" w:space="0" w:color="auto"/>
            <w:bottom w:val="none" w:sz="0" w:space="0" w:color="auto"/>
            <w:right w:val="none" w:sz="0" w:space="0" w:color="auto"/>
          </w:divBdr>
        </w:div>
      </w:divsChild>
    </w:div>
    <w:div w:id="658341786">
      <w:bodyDiv w:val="1"/>
      <w:marLeft w:val="0"/>
      <w:marRight w:val="0"/>
      <w:marTop w:val="0"/>
      <w:marBottom w:val="0"/>
      <w:divBdr>
        <w:top w:val="none" w:sz="0" w:space="0" w:color="auto"/>
        <w:left w:val="none" w:sz="0" w:space="0" w:color="auto"/>
        <w:bottom w:val="none" w:sz="0" w:space="0" w:color="auto"/>
        <w:right w:val="none" w:sz="0" w:space="0" w:color="auto"/>
      </w:divBdr>
      <w:divsChild>
        <w:div w:id="946618977">
          <w:marLeft w:val="0"/>
          <w:marRight w:val="0"/>
          <w:marTop w:val="0"/>
          <w:marBottom w:val="0"/>
          <w:divBdr>
            <w:top w:val="none" w:sz="0" w:space="0" w:color="auto"/>
            <w:left w:val="none" w:sz="0" w:space="0" w:color="auto"/>
            <w:bottom w:val="none" w:sz="0" w:space="0" w:color="auto"/>
            <w:right w:val="none" w:sz="0" w:space="0" w:color="auto"/>
          </w:divBdr>
          <w:divsChild>
            <w:div w:id="1164203209">
              <w:marLeft w:val="0"/>
              <w:marRight w:val="0"/>
              <w:marTop w:val="0"/>
              <w:marBottom w:val="0"/>
              <w:divBdr>
                <w:top w:val="none" w:sz="0" w:space="0" w:color="auto"/>
                <w:left w:val="none" w:sz="0" w:space="0" w:color="auto"/>
                <w:bottom w:val="none" w:sz="0" w:space="0" w:color="auto"/>
                <w:right w:val="none" w:sz="0" w:space="0" w:color="auto"/>
              </w:divBdr>
            </w:div>
            <w:div w:id="1001355166">
              <w:marLeft w:val="0"/>
              <w:marRight w:val="0"/>
              <w:marTop w:val="0"/>
              <w:marBottom w:val="0"/>
              <w:divBdr>
                <w:top w:val="none" w:sz="0" w:space="0" w:color="auto"/>
                <w:left w:val="none" w:sz="0" w:space="0" w:color="auto"/>
                <w:bottom w:val="none" w:sz="0" w:space="0" w:color="auto"/>
                <w:right w:val="none" w:sz="0" w:space="0" w:color="auto"/>
              </w:divBdr>
            </w:div>
            <w:div w:id="207035415">
              <w:marLeft w:val="0"/>
              <w:marRight w:val="0"/>
              <w:marTop w:val="0"/>
              <w:marBottom w:val="0"/>
              <w:divBdr>
                <w:top w:val="none" w:sz="0" w:space="0" w:color="auto"/>
                <w:left w:val="none" w:sz="0" w:space="0" w:color="auto"/>
                <w:bottom w:val="none" w:sz="0" w:space="0" w:color="auto"/>
                <w:right w:val="none" w:sz="0" w:space="0" w:color="auto"/>
              </w:divBdr>
            </w:div>
            <w:div w:id="1052459558">
              <w:marLeft w:val="0"/>
              <w:marRight w:val="0"/>
              <w:marTop w:val="0"/>
              <w:marBottom w:val="0"/>
              <w:divBdr>
                <w:top w:val="none" w:sz="0" w:space="0" w:color="auto"/>
                <w:left w:val="none" w:sz="0" w:space="0" w:color="auto"/>
                <w:bottom w:val="none" w:sz="0" w:space="0" w:color="auto"/>
                <w:right w:val="none" w:sz="0" w:space="0" w:color="auto"/>
              </w:divBdr>
            </w:div>
            <w:div w:id="1500267510">
              <w:marLeft w:val="0"/>
              <w:marRight w:val="0"/>
              <w:marTop w:val="0"/>
              <w:marBottom w:val="0"/>
              <w:divBdr>
                <w:top w:val="none" w:sz="0" w:space="0" w:color="auto"/>
                <w:left w:val="none" w:sz="0" w:space="0" w:color="auto"/>
                <w:bottom w:val="none" w:sz="0" w:space="0" w:color="auto"/>
                <w:right w:val="none" w:sz="0" w:space="0" w:color="auto"/>
              </w:divBdr>
            </w:div>
            <w:div w:id="1127745521">
              <w:marLeft w:val="0"/>
              <w:marRight w:val="0"/>
              <w:marTop w:val="0"/>
              <w:marBottom w:val="0"/>
              <w:divBdr>
                <w:top w:val="none" w:sz="0" w:space="0" w:color="auto"/>
                <w:left w:val="none" w:sz="0" w:space="0" w:color="auto"/>
                <w:bottom w:val="none" w:sz="0" w:space="0" w:color="auto"/>
                <w:right w:val="none" w:sz="0" w:space="0" w:color="auto"/>
              </w:divBdr>
            </w:div>
            <w:div w:id="1000349419">
              <w:marLeft w:val="0"/>
              <w:marRight w:val="0"/>
              <w:marTop w:val="0"/>
              <w:marBottom w:val="0"/>
              <w:divBdr>
                <w:top w:val="none" w:sz="0" w:space="0" w:color="auto"/>
                <w:left w:val="none" w:sz="0" w:space="0" w:color="auto"/>
                <w:bottom w:val="none" w:sz="0" w:space="0" w:color="auto"/>
                <w:right w:val="none" w:sz="0" w:space="0" w:color="auto"/>
              </w:divBdr>
            </w:div>
            <w:div w:id="796723738">
              <w:marLeft w:val="0"/>
              <w:marRight w:val="0"/>
              <w:marTop w:val="0"/>
              <w:marBottom w:val="0"/>
              <w:divBdr>
                <w:top w:val="none" w:sz="0" w:space="0" w:color="auto"/>
                <w:left w:val="none" w:sz="0" w:space="0" w:color="auto"/>
                <w:bottom w:val="none" w:sz="0" w:space="0" w:color="auto"/>
                <w:right w:val="none" w:sz="0" w:space="0" w:color="auto"/>
              </w:divBdr>
            </w:div>
            <w:div w:id="12848138">
              <w:marLeft w:val="0"/>
              <w:marRight w:val="0"/>
              <w:marTop w:val="0"/>
              <w:marBottom w:val="0"/>
              <w:divBdr>
                <w:top w:val="none" w:sz="0" w:space="0" w:color="auto"/>
                <w:left w:val="none" w:sz="0" w:space="0" w:color="auto"/>
                <w:bottom w:val="none" w:sz="0" w:space="0" w:color="auto"/>
                <w:right w:val="none" w:sz="0" w:space="0" w:color="auto"/>
              </w:divBdr>
            </w:div>
            <w:div w:id="1448814262">
              <w:marLeft w:val="0"/>
              <w:marRight w:val="0"/>
              <w:marTop w:val="0"/>
              <w:marBottom w:val="0"/>
              <w:divBdr>
                <w:top w:val="none" w:sz="0" w:space="0" w:color="auto"/>
                <w:left w:val="none" w:sz="0" w:space="0" w:color="auto"/>
                <w:bottom w:val="none" w:sz="0" w:space="0" w:color="auto"/>
                <w:right w:val="none" w:sz="0" w:space="0" w:color="auto"/>
              </w:divBdr>
            </w:div>
            <w:div w:id="922183612">
              <w:marLeft w:val="0"/>
              <w:marRight w:val="0"/>
              <w:marTop w:val="0"/>
              <w:marBottom w:val="0"/>
              <w:divBdr>
                <w:top w:val="none" w:sz="0" w:space="0" w:color="auto"/>
                <w:left w:val="none" w:sz="0" w:space="0" w:color="auto"/>
                <w:bottom w:val="none" w:sz="0" w:space="0" w:color="auto"/>
                <w:right w:val="none" w:sz="0" w:space="0" w:color="auto"/>
              </w:divBdr>
            </w:div>
            <w:div w:id="824516237">
              <w:marLeft w:val="0"/>
              <w:marRight w:val="0"/>
              <w:marTop w:val="0"/>
              <w:marBottom w:val="0"/>
              <w:divBdr>
                <w:top w:val="none" w:sz="0" w:space="0" w:color="auto"/>
                <w:left w:val="none" w:sz="0" w:space="0" w:color="auto"/>
                <w:bottom w:val="none" w:sz="0" w:space="0" w:color="auto"/>
                <w:right w:val="none" w:sz="0" w:space="0" w:color="auto"/>
              </w:divBdr>
            </w:div>
            <w:div w:id="193538818">
              <w:marLeft w:val="0"/>
              <w:marRight w:val="0"/>
              <w:marTop w:val="0"/>
              <w:marBottom w:val="0"/>
              <w:divBdr>
                <w:top w:val="none" w:sz="0" w:space="0" w:color="auto"/>
                <w:left w:val="none" w:sz="0" w:space="0" w:color="auto"/>
                <w:bottom w:val="none" w:sz="0" w:space="0" w:color="auto"/>
                <w:right w:val="none" w:sz="0" w:space="0" w:color="auto"/>
              </w:divBdr>
            </w:div>
            <w:div w:id="173694129">
              <w:marLeft w:val="0"/>
              <w:marRight w:val="0"/>
              <w:marTop w:val="0"/>
              <w:marBottom w:val="0"/>
              <w:divBdr>
                <w:top w:val="none" w:sz="0" w:space="0" w:color="auto"/>
                <w:left w:val="none" w:sz="0" w:space="0" w:color="auto"/>
                <w:bottom w:val="none" w:sz="0" w:space="0" w:color="auto"/>
                <w:right w:val="none" w:sz="0" w:space="0" w:color="auto"/>
              </w:divBdr>
            </w:div>
            <w:div w:id="468479065">
              <w:marLeft w:val="0"/>
              <w:marRight w:val="0"/>
              <w:marTop w:val="0"/>
              <w:marBottom w:val="0"/>
              <w:divBdr>
                <w:top w:val="none" w:sz="0" w:space="0" w:color="auto"/>
                <w:left w:val="none" w:sz="0" w:space="0" w:color="auto"/>
                <w:bottom w:val="none" w:sz="0" w:space="0" w:color="auto"/>
                <w:right w:val="none" w:sz="0" w:space="0" w:color="auto"/>
              </w:divBdr>
            </w:div>
            <w:div w:id="1006133220">
              <w:marLeft w:val="0"/>
              <w:marRight w:val="0"/>
              <w:marTop w:val="0"/>
              <w:marBottom w:val="0"/>
              <w:divBdr>
                <w:top w:val="none" w:sz="0" w:space="0" w:color="auto"/>
                <w:left w:val="none" w:sz="0" w:space="0" w:color="auto"/>
                <w:bottom w:val="none" w:sz="0" w:space="0" w:color="auto"/>
                <w:right w:val="none" w:sz="0" w:space="0" w:color="auto"/>
              </w:divBdr>
            </w:div>
            <w:div w:id="1160735538">
              <w:marLeft w:val="0"/>
              <w:marRight w:val="0"/>
              <w:marTop w:val="0"/>
              <w:marBottom w:val="0"/>
              <w:divBdr>
                <w:top w:val="none" w:sz="0" w:space="0" w:color="auto"/>
                <w:left w:val="none" w:sz="0" w:space="0" w:color="auto"/>
                <w:bottom w:val="none" w:sz="0" w:space="0" w:color="auto"/>
                <w:right w:val="none" w:sz="0" w:space="0" w:color="auto"/>
              </w:divBdr>
            </w:div>
            <w:div w:id="311297527">
              <w:marLeft w:val="0"/>
              <w:marRight w:val="0"/>
              <w:marTop w:val="0"/>
              <w:marBottom w:val="0"/>
              <w:divBdr>
                <w:top w:val="none" w:sz="0" w:space="0" w:color="auto"/>
                <w:left w:val="none" w:sz="0" w:space="0" w:color="auto"/>
                <w:bottom w:val="none" w:sz="0" w:space="0" w:color="auto"/>
                <w:right w:val="none" w:sz="0" w:space="0" w:color="auto"/>
              </w:divBdr>
            </w:div>
            <w:div w:id="1529031044">
              <w:marLeft w:val="0"/>
              <w:marRight w:val="0"/>
              <w:marTop w:val="0"/>
              <w:marBottom w:val="0"/>
              <w:divBdr>
                <w:top w:val="none" w:sz="0" w:space="0" w:color="auto"/>
                <w:left w:val="none" w:sz="0" w:space="0" w:color="auto"/>
                <w:bottom w:val="none" w:sz="0" w:space="0" w:color="auto"/>
                <w:right w:val="none" w:sz="0" w:space="0" w:color="auto"/>
              </w:divBdr>
            </w:div>
            <w:div w:id="1021323509">
              <w:marLeft w:val="0"/>
              <w:marRight w:val="0"/>
              <w:marTop w:val="0"/>
              <w:marBottom w:val="0"/>
              <w:divBdr>
                <w:top w:val="none" w:sz="0" w:space="0" w:color="auto"/>
                <w:left w:val="none" w:sz="0" w:space="0" w:color="auto"/>
                <w:bottom w:val="none" w:sz="0" w:space="0" w:color="auto"/>
                <w:right w:val="none" w:sz="0" w:space="0" w:color="auto"/>
              </w:divBdr>
            </w:div>
            <w:div w:id="1295259037">
              <w:marLeft w:val="0"/>
              <w:marRight w:val="0"/>
              <w:marTop w:val="0"/>
              <w:marBottom w:val="0"/>
              <w:divBdr>
                <w:top w:val="none" w:sz="0" w:space="0" w:color="auto"/>
                <w:left w:val="none" w:sz="0" w:space="0" w:color="auto"/>
                <w:bottom w:val="none" w:sz="0" w:space="0" w:color="auto"/>
                <w:right w:val="none" w:sz="0" w:space="0" w:color="auto"/>
              </w:divBdr>
            </w:div>
            <w:div w:id="676806965">
              <w:marLeft w:val="0"/>
              <w:marRight w:val="0"/>
              <w:marTop w:val="0"/>
              <w:marBottom w:val="0"/>
              <w:divBdr>
                <w:top w:val="none" w:sz="0" w:space="0" w:color="auto"/>
                <w:left w:val="none" w:sz="0" w:space="0" w:color="auto"/>
                <w:bottom w:val="none" w:sz="0" w:space="0" w:color="auto"/>
                <w:right w:val="none" w:sz="0" w:space="0" w:color="auto"/>
              </w:divBdr>
            </w:div>
            <w:div w:id="662855006">
              <w:marLeft w:val="0"/>
              <w:marRight w:val="0"/>
              <w:marTop w:val="0"/>
              <w:marBottom w:val="0"/>
              <w:divBdr>
                <w:top w:val="none" w:sz="0" w:space="0" w:color="auto"/>
                <w:left w:val="none" w:sz="0" w:space="0" w:color="auto"/>
                <w:bottom w:val="none" w:sz="0" w:space="0" w:color="auto"/>
                <w:right w:val="none" w:sz="0" w:space="0" w:color="auto"/>
              </w:divBdr>
            </w:div>
            <w:div w:id="180629214">
              <w:marLeft w:val="0"/>
              <w:marRight w:val="0"/>
              <w:marTop w:val="0"/>
              <w:marBottom w:val="0"/>
              <w:divBdr>
                <w:top w:val="none" w:sz="0" w:space="0" w:color="auto"/>
                <w:left w:val="none" w:sz="0" w:space="0" w:color="auto"/>
                <w:bottom w:val="none" w:sz="0" w:space="0" w:color="auto"/>
                <w:right w:val="none" w:sz="0" w:space="0" w:color="auto"/>
              </w:divBdr>
            </w:div>
            <w:div w:id="173767959">
              <w:marLeft w:val="0"/>
              <w:marRight w:val="0"/>
              <w:marTop w:val="0"/>
              <w:marBottom w:val="0"/>
              <w:divBdr>
                <w:top w:val="none" w:sz="0" w:space="0" w:color="auto"/>
                <w:left w:val="none" w:sz="0" w:space="0" w:color="auto"/>
                <w:bottom w:val="none" w:sz="0" w:space="0" w:color="auto"/>
                <w:right w:val="none" w:sz="0" w:space="0" w:color="auto"/>
              </w:divBdr>
            </w:div>
            <w:div w:id="2130858101">
              <w:marLeft w:val="0"/>
              <w:marRight w:val="0"/>
              <w:marTop w:val="0"/>
              <w:marBottom w:val="0"/>
              <w:divBdr>
                <w:top w:val="none" w:sz="0" w:space="0" w:color="auto"/>
                <w:left w:val="none" w:sz="0" w:space="0" w:color="auto"/>
                <w:bottom w:val="none" w:sz="0" w:space="0" w:color="auto"/>
                <w:right w:val="none" w:sz="0" w:space="0" w:color="auto"/>
              </w:divBdr>
            </w:div>
            <w:div w:id="1000818719">
              <w:marLeft w:val="0"/>
              <w:marRight w:val="0"/>
              <w:marTop w:val="0"/>
              <w:marBottom w:val="0"/>
              <w:divBdr>
                <w:top w:val="none" w:sz="0" w:space="0" w:color="auto"/>
                <w:left w:val="none" w:sz="0" w:space="0" w:color="auto"/>
                <w:bottom w:val="none" w:sz="0" w:space="0" w:color="auto"/>
                <w:right w:val="none" w:sz="0" w:space="0" w:color="auto"/>
              </w:divBdr>
            </w:div>
            <w:div w:id="183495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968947">
      <w:bodyDiv w:val="1"/>
      <w:marLeft w:val="0"/>
      <w:marRight w:val="0"/>
      <w:marTop w:val="0"/>
      <w:marBottom w:val="0"/>
      <w:divBdr>
        <w:top w:val="none" w:sz="0" w:space="0" w:color="auto"/>
        <w:left w:val="none" w:sz="0" w:space="0" w:color="auto"/>
        <w:bottom w:val="none" w:sz="0" w:space="0" w:color="auto"/>
        <w:right w:val="none" w:sz="0" w:space="0" w:color="auto"/>
      </w:divBdr>
      <w:divsChild>
        <w:div w:id="1923105057">
          <w:marLeft w:val="0"/>
          <w:marRight w:val="0"/>
          <w:marTop w:val="0"/>
          <w:marBottom w:val="0"/>
          <w:divBdr>
            <w:top w:val="none" w:sz="0" w:space="0" w:color="auto"/>
            <w:left w:val="none" w:sz="0" w:space="0" w:color="auto"/>
            <w:bottom w:val="none" w:sz="0" w:space="0" w:color="auto"/>
            <w:right w:val="none" w:sz="0" w:space="0" w:color="auto"/>
          </w:divBdr>
        </w:div>
      </w:divsChild>
    </w:div>
    <w:div w:id="659961550">
      <w:bodyDiv w:val="1"/>
      <w:marLeft w:val="0"/>
      <w:marRight w:val="0"/>
      <w:marTop w:val="0"/>
      <w:marBottom w:val="0"/>
      <w:divBdr>
        <w:top w:val="none" w:sz="0" w:space="0" w:color="auto"/>
        <w:left w:val="none" w:sz="0" w:space="0" w:color="auto"/>
        <w:bottom w:val="none" w:sz="0" w:space="0" w:color="auto"/>
        <w:right w:val="none" w:sz="0" w:space="0" w:color="auto"/>
      </w:divBdr>
      <w:divsChild>
        <w:div w:id="1831287146">
          <w:marLeft w:val="0"/>
          <w:marRight w:val="0"/>
          <w:marTop w:val="0"/>
          <w:marBottom w:val="0"/>
          <w:divBdr>
            <w:top w:val="none" w:sz="0" w:space="0" w:color="auto"/>
            <w:left w:val="none" w:sz="0" w:space="0" w:color="auto"/>
            <w:bottom w:val="none" w:sz="0" w:space="0" w:color="auto"/>
            <w:right w:val="none" w:sz="0" w:space="0" w:color="auto"/>
          </w:divBdr>
        </w:div>
      </w:divsChild>
    </w:div>
    <w:div w:id="672562446">
      <w:bodyDiv w:val="1"/>
      <w:marLeft w:val="0"/>
      <w:marRight w:val="0"/>
      <w:marTop w:val="0"/>
      <w:marBottom w:val="0"/>
      <w:divBdr>
        <w:top w:val="none" w:sz="0" w:space="0" w:color="auto"/>
        <w:left w:val="none" w:sz="0" w:space="0" w:color="auto"/>
        <w:bottom w:val="none" w:sz="0" w:space="0" w:color="auto"/>
        <w:right w:val="none" w:sz="0" w:space="0" w:color="auto"/>
      </w:divBdr>
      <w:divsChild>
        <w:div w:id="1152867249">
          <w:marLeft w:val="0"/>
          <w:marRight w:val="0"/>
          <w:marTop w:val="0"/>
          <w:marBottom w:val="0"/>
          <w:divBdr>
            <w:top w:val="none" w:sz="0" w:space="0" w:color="auto"/>
            <w:left w:val="none" w:sz="0" w:space="0" w:color="auto"/>
            <w:bottom w:val="none" w:sz="0" w:space="0" w:color="auto"/>
            <w:right w:val="none" w:sz="0" w:space="0" w:color="auto"/>
          </w:divBdr>
        </w:div>
      </w:divsChild>
    </w:div>
    <w:div w:id="679236874">
      <w:bodyDiv w:val="1"/>
      <w:marLeft w:val="0"/>
      <w:marRight w:val="0"/>
      <w:marTop w:val="0"/>
      <w:marBottom w:val="0"/>
      <w:divBdr>
        <w:top w:val="none" w:sz="0" w:space="0" w:color="auto"/>
        <w:left w:val="none" w:sz="0" w:space="0" w:color="auto"/>
        <w:bottom w:val="none" w:sz="0" w:space="0" w:color="auto"/>
        <w:right w:val="none" w:sz="0" w:space="0" w:color="auto"/>
      </w:divBdr>
      <w:divsChild>
        <w:div w:id="1679041933">
          <w:marLeft w:val="0"/>
          <w:marRight w:val="0"/>
          <w:marTop w:val="0"/>
          <w:marBottom w:val="0"/>
          <w:divBdr>
            <w:top w:val="none" w:sz="0" w:space="0" w:color="auto"/>
            <w:left w:val="none" w:sz="0" w:space="0" w:color="auto"/>
            <w:bottom w:val="none" w:sz="0" w:space="0" w:color="auto"/>
            <w:right w:val="none" w:sz="0" w:space="0" w:color="auto"/>
          </w:divBdr>
        </w:div>
      </w:divsChild>
    </w:div>
    <w:div w:id="680086473">
      <w:bodyDiv w:val="1"/>
      <w:marLeft w:val="0"/>
      <w:marRight w:val="0"/>
      <w:marTop w:val="0"/>
      <w:marBottom w:val="0"/>
      <w:divBdr>
        <w:top w:val="none" w:sz="0" w:space="0" w:color="auto"/>
        <w:left w:val="none" w:sz="0" w:space="0" w:color="auto"/>
        <w:bottom w:val="none" w:sz="0" w:space="0" w:color="auto"/>
        <w:right w:val="none" w:sz="0" w:space="0" w:color="auto"/>
      </w:divBdr>
      <w:divsChild>
        <w:div w:id="35395553">
          <w:marLeft w:val="0"/>
          <w:marRight w:val="0"/>
          <w:marTop w:val="0"/>
          <w:marBottom w:val="0"/>
          <w:divBdr>
            <w:top w:val="none" w:sz="0" w:space="0" w:color="auto"/>
            <w:left w:val="none" w:sz="0" w:space="0" w:color="auto"/>
            <w:bottom w:val="none" w:sz="0" w:space="0" w:color="auto"/>
            <w:right w:val="none" w:sz="0" w:space="0" w:color="auto"/>
          </w:divBdr>
        </w:div>
        <w:div w:id="675810686">
          <w:marLeft w:val="0"/>
          <w:marRight w:val="0"/>
          <w:marTop w:val="0"/>
          <w:marBottom w:val="0"/>
          <w:divBdr>
            <w:top w:val="none" w:sz="0" w:space="0" w:color="auto"/>
            <w:left w:val="none" w:sz="0" w:space="0" w:color="auto"/>
            <w:bottom w:val="none" w:sz="0" w:space="0" w:color="auto"/>
            <w:right w:val="none" w:sz="0" w:space="0" w:color="auto"/>
          </w:divBdr>
        </w:div>
      </w:divsChild>
    </w:div>
    <w:div w:id="686297499">
      <w:bodyDiv w:val="1"/>
      <w:marLeft w:val="0"/>
      <w:marRight w:val="0"/>
      <w:marTop w:val="0"/>
      <w:marBottom w:val="0"/>
      <w:divBdr>
        <w:top w:val="none" w:sz="0" w:space="0" w:color="auto"/>
        <w:left w:val="none" w:sz="0" w:space="0" w:color="auto"/>
        <w:bottom w:val="none" w:sz="0" w:space="0" w:color="auto"/>
        <w:right w:val="none" w:sz="0" w:space="0" w:color="auto"/>
      </w:divBdr>
      <w:divsChild>
        <w:div w:id="911357677">
          <w:marLeft w:val="0"/>
          <w:marRight w:val="0"/>
          <w:marTop w:val="0"/>
          <w:marBottom w:val="0"/>
          <w:divBdr>
            <w:top w:val="none" w:sz="0" w:space="0" w:color="auto"/>
            <w:left w:val="none" w:sz="0" w:space="0" w:color="auto"/>
            <w:bottom w:val="none" w:sz="0" w:space="0" w:color="auto"/>
            <w:right w:val="none" w:sz="0" w:space="0" w:color="auto"/>
          </w:divBdr>
        </w:div>
      </w:divsChild>
    </w:div>
    <w:div w:id="688481763">
      <w:bodyDiv w:val="1"/>
      <w:marLeft w:val="0"/>
      <w:marRight w:val="0"/>
      <w:marTop w:val="0"/>
      <w:marBottom w:val="0"/>
      <w:divBdr>
        <w:top w:val="none" w:sz="0" w:space="0" w:color="auto"/>
        <w:left w:val="none" w:sz="0" w:space="0" w:color="auto"/>
        <w:bottom w:val="none" w:sz="0" w:space="0" w:color="auto"/>
        <w:right w:val="none" w:sz="0" w:space="0" w:color="auto"/>
      </w:divBdr>
      <w:divsChild>
        <w:div w:id="272639787">
          <w:marLeft w:val="0"/>
          <w:marRight w:val="0"/>
          <w:marTop w:val="0"/>
          <w:marBottom w:val="0"/>
          <w:divBdr>
            <w:top w:val="none" w:sz="0" w:space="0" w:color="auto"/>
            <w:left w:val="none" w:sz="0" w:space="0" w:color="auto"/>
            <w:bottom w:val="none" w:sz="0" w:space="0" w:color="auto"/>
            <w:right w:val="none" w:sz="0" w:space="0" w:color="auto"/>
          </w:divBdr>
        </w:div>
      </w:divsChild>
    </w:div>
    <w:div w:id="691348313">
      <w:bodyDiv w:val="1"/>
      <w:marLeft w:val="0"/>
      <w:marRight w:val="0"/>
      <w:marTop w:val="0"/>
      <w:marBottom w:val="0"/>
      <w:divBdr>
        <w:top w:val="none" w:sz="0" w:space="0" w:color="auto"/>
        <w:left w:val="none" w:sz="0" w:space="0" w:color="auto"/>
        <w:bottom w:val="none" w:sz="0" w:space="0" w:color="auto"/>
        <w:right w:val="none" w:sz="0" w:space="0" w:color="auto"/>
      </w:divBdr>
      <w:divsChild>
        <w:div w:id="1019968091">
          <w:marLeft w:val="0"/>
          <w:marRight w:val="0"/>
          <w:marTop w:val="0"/>
          <w:marBottom w:val="0"/>
          <w:divBdr>
            <w:top w:val="none" w:sz="0" w:space="0" w:color="auto"/>
            <w:left w:val="none" w:sz="0" w:space="0" w:color="auto"/>
            <w:bottom w:val="none" w:sz="0" w:space="0" w:color="auto"/>
            <w:right w:val="none" w:sz="0" w:space="0" w:color="auto"/>
          </w:divBdr>
        </w:div>
        <w:div w:id="701054432">
          <w:marLeft w:val="0"/>
          <w:marRight w:val="0"/>
          <w:marTop w:val="0"/>
          <w:marBottom w:val="0"/>
          <w:divBdr>
            <w:top w:val="none" w:sz="0" w:space="0" w:color="auto"/>
            <w:left w:val="none" w:sz="0" w:space="0" w:color="auto"/>
            <w:bottom w:val="none" w:sz="0" w:space="0" w:color="auto"/>
            <w:right w:val="none" w:sz="0" w:space="0" w:color="auto"/>
          </w:divBdr>
        </w:div>
        <w:div w:id="1681086123">
          <w:marLeft w:val="0"/>
          <w:marRight w:val="0"/>
          <w:marTop w:val="0"/>
          <w:marBottom w:val="0"/>
          <w:divBdr>
            <w:top w:val="none" w:sz="0" w:space="0" w:color="auto"/>
            <w:left w:val="none" w:sz="0" w:space="0" w:color="auto"/>
            <w:bottom w:val="none" w:sz="0" w:space="0" w:color="auto"/>
            <w:right w:val="none" w:sz="0" w:space="0" w:color="auto"/>
          </w:divBdr>
        </w:div>
        <w:div w:id="210503148">
          <w:marLeft w:val="0"/>
          <w:marRight w:val="0"/>
          <w:marTop w:val="0"/>
          <w:marBottom w:val="0"/>
          <w:divBdr>
            <w:top w:val="none" w:sz="0" w:space="0" w:color="auto"/>
            <w:left w:val="none" w:sz="0" w:space="0" w:color="auto"/>
            <w:bottom w:val="none" w:sz="0" w:space="0" w:color="auto"/>
            <w:right w:val="none" w:sz="0" w:space="0" w:color="auto"/>
          </w:divBdr>
        </w:div>
      </w:divsChild>
    </w:div>
    <w:div w:id="696153136">
      <w:bodyDiv w:val="1"/>
      <w:marLeft w:val="0"/>
      <w:marRight w:val="0"/>
      <w:marTop w:val="0"/>
      <w:marBottom w:val="0"/>
      <w:divBdr>
        <w:top w:val="none" w:sz="0" w:space="0" w:color="auto"/>
        <w:left w:val="none" w:sz="0" w:space="0" w:color="auto"/>
        <w:bottom w:val="none" w:sz="0" w:space="0" w:color="auto"/>
        <w:right w:val="none" w:sz="0" w:space="0" w:color="auto"/>
      </w:divBdr>
      <w:divsChild>
        <w:div w:id="1208031008">
          <w:marLeft w:val="0"/>
          <w:marRight w:val="0"/>
          <w:marTop w:val="0"/>
          <w:marBottom w:val="0"/>
          <w:divBdr>
            <w:top w:val="none" w:sz="0" w:space="0" w:color="auto"/>
            <w:left w:val="none" w:sz="0" w:space="0" w:color="auto"/>
            <w:bottom w:val="none" w:sz="0" w:space="0" w:color="auto"/>
            <w:right w:val="none" w:sz="0" w:space="0" w:color="auto"/>
          </w:divBdr>
        </w:div>
      </w:divsChild>
    </w:div>
    <w:div w:id="699555602">
      <w:bodyDiv w:val="1"/>
      <w:marLeft w:val="0"/>
      <w:marRight w:val="0"/>
      <w:marTop w:val="0"/>
      <w:marBottom w:val="0"/>
      <w:divBdr>
        <w:top w:val="none" w:sz="0" w:space="0" w:color="auto"/>
        <w:left w:val="none" w:sz="0" w:space="0" w:color="auto"/>
        <w:bottom w:val="none" w:sz="0" w:space="0" w:color="auto"/>
        <w:right w:val="none" w:sz="0" w:space="0" w:color="auto"/>
      </w:divBdr>
      <w:divsChild>
        <w:div w:id="637297018">
          <w:marLeft w:val="0"/>
          <w:marRight w:val="0"/>
          <w:marTop w:val="0"/>
          <w:marBottom w:val="0"/>
          <w:divBdr>
            <w:top w:val="none" w:sz="0" w:space="0" w:color="auto"/>
            <w:left w:val="none" w:sz="0" w:space="0" w:color="auto"/>
            <w:bottom w:val="none" w:sz="0" w:space="0" w:color="auto"/>
            <w:right w:val="none" w:sz="0" w:space="0" w:color="auto"/>
          </w:divBdr>
        </w:div>
      </w:divsChild>
    </w:div>
    <w:div w:id="700474822">
      <w:bodyDiv w:val="1"/>
      <w:marLeft w:val="0"/>
      <w:marRight w:val="0"/>
      <w:marTop w:val="0"/>
      <w:marBottom w:val="0"/>
      <w:divBdr>
        <w:top w:val="none" w:sz="0" w:space="0" w:color="auto"/>
        <w:left w:val="none" w:sz="0" w:space="0" w:color="auto"/>
        <w:bottom w:val="none" w:sz="0" w:space="0" w:color="auto"/>
        <w:right w:val="none" w:sz="0" w:space="0" w:color="auto"/>
      </w:divBdr>
      <w:divsChild>
        <w:div w:id="184950424">
          <w:marLeft w:val="0"/>
          <w:marRight w:val="0"/>
          <w:marTop w:val="0"/>
          <w:marBottom w:val="0"/>
          <w:divBdr>
            <w:top w:val="none" w:sz="0" w:space="0" w:color="auto"/>
            <w:left w:val="none" w:sz="0" w:space="0" w:color="auto"/>
            <w:bottom w:val="none" w:sz="0" w:space="0" w:color="auto"/>
            <w:right w:val="none" w:sz="0" w:space="0" w:color="auto"/>
          </w:divBdr>
        </w:div>
        <w:div w:id="1060904742">
          <w:marLeft w:val="0"/>
          <w:marRight w:val="0"/>
          <w:marTop w:val="0"/>
          <w:marBottom w:val="0"/>
          <w:divBdr>
            <w:top w:val="none" w:sz="0" w:space="0" w:color="auto"/>
            <w:left w:val="none" w:sz="0" w:space="0" w:color="auto"/>
            <w:bottom w:val="none" w:sz="0" w:space="0" w:color="auto"/>
            <w:right w:val="none" w:sz="0" w:space="0" w:color="auto"/>
          </w:divBdr>
        </w:div>
        <w:div w:id="66077150">
          <w:marLeft w:val="0"/>
          <w:marRight w:val="0"/>
          <w:marTop w:val="0"/>
          <w:marBottom w:val="0"/>
          <w:divBdr>
            <w:top w:val="none" w:sz="0" w:space="0" w:color="auto"/>
            <w:left w:val="none" w:sz="0" w:space="0" w:color="auto"/>
            <w:bottom w:val="none" w:sz="0" w:space="0" w:color="auto"/>
            <w:right w:val="none" w:sz="0" w:space="0" w:color="auto"/>
          </w:divBdr>
        </w:div>
        <w:div w:id="1861385839">
          <w:marLeft w:val="0"/>
          <w:marRight w:val="0"/>
          <w:marTop w:val="0"/>
          <w:marBottom w:val="0"/>
          <w:divBdr>
            <w:top w:val="none" w:sz="0" w:space="0" w:color="auto"/>
            <w:left w:val="none" w:sz="0" w:space="0" w:color="auto"/>
            <w:bottom w:val="none" w:sz="0" w:space="0" w:color="auto"/>
            <w:right w:val="none" w:sz="0" w:space="0" w:color="auto"/>
          </w:divBdr>
        </w:div>
        <w:div w:id="604656683">
          <w:marLeft w:val="0"/>
          <w:marRight w:val="0"/>
          <w:marTop w:val="0"/>
          <w:marBottom w:val="0"/>
          <w:divBdr>
            <w:top w:val="none" w:sz="0" w:space="0" w:color="auto"/>
            <w:left w:val="none" w:sz="0" w:space="0" w:color="auto"/>
            <w:bottom w:val="none" w:sz="0" w:space="0" w:color="auto"/>
            <w:right w:val="none" w:sz="0" w:space="0" w:color="auto"/>
          </w:divBdr>
        </w:div>
      </w:divsChild>
    </w:div>
    <w:div w:id="707680189">
      <w:bodyDiv w:val="1"/>
      <w:marLeft w:val="0"/>
      <w:marRight w:val="0"/>
      <w:marTop w:val="0"/>
      <w:marBottom w:val="0"/>
      <w:divBdr>
        <w:top w:val="none" w:sz="0" w:space="0" w:color="auto"/>
        <w:left w:val="none" w:sz="0" w:space="0" w:color="auto"/>
        <w:bottom w:val="none" w:sz="0" w:space="0" w:color="auto"/>
        <w:right w:val="none" w:sz="0" w:space="0" w:color="auto"/>
      </w:divBdr>
    </w:div>
    <w:div w:id="713771802">
      <w:bodyDiv w:val="1"/>
      <w:marLeft w:val="0"/>
      <w:marRight w:val="0"/>
      <w:marTop w:val="0"/>
      <w:marBottom w:val="0"/>
      <w:divBdr>
        <w:top w:val="none" w:sz="0" w:space="0" w:color="auto"/>
        <w:left w:val="none" w:sz="0" w:space="0" w:color="auto"/>
        <w:bottom w:val="none" w:sz="0" w:space="0" w:color="auto"/>
        <w:right w:val="none" w:sz="0" w:space="0" w:color="auto"/>
      </w:divBdr>
      <w:divsChild>
        <w:div w:id="1787919340">
          <w:marLeft w:val="0"/>
          <w:marRight w:val="0"/>
          <w:marTop w:val="0"/>
          <w:marBottom w:val="0"/>
          <w:divBdr>
            <w:top w:val="none" w:sz="0" w:space="0" w:color="auto"/>
            <w:left w:val="none" w:sz="0" w:space="0" w:color="auto"/>
            <w:bottom w:val="none" w:sz="0" w:space="0" w:color="auto"/>
            <w:right w:val="none" w:sz="0" w:space="0" w:color="auto"/>
          </w:divBdr>
        </w:div>
      </w:divsChild>
    </w:div>
    <w:div w:id="714158622">
      <w:bodyDiv w:val="1"/>
      <w:marLeft w:val="0"/>
      <w:marRight w:val="0"/>
      <w:marTop w:val="0"/>
      <w:marBottom w:val="0"/>
      <w:divBdr>
        <w:top w:val="none" w:sz="0" w:space="0" w:color="auto"/>
        <w:left w:val="none" w:sz="0" w:space="0" w:color="auto"/>
        <w:bottom w:val="none" w:sz="0" w:space="0" w:color="auto"/>
        <w:right w:val="none" w:sz="0" w:space="0" w:color="auto"/>
      </w:divBdr>
      <w:divsChild>
        <w:div w:id="1472478537">
          <w:marLeft w:val="0"/>
          <w:marRight w:val="0"/>
          <w:marTop w:val="0"/>
          <w:marBottom w:val="0"/>
          <w:divBdr>
            <w:top w:val="none" w:sz="0" w:space="0" w:color="auto"/>
            <w:left w:val="none" w:sz="0" w:space="0" w:color="auto"/>
            <w:bottom w:val="none" w:sz="0" w:space="0" w:color="auto"/>
            <w:right w:val="none" w:sz="0" w:space="0" w:color="auto"/>
          </w:divBdr>
        </w:div>
      </w:divsChild>
    </w:div>
    <w:div w:id="719746379">
      <w:bodyDiv w:val="1"/>
      <w:marLeft w:val="0"/>
      <w:marRight w:val="0"/>
      <w:marTop w:val="0"/>
      <w:marBottom w:val="0"/>
      <w:divBdr>
        <w:top w:val="none" w:sz="0" w:space="0" w:color="auto"/>
        <w:left w:val="none" w:sz="0" w:space="0" w:color="auto"/>
        <w:bottom w:val="none" w:sz="0" w:space="0" w:color="auto"/>
        <w:right w:val="none" w:sz="0" w:space="0" w:color="auto"/>
      </w:divBdr>
      <w:divsChild>
        <w:div w:id="1195967085">
          <w:marLeft w:val="0"/>
          <w:marRight w:val="0"/>
          <w:marTop w:val="0"/>
          <w:marBottom w:val="0"/>
          <w:divBdr>
            <w:top w:val="none" w:sz="0" w:space="0" w:color="auto"/>
            <w:left w:val="none" w:sz="0" w:space="0" w:color="auto"/>
            <w:bottom w:val="none" w:sz="0" w:space="0" w:color="auto"/>
            <w:right w:val="none" w:sz="0" w:space="0" w:color="auto"/>
          </w:divBdr>
          <w:divsChild>
            <w:div w:id="708918254">
              <w:marLeft w:val="0"/>
              <w:marRight w:val="0"/>
              <w:marTop w:val="0"/>
              <w:marBottom w:val="0"/>
              <w:divBdr>
                <w:top w:val="none" w:sz="0" w:space="0" w:color="auto"/>
                <w:left w:val="none" w:sz="0" w:space="0" w:color="auto"/>
                <w:bottom w:val="none" w:sz="0" w:space="0" w:color="auto"/>
                <w:right w:val="none" w:sz="0" w:space="0" w:color="auto"/>
              </w:divBdr>
            </w:div>
            <w:div w:id="567885441">
              <w:marLeft w:val="0"/>
              <w:marRight w:val="0"/>
              <w:marTop w:val="0"/>
              <w:marBottom w:val="0"/>
              <w:divBdr>
                <w:top w:val="none" w:sz="0" w:space="0" w:color="auto"/>
                <w:left w:val="none" w:sz="0" w:space="0" w:color="auto"/>
                <w:bottom w:val="none" w:sz="0" w:space="0" w:color="auto"/>
                <w:right w:val="none" w:sz="0" w:space="0" w:color="auto"/>
              </w:divBdr>
            </w:div>
            <w:div w:id="1676303816">
              <w:marLeft w:val="0"/>
              <w:marRight w:val="0"/>
              <w:marTop w:val="0"/>
              <w:marBottom w:val="0"/>
              <w:divBdr>
                <w:top w:val="none" w:sz="0" w:space="0" w:color="auto"/>
                <w:left w:val="none" w:sz="0" w:space="0" w:color="auto"/>
                <w:bottom w:val="none" w:sz="0" w:space="0" w:color="auto"/>
                <w:right w:val="none" w:sz="0" w:space="0" w:color="auto"/>
              </w:divBdr>
            </w:div>
            <w:div w:id="2026587055">
              <w:marLeft w:val="0"/>
              <w:marRight w:val="0"/>
              <w:marTop w:val="0"/>
              <w:marBottom w:val="0"/>
              <w:divBdr>
                <w:top w:val="none" w:sz="0" w:space="0" w:color="auto"/>
                <w:left w:val="none" w:sz="0" w:space="0" w:color="auto"/>
                <w:bottom w:val="none" w:sz="0" w:space="0" w:color="auto"/>
                <w:right w:val="none" w:sz="0" w:space="0" w:color="auto"/>
              </w:divBdr>
            </w:div>
            <w:div w:id="842551161">
              <w:marLeft w:val="0"/>
              <w:marRight w:val="0"/>
              <w:marTop w:val="0"/>
              <w:marBottom w:val="0"/>
              <w:divBdr>
                <w:top w:val="none" w:sz="0" w:space="0" w:color="auto"/>
                <w:left w:val="none" w:sz="0" w:space="0" w:color="auto"/>
                <w:bottom w:val="none" w:sz="0" w:space="0" w:color="auto"/>
                <w:right w:val="none" w:sz="0" w:space="0" w:color="auto"/>
              </w:divBdr>
            </w:div>
            <w:div w:id="1988244792">
              <w:marLeft w:val="0"/>
              <w:marRight w:val="0"/>
              <w:marTop w:val="0"/>
              <w:marBottom w:val="0"/>
              <w:divBdr>
                <w:top w:val="none" w:sz="0" w:space="0" w:color="auto"/>
                <w:left w:val="none" w:sz="0" w:space="0" w:color="auto"/>
                <w:bottom w:val="none" w:sz="0" w:space="0" w:color="auto"/>
                <w:right w:val="none" w:sz="0" w:space="0" w:color="auto"/>
              </w:divBdr>
            </w:div>
            <w:div w:id="1167132340">
              <w:marLeft w:val="0"/>
              <w:marRight w:val="0"/>
              <w:marTop w:val="0"/>
              <w:marBottom w:val="0"/>
              <w:divBdr>
                <w:top w:val="none" w:sz="0" w:space="0" w:color="auto"/>
                <w:left w:val="none" w:sz="0" w:space="0" w:color="auto"/>
                <w:bottom w:val="none" w:sz="0" w:space="0" w:color="auto"/>
                <w:right w:val="none" w:sz="0" w:space="0" w:color="auto"/>
              </w:divBdr>
            </w:div>
            <w:div w:id="1086614711">
              <w:marLeft w:val="0"/>
              <w:marRight w:val="0"/>
              <w:marTop w:val="0"/>
              <w:marBottom w:val="0"/>
              <w:divBdr>
                <w:top w:val="none" w:sz="0" w:space="0" w:color="auto"/>
                <w:left w:val="none" w:sz="0" w:space="0" w:color="auto"/>
                <w:bottom w:val="none" w:sz="0" w:space="0" w:color="auto"/>
                <w:right w:val="none" w:sz="0" w:space="0" w:color="auto"/>
              </w:divBdr>
            </w:div>
            <w:div w:id="1483355263">
              <w:marLeft w:val="0"/>
              <w:marRight w:val="0"/>
              <w:marTop w:val="0"/>
              <w:marBottom w:val="0"/>
              <w:divBdr>
                <w:top w:val="none" w:sz="0" w:space="0" w:color="auto"/>
                <w:left w:val="none" w:sz="0" w:space="0" w:color="auto"/>
                <w:bottom w:val="none" w:sz="0" w:space="0" w:color="auto"/>
                <w:right w:val="none" w:sz="0" w:space="0" w:color="auto"/>
              </w:divBdr>
            </w:div>
            <w:div w:id="191765793">
              <w:marLeft w:val="0"/>
              <w:marRight w:val="0"/>
              <w:marTop w:val="0"/>
              <w:marBottom w:val="0"/>
              <w:divBdr>
                <w:top w:val="none" w:sz="0" w:space="0" w:color="auto"/>
                <w:left w:val="none" w:sz="0" w:space="0" w:color="auto"/>
                <w:bottom w:val="none" w:sz="0" w:space="0" w:color="auto"/>
                <w:right w:val="none" w:sz="0" w:space="0" w:color="auto"/>
              </w:divBdr>
            </w:div>
            <w:div w:id="39478363">
              <w:marLeft w:val="0"/>
              <w:marRight w:val="0"/>
              <w:marTop w:val="0"/>
              <w:marBottom w:val="0"/>
              <w:divBdr>
                <w:top w:val="none" w:sz="0" w:space="0" w:color="auto"/>
                <w:left w:val="none" w:sz="0" w:space="0" w:color="auto"/>
                <w:bottom w:val="none" w:sz="0" w:space="0" w:color="auto"/>
                <w:right w:val="none" w:sz="0" w:space="0" w:color="auto"/>
              </w:divBdr>
            </w:div>
            <w:div w:id="411247110">
              <w:marLeft w:val="0"/>
              <w:marRight w:val="0"/>
              <w:marTop w:val="0"/>
              <w:marBottom w:val="0"/>
              <w:divBdr>
                <w:top w:val="none" w:sz="0" w:space="0" w:color="auto"/>
                <w:left w:val="none" w:sz="0" w:space="0" w:color="auto"/>
                <w:bottom w:val="none" w:sz="0" w:space="0" w:color="auto"/>
                <w:right w:val="none" w:sz="0" w:space="0" w:color="auto"/>
              </w:divBdr>
            </w:div>
            <w:div w:id="1453089595">
              <w:marLeft w:val="0"/>
              <w:marRight w:val="0"/>
              <w:marTop w:val="0"/>
              <w:marBottom w:val="0"/>
              <w:divBdr>
                <w:top w:val="none" w:sz="0" w:space="0" w:color="auto"/>
                <w:left w:val="none" w:sz="0" w:space="0" w:color="auto"/>
                <w:bottom w:val="none" w:sz="0" w:space="0" w:color="auto"/>
                <w:right w:val="none" w:sz="0" w:space="0" w:color="auto"/>
              </w:divBdr>
            </w:div>
            <w:div w:id="6953851">
              <w:marLeft w:val="0"/>
              <w:marRight w:val="0"/>
              <w:marTop w:val="0"/>
              <w:marBottom w:val="0"/>
              <w:divBdr>
                <w:top w:val="none" w:sz="0" w:space="0" w:color="auto"/>
                <w:left w:val="none" w:sz="0" w:space="0" w:color="auto"/>
                <w:bottom w:val="none" w:sz="0" w:space="0" w:color="auto"/>
                <w:right w:val="none" w:sz="0" w:space="0" w:color="auto"/>
              </w:divBdr>
            </w:div>
            <w:div w:id="1118138339">
              <w:marLeft w:val="0"/>
              <w:marRight w:val="0"/>
              <w:marTop w:val="0"/>
              <w:marBottom w:val="0"/>
              <w:divBdr>
                <w:top w:val="none" w:sz="0" w:space="0" w:color="auto"/>
                <w:left w:val="none" w:sz="0" w:space="0" w:color="auto"/>
                <w:bottom w:val="none" w:sz="0" w:space="0" w:color="auto"/>
                <w:right w:val="none" w:sz="0" w:space="0" w:color="auto"/>
              </w:divBdr>
            </w:div>
            <w:div w:id="2037921541">
              <w:marLeft w:val="0"/>
              <w:marRight w:val="0"/>
              <w:marTop w:val="0"/>
              <w:marBottom w:val="0"/>
              <w:divBdr>
                <w:top w:val="none" w:sz="0" w:space="0" w:color="auto"/>
                <w:left w:val="none" w:sz="0" w:space="0" w:color="auto"/>
                <w:bottom w:val="none" w:sz="0" w:space="0" w:color="auto"/>
                <w:right w:val="none" w:sz="0" w:space="0" w:color="auto"/>
              </w:divBdr>
            </w:div>
            <w:div w:id="1610896867">
              <w:marLeft w:val="0"/>
              <w:marRight w:val="0"/>
              <w:marTop w:val="0"/>
              <w:marBottom w:val="0"/>
              <w:divBdr>
                <w:top w:val="none" w:sz="0" w:space="0" w:color="auto"/>
                <w:left w:val="none" w:sz="0" w:space="0" w:color="auto"/>
                <w:bottom w:val="none" w:sz="0" w:space="0" w:color="auto"/>
                <w:right w:val="none" w:sz="0" w:space="0" w:color="auto"/>
              </w:divBdr>
            </w:div>
            <w:div w:id="31393835">
              <w:marLeft w:val="0"/>
              <w:marRight w:val="0"/>
              <w:marTop w:val="0"/>
              <w:marBottom w:val="0"/>
              <w:divBdr>
                <w:top w:val="none" w:sz="0" w:space="0" w:color="auto"/>
                <w:left w:val="none" w:sz="0" w:space="0" w:color="auto"/>
                <w:bottom w:val="none" w:sz="0" w:space="0" w:color="auto"/>
                <w:right w:val="none" w:sz="0" w:space="0" w:color="auto"/>
              </w:divBdr>
            </w:div>
            <w:div w:id="1489595419">
              <w:marLeft w:val="0"/>
              <w:marRight w:val="0"/>
              <w:marTop w:val="0"/>
              <w:marBottom w:val="0"/>
              <w:divBdr>
                <w:top w:val="none" w:sz="0" w:space="0" w:color="auto"/>
                <w:left w:val="none" w:sz="0" w:space="0" w:color="auto"/>
                <w:bottom w:val="none" w:sz="0" w:space="0" w:color="auto"/>
                <w:right w:val="none" w:sz="0" w:space="0" w:color="auto"/>
              </w:divBdr>
            </w:div>
            <w:div w:id="1640649890">
              <w:marLeft w:val="0"/>
              <w:marRight w:val="0"/>
              <w:marTop w:val="0"/>
              <w:marBottom w:val="0"/>
              <w:divBdr>
                <w:top w:val="none" w:sz="0" w:space="0" w:color="auto"/>
                <w:left w:val="none" w:sz="0" w:space="0" w:color="auto"/>
                <w:bottom w:val="none" w:sz="0" w:space="0" w:color="auto"/>
                <w:right w:val="none" w:sz="0" w:space="0" w:color="auto"/>
              </w:divBdr>
            </w:div>
            <w:div w:id="1984460405">
              <w:marLeft w:val="0"/>
              <w:marRight w:val="0"/>
              <w:marTop w:val="0"/>
              <w:marBottom w:val="0"/>
              <w:divBdr>
                <w:top w:val="none" w:sz="0" w:space="0" w:color="auto"/>
                <w:left w:val="none" w:sz="0" w:space="0" w:color="auto"/>
                <w:bottom w:val="none" w:sz="0" w:space="0" w:color="auto"/>
                <w:right w:val="none" w:sz="0" w:space="0" w:color="auto"/>
              </w:divBdr>
            </w:div>
            <w:div w:id="240868578">
              <w:marLeft w:val="0"/>
              <w:marRight w:val="0"/>
              <w:marTop w:val="0"/>
              <w:marBottom w:val="0"/>
              <w:divBdr>
                <w:top w:val="none" w:sz="0" w:space="0" w:color="auto"/>
                <w:left w:val="none" w:sz="0" w:space="0" w:color="auto"/>
                <w:bottom w:val="none" w:sz="0" w:space="0" w:color="auto"/>
                <w:right w:val="none" w:sz="0" w:space="0" w:color="auto"/>
              </w:divBdr>
            </w:div>
            <w:div w:id="1620916971">
              <w:marLeft w:val="0"/>
              <w:marRight w:val="0"/>
              <w:marTop w:val="0"/>
              <w:marBottom w:val="0"/>
              <w:divBdr>
                <w:top w:val="none" w:sz="0" w:space="0" w:color="auto"/>
                <w:left w:val="none" w:sz="0" w:space="0" w:color="auto"/>
                <w:bottom w:val="none" w:sz="0" w:space="0" w:color="auto"/>
                <w:right w:val="none" w:sz="0" w:space="0" w:color="auto"/>
              </w:divBdr>
            </w:div>
            <w:div w:id="1387141884">
              <w:marLeft w:val="0"/>
              <w:marRight w:val="0"/>
              <w:marTop w:val="0"/>
              <w:marBottom w:val="0"/>
              <w:divBdr>
                <w:top w:val="none" w:sz="0" w:space="0" w:color="auto"/>
                <w:left w:val="none" w:sz="0" w:space="0" w:color="auto"/>
                <w:bottom w:val="none" w:sz="0" w:space="0" w:color="auto"/>
                <w:right w:val="none" w:sz="0" w:space="0" w:color="auto"/>
              </w:divBdr>
            </w:div>
            <w:div w:id="1446382842">
              <w:marLeft w:val="0"/>
              <w:marRight w:val="0"/>
              <w:marTop w:val="0"/>
              <w:marBottom w:val="0"/>
              <w:divBdr>
                <w:top w:val="none" w:sz="0" w:space="0" w:color="auto"/>
                <w:left w:val="none" w:sz="0" w:space="0" w:color="auto"/>
                <w:bottom w:val="none" w:sz="0" w:space="0" w:color="auto"/>
                <w:right w:val="none" w:sz="0" w:space="0" w:color="auto"/>
              </w:divBdr>
            </w:div>
            <w:div w:id="1495141388">
              <w:marLeft w:val="0"/>
              <w:marRight w:val="0"/>
              <w:marTop w:val="0"/>
              <w:marBottom w:val="0"/>
              <w:divBdr>
                <w:top w:val="none" w:sz="0" w:space="0" w:color="auto"/>
                <w:left w:val="none" w:sz="0" w:space="0" w:color="auto"/>
                <w:bottom w:val="none" w:sz="0" w:space="0" w:color="auto"/>
                <w:right w:val="none" w:sz="0" w:space="0" w:color="auto"/>
              </w:divBdr>
            </w:div>
            <w:div w:id="900478802">
              <w:marLeft w:val="0"/>
              <w:marRight w:val="0"/>
              <w:marTop w:val="0"/>
              <w:marBottom w:val="0"/>
              <w:divBdr>
                <w:top w:val="none" w:sz="0" w:space="0" w:color="auto"/>
                <w:left w:val="none" w:sz="0" w:space="0" w:color="auto"/>
                <w:bottom w:val="none" w:sz="0" w:space="0" w:color="auto"/>
                <w:right w:val="none" w:sz="0" w:space="0" w:color="auto"/>
              </w:divBdr>
            </w:div>
            <w:div w:id="1529559663">
              <w:marLeft w:val="0"/>
              <w:marRight w:val="0"/>
              <w:marTop w:val="0"/>
              <w:marBottom w:val="0"/>
              <w:divBdr>
                <w:top w:val="none" w:sz="0" w:space="0" w:color="auto"/>
                <w:left w:val="none" w:sz="0" w:space="0" w:color="auto"/>
                <w:bottom w:val="none" w:sz="0" w:space="0" w:color="auto"/>
                <w:right w:val="none" w:sz="0" w:space="0" w:color="auto"/>
              </w:divBdr>
            </w:div>
            <w:div w:id="1424492004">
              <w:marLeft w:val="0"/>
              <w:marRight w:val="0"/>
              <w:marTop w:val="0"/>
              <w:marBottom w:val="0"/>
              <w:divBdr>
                <w:top w:val="none" w:sz="0" w:space="0" w:color="auto"/>
                <w:left w:val="none" w:sz="0" w:space="0" w:color="auto"/>
                <w:bottom w:val="none" w:sz="0" w:space="0" w:color="auto"/>
                <w:right w:val="none" w:sz="0" w:space="0" w:color="auto"/>
              </w:divBdr>
            </w:div>
            <w:div w:id="12996527">
              <w:marLeft w:val="0"/>
              <w:marRight w:val="0"/>
              <w:marTop w:val="0"/>
              <w:marBottom w:val="0"/>
              <w:divBdr>
                <w:top w:val="none" w:sz="0" w:space="0" w:color="auto"/>
                <w:left w:val="none" w:sz="0" w:space="0" w:color="auto"/>
                <w:bottom w:val="none" w:sz="0" w:space="0" w:color="auto"/>
                <w:right w:val="none" w:sz="0" w:space="0" w:color="auto"/>
              </w:divBdr>
            </w:div>
            <w:div w:id="2116903758">
              <w:marLeft w:val="0"/>
              <w:marRight w:val="0"/>
              <w:marTop w:val="0"/>
              <w:marBottom w:val="0"/>
              <w:divBdr>
                <w:top w:val="none" w:sz="0" w:space="0" w:color="auto"/>
                <w:left w:val="none" w:sz="0" w:space="0" w:color="auto"/>
                <w:bottom w:val="none" w:sz="0" w:space="0" w:color="auto"/>
                <w:right w:val="none" w:sz="0" w:space="0" w:color="auto"/>
              </w:divBdr>
            </w:div>
            <w:div w:id="1538548374">
              <w:marLeft w:val="0"/>
              <w:marRight w:val="0"/>
              <w:marTop w:val="0"/>
              <w:marBottom w:val="0"/>
              <w:divBdr>
                <w:top w:val="none" w:sz="0" w:space="0" w:color="auto"/>
                <w:left w:val="none" w:sz="0" w:space="0" w:color="auto"/>
                <w:bottom w:val="none" w:sz="0" w:space="0" w:color="auto"/>
                <w:right w:val="none" w:sz="0" w:space="0" w:color="auto"/>
              </w:divBdr>
            </w:div>
            <w:div w:id="1181318791">
              <w:marLeft w:val="0"/>
              <w:marRight w:val="0"/>
              <w:marTop w:val="0"/>
              <w:marBottom w:val="0"/>
              <w:divBdr>
                <w:top w:val="none" w:sz="0" w:space="0" w:color="auto"/>
                <w:left w:val="none" w:sz="0" w:space="0" w:color="auto"/>
                <w:bottom w:val="none" w:sz="0" w:space="0" w:color="auto"/>
                <w:right w:val="none" w:sz="0" w:space="0" w:color="auto"/>
              </w:divBdr>
            </w:div>
            <w:div w:id="990524997">
              <w:marLeft w:val="0"/>
              <w:marRight w:val="0"/>
              <w:marTop w:val="0"/>
              <w:marBottom w:val="0"/>
              <w:divBdr>
                <w:top w:val="none" w:sz="0" w:space="0" w:color="auto"/>
                <w:left w:val="none" w:sz="0" w:space="0" w:color="auto"/>
                <w:bottom w:val="none" w:sz="0" w:space="0" w:color="auto"/>
                <w:right w:val="none" w:sz="0" w:space="0" w:color="auto"/>
              </w:divBdr>
            </w:div>
            <w:div w:id="123889830">
              <w:marLeft w:val="0"/>
              <w:marRight w:val="0"/>
              <w:marTop w:val="0"/>
              <w:marBottom w:val="0"/>
              <w:divBdr>
                <w:top w:val="none" w:sz="0" w:space="0" w:color="auto"/>
                <w:left w:val="none" w:sz="0" w:space="0" w:color="auto"/>
                <w:bottom w:val="none" w:sz="0" w:space="0" w:color="auto"/>
                <w:right w:val="none" w:sz="0" w:space="0" w:color="auto"/>
              </w:divBdr>
            </w:div>
            <w:div w:id="1586038565">
              <w:marLeft w:val="0"/>
              <w:marRight w:val="0"/>
              <w:marTop w:val="0"/>
              <w:marBottom w:val="0"/>
              <w:divBdr>
                <w:top w:val="none" w:sz="0" w:space="0" w:color="auto"/>
                <w:left w:val="none" w:sz="0" w:space="0" w:color="auto"/>
                <w:bottom w:val="none" w:sz="0" w:space="0" w:color="auto"/>
                <w:right w:val="none" w:sz="0" w:space="0" w:color="auto"/>
              </w:divBdr>
            </w:div>
            <w:div w:id="642731415">
              <w:marLeft w:val="0"/>
              <w:marRight w:val="0"/>
              <w:marTop w:val="0"/>
              <w:marBottom w:val="0"/>
              <w:divBdr>
                <w:top w:val="none" w:sz="0" w:space="0" w:color="auto"/>
                <w:left w:val="none" w:sz="0" w:space="0" w:color="auto"/>
                <w:bottom w:val="none" w:sz="0" w:space="0" w:color="auto"/>
                <w:right w:val="none" w:sz="0" w:space="0" w:color="auto"/>
              </w:divBdr>
            </w:div>
            <w:div w:id="655770436">
              <w:marLeft w:val="0"/>
              <w:marRight w:val="0"/>
              <w:marTop w:val="0"/>
              <w:marBottom w:val="0"/>
              <w:divBdr>
                <w:top w:val="none" w:sz="0" w:space="0" w:color="auto"/>
                <w:left w:val="none" w:sz="0" w:space="0" w:color="auto"/>
                <w:bottom w:val="none" w:sz="0" w:space="0" w:color="auto"/>
                <w:right w:val="none" w:sz="0" w:space="0" w:color="auto"/>
              </w:divBdr>
            </w:div>
            <w:div w:id="483160245">
              <w:marLeft w:val="0"/>
              <w:marRight w:val="0"/>
              <w:marTop w:val="0"/>
              <w:marBottom w:val="0"/>
              <w:divBdr>
                <w:top w:val="none" w:sz="0" w:space="0" w:color="auto"/>
                <w:left w:val="none" w:sz="0" w:space="0" w:color="auto"/>
                <w:bottom w:val="none" w:sz="0" w:space="0" w:color="auto"/>
                <w:right w:val="none" w:sz="0" w:space="0" w:color="auto"/>
              </w:divBdr>
            </w:div>
            <w:div w:id="1998609292">
              <w:marLeft w:val="0"/>
              <w:marRight w:val="0"/>
              <w:marTop w:val="0"/>
              <w:marBottom w:val="0"/>
              <w:divBdr>
                <w:top w:val="none" w:sz="0" w:space="0" w:color="auto"/>
                <w:left w:val="none" w:sz="0" w:space="0" w:color="auto"/>
                <w:bottom w:val="none" w:sz="0" w:space="0" w:color="auto"/>
                <w:right w:val="none" w:sz="0" w:space="0" w:color="auto"/>
              </w:divBdr>
            </w:div>
            <w:div w:id="1002054107">
              <w:marLeft w:val="0"/>
              <w:marRight w:val="0"/>
              <w:marTop w:val="0"/>
              <w:marBottom w:val="0"/>
              <w:divBdr>
                <w:top w:val="none" w:sz="0" w:space="0" w:color="auto"/>
                <w:left w:val="none" w:sz="0" w:space="0" w:color="auto"/>
                <w:bottom w:val="none" w:sz="0" w:space="0" w:color="auto"/>
                <w:right w:val="none" w:sz="0" w:space="0" w:color="auto"/>
              </w:divBdr>
            </w:div>
            <w:div w:id="1478456712">
              <w:marLeft w:val="0"/>
              <w:marRight w:val="0"/>
              <w:marTop w:val="0"/>
              <w:marBottom w:val="0"/>
              <w:divBdr>
                <w:top w:val="none" w:sz="0" w:space="0" w:color="auto"/>
                <w:left w:val="none" w:sz="0" w:space="0" w:color="auto"/>
                <w:bottom w:val="none" w:sz="0" w:space="0" w:color="auto"/>
                <w:right w:val="none" w:sz="0" w:space="0" w:color="auto"/>
              </w:divBdr>
            </w:div>
            <w:div w:id="529802473">
              <w:marLeft w:val="0"/>
              <w:marRight w:val="0"/>
              <w:marTop w:val="0"/>
              <w:marBottom w:val="0"/>
              <w:divBdr>
                <w:top w:val="none" w:sz="0" w:space="0" w:color="auto"/>
                <w:left w:val="none" w:sz="0" w:space="0" w:color="auto"/>
                <w:bottom w:val="none" w:sz="0" w:space="0" w:color="auto"/>
                <w:right w:val="none" w:sz="0" w:space="0" w:color="auto"/>
              </w:divBdr>
            </w:div>
            <w:div w:id="54670798">
              <w:marLeft w:val="0"/>
              <w:marRight w:val="0"/>
              <w:marTop w:val="0"/>
              <w:marBottom w:val="0"/>
              <w:divBdr>
                <w:top w:val="none" w:sz="0" w:space="0" w:color="auto"/>
                <w:left w:val="none" w:sz="0" w:space="0" w:color="auto"/>
                <w:bottom w:val="none" w:sz="0" w:space="0" w:color="auto"/>
                <w:right w:val="none" w:sz="0" w:space="0" w:color="auto"/>
              </w:divBdr>
            </w:div>
            <w:div w:id="939869904">
              <w:marLeft w:val="0"/>
              <w:marRight w:val="0"/>
              <w:marTop w:val="0"/>
              <w:marBottom w:val="0"/>
              <w:divBdr>
                <w:top w:val="none" w:sz="0" w:space="0" w:color="auto"/>
                <w:left w:val="none" w:sz="0" w:space="0" w:color="auto"/>
                <w:bottom w:val="none" w:sz="0" w:space="0" w:color="auto"/>
                <w:right w:val="none" w:sz="0" w:space="0" w:color="auto"/>
              </w:divBdr>
            </w:div>
            <w:div w:id="921910837">
              <w:marLeft w:val="0"/>
              <w:marRight w:val="0"/>
              <w:marTop w:val="0"/>
              <w:marBottom w:val="0"/>
              <w:divBdr>
                <w:top w:val="none" w:sz="0" w:space="0" w:color="auto"/>
                <w:left w:val="none" w:sz="0" w:space="0" w:color="auto"/>
                <w:bottom w:val="none" w:sz="0" w:space="0" w:color="auto"/>
                <w:right w:val="none" w:sz="0" w:space="0" w:color="auto"/>
              </w:divBdr>
            </w:div>
            <w:div w:id="2138140855">
              <w:marLeft w:val="0"/>
              <w:marRight w:val="0"/>
              <w:marTop w:val="0"/>
              <w:marBottom w:val="0"/>
              <w:divBdr>
                <w:top w:val="none" w:sz="0" w:space="0" w:color="auto"/>
                <w:left w:val="none" w:sz="0" w:space="0" w:color="auto"/>
                <w:bottom w:val="none" w:sz="0" w:space="0" w:color="auto"/>
                <w:right w:val="none" w:sz="0" w:space="0" w:color="auto"/>
              </w:divBdr>
            </w:div>
            <w:div w:id="1190490520">
              <w:marLeft w:val="0"/>
              <w:marRight w:val="0"/>
              <w:marTop w:val="0"/>
              <w:marBottom w:val="0"/>
              <w:divBdr>
                <w:top w:val="none" w:sz="0" w:space="0" w:color="auto"/>
                <w:left w:val="none" w:sz="0" w:space="0" w:color="auto"/>
                <w:bottom w:val="none" w:sz="0" w:space="0" w:color="auto"/>
                <w:right w:val="none" w:sz="0" w:space="0" w:color="auto"/>
              </w:divBdr>
            </w:div>
            <w:div w:id="1820925599">
              <w:marLeft w:val="0"/>
              <w:marRight w:val="0"/>
              <w:marTop w:val="0"/>
              <w:marBottom w:val="0"/>
              <w:divBdr>
                <w:top w:val="none" w:sz="0" w:space="0" w:color="auto"/>
                <w:left w:val="none" w:sz="0" w:space="0" w:color="auto"/>
                <w:bottom w:val="none" w:sz="0" w:space="0" w:color="auto"/>
                <w:right w:val="none" w:sz="0" w:space="0" w:color="auto"/>
              </w:divBdr>
            </w:div>
            <w:div w:id="1142772982">
              <w:marLeft w:val="0"/>
              <w:marRight w:val="0"/>
              <w:marTop w:val="0"/>
              <w:marBottom w:val="0"/>
              <w:divBdr>
                <w:top w:val="none" w:sz="0" w:space="0" w:color="auto"/>
                <w:left w:val="none" w:sz="0" w:space="0" w:color="auto"/>
                <w:bottom w:val="none" w:sz="0" w:space="0" w:color="auto"/>
                <w:right w:val="none" w:sz="0" w:space="0" w:color="auto"/>
              </w:divBdr>
            </w:div>
            <w:div w:id="69472278">
              <w:marLeft w:val="0"/>
              <w:marRight w:val="0"/>
              <w:marTop w:val="0"/>
              <w:marBottom w:val="0"/>
              <w:divBdr>
                <w:top w:val="none" w:sz="0" w:space="0" w:color="auto"/>
                <w:left w:val="none" w:sz="0" w:space="0" w:color="auto"/>
                <w:bottom w:val="none" w:sz="0" w:space="0" w:color="auto"/>
                <w:right w:val="none" w:sz="0" w:space="0" w:color="auto"/>
              </w:divBdr>
            </w:div>
            <w:div w:id="802626165">
              <w:marLeft w:val="0"/>
              <w:marRight w:val="0"/>
              <w:marTop w:val="0"/>
              <w:marBottom w:val="0"/>
              <w:divBdr>
                <w:top w:val="none" w:sz="0" w:space="0" w:color="auto"/>
                <w:left w:val="none" w:sz="0" w:space="0" w:color="auto"/>
                <w:bottom w:val="none" w:sz="0" w:space="0" w:color="auto"/>
                <w:right w:val="none" w:sz="0" w:space="0" w:color="auto"/>
              </w:divBdr>
            </w:div>
            <w:div w:id="36779709">
              <w:marLeft w:val="0"/>
              <w:marRight w:val="0"/>
              <w:marTop w:val="0"/>
              <w:marBottom w:val="0"/>
              <w:divBdr>
                <w:top w:val="none" w:sz="0" w:space="0" w:color="auto"/>
                <w:left w:val="none" w:sz="0" w:space="0" w:color="auto"/>
                <w:bottom w:val="none" w:sz="0" w:space="0" w:color="auto"/>
                <w:right w:val="none" w:sz="0" w:space="0" w:color="auto"/>
              </w:divBdr>
            </w:div>
            <w:div w:id="310255933">
              <w:marLeft w:val="0"/>
              <w:marRight w:val="0"/>
              <w:marTop w:val="0"/>
              <w:marBottom w:val="0"/>
              <w:divBdr>
                <w:top w:val="none" w:sz="0" w:space="0" w:color="auto"/>
                <w:left w:val="none" w:sz="0" w:space="0" w:color="auto"/>
                <w:bottom w:val="none" w:sz="0" w:space="0" w:color="auto"/>
                <w:right w:val="none" w:sz="0" w:space="0" w:color="auto"/>
              </w:divBdr>
            </w:div>
            <w:div w:id="1130131372">
              <w:marLeft w:val="0"/>
              <w:marRight w:val="0"/>
              <w:marTop w:val="0"/>
              <w:marBottom w:val="0"/>
              <w:divBdr>
                <w:top w:val="none" w:sz="0" w:space="0" w:color="auto"/>
                <w:left w:val="none" w:sz="0" w:space="0" w:color="auto"/>
                <w:bottom w:val="none" w:sz="0" w:space="0" w:color="auto"/>
                <w:right w:val="none" w:sz="0" w:space="0" w:color="auto"/>
              </w:divBdr>
            </w:div>
            <w:div w:id="1246842080">
              <w:marLeft w:val="0"/>
              <w:marRight w:val="0"/>
              <w:marTop w:val="0"/>
              <w:marBottom w:val="0"/>
              <w:divBdr>
                <w:top w:val="none" w:sz="0" w:space="0" w:color="auto"/>
                <w:left w:val="none" w:sz="0" w:space="0" w:color="auto"/>
                <w:bottom w:val="none" w:sz="0" w:space="0" w:color="auto"/>
                <w:right w:val="none" w:sz="0" w:space="0" w:color="auto"/>
              </w:divBdr>
            </w:div>
            <w:div w:id="1273633961">
              <w:marLeft w:val="0"/>
              <w:marRight w:val="0"/>
              <w:marTop w:val="0"/>
              <w:marBottom w:val="0"/>
              <w:divBdr>
                <w:top w:val="none" w:sz="0" w:space="0" w:color="auto"/>
                <w:left w:val="none" w:sz="0" w:space="0" w:color="auto"/>
                <w:bottom w:val="none" w:sz="0" w:space="0" w:color="auto"/>
                <w:right w:val="none" w:sz="0" w:space="0" w:color="auto"/>
              </w:divBdr>
            </w:div>
            <w:div w:id="567498499">
              <w:marLeft w:val="0"/>
              <w:marRight w:val="0"/>
              <w:marTop w:val="0"/>
              <w:marBottom w:val="0"/>
              <w:divBdr>
                <w:top w:val="none" w:sz="0" w:space="0" w:color="auto"/>
                <w:left w:val="none" w:sz="0" w:space="0" w:color="auto"/>
                <w:bottom w:val="none" w:sz="0" w:space="0" w:color="auto"/>
                <w:right w:val="none" w:sz="0" w:space="0" w:color="auto"/>
              </w:divBdr>
            </w:div>
            <w:div w:id="1095052946">
              <w:marLeft w:val="0"/>
              <w:marRight w:val="0"/>
              <w:marTop w:val="0"/>
              <w:marBottom w:val="0"/>
              <w:divBdr>
                <w:top w:val="none" w:sz="0" w:space="0" w:color="auto"/>
                <w:left w:val="none" w:sz="0" w:space="0" w:color="auto"/>
                <w:bottom w:val="none" w:sz="0" w:space="0" w:color="auto"/>
                <w:right w:val="none" w:sz="0" w:space="0" w:color="auto"/>
              </w:divBdr>
            </w:div>
            <w:div w:id="1065374885">
              <w:marLeft w:val="0"/>
              <w:marRight w:val="0"/>
              <w:marTop w:val="0"/>
              <w:marBottom w:val="0"/>
              <w:divBdr>
                <w:top w:val="none" w:sz="0" w:space="0" w:color="auto"/>
                <w:left w:val="none" w:sz="0" w:space="0" w:color="auto"/>
                <w:bottom w:val="none" w:sz="0" w:space="0" w:color="auto"/>
                <w:right w:val="none" w:sz="0" w:space="0" w:color="auto"/>
              </w:divBdr>
            </w:div>
            <w:div w:id="1391416164">
              <w:marLeft w:val="0"/>
              <w:marRight w:val="0"/>
              <w:marTop w:val="0"/>
              <w:marBottom w:val="0"/>
              <w:divBdr>
                <w:top w:val="none" w:sz="0" w:space="0" w:color="auto"/>
                <w:left w:val="none" w:sz="0" w:space="0" w:color="auto"/>
                <w:bottom w:val="none" w:sz="0" w:space="0" w:color="auto"/>
                <w:right w:val="none" w:sz="0" w:space="0" w:color="auto"/>
              </w:divBdr>
            </w:div>
            <w:div w:id="1322351773">
              <w:marLeft w:val="0"/>
              <w:marRight w:val="0"/>
              <w:marTop w:val="0"/>
              <w:marBottom w:val="0"/>
              <w:divBdr>
                <w:top w:val="none" w:sz="0" w:space="0" w:color="auto"/>
                <w:left w:val="none" w:sz="0" w:space="0" w:color="auto"/>
                <w:bottom w:val="none" w:sz="0" w:space="0" w:color="auto"/>
                <w:right w:val="none" w:sz="0" w:space="0" w:color="auto"/>
              </w:divBdr>
            </w:div>
            <w:div w:id="1356495907">
              <w:marLeft w:val="0"/>
              <w:marRight w:val="0"/>
              <w:marTop w:val="0"/>
              <w:marBottom w:val="0"/>
              <w:divBdr>
                <w:top w:val="none" w:sz="0" w:space="0" w:color="auto"/>
                <w:left w:val="none" w:sz="0" w:space="0" w:color="auto"/>
                <w:bottom w:val="none" w:sz="0" w:space="0" w:color="auto"/>
                <w:right w:val="none" w:sz="0" w:space="0" w:color="auto"/>
              </w:divBdr>
            </w:div>
            <w:div w:id="1820152313">
              <w:marLeft w:val="0"/>
              <w:marRight w:val="0"/>
              <w:marTop w:val="0"/>
              <w:marBottom w:val="0"/>
              <w:divBdr>
                <w:top w:val="none" w:sz="0" w:space="0" w:color="auto"/>
                <w:left w:val="none" w:sz="0" w:space="0" w:color="auto"/>
                <w:bottom w:val="none" w:sz="0" w:space="0" w:color="auto"/>
                <w:right w:val="none" w:sz="0" w:space="0" w:color="auto"/>
              </w:divBdr>
            </w:div>
            <w:div w:id="1770000569">
              <w:marLeft w:val="0"/>
              <w:marRight w:val="0"/>
              <w:marTop w:val="0"/>
              <w:marBottom w:val="0"/>
              <w:divBdr>
                <w:top w:val="none" w:sz="0" w:space="0" w:color="auto"/>
                <w:left w:val="none" w:sz="0" w:space="0" w:color="auto"/>
                <w:bottom w:val="none" w:sz="0" w:space="0" w:color="auto"/>
                <w:right w:val="none" w:sz="0" w:space="0" w:color="auto"/>
              </w:divBdr>
            </w:div>
            <w:div w:id="283851129">
              <w:marLeft w:val="0"/>
              <w:marRight w:val="0"/>
              <w:marTop w:val="0"/>
              <w:marBottom w:val="0"/>
              <w:divBdr>
                <w:top w:val="none" w:sz="0" w:space="0" w:color="auto"/>
                <w:left w:val="none" w:sz="0" w:space="0" w:color="auto"/>
                <w:bottom w:val="none" w:sz="0" w:space="0" w:color="auto"/>
                <w:right w:val="none" w:sz="0" w:space="0" w:color="auto"/>
              </w:divBdr>
            </w:div>
            <w:div w:id="2059812647">
              <w:marLeft w:val="0"/>
              <w:marRight w:val="0"/>
              <w:marTop w:val="0"/>
              <w:marBottom w:val="0"/>
              <w:divBdr>
                <w:top w:val="none" w:sz="0" w:space="0" w:color="auto"/>
                <w:left w:val="none" w:sz="0" w:space="0" w:color="auto"/>
                <w:bottom w:val="none" w:sz="0" w:space="0" w:color="auto"/>
                <w:right w:val="none" w:sz="0" w:space="0" w:color="auto"/>
              </w:divBdr>
            </w:div>
            <w:div w:id="1293291254">
              <w:marLeft w:val="0"/>
              <w:marRight w:val="0"/>
              <w:marTop w:val="0"/>
              <w:marBottom w:val="0"/>
              <w:divBdr>
                <w:top w:val="none" w:sz="0" w:space="0" w:color="auto"/>
                <w:left w:val="none" w:sz="0" w:space="0" w:color="auto"/>
                <w:bottom w:val="none" w:sz="0" w:space="0" w:color="auto"/>
                <w:right w:val="none" w:sz="0" w:space="0" w:color="auto"/>
              </w:divBdr>
            </w:div>
            <w:div w:id="1989675106">
              <w:marLeft w:val="0"/>
              <w:marRight w:val="0"/>
              <w:marTop w:val="0"/>
              <w:marBottom w:val="0"/>
              <w:divBdr>
                <w:top w:val="none" w:sz="0" w:space="0" w:color="auto"/>
                <w:left w:val="none" w:sz="0" w:space="0" w:color="auto"/>
                <w:bottom w:val="none" w:sz="0" w:space="0" w:color="auto"/>
                <w:right w:val="none" w:sz="0" w:space="0" w:color="auto"/>
              </w:divBdr>
            </w:div>
            <w:div w:id="504785984">
              <w:marLeft w:val="0"/>
              <w:marRight w:val="0"/>
              <w:marTop w:val="0"/>
              <w:marBottom w:val="0"/>
              <w:divBdr>
                <w:top w:val="none" w:sz="0" w:space="0" w:color="auto"/>
                <w:left w:val="none" w:sz="0" w:space="0" w:color="auto"/>
                <w:bottom w:val="none" w:sz="0" w:space="0" w:color="auto"/>
                <w:right w:val="none" w:sz="0" w:space="0" w:color="auto"/>
              </w:divBdr>
            </w:div>
            <w:div w:id="72550804">
              <w:marLeft w:val="0"/>
              <w:marRight w:val="0"/>
              <w:marTop w:val="0"/>
              <w:marBottom w:val="0"/>
              <w:divBdr>
                <w:top w:val="none" w:sz="0" w:space="0" w:color="auto"/>
                <w:left w:val="none" w:sz="0" w:space="0" w:color="auto"/>
                <w:bottom w:val="none" w:sz="0" w:space="0" w:color="auto"/>
                <w:right w:val="none" w:sz="0" w:space="0" w:color="auto"/>
              </w:divBdr>
            </w:div>
            <w:div w:id="61173489">
              <w:marLeft w:val="0"/>
              <w:marRight w:val="0"/>
              <w:marTop w:val="0"/>
              <w:marBottom w:val="0"/>
              <w:divBdr>
                <w:top w:val="none" w:sz="0" w:space="0" w:color="auto"/>
                <w:left w:val="none" w:sz="0" w:space="0" w:color="auto"/>
                <w:bottom w:val="none" w:sz="0" w:space="0" w:color="auto"/>
                <w:right w:val="none" w:sz="0" w:space="0" w:color="auto"/>
              </w:divBdr>
            </w:div>
            <w:div w:id="1326858587">
              <w:marLeft w:val="0"/>
              <w:marRight w:val="0"/>
              <w:marTop w:val="0"/>
              <w:marBottom w:val="0"/>
              <w:divBdr>
                <w:top w:val="none" w:sz="0" w:space="0" w:color="auto"/>
                <w:left w:val="none" w:sz="0" w:space="0" w:color="auto"/>
                <w:bottom w:val="none" w:sz="0" w:space="0" w:color="auto"/>
                <w:right w:val="none" w:sz="0" w:space="0" w:color="auto"/>
              </w:divBdr>
            </w:div>
            <w:div w:id="1588154207">
              <w:marLeft w:val="0"/>
              <w:marRight w:val="0"/>
              <w:marTop w:val="0"/>
              <w:marBottom w:val="0"/>
              <w:divBdr>
                <w:top w:val="none" w:sz="0" w:space="0" w:color="auto"/>
                <w:left w:val="none" w:sz="0" w:space="0" w:color="auto"/>
                <w:bottom w:val="none" w:sz="0" w:space="0" w:color="auto"/>
                <w:right w:val="none" w:sz="0" w:space="0" w:color="auto"/>
              </w:divBdr>
            </w:div>
            <w:div w:id="278225849">
              <w:marLeft w:val="0"/>
              <w:marRight w:val="0"/>
              <w:marTop w:val="0"/>
              <w:marBottom w:val="0"/>
              <w:divBdr>
                <w:top w:val="none" w:sz="0" w:space="0" w:color="auto"/>
                <w:left w:val="none" w:sz="0" w:space="0" w:color="auto"/>
                <w:bottom w:val="none" w:sz="0" w:space="0" w:color="auto"/>
                <w:right w:val="none" w:sz="0" w:space="0" w:color="auto"/>
              </w:divBdr>
            </w:div>
            <w:div w:id="1317295853">
              <w:marLeft w:val="0"/>
              <w:marRight w:val="0"/>
              <w:marTop w:val="0"/>
              <w:marBottom w:val="0"/>
              <w:divBdr>
                <w:top w:val="none" w:sz="0" w:space="0" w:color="auto"/>
                <w:left w:val="none" w:sz="0" w:space="0" w:color="auto"/>
                <w:bottom w:val="none" w:sz="0" w:space="0" w:color="auto"/>
                <w:right w:val="none" w:sz="0" w:space="0" w:color="auto"/>
              </w:divBdr>
            </w:div>
            <w:div w:id="1827552294">
              <w:marLeft w:val="0"/>
              <w:marRight w:val="0"/>
              <w:marTop w:val="0"/>
              <w:marBottom w:val="0"/>
              <w:divBdr>
                <w:top w:val="none" w:sz="0" w:space="0" w:color="auto"/>
                <w:left w:val="none" w:sz="0" w:space="0" w:color="auto"/>
                <w:bottom w:val="none" w:sz="0" w:space="0" w:color="auto"/>
                <w:right w:val="none" w:sz="0" w:space="0" w:color="auto"/>
              </w:divBdr>
            </w:div>
            <w:div w:id="628511513">
              <w:marLeft w:val="0"/>
              <w:marRight w:val="0"/>
              <w:marTop w:val="0"/>
              <w:marBottom w:val="0"/>
              <w:divBdr>
                <w:top w:val="none" w:sz="0" w:space="0" w:color="auto"/>
                <w:left w:val="none" w:sz="0" w:space="0" w:color="auto"/>
                <w:bottom w:val="none" w:sz="0" w:space="0" w:color="auto"/>
                <w:right w:val="none" w:sz="0" w:space="0" w:color="auto"/>
              </w:divBdr>
            </w:div>
            <w:div w:id="1997881323">
              <w:marLeft w:val="0"/>
              <w:marRight w:val="0"/>
              <w:marTop w:val="0"/>
              <w:marBottom w:val="0"/>
              <w:divBdr>
                <w:top w:val="none" w:sz="0" w:space="0" w:color="auto"/>
                <w:left w:val="none" w:sz="0" w:space="0" w:color="auto"/>
                <w:bottom w:val="none" w:sz="0" w:space="0" w:color="auto"/>
                <w:right w:val="none" w:sz="0" w:space="0" w:color="auto"/>
              </w:divBdr>
            </w:div>
            <w:div w:id="1075590968">
              <w:marLeft w:val="0"/>
              <w:marRight w:val="0"/>
              <w:marTop w:val="0"/>
              <w:marBottom w:val="0"/>
              <w:divBdr>
                <w:top w:val="none" w:sz="0" w:space="0" w:color="auto"/>
                <w:left w:val="none" w:sz="0" w:space="0" w:color="auto"/>
                <w:bottom w:val="none" w:sz="0" w:space="0" w:color="auto"/>
                <w:right w:val="none" w:sz="0" w:space="0" w:color="auto"/>
              </w:divBdr>
            </w:div>
            <w:div w:id="1989169126">
              <w:marLeft w:val="0"/>
              <w:marRight w:val="0"/>
              <w:marTop w:val="0"/>
              <w:marBottom w:val="0"/>
              <w:divBdr>
                <w:top w:val="none" w:sz="0" w:space="0" w:color="auto"/>
                <w:left w:val="none" w:sz="0" w:space="0" w:color="auto"/>
                <w:bottom w:val="none" w:sz="0" w:space="0" w:color="auto"/>
                <w:right w:val="none" w:sz="0" w:space="0" w:color="auto"/>
              </w:divBdr>
            </w:div>
            <w:div w:id="1213276042">
              <w:marLeft w:val="0"/>
              <w:marRight w:val="0"/>
              <w:marTop w:val="0"/>
              <w:marBottom w:val="0"/>
              <w:divBdr>
                <w:top w:val="none" w:sz="0" w:space="0" w:color="auto"/>
                <w:left w:val="none" w:sz="0" w:space="0" w:color="auto"/>
                <w:bottom w:val="none" w:sz="0" w:space="0" w:color="auto"/>
                <w:right w:val="none" w:sz="0" w:space="0" w:color="auto"/>
              </w:divBdr>
            </w:div>
            <w:div w:id="33622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290764">
      <w:bodyDiv w:val="1"/>
      <w:marLeft w:val="0"/>
      <w:marRight w:val="0"/>
      <w:marTop w:val="0"/>
      <w:marBottom w:val="0"/>
      <w:divBdr>
        <w:top w:val="none" w:sz="0" w:space="0" w:color="auto"/>
        <w:left w:val="none" w:sz="0" w:space="0" w:color="auto"/>
        <w:bottom w:val="none" w:sz="0" w:space="0" w:color="auto"/>
        <w:right w:val="none" w:sz="0" w:space="0" w:color="auto"/>
      </w:divBdr>
      <w:divsChild>
        <w:div w:id="703209192">
          <w:marLeft w:val="0"/>
          <w:marRight w:val="0"/>
          <w:marTop w:val="0"/>
          <w:marBottom w:val="0"/>
          <w:divBdr>
            <w:top w:val="none" w:sz="0" w:space="0" w:color="auto"/>
            <w:left w:val="none" w:sz="0" w:space="0" w:color="auto"/>
            <w:bottom w:val="none" w:sz="0" w:space="0" w:color="auto"/>
            <w:right w:val="none" w:sz="0" w:space="0" w:color="auto"/>
          </w:divBdr>
          <w:divsChild>
            <w:div w:id="1706519897">
              <w:marLeft w:val="0"/>
              <w:marRight w:val="0"/>
              <w:marTop w:val="0"/>
              <w:marBottom w:val="0"/>
              <w:divBdr>
                <w:top w:val="none" w:sz="0" w:space="0" w:color="auto"/>
                <w:left w:val="none" w:sz="0" w:space="0" w:color="auto"/>
                <w:bottom w:val="none" w:sz="0" w:space="0" w:color="auto"/>
                <w:right w:val="none" w:sz="0" w:space="0" w:color="auto"/>
              </w:divBdr>
            </w:div>
            <w:div w:id="239411276">
              <w:marLeft w:val="0"/>
              <w:marRight w:val="0"/>
              <w:marTop w:val="0"/>
              <w:marBottom w:val="0"/>
              <w:divBdr>
                <w:top w:val="none" w:sz="0" w:space="0" w:color="auto"/>
                <w:left w:val="none" w:sz="0" w:space="0" w:color="auto"/>
                <w:bottom w:val="none" w:sz="0" w:space="0" w:color="auto"/>
                <w:right w:val="none" w:sz="0" w:space="0" w:color="auto"/>
              </w:divBdr>
            </w:div>
            <w:div w:id="295567494">
              <w:marLeft w:val="0"/>
              <w:marRight w:val="0"/>
              <w:marTop w:val="0"/>
              <w:marBottom w:val="0"/>
              <w:divBdr>
                <w:top w:val="none" w:sz="0" w:space="0" w:color="auto"/>
                <w:left w:val="none" w:sz="0" w:space="0" w:color="auto"/>
                <w:bottom w:val="none" w:sz="0" w:space="0" w:color="auto"/>
                <w:right w:val="none" w:sz="0" w:space="0" w:color="auto"/>
              </w:divBdr>
            </w:div>
            <w:div w:id="696539418">
              <w:marLeft w:val="0"/>
              <w:marRight w:val="0"/>
              <w:marTop w:val="0"/>
              <w:marBottom w:val="0"/>
              <w:divBdr>
                <w:top w:val="none" w:sz="0" w:space="0" w:color="auto"/>
                <w:left w:val="none" w:sz="0" w:space="0" w:color="auto"/>
                <w:bottom w:val="none" w:sz="0" w:space="0" w:color="auto"/>
                <w:right w:val="none" w:sz="0" w:space="0" w:color="auto"/>
              </w:divBdr>
            </w:div>
            <w:div w:id="1612737782">
              <w:marLeft w:val="0"/>
              <w:marRight w:val="0"/>
              <w:marTop w:val="0"/>
              <w:marBottom w:val="0"/>
              <w:divBdr>
                <w:top w:val="none" w:sz="0" w:space="0" w:color="auto"/>
                <w:left w:val="none" w:sz="0" w:space="0" w:color="auto"/>
                <w:bottom w:val="none" w:sz="0" w:space="0" w:color="auto"/>
                <w:right w:val="none" w:sz="0" w:space="0" w:color="auto"/>
              </w:divBdr>
            </w:div>
            <w:div w:id="811486936">
              <w:marLeft w:val="0"/>
              <w:marRight w:val="0"/>
              <w:marTop w:val="0"/>
              <w:marBottom w:val="0"/>
              <w:divBdr>
                <w:top w:val="none" w:sz="0" w:space="0" w:color="auto"/>
                <w:left w:val="none" w:sz="0" w:space="0" w:color="auto"/>
                <w:bottom w:val="none" w:sz="0" w:space="0" w:color="auto"/>
                <w:right w:val="none" w:sz="0" w:space="0" w:color="auto"/>
              </w:divBdr>
            </w:div>
            <w:div w:id="1602254905">
              <w:marLeft w:val="0"/>
              <w:marRight w:val="0"/>
              <w:marTop w:val="0"/>
              <w:marBottom w:val="0"/>
              <w:divBdr>
                <w:top w:val="none" w:sz="0" w:space="0" w:color="auto"/>
                <w:left w:val="none" w:sz="0" w:space="0" w:color="auto"/>
                <w:bottom w:val="none" w:sz="0" w:space="0" w:color="auto"/>
                <w:right w:val="none" w:sz="0" w:space="0" w:color="auto"/>
              </w:divBdr>
            </w:div>
            <w:div w:id="1503426149">
              <w:marLeft w:val="0"/>
              <w:marRight w:val="0"/>
              <w:marTop w:val="0"/>
              <w:marBottom w:val="0"/>
              <w:divBdr>
                <w:top w:val="none" w:sz="0" w:space="0" w:color="auto"/>
                <w:left w:val="none" w:sz="0" w:space="0" w:color="auto"/>
                <w:bottom w:val="none" w:sz="0" w:space="0" w:color="auto"/>
                <w:right w:val="none" w:sz="0" w:space="0" w:color="auto"/>
              </w:divBdr>
            </w:div>
            <w:div w:id="752632454">
              <w:marLeft w:val="0"/>
              <w:marRight w:val="0"/>
              <w:marTop w:val="0"/>
              <w:marBottom w:val="0"/>
              <w:divBdr>
                <w:top w:val="none" w:sz="0" w:space="0" w:color="auto"/>
                <w:left w:val="none" w:sz="0" w:space="0" w:color="auto"/>
                <w:bottom w:val="none" w:sz="0" w:space="0" w:color="auto"/>
                <w:right w:val="none" w:sz="0" w:space="0" w:color="auto"/>
              </w:divBdr>
            </w:div>
            <w:div w:id="447627288">
              <w:marLeft w:val="0"/>
              <w:marRight w:val="0"/>
              <w:marTop w:val="0"/>
              <w:marBottom w:val="0"/>
              <w:divBdr>
                <w:top w:val="none" w:sz="0" w:space="0" w:color="auto"/>
                <w:left w:val="none" w:sz="0" w:space="0" w:color="auto"/>
                <w:bottom w:val="none" w:sz="0" w:space="0" w:color="auto"/>
                <w:right w:val="none" w:sz="0" w:space="0" w:color="auto"/>
              </w:divBdr>
            </w:div>
            <w:div w:id="1662736001">
              <w:marLeft w:val="0"/>
              <w:marRight w:val="0"/>
              <w:marTop w:val="0"/>
              <w:marBottom w:val="0"/>
              <w:divBdr>
                <w:top w:val="none" w:sz="0" w:space="0" w:color="auto"/>
                <w:left w:val="none" w:sz="0" w:space="0" w:color="auto"/>
                <w:bottom w:val="none" w:sz="0" w:space="0" w:color="auto"/>
                <w:right w:val="none" w:sz="0" w:space="0" w:color="auto"/>
              </w:divBdr>
            </w:div>
            <w:div w:id="793061223">
              <w:marLeft w:val="0"/>
              <w:marRight w:val="0"/>
              <w:marTop w:val="0"/>
              <w:marBottom w:val="0"/>
              <w:divBdr>
                <w:top w:val="none" w:sz="0" w:space="0" w:color="auto"/>
                <w:left w:val="none" w:sz="0" w:space="0" w:color="auto"/>
                <w:bottom w:val="none" w:sz="0" w:space="0" w:color="auto"/>
                <w:right w:val="none" w:sz="0" w:space="0" w:color="auto"/>
              </w:divBdr>
            </w:div>
            <w:div w:id="752239430">
              <w:marLeft w:val="0"/>
              <w:marRight w:val="0"/>
              <w:marTop w:val="0"/>
              <w:marBottom w:val="0"/>
              <w:divBdr>
                <w:top w:val="none" w:sz="0" w:space="0" w:color="auto"/>
                <w:left w:val="none" w:sz="0" w:space="0" w:color="auto"/>
                <w:bottom w:val="none" w:sz="0" w:space="0" w:color="auto"/>
                <w:right w:val="none" w:sz="0" w:space="0" w:color="auto"/>
              </w:divBdr>
            </w:div>
            <w:div w:id="2028672806">
              <w:marLeft w:val="0"/>
              <w:marRight w:val="0"/>
              <w:marTop w:val="0"/>
              <w:marBottom w:val="0"/>
              <w:divBdr>
                <w:top w:val="none" w:sz="0" w:space="0" w:color="auto"/>
                <w:left w:val="none" w:sz="0" w:space="0" w:color="auto"/>
                <w:bottom w:val="none" w:sz="0" w:space="0" w:color="auto"/>
                <w:right w:val="none" w:sz="0" w:space="0" w:color="auto"/>
              </w:divBdr>
            </w:div>
            <w:div w:id="489058470">
              <w:marLeft w:val="0"/>
              <w:marRight w:val="0"/>
              <w:marTop w:val="0"/>
              <w:marBottom w:val="0"/>
              <w:divBdr>
                <w:top w:val="none" w:sz="0" w:space="0" w:color="auto"/>
                <w:left w:val="none" w:sz="0" w:space="0" w:color="auto"/>
                <w:bottom w:val="none" w:sz="0" w:space="0" w:color="auto"/>
                <w:right w:val="none" w:sz="0" w:space="0" w:color="auto"/>
              </w:divBdr>
            </w:div>
            <w:div w:id="798499615">
              <w:marLeft w:val="0"/>
              <w:marRight w:val="0"/>
              <w:marTop w:val="0"/>
              <w:marBottom w:val="0"/>
              <w:divBdr>
                <w:top w:val="none" w:sz="0" w:space="0" w:color="auto"/>
                <w:left w:val="none" w:sz="0" w:space="0" w:color="auto"/>
                <w:bottom w:val="none" w:sz="0" w:space="0" w:color="auto"/>
                <w:right w:val="none" w:sz="0" w:space="0" w:color="auto"/>
              </w:divBdr>
            </w:div>
            <w:div w:id="1580403791">
              <w:marLeft w:val="0"/>
              <w:marRight w:val="0"/>
              <w:marTop w:val="0"/>
              <w:marBottom w:val="0"/>
              <w:divBdr>
                <w:top w:val="none" w:sz="0" w:space="0" w:color="auto"/>
                <w:left w:val="none" w:sz="0" w:space="0" w:color="auto"/>
                <w:bottom w:val="none" w:sz="0" w:space="0" w:color="auto"/>
                <w:right w:val="none" w:sz="0" w:space="0" w:color="auto"/>
              </w:divBdr>
            </w:div>
            <w:div w:id="1252396453">
              <w:marLeft w:val="0"/>
              <w:marRight w:val="0"/>
              <w:marTop w:val="0"/>
              <w:marBottom w:val="0"/>
              <w:divBdr>
                <w:top w:val="none" w:sz="0" w:space="0" w:color="auto"/>
                <w:left w:val="none" w:sz="0" w:space="0" w:color="auto"/>
                <w:bottom w:val="none" w:sz="0" w:space="0" w:color="auto"/>
                <w:right w:val="none" w:sz="0" w:space="0" w:color="auto"/>
              </w:divBdr>
            </w:div>
            <w:div w:id="1903102316">
              <w:marLeft w:val="0"/>
              <w:marRight w:val="0"/>
              <w:marTop w:val="0"/>
              <w:marBottom w:val="0"/>
              <w:divBdr>
                <w:top w:val="none" w:sz="0" w:space="0" w:color="auto"/>
                <w:left w:val="none" w:sz="0" w:space="0" w:color="auto"/>
                <w:bottom w:val="none" w:sz="0" w:space="0" w:color="auto"/>
                <w:right w:val="none" w:sz="0" w:space="0" w:color="auto"/>
              </w:divBdr>
            </w:div>
            <w:div w:id="33165645">
              <w:marLeft w:val="0"/>
              <w:marRight w:val="0"/>
              <w:marTop w:val="0"/>
              <w:marBottom w:val="0"/>
              <w:divBdr>
                <w:top w:val="none" w:sz="0" w:space="0" w:color="auto"/>
                <w:left w:val="none" w:sz="0" w:space="0" w:color="auto"/>
                <w:bottom w:val="none" w:sz="0" w:space="0" w:color="auto"/>
                <w:right w:val="none" w:sz="0" w:space="0" w:color="auto"/>
              </w:divBdr>
            </w:div>
            <w:div w:id="91266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633925">
      <w:bodyDiv w:val="1"/>
      <w:marLeft w:val="0"/>
      <w:marRight w:val="0"/>
      <w:marTop w:val="0"/>
      <w:marBottom w:val="0"/>
      <w:divBdr>
        <w:top w:val="none" w:sz="0" w:space="0" w:color="auto"/>
        <w:left w:val="none" w:sz="0" w:space="0" w:color="auto"/>
        <w:bottom w:val="none" w:sz="0" w:space="0" w:color="auto"/>
        <w:right w:val="none" w:sz="0" w:space="0" w:color="auto"/>
      </w:divBdr>
      <w:divsChild>
        <w:div w:id="1354069742">
          <w:marLeft w:val="0"/>
          <w:marRight w:val="0"/>
          <w:marTop w:val="0"/>
          <w:marBottom w:val="0"/>
          <w:divBdr>
            <w:top w:val="none" w:sz="0" w:space="0" w:color="auto"/>
            <w:left w:val="none" w:sz="0" w:space="0" w:color="auto"/>
            <w:bottom w:val="none" w:sz="0" w:space="0" w:color="auto"/>
            <w:right w:val="none" w:sz="0" w:space="0" w:color="auto"/>
          </w:divBdr>
        </w:div>
      </w:divsChild>
    </w:div>
    <w:div w:id="722020592">
      <w:bodyDiv w:val="1"/>
      <w:marLeft w:val="0"/>
      <w:marRight w:val="0"/>
      <w:marTop w:val="0"/>
      <w:marBottom w:val="0"/>
      <w:divBdr>
        <w:top w:val="none" w:sz="0" w:space="0" w:color="auto"/>
        <w:left w:val="none" w:sz="0" w:space="0" w:color="auto"/>
        <w:bottom w:val="none" w:sz="0" w:space="0" w:color="auto"/>
        <w:right w:val="none" w:sz="0" w:space="0" w:color="auto"/>
      </w:divBdr>
      <w:divsChild>
        <w:div w:id="1678385971">
          <w:marLeft w:val="0"/>
          <w:marRight w:val="0"/>
          <w:marTop w:val="0"/>
          <w:marBottom w:val="0"/>
          <w:divBdr>
            <w:top w:val="none" w:sz="0" w:space="0" w:color="auto"/>
            <w:left w:val="none" w:sz="0" w:space="0" w:color="auto"/>
            <w:bottom w:val="none" w:sz="0" w:space="0" w:color="auto"/>
            <w:right w:val="none" w:sz="0" w:space="0" w:color="auto"/>
          </w:divBdr>
        </w:div>
        <w:div w:id="1870024167">
          <w:marLeft w:val="0"/>
          <w:marRight w:val="0"/>
          <w:marTop w:val="0"/>
          <w:marBottom w:val="0"/>
          <w:divBdr>
            <w:top w:val="none" w:sz="0" w:space="0" w:color="auto"/>
            <w:left w:val="none" w:sz="0" w:space="0" w:color="auto"/>
            <w:bottom w:val="none" w:sz="0" w:space="0" w:color="auto"/>
            <w:right w:val="none" w:sz="0" w:space="0" w:color="auto"/>
          </w:divBdr>
        </w:div>
        <w:div w:id="788401427">
          <w:marLeft w:val="0"/>
          <w:marRight w:val="0"/>
          <w:marTop w:val="0"/>
          <w:marBottom w:val="0"/>
          <w:divBdr>
            <w:top w:val="none" w:sz="0" w:space="0" w:color="auto"/>
            <w:left w:val="none" w:sz="0" w:space="0" w:color="auto"/>
            <w:bottom w:val="none" w:sz="0" w:space="0" w:color="auto"/>
            <w:right w:val="none" w:sz="0" w:space="0" w:color="auto"/>
          </w:divBdr>
        </w:div>
        <w:div w:id="337777286">
          <w:marLeft w:val="0"/>
          <w:marRight w:val="0"/>
          <w:marTop w:val="0"/>
          <w:marBottom w:val="0"/>
          <w:divBdr>
            <w:top w:val="none" w:sz="0" w:space="0" w:color="auto"/>
            <w:left w:val="none" w:sz="0" w:space="0" w:color="auto"/>
            <w:bottom w:val="none" w:sz="0" w:space="0" w:color="auto"/>
            <w:right w:val="none" w:sz="0" w:space="0" w:color="auto"/>
          </w:divBdr>
        </w:div>
      </w:divsChild>
    </w:div>
    <w:div w:id="734745056">
      <w:bodyDiv w:val="1"/>
      <w:marLeft w:val="0"/>
      <w:marRight w:val="0"/>
      <w:marTop w:val="0"/>
      <w:marBottom w:val="0"/>
      <w:divBdr>
        <w:top w:val="none" w:sz="0" w:space="0" w:color="auto"/>
        <w:left w:val="none" w:sz="0" w:space="0" w:color="auto"/>
        <w:bottom w:val="none" w:sz="0" w:space="0" w:color="auto"/>
        <w:right w:val="none" w:sz="0" w:space="0" w:color="auto"/>
      </w:divBdr>
      <w:divsChild>
        <w:div w:id="949629389">
          <w:marLeft w:val="0"/>
          <w:marRight w:val="0"/>
          <w:marTop w:val="0"/>
          <w:marBottom w:val="0"/>
          <w:divBdr>
            <w:top w:val="none" w:sz="0" w:space="0" w:color="auto"/>
            <w:left w:val="none" w:sz="0" w:space="0" w:color="auto"/>
            <w:bottom w:val="none" w:sz="0" w:space="0" w:color="auto"/>
            <w:right w:val="none" w:sz="0" w:space="0" w:color="auto"/>
          </w:divBdr>
        </w:div>
      </w:divsChild>
    </w:div>
    <w:div w:id="738795055">
      <w:bodyDiv w:val="1"/>
      <w:marLeft w:val="0"/>
      <w:marRight w:val="0"/>
      <w:marTop w:val="0"/>
      <w:marBottom w:val="0"/>
      <w:divBdr>
        <w:top w:val="none" w:sz="0" w:space="0" w:color="auto"/>
        <w:left w:val="none" w:sz="0" w:space="0" w:color="auto"/>
        <w:bottom w:val="none" w:sz="0" w:space="0" w:color="auto"/>
        <w:right w:val="none" w:sz="0" w:space="0" w:color="auto"/>
      </w:divBdr>
      <w:divsChild>
        <w:div w:id="558441143">
          <w:marLeft w:val="0"/>
          <w:marRight w:val="0"/>
          <w:marTop w:val="0"/>
          <w:marBottom w:val="0"/>
          <w:divBdr>
            <w:top w:val="none" w:sz="0" w:space="0" w:color="auto"/>
            <w:left w:val="none" w:sz="0" w:space="0" w:color="auto"/>
            <w:bottom w:val="none" w:sz="0" w:space="0" w:color="auto"/>
            <w:right w:val="none" w:sz="0" w:space="0" w:color="auto"/>
          </w:divBdr>
        </w:div>
        <w:div w:id="1352612293">
          <w:marLeft w:val="0"/>
          <w:marRight w:val="0"/>
          <w:marTop w:val="0"/>
          <w:marBottom w:val="0"/>
          <w:divBdr>
            <w:top w:val="none" w:sz="0" w:space="0" w:color="auto"/>
            <w:left w:val="none" w:sz="0" w:space="0" w:color="auto"/>
            <w:bottom w:val="none" w:sz="0" w:space="0" w:color="auto"/>
            <w:right w:val="none" w:sz="0" w:space="0" w:color="auto"/>
          </w:divBdr>
        </w:div>
        <w:div w:id="1223441675">
          <w:marLeft w:val="0"/>
          <w:marRight w:val="0"/>
          <w:marTop w:val="0"/>
          <w:marBottom w:val="0"/>
          <w:divBdr>
            <w:top w:val="none" w:sz="0" w:space="0" w:color="auto"/>
            <w:left w:val="none" w:sz="0" w:space="0" w:color="auto"/>
            <w:bottom w:val="none" w:sz="0" w:space="0" w:color="auto"/>
            <w:right w:val="none" w:sz="0" w:space="0" w:color="auto"/>
          </w:divBdr>
        </w:div>
        <w:div w:id="2069498180">
          <w:marLeft w:val="0"/>
          <w:marRight w:val="0"/>
          <w:marTop w:val="0"/>
          <w:marBottom w:val="0"/>
          <w:divBdr>
            <w:top w:val="none" w:sz="0" w:space="0" w:color="auto"/>
            <w:left w:val="none" w:sz="0" w:space="0" w:color="auto"/>
            <w:bottom w:val="none" w:sz="0" w:space="0" w:color="auto"/>
            <w:right w:val="none" w:sz="0" w:space="0" w:color="auto"/>
          </w:divBdr>
        </w:div>
        <w:div w:id="175461824">
          <w:marLeft w:val="0"/>
          <w:marRight w:val="0"/>
          <w:marTop w:val="0"/>
          <w:marBottom w:val="0"/>
          <w:divBdr>
            <w:top w:val="none" w:sz="0" w:space="0" w:color="auto"/>
            <w:left w:val="none" w:sz="0" w:space="0" w:color="auto"/>
            <w:bottom w:val="none" w:sz="0" w:space="0" w:color="auto"/>
            <w:right w:val="none" w:sz="0" w:space="0" w:color="auto"/>
          </w:divBdr>
        </w:div>
        <w:div w:id="1225334071">
          <w:marLeft w:val="0"/>
          <w:marRight w:val="0"/>
          <w:marTop w:val="0"/>
          <w:marBottom w:val="0"/>
          <w:divBdr>
            <w:top w:val="none" w:sz="0" w:space="0" w:color="auto"/>
            <w:left w:val="none" w:sz="0" w:space="0" w:color="auto"/>
            <w:bottom w:val="none" w:sz="0" w:space="0" w:color="auto"/>
            <w:right w:val="none" w:sz="0" w:space="0" w:color="auto"/>
          </w:divBdr>
        </w:div>
        <w:div w:id="1776290197">
          <w:marLeft w:val="0"/>
          <w:marRight w:val="0"/>
          <w:marTop w:val="0"/>
          <w:marBottom w:val="0"/>
          <w:divBdr>
            <w:top w:val="none" w:sz="0" w:space="0" w:color="auto"/>
            <w:left w:val="none" w:sz="0" w:space="0" w:color="auto"/>
            <w:bottom w:val="none" w:sz="0" w:space="0" w:color="auto"/>
            <w:right w:val="none" w:sz="0" w:space="0" w:color="auto"/>
          </w:divBdr>
        </w:div>
      </w:divsChild>
    </w:div>
    <w:div w:id="748497823">
      <w:bodyDiv w:val="1"/>
      <w:marLeft w:val="0"/>
      <w:marRight w:val="0"/>
      <w:marTop w:val="0"/>
      <w:marBottom w:val="0"/>
      <w:divBdr>
        <w:top w:val="none" w:sz="0" w:space="0" w:color="auto"/>
        <w:left w:val="none" w:sz="0" w:space="0" w:color="auto"/>
        <w:bottom w:val="none" w:sz="0" w:space="0" w:color="auto"/>
        <w:right w:val="none" w:sz="0" w:space="0" w:color="auto"/>
      </w:divBdr>
    </w:div>
    <w:div w:id="749082113">
      <w:bodyDiv w:val="1"/>
      <w:marLeft w:val="0"/>
      <w:marRight w:val="0"/>
      <w:marTop w:val="0"/>
      <w:marBottom w:val="0"/>
      <w:divBdr>
        <w:top w:val="none" w:sz="0" w:space="0" w:color="auto"/>
        <w:left w:val="none" w:sz="0" w:space="0" w:color="auto"/>
        <w:bottom w:val="none" w:sz="0" w:space="0" w:color="auto"/>
        <w:right w:val="none" w:sz="0" w:space="0" w:color="auto"/>
      </w:divBdr>
      <w:divsChild>
        <w:div w:id="1266157479">
          <w:marLeft w:val="0"/>
          <w:marRight w:val="0"/>
          <w:marTop w:val="0"/>
          <w:marBottom w:val="0"/>
          <w:divBdr>
            <w:top w:val="none" w:sz="0" w:space="0" w:color="auto"/>
            <w:left w:val="none" w:sz="0" w:space="0" w:color="auto"/>
            <w:bottom w:val="none" w:sz="0" w:space="0" w:color="auto"/>
            <w:right w:val="none" w:sz="0" w:space="0" w:color="auto"/>
          </w:divBdr>
        </w:div>
      </w:divsChild>
    </w:div>
    <w:div w:id="750077799">
      <w:bodyDiv w:val="1"/>
      <w:marLeft w:val="0"/>
      <w:marRight w:val="0"/>
      <w:marTop w:val="0"/>
      <w:marBottom w:val="0"/>
      <w:divBdr>
        <w:top w:val="none" w:sz="0" w:space="0" w:color="auto"/>
        <w:left w:val="none" w:sz="0" w:space="0" w:color="auto"/>
        <w:bottom w:val="none" w:sz="0" w:space="0" w:color="auto"/>
        <w:right w:val="none" w:sz="0" w:space="0" w:color="auto"/>
      </w:divBdr>
      <w:divsChild>
        <w:div w:id="9726377">
          <w:marLeft w:val="0"/>
          <w:marRight w:val="0"/>
          <w:marTop w:val="0"/>
          <w:marBottom w:val="0"/>
          <w:divBdr>
            <w:top w:val="none" w:sz="0" w:space="0" w:color="auto"/>
            <w:left w:val="none" w:sz="0" w:space="0" w:color="auto"/>
            <w:bottom w:val="none" w:sz="0" w:space="0" w:color="auto"/>
            <w:right w:val="none" w:sz="0" w:space="0" w:color="auto"/>
          </w:divBdr>
        </w:div>
      </w:divsChild>
    </w:div>
    <w:div w:id="753087605">
      <w:bodyDiv w:val="1"/>
      <w:marLeft w:val="0"/>
      <w:marRight w:val="0"/>
      <w:marTop w:val="0"/>
      <w:marBottom w:val="0"/>
      <w:divBdr>
        <w:top w:val="none" w:sz="0" w:space="0" w:color="auto"/>
        <w:left w:val="none" w:sz="0" w:space="0" w:color="auto"/>
        <w:bottom w:val="none" w:sz="0" w:space="0" w:color="auto"/>
        <w:right w:val="none" w:sz="0" w:space="0" w:color="auto"/>
      </w:divBdr>
      <w:divsChild>
        <w:div w:id="135803972">
          <w:marLeft w:val="0"/>
          <w:marRight w:val="0"/>
          <w:marTop w:val="0"/>
          <w:marBottom w:val="0"/>
          <w:divBdr>
            <w:top w:val="none" w:sz="0" w:space="0" w:color="auto"/>
            <w:left w:val="none" w:sz="0" w:space="0" w:color="auto"/>
            <w:bottom w:val="none" w:sz="0" w:space="0" w:color="auto"/>
            <w:right w:val="none" w:sz="0" w:space="0" w:color="auto"/>
          </w:divBdr>
        </w:div>
      </w:divsChild>
    </w:div>
    <w:div w:id="753236042">
      <w:bodyDiv w:val="1"/>
      <w:marLeft w:val="0"/>
      <w:marRight w:val="0"/>
      <w:marTop w:val="0"/>
      <w:marBottom w:val="0"/>
      <w:divBdr>
        <w:top w:val="none" w:sz="0" w:space="0" w:color="auto"/>
        <w:left w:val="none" w:sz="0" w:space="0" w:color="auto"/>
        <w:bottom w:val="none" w:sz="0" w:space="0" w:color="auto"/>
        <w:right w:val="none" w:sz="0" w:space="0" w:color="auto"/>
      </w:divBdr>
      <w:divsChild>
        <w:div w:id="769087615">
          <w:marLeft w:val="0"/>
          <w:marRight w:val="0"/>
          <w:marTop w:val="0"/>
          <w:marBottom w:val="0"/>
          <w:divBdr>
            <w:top w:val="none" w:sz="0" w:space="0" w:color="auto"/>
            <w:left w:val="none" w:sz="0" w:space="0" w:color="auto"/>
            <w:bottom w:val="none" w:sz="0" w:space="0" w:color="auto"/>
            <w:right w:val="none" w:sz="0" w:space="0" w:color="auto"/>
          </w:divBdr>
          <w:divsChild>
            <w:div w:id="8258215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761337777">
      <w:bodyDiv w:val="1"/>
      <w:marLeft w:val="0"/>
      <w:marRight w:val="0"/>
      <w:marTop w:val="0"/>
      <w:marBottom w:val="0"/>
      <w:divBdr>
        <w:top w:val="none" w:sz="0" w:space="0" w:color="auto"/>
        <w:left w:val="none" w:sz="0" w:space="0" w:color="auto"/>
        <w:bottom w:val="none" w:sz="0" w:space="0" w:color="auto"/>
        <w:right w:val="none" w:sz="0" w:space="0" w:color="auto"/>
      </w:divBdr>
      <w:divsChild>
        <w:div w:id="106701998">
          <w:marLeft w:val="0"/>
          <w:marRight w:val="0"/>
          <w:marTop w:val="0"/>
          <w:marBottom w:val="0"/>
          <w:divBdr>
            <w:top w:val="none" w:sz="0" w:space="0" w:color="auto"/>
            <w:left w:val="none" w:sz="0" w:space="0" w:color="auto"/>
            <w:bottom w:val="none" w:sz="0" w:space="0" w:color="auto"/>
            <w:right w:val="none" w:sz="0" w:space="0" w:color="auto"/>
          </w:divBdr>
          <w:divsChild>
            <w:div w:id="1686975498">
              <w:marLeft w:val="0"/>
              <w:marRight w:val="0"/>
              <w:marTop w:val="0"/>
              <w:marBottom w:val="0"/>
              <w:divBdr>
                <w:top w:val="none" w:sz="0" w:space="0" w:color="auto"/>
                <w:left w:val="none" w:sz="0" w:space="0" w:color="auto"/>
                <w:bottom w:val="none" w:sz="0" w:space="0" w:color="auto"/>
                <w:right w:val="none" w:sz="0" w:space="0" w:color="auto"/>
              </w:divBdr>
            </w:div>
            <w:div w:id="6489856">
              <w:marLeft w:val="0"/>
              <w:marRight w:val="0"/>
              <w:marTop w:val="0"/>
              <w:marBottom w:val="0"/>
              <w:divBdr>
                <w:top w:val="none" w:sz="0" w:space="0" w:color="auto"/>
                <w:left w:val="none" w:sz="0" w:space="0" w:color="auto"/>
                <w:bottom w:val="none" w:sz="0" w:space="0" w:color="auto"/>
                <w:right w:val="none" w:sz="0" w:space="0" w:color="auto"/>
              </w:divBdr>
            </w:div>
            <w:div w:id="615718833">
              <w:marLeft w:val="0"/>
              <w:marRight w:val="0"/>
              <w:marTop w:val="0"/>
              <w:marBottom w:val="0"/>
              <w:divBdr>
                <w:top w:val="none" w:sz="0" w:space="0" w:color="auto"/>
                <w:left w:val="none" w:sz="0" w:space="0" w:color="auto"/>
                <w:bottom w:val="none" w:sz="0" w:space="0" w:color="auto"/>
                <w:right w:val="none" w:sz="0" w:space="0" w:color="auto"/>
              </w:divBdr>
            </w:div>
            <w:div w:id="1784030531">
              <w:marLeft w:val="0"/>
              <w:marRight w:val="0"/>
              <w:marTop w:val="0"/>
              <w:marBottom w:val="0"/>
              <w:divBdr>
                <w:top w:val="none" w:sz="0" w:space="0" w:color="auto"/>
                <w:left w:val="none" w:sz="0" w:space="0" w:color="auto"/>
                <w:bottom w:val="none" w:sz="0" w:space="0" w:color="auto"/>
                <w:right w:val="none" w:sz="0" w:space="0" w:color="auto"/>
              </w:divBdr>
            </w:div>
            <w:div w:id="399670862">
              <w:marLeft w:val="0"/>
              <w:marRight w:val="0"/>
              <w:marTop w:val="0"/>
              <w:marBottom w:val="0"/>
              <w:divBdr>
                <w:top w:val="none" w:sz="0" w:space="0" w:color="auto"/>
                <w:left w:val="none" w:sz="0" w:space="0" w:color="auto"/>
                <w:bottom w:val="none" w:sz="0" w:space="0" w:color="auto"/>
                <w:right w:val="none" w:sz="0" w:space="0" w:color="auto"/>
              </w:divBdr>
            </w:div>
            <w:div w:id="488139402">
              <w:marLeft w:val="0"/>
              <w:marRight w:val="0"/>
              <w:marTop w:val="0"/>
              <w:marBottom w:val="0"/>
              <w:divBdr>
                <w:top w:val="none" w:sz="0" w:space="0" w:color="auto"/>
                <w:left w:val="none" w:sz="0" w:space="0" w:color="auto"/>
                <w:bottom w:val="none" w:sz="0" w:space="0" w:color="auto"/>
                <w:right w:val="none" w:sz="0" w:space="0" w:color="auto"/>
              </w:divBdr>
            </w:div>
            <w:div w:id="1660766059">
              <w:marLeft w:val="0"/>
              <w:marRight w:val="0"/>
              <w:marTop w:val="0"/>
              <w:marBottom w:val="0"/>
              <w:divBdr>
                <w:top w:val="none" w:sz="0" w:space="0" w:color="auto"/>
                <w:left w:val="none" w:sz="0" w:space="0" w:color="auto"/>
                <w:bottom w:val="none" w:sz="0" w:space="0" w:color="auto"/>
                <w:right w:val="none" w:sz="0" w:space="0" w:color="auto"/>
              </w:divBdr>
            </w:div>
            <w:div w:id="1990985645">
              <w:marLeft w:val="0"/>
              <w:marRight w:val="0"/>
              <w:marTop w:val="0"/>
              <w:marBottom w:val="0"/>
              <w:divBdr>
                <w:top w:val="none" w:sz="0" w:space="0" w:color="auto"/>
                <w:left w:val="none" w:sz="0" w:space="0" w:color="auto"/>
                <w:bottom w:val="none" w:sz="0" w:space="0" w:color="auto"/>
                <w:right w:val="none" w:sz="0" w:space="0" w:color="auto"/>
              </w:divBdr>
            </w:div>
            <w:div w:id="2057465430">
              <w:marLeft w:val="0"/>
              <w:marRight w:val="0"/>
              <w:marTop w:val="0"/>
              <w:marBottom w:val="0"/>
              <w:divBdr>
                <w:top w:val="none" w:sz="0" w:space="0" w:color="auto"/>
                <w:left w:val="none" w:sz="0" w:space="0" w:color="auto"/>
                <w:bottom w:val="none" w:sz="0" w:space="0" w:color="auto"/>
                <w:right w:val="none" w:sz="0" w:space="0" w:color="auto"/>
              </w:divBdr>
            </w:div>
            <w:div w:id="1865286862">
              <w:marLeft w:val="0"/>
              <w:marRight w:val="0"/>
              <w:marTop w:val="0"/>
              <w:marBottom w:val="0"/>
              <w:divBdr>
                <w:top w:val="none" w:sz="0" w:space="0" w:color="auto"/>
                <w:left w:val="none" w:sz="0" w:space="0" w:color="auto"/>
                <w:bottom w:val="none" w:sz="0" w:space="0" w:color="auto"/>
                <w:right w:val="none" w:sz="0" w:space="0" w:color="auto"/>
              </w:divBdr>
            </w:div>
            <w:div w:id="1322005628">
              <w:marLeft w:val="0"/>
              <w:marRight w:val="0"/>
              <w:marTop w:val="0"/>
              <w:marBottom w:val="0"/>
              <w:divBdr>
                <w:top w:val="none" w:sz="0" w:space="0" w:color="auto"/>
                <w:left w:val="none" w:sz="0" w:space="0" w:color="auto"/>
                <w:bottom w:val="none" w:sz="0" w:space="0" w:color="auto"/>
                <w:right w:val="none" w:sz="0" w:space="0" w:color="auto"/>
              </w:divBdr>
            </w:div>
            <w:div w:id="395395472">
              <w:marLeft w:val="0"/>
              <w:marRight w:val="0"/>
              <w:marTop w:val="0"/>
              <w:marBottom w:val="0"/>
              <w:divBdr>
                <w:top w:val="none" w:sz="0" w:space="0" w:color="auto"/>
                <w:left w:val="none" w:sz="0" w:space="0" w:color="auto"/>
                <w:bottom w:val="none" w:sz="0" w:space="0" w:color="auto"/>
                <w:right w:val="none" w:sz="0" w:space="0" w:color="auto"/>
              </w:divBdr>
            </w:div>
            <w:div w:id="1552352282">
              <w:marLeft w:val="0"/>
              <w:marRight w:val="0"/>
              <w:marTop w:val="0"/>
              <w:marBottom w:val="0"/>
              <w:divBdr>
                <w:top w:val="none" w:sz="0" w:space="0" w:color="auto"/>
                <w:left w:val="none" w:sz="0" w:space="0" w:color="auto"/>
                <w:bottom w:val="none" w:sz="0" w:space="0" w:color="auto"/>
                <w:right w:val="none" w:sz="0" w:space="0" w:color="auto"/>
              </w:divBdr>
            </w:div>
            <w:div w:id="1616252733">
              <w:marLeft w:val="0"/>
              <w:marRight w:val="0"/>
              <w:marTop w:val="0"/>
              <w:marBottom w:val="0"/>
              <w:divBdr>
                <w:top w:val="none" w:sz="0" w:space="0" w:color="auto"/>
                <w:left w:val="none" w:sz="0" w:space="0" w:color="auto"/>
                <w:bottom w:val="none" w:sz="0" w:space="0" w:color="auto"/>
                <w:right w:val="none" w:sz="0" w:space="0" w:color="auto"/>
              </w:divBdr>
            </w:div>
            <w:div w:id="856893964">
              <w:marLeft w:val="0"/>
              <w:marRight w:val="0"/>
              <w:marTop w:val="0"/>
              <w:marBottom w:val="0"/>
              <w:divBdr>
                <w:top w:val="none" w:sz="0" w:space="0" w:color="auto"/>
                <w:left w:val="none" w:sz="0" w:space="0" w:color="auto"/>
                <w:bottom w:val="none" w:sz="0" w:space="0" w:color="auto"/>
                <w:right w:val="none" w:sz="0" w:space="0" w:color="auto"/>
              </w:divBdr>
            </w:div>
            <w:div w:id="404573886">
              <w:marLeft w:val="0"/>
              <w:marRight w:val="0"/>
              <w:marTop w:val="0"/>
              <w:marBottom w:val="0"/>
              <w:divBdr>
                <w:top w:val="none" w:sz="0" w:space="0" w:color="auto"/>
                <w:left w:val="none" w:sz="0" w:space="0" w:color="auto"/>
                <w:bottom w:val="none" w:sz="0" w:space="0" w:color="auto"/>
                <w:right w:val="none" w:sz="0" w:space="0" w:color="auto"/>
              </w:divBdr>
            </w:div>
            <w:div w:id="1772123555">
              <w:marLeft w:val="0"/>
              <w:marRight w:val="0"/>
              <w:marTop w:val="0"/>
              <w:marBottom w:val="0"/>
              <w:divBdr>
                <w:top w:val="none" w:sz="0" w:space="0" w:color="auto"/>
                <w:left w:val="none" w:sz="0" w:space="0" w:color="auto"/>
                <w:bottom w:val="none" w:sz="0" w:space="0" w:color="auto"/>
                <w:right w:val="none" w:sz="0" w:space="0" w:color="auto"/>
              </w:divBdr>
            </w:div>
            <w:div w:id="430317492">
              <w:marLeft w:val="0"/>
              <w:marRight w:val="0"/>
              <w:marTop w:val="0"/>
              <w:marBottom w:val="0"/>
              <w:divBdr>
                <w:top w:val="none" w:sz="0" w:space="0" w:color="auto"/>
                <w:left w:val="none" w:sz="0" w:space="0" w:color="auto"/>
                <w:bottom w:val="none" w:sz="0" w:space="0" w:color="auto"/>
                <w:right w:val="none" w:sz="0" w:space="0" w:color="auto"/>
              </w:divBdr>
            </w:div>
            <w:div w:id="1369404991">
              <w:marLeft w:val="0"/>
              <w:marRight w:val="0"/>
              <w:marTop w:val="0"/>
              <w:marBottom w:val="0"/>
              <w:divBdr>
                <w:top w:val="none" w:sz="0" w:space="0" w:color="auto"/>
                <w:left w:val="none" w:sz="0" w:space="0" w:color="auto"/>
                <w:bottom w:val="none" w:sz="0" w:space="0" w:color="auto"/>
                <w:right w:val="none" w:sz="0" w:space="0" w:color="auto"/>
              </w:divBdr>
            </w:div>
            <w:div w:id="1797605517">
              <w:marLeft w:val="0"/>
              <w:marRight w:val="0"/>
              <w:marTop w:val="0"/>
              <w:marBottom w:val="0"/>
              <w:divBdr>
                <w:top w:val="none" w:sz="0" w:space="0" w:color="auto"/>
                <w:left w:val="none" w:sz="0" w:space="0" w:color="auto"/>
                <w:bottom w:val="none" w:sz="0" w:space="0" w:color="auto"/>
                <w:right w:val="none" w:sz="0" w:space="0" w:color="auto"/>
              </w:divBdr>
            </w:div>
            <w:div w:id="1610773411">
              <w:marLeft w:val="0"/>
              <w:marRight w:val="0"/>
              <w:marTop w:val="0"/>
              <w:marBottom w:val="0"/>
              <w:divBdr>
                <w:top w:val="none" w:sz="0" w:space="0" w:color="auto"/>
                <w:left w:val="none" w:sz="0" w:space="0" w:color="auto"/>
                <w:bottom w:val="none" w:sz="0" w:space="0" w:color="auto"/>
                <w:right w:val="none" w:sz="0" w:space="0" w:color="auto"/>
              </w:divBdr>
            </w:div>
            <w:div w:id="1604262193">
              <w:marLeft w:val="0"/>
              <w:marRight w:val="0"/>
              <w:marTop w:val="0"/>
              <w:marBottom w:val="0"/>
              <w:divBdr>
                <w:top w:val="none" w:sz="0" w:space="0" w:color="auto"/>
                <w:left w:val="none" w:sz="0" w:space="0" w:color="auto"/>
                <w:bottom w:val="none" w:sz="0" w:space="0" w:color="auto"/>
                <w:right w:val="none" w:sz="0" w:space="0" w:color="auto"/>
              </w:divBdr>
            </w:div>
            <w:div w:id="34621657">
              <w:marLeft w:val="0"/>
              <w:marRight w:val="0"/>
              <w:marTop w:val="0"/>
              <w:marBottom w:val="0"/>
              <w:divBdr>
                <w:top w:val="none" w:sz="0" w:space="0" w:color="auto"/>
                <w:left w:val="none" w:sz="0" w:space="0" w:color="auto"/>
                <w:bottom w:val="none" w:sz="0" w:space="0" w:color="auto"/>
                <w:right w:val="none" w:sz="0" w:space="0" w:color="auto"/>
              </w:divBdr>
            </w:div>
            <w:div w:id="1066802162">
              <w:marLeft w:val="0"/>
              <w:marRight w:val="0"/>
              <w:marTop w:val="0"/>
              <w:marBottom w:val="0"/>
              <w:divBdr>
                <w:top w:val="none" w:sz="0" w:space="0" w:color="auto"/>
                <w:left w:val="none" w:sz="0" w:space="0" w:color="auto"/>
                <w:bottom w:val="none" w:sz="0" w:space="0" w:color="auto"/>
                <w:right w:val="none" w:sz="0" w:space="0" w:color="auto"/>
              </w:divBdr>
            </w:div>
            <w:div w:id="609627680">
              <w:marLeft w:val="0"/>
              <w:marRight w:val="0"/>
              <w:marTop w:val="0"/>
              <w:marBottom w:val="0"/>
              <w:divBdr>
                <w:top w:val="none" w:sz="0" w:space="0" w:color="auto"/>
                <w:left w:val="none" w:sz="0" w:space="0" w:color="auto"/>
                <w:bottom w:val="none" w:sz="0" w:space="0" w:color="auto"/>
                <w:right w:val="none" w:sz="0" w:space="0" w:color="auto"/>
              </w:divBdr>
            </w:div>
            <w:div w:id="120156388">
              <w:marLeft w:val="0"/>
              <w:marRight w:val="0"/>
              <w:marTop w:val="0"/>
              <w:marBottom w:val="0"/>
              <w:divBdr>
                <w:top w:val="none" w:sz="0" w:space="0" w:color="auto"/>
                <w:left w:val="none" w:sz="0" w:space="0" w:color="auto"/>
                <w:bottom w:val="none" w:sz="0" w:space="0" w:color="auto"/>
                <w:right w:val="none" w:sz="0" w:space="0" w:color="auto"/>
              </w:divBdr>
            </w:div>
            <w:div w:id="1937667276">
              <w:marLeft w:val="0"/>
              <w:marRight w:val="0"/>
              <w:marTop w:val="0"/>
              <w:marBottom w:val="0"/>
              <w:divBdr>
                <w:top w:val="none" w:sz="0" w:space="0" w:color="auto"/>
                <w:left w:val="none" w:sz="0" w:space="0" w:color="auto"/>
                <w:bottom w:val="none" w:sz="0" w:space="0" w:color="auto"/>
                <w:right w:val="none" w:sz="0" w:space="0" w:color="auto"/>
              </w:divBdr>
            </w:div>
            <w:div w:id="1357079099">
              <w:marLeft w:val="0"/>
              <w:marRight w:val="0"/>
              <w:marTop w:val="0"/>
              <w:marBottom w:val="0"/>
              <w:divBdr>
                <w:top w:val="none" w:sz="0" w:space="0" w:color="auto"/>
                <w:left w:val="none" w:sz="0" w:space="0" w:color="auto"/>
                <w:bottom w:val="none" w:sz="0" w:space="0" w:color="auto"/>
                <w:right w:val="none" w:sz="0" w:space="0" w:color="auto"/>
              </w:divBdr>
            </w:div>
            <w:div w:id="306739451">
              <w:marLeft w:val="0"/>
              <w:marRight w:val="0"/>
              <w:marTop w:val="0"/>
              <w:marBottom w:val="0"/>
              <w:divBdr>
                <w:top w:val="none" w:sz="0" w:space="0" w:color="auto"/>
                <w:left w:val="none" w:sz="0" w:space="0" w:color="auto"/>
                <w:bottom w:val="none" w:sz="0" w:space="0" w:color="auto"/>
                <w:right w:val="none" w:sz="0" w:space="0" w:color="auto"/>
              </w:divBdr>
            </w:div>
            <w:div w:id="1938757202">
              <w:marLeft w:val="0"/>
              <w:marRight w:val="0"/>
              <w:marTop w:val="0"/>
              <w:marBottom w:val="0"/>
              <w:divBdr>
                <w:top w:val="none" w:sz="0" w:space="0" w:color="auto"/>
                <w:left w:val="none" w:sz="0" w:space="0" w:color="auto"/>
                <w:bottom w:val="none" w:sz="0" w:space="0" w:color="auto"/>
                <w:right w:val="none" w:sz="0" w:space="0" w:color="auto"/>
              </w:divBdr>
            </w:div>
            <w:div w:id="1753770600">
              <w:marLeft w:val="0"/>
              <w:marRight w:val="0"/>
              <w:marTop w:val="0"/>
              <w:marBottom w:val="0"/>
              <w:divBdr>
                <w:top w:val="none" w:sz="0" w:space="0" w:color="auto"/>
                <w:left w:val="none" w:sz="0" w:space="0" w:color="auto"/>
                <w:bottom w:val="none" w:sz="0" w:space="0" w:color="auto"/>
                <w:right w:val="none" w:sz="0" w:space="0" w:color="auto"/>
              </w:divBdr>
            </w:div>
            <w:div w:id="1258438147">
              <w:marLeft w:val="0"/>
              <w:marRight w:val="0"/>
              <w:marTop w:val="0"/>
              <w:marBottom w:val="0"/>
              <w:divBdr>
                <w:top w:val="none" w:sz="0" w:space="0" w:color="auto"/>
                <w:left w:val="none" w:sz="0" w:space="0" w:color="auto"/>
                <w:bottom w:val="none" w:sz="0" w:space="0" w:color="auto"/>
                <w:right w:val="none" w:sz="0" w:space="0" w:color="auto"/>
              </w:divBdr>
            </w:div>
            <w:div w:id="101388710">
              <w:marLeft w:val="0"/>
              <w:marRight w:val="0"/>
              <w:marTop w:val="0"/>
              <w:marBottom w:val="0"/>
              <w:divBdr>
                <w:top w:val="none" w:sz="0" w:space="0" w:color="auto"/>
                <w:left w:val="none" w:sz="0" w:space="0" w:color="auto"/>
                <w:bottom w:val="none" w:sz="0" w:space="0" w:color="auto"/>
                <w:right w:val="none" w:sz="0" w:space="0" w:color="auto"/>
              </w:divBdr>
            </w:div>
            <w:div w:id="144979263">
              <w:marLeft w:val="0"/>
              <w:marRight w:val="0"/>
              <w:marTop w:val="0"/>
              <w:marBottom w:val="0"/>
              <w:divBdr>
                <w:top w:val="none" w:sz="0" w:space="0" w:color="auto"/>
                <w:left w:val="none" w:sz="0" w:space="0" w:color="auto"/>
                <w:bottom w:val="none" w:sz="0" w:space="0" w:color="auto"/>
                <w:right w:val="none" w:sz="0" w:space="0" w:color="auto"/>
              </w:divBdr>
            </w:div>
            <w:div w:id="1510408648">
              <w:marLeft w:val="0"/>
              <w:marRight w:val="0"/>
              <w:marTop w:val="0"/>
              <w:marBottom w:val="0"/>
              <w:divBdr>
                <w:top w:val="none" w:sz="0" w:space="0" w:color="auto"/>
                <w:left w:val="none" w:sz="0" w:space="0" w:color="auto"/>
                <w:bottom w:val="none" w:sz="0" w:space="0" w:color="auto"/>
                <w:right w:val="none" w:sz="0" w:space="0" w:color="auto"/>
              </w:divBdr>
            </w:div>
            <w:div w:id="1565531484">
              <w:marLeft w:val="0"/>
              <w:marRight w:val="0"/>
              <w:marTop w:val="0"/>
              <w:marBottom w:val="0"/>
              <w:divBdr>
                <w:top w:val="none" w:sz="0" w:space="0" w:color="auto"/>
                <w:left w:val="none" w:sz="0" w:space="0" w:color="auto"/>
                <w:bottom w:val="none" w:sz="0" w:space="0" w:color="auto"/>
                <w:right w:val="none" w:sz="0" w:space="0" w:color="auto"/>
              </w:divBdr>
            </w:div>
            <w:div w:id="1655835005">
              <w:marLeft w:val="0"/>
              <w:marRight w:val="0"/>
              <w:marTop w:val="0"/>
              <w:marBottom w:val="0"/>
              <w:divBdr>
                <w:top w:val="none" w:sz="0" w:space="0" w:color="auto"/>
                <w:left w:val="none" w:sz="0" w:space="0" w:color="auto"/>
                <w:bottom w:val="none" w:sz="0" w:space="0" w:color="auto"/>
                <w:right w:val="none" w:sz="0" w:space="0" w:color="auto"/>
              </w:divBdr>
            </w:div>
            <w:div w:id="119342600">
              <w:marLeft w:val="0"/>
              <w:marRight w:val="0"/>
              <w:marTop w:val="0"/>
              <w:marBottom w:val="0"/>
              <w:divBdr>
                <w:top w:val="none" w:sz="0" w:space="0" w:color="auto"/>
                <w:left w:val="none" w:sz="0" w:space="0" w:color="auto"/>
                <w:bottom w:val="none" w:sz="0" w:space="0" w:color="auto"/>
                <w:right w:val="none" w:sz="0" w:space="0" w:color="auto"/>
              </w:divBdr>
            </w:div>
            <w:div w:id="1669363913">
              <w:marLeft w:val="0"/>
              <w:marRight w:val="0"/>
              <w:marTop w:val="0"/>
              <w:marBottom w:val="0"/>
              <w:divBdr>
                <w:top w:val="none" w:sz="0" w:space="0" w:color="auto"/>
                <w:left w:val="none" w:sz="0" w:space="0" w:color="auto"/>
                <w:bottom w:val="none" w:sz="0" w:space="0" w:color="auto"/>
                <w:right w:val="none" w:sz="0" w:space="0" w:color="auto"/>
              </w:divBdr>
            </w:div>
            <w:div w:id="1804497671">
              <w:marLeft w:val="0"/>
              <w:marRight w:val="0"/>
              <w:marTop w:val="0"/>
              <w:marBottom w:val="0"/>
              <w:divBdr>
                <w:top w:val="none" w:sz="0" w:space="0" w:color="auto"/>
                <w:left w:val="none" w:sz="0" w:space="0" w:color="auto"/>
                <w:bottom w:val="none" w:sz="0" w:space="0" w:color="auto"/>
                <w:right w:val="none" w:sz="0" w:space="0" w:color="auto"/>
              </w:divBdr>
            </w:div>
            <w:div w:id="269317548">
              <w:marLeft w:val="0"/>
              <w:marRight w:val="0"/>
              <w:marTop w:val="0"/>
              <w:marBottom w:val="0"/>
              <w:divBdr>
                <w:top w:val="none" w:sz="0" w:space="0" w:color="auto"/>
                <w:left w:val="none" w:sz="0" w:space="0" w:color="auto"/>
                <w:bottom w:val="none" w:sz="0" w:space="0" w:color="auto"/>
                <w:right w:val="none" w:sz="0" w:space="0" w:color="auto"/>
              </w:divBdr>
            </w:div>
            <w:div w:id="77139341">
              <w:marLeft w:val="0"/>
              <w:marRight w:val="0"/>
              <w:marTop w:val="0"/>
              <w:marBottom w:val="0"/>
              <w:divBdr>
                <w:top w:val="none" w:sz="0" w:space="0" w:color="auto"/>
                <w:left w:val="none" w:sz="0" w:space="0" w:color="auto"/>
                <w:bottom w:val="none" w:sz="0" w:space="0" w:color="auto"/>
                <w:right w:val="none" w:sz="0" w:space="0" w:color="auto"/>
              </w:divBdr>
            </w:div>
            <w:div w:id="1837571121">
              <w:marLeft w:val="0"/>
              <w:marRight w:val="0"/>
              <w:marTop w:val="0"/>
              <w:marBottom w:val="0"/>
              <w:divBdr>
                <w:top w:val="none" w:sz="0" w:space="0" w:color="auto"/>
                <w:left w:val="none" w:sz="0" w:space="0" w:color="auto"/>
                <w:bottom w:val="none" w:sz="0" w:space="0" w:color="auto"/>
                <w:right w:val="none" w:sz="0" w:space="0" w:color="auto"/>
              </w:divBdr>
            </w:div>
            <w:div w:id="104230481">
              <w:marLeft w:val="0"/>
              <w:marRight w:val="0"/>
              <w:marTop w:val="0"/>
              <w:marBottom w:val="0"/>
              <w:divBdr>
                <w:top w:val="none" w:sz="0" w:space="0" w:color="auto"/>
                <w:left w:val="none" w:sz="0" w:space="0" w:color="auto"/>
                <w:bottom w:val="none" w:sz="0" w:space="0" w:color="auto"/>
                <w:right w:val="none" w:sz="0" w:space="0" w:color="auto"/>
              </w:divBdr>
            </w:div>
            <w:div w:id="1091003164">
              <w:marLeft w:val="0"/>
              <w:marRight w:val="0"/>
              <w:marTop w:val="0"/>
              <w:marBottom w:val="0"/>
              <w:divBdr>
                <w:top w:val="none" w:sz="0" w:space="0" w:color="auto"/>
                <w:left w:val="none" w:sz="0" w:space="0" w:color="auto"/>
                <w:bottom w:val="none" w:sz="0" w:space="0" w:color="auto"/>
                <w:right w:val="none" w:sz="0" w:space="0" w:color="auto"/>
              </w:divBdr>
            </w:div>
            <w:div w:id="1220049348">
              <w:marLeft w:val="0"/>
              <w:marRight w:val="0"/>
              <w:marTop w:val="0"/>
              <w:marBottom w:val="0"/>
              <w:divBdr>
                <w:top w:val="none" w:sz="0" w:space="0" w:color="auto"/>
                <w:left w:val="none" w:sz="0" w:space="0" w:color="auto"/>
                <w:bottom w:val="none" w:sz="0" w:space="0" w:color="auto"/>
                <w:right w:val="none" w:sz="0" w:space="0" w:color="auto"/>
              </w:divBdr>
            </w:div>
            <w:div w:id="1868640882">
              <w:marLeft w:val="0"/>
              <w:marRight w:val="0"/>
              <w:marTop w:val="0"/>
              <w:marBottom w:val="0"/>
              <w:divBdr>
                <w:top w:val="none" w:sz="0" w:space="0" w:color="auto"/>
                <w:left w:val="none" w:sz="0" w:space="0" w:color="auto"/>
                <w:bottom w:val="none" w:sz="0" w:space="0" w:color="auto"/>
                <w:right w:val="none" w:sz="0" w:space="0" w:color="auto"/>
              </w:divBdr>
            </w:div>
            <w:div w:id="1578517940">
              <w:marLeft w:val="0"/>
              <w:marRight w:val="0"/>
              <w:marTop w:val="0"/>
              <w:marBottom w:val="0"/>
              <w:divBdr>
                <w:top w:val="none" w:sz="0" w:space="0" w:color="auto"/>
                <w:left w:val="none" w:sz="0" w:space="0" w:color="auto"/>
                <w:bottom w:val="none" w:sz="0" w:space="0" w:color="auto"/>
                <w:right w:val="none" w:sz="0" w:space="0" w:color="auto"/>
              </w:divBdr>
            </w:div>
            <w:div w:id="670641168">
              <w:marLeft w:val="0"/>
              <w:marRight w:val="0"/>
              <w:marTop w:val="0"/>
              <w:marBottom w:val="0"/>
              <w:divBdr>
                <w:top w:val="none" w:sz="0" w:space="0" w:color="auto"/>
                <w:left w:val="none" w:sz="0" w:space="0" w:color="auto"/>
                <w:bottom w:val="none" w:sz="0" w:space="0" w:color="auto"/>
                <w:right w:val="none" w:sz="0" w:space="0" w:color="auto"/>
              </w:divBdr>
            </w:div>
            <w:div w:id="2061467590">
              <w:marLeft w:val="0"/>
              <w:marRight w:val="0"/>
              <w:marTop w:val="0"/>
              <w:marBottom w:val="0"/>
              <w:divBdr>
                <w:top w:val="none" w:sz="0" w:space="0" w:color="auto"/>
                <w:left w:val="none" w:sz="0" w:space="0" w:color="auto"/>
                <w:bottom w:val="none" w:sz="0" w:space="0" w:color="auto"/>
                <w:right w:val="none" w:sz="0" w:space="0" w:color="auto"/>
              </w:divBdr>
            </w:div>
            <w:div w:id="6293503">
              <w:marLeft w:val="0"/>
              <w:marRight w:val="0"/>
              <w:marTop w:val="0"/>
              <w:marBottom w:val="0"/>
              <w:divBdr>
                <w:top w:val="none" w:sz="0" w:space="0" w:color="auto"/>
                <w:left w:val="none" w:sz="0" w:space="0" w:color="auto"/>
                <w:bottom w:val="none" w:sz="0" w:space="0" w:color="auto"/>
                <w:right w:val="none" w:sz="0" w:space="0" w:color="auto"/>
              </w:divBdr>
            </w:div>
            <w:div w:id="1573586767">
              <w:marLeft w:val="0"/>
              <w:marRight w:val="0"/>
              <w:marTop w:val="0"/>
              <w:marBottom w:val="0"/>
              <w:divBdr>
                <w:top w:val="none" w:sz="0" w:space="0" w:color="auto"/>
                <w:left w:val="none" w:sz="0" w:space="0" w:color="auto"/>
                <w:bottom w:val="none" w:sz="0" w:space="0" w:color="auto"/>
                <w:right w:val="none" w:sz="0" w:space="0" w:color="auto"/>
              </w:divBdr>
            </w:div>
            <w:div w:id="1989823665">
              <w:marLeft w:val="0"/>
              <w:marRight w:val="0"/>
              <w:marTop w:val="0"/>
              <w:marBottom w:val="0"/>
              <w:divBdr>
                <w:top w:val="none" w:sz="0" w:space="0" w:color="auto"/>
                <w:left w:val="none" w:sz="0" w:space="0" w:color="auto"/>
                <w:bottom w:val="none" w:sz="0" w:space="0" w:color="auto"/>
                <w:right w:val="none" w:sz="0" w:space="0" w:color="auto"/>
              </w:divBdr>
            </w:div>
            <w:div w:id="925504418">
              <w:marLeft w:val="0"/>
              <w:marRight w:val="0"/>
              <w:marTop w:val="0"/>
              <w:marBottom w:val="0"/>
              <w:divBdr>
                <w:top w:val="none" w:sz="0" w:space="0" w:color="auto"/>
                <w:left w:val="none" w:sz="0" w:space="0" w:color="auto"/>
                <w:bottom w:val="none" w:sz="0" w:space="0" w:color="auto"/>
                <w:right w:val="none" w:sz="0" w:space="0" w:color="auto"/>
              </w:divBdr>
            </w:div>
            <w:div w:id="788931520">
              <w:marLeft w:val="0"/>
              <w:marRight w:val="0"/>
              <w:marTop w:val="0"/>
              <w:marBottom w:val="0"/>
              <w:divBdr>
                <w:top w:val="none" w:sz="0" w:space="0" w:color="auto"/>
                <w:left w:val="none" w:sz="0" w:space="0" w:color="auto"/>
                <w:bottom w:val="none" w:sz="0" w:space="0" w:color="auto"/>
                <w:right w:val="none" w:sz="0" w:space="0" w:color="auto"/>
              </w:divBdr>
            </w:div>
            <w:div w:id="2634591">
              <w:marLeft w:val="0"/>
              <w:marRight w:val="0"/>
              <w:marTop w:val="0"/>
              <w:marBottom w:val="0"/>
              <w:divBdr>
                <w:top w:val="none" w:sz="0" w:space="0" w:color="auto"/>
                <w:left w:val="none" w:sz="0" w:space="0" w:color="auto"/>
                <w:bottom w:val="none" w:sz="0" w:space="0" w:color="auto"/>
                <w:right w:val="none" w:sz="0" w:space="0" w:color="auto"/>
              </w:divBdr>
            </w:div>
            <w:div w:id="1201818012">
              <w:marLeft w:val="0"/>
              <w:marRight w:val="0"/>
              <w:marTop w:val="0"/>
              <w:marBottom w:val="0"/>
              <w:divBdr>
                <w:top w:val="none" w:sz="0" w:space="0" w:color="auto"/>
                <w:left w:val="none" w:sz="0" w:space="0" w:color="auto"/>
                <w:bottom w:val="none" w:sz="0" w:space="0" w:color="auto"/>
                <w:right w:val="none" w:sz="0" w:space="0" w:color="auto"/>
              </w:divBdr>
            </w:div>
            <w:div w:id="153690734">
              <w:marLeft w:val="0"/>
              <w:marRight w:val="0"/>
              <w:marTop w:val="0"/>
              <w:marBottom w:val="0"/>
              <w:divBdr>
                <w:top w:val="none" w:sz="0" w:space="0" w:color="auto"/>
                <w:left w:val="none" w:sz="0" w:space="0" w:color="auto"/>
                <w:bottom w:val="none" w:sz="0" w:space="0" w:color="auto"/>
                <w:right w:val="none" w:sz="0" w:space="0" w:color="auto"/>
              </w:divBdr>
            </w:div>
            <w:div w:id="1983803703">
              <w:marLeft w:val="0"/>
              <w:marRight w:val="0"/>
              <w:marTop w:val="0"/>
              <w:marBottom w:val="0"/>
              <w:divBdr>
                <w:top w:val="none" w:sz="0" w:space="0" w:color="auto"/>
                <w:left w:val="none" w:sz="0" w:space="0" w:color="auto"/>
                <w:bottom w:val="none" w:sz="0" w:space="0" w:color="auto"/>
                <w:right w:val="none" w:sz="0" w:space="0" w:color="auto"/>
              </w:divBdr>
            </w:div>
            <w:div w:id="1841577435">
              <w:marLeft w:val="0"/>
              <w:marRight w:val="0"/>
              <w:marTop w:val="0"/>
              <w:marBottom w:val="0"/>
              <w:divBdr>
                <w:top w:val="none" w:sz="0" w:space="0" w:color="auto"/>
                <w:left w:val="none" w:sz="0" w:space="0" w:color="auto"/>
                <w:bottom w:val="none" w:sz="0" w:space="0" w:color="auto"/>
                <w:right w:val="none" w:sz="0" w:space="0" w:color="auto"/>
              </w:divBdr>
            </w:div>
            <w:div w:id="186063627">
              <w:marLeft w:val="0"/>
              <w:marRight w:val="0"/>
              <w:marTop w:val="0"/>
              <w:marBottom w:val="0"/>
              <w:divBdr>
                <w:top w:val="none" w:sz="0" w:space="0" w:color="auto"/>
                <w:left w:val="none" w:sz="0" w:space="0" w:color="auto"/>
                <w:bottom w:val="none" w:sz="0" w:space="0" w:color="auto"/>
                <w:right w:val="none" w:sz="0" w:space="0" w:color="auto"/>
              </w:divBdr>
            </w:div>
            <w:div w:id="2133355099">
              <w:marLeft w:val="0"/>
              <w:marRight w:val="0"/>
              <w:marTop w:val="0"/>
              <w:marBottom w:val="0"/>
              <w:divBdr>
                <w:top w:val="none" w:sz="0" w:space="0" w:color="auto"/>
                <w:left w:val="none" w:sz="0" w:space="0" w:color="auto"/>
                <w:bottom w:val="none" w:sz="0" w:space="0" w:color="auto"/>
                <w:right w:val="none" w:sz="0" w:space="0" w:color="auto"/>
              </w:divBdr>
            </w:div>
            <w:div w:id="1080179476">
              <w:marLeft w:val="0"/>
              <w:marRight w:val="0"/>
              <w:marTop w:val="0"/>
              <w:marBottom w:val="0"/>
              <w:divBdr>
                <w:top w:val="none" w:sz="0" w:space="0" w:color="auto"/>
                <w:left w:val="none" w:sz="0" w:space="0" w:color="auto"/>
                <w:bottom w:val="none" w:sz="0" w:space="0" w:color="auto"/>
                <w:right w:val="none" w:sz="0" w:space="0" w:color="auto"/>
              </w:divBdr>
            </w:div>
            <w:div w:id="2055619700">
              <w:marLeft w:val="0"/>
              <w:marRight w:val="0"/>
              <w:marTop w:val="0"/>
              <w:marBottom w:val="0"/>
              <w:divBdr>
                <w:top w:val="none" w:sz="0" w:space="0" w:color="auto"/>
                <w:left w:val="none" w:sz="0" w:space="0" w:color="auto"/>
                <w:bottom w:val="none" w:sz="0" w:space="0" w:color="auto"/>
                <w:right w:val="none" w:sz="0" w:space="0" w:color="auto"/>
              </w:divBdr>
            </w:div>
            <w:div w:id="635570103">
              <w:marLeft w:val="0"/>
              <w:marRight w:val="0"/>
              <w:marTop w:val="0"/>
              <w:marBottom w:val="0"/>
              <w:divBdr>
                <w:top w:val="none" w:sz="0" w:space="0" w:color="auto"/>
                <w:left w:val="none" w:sz="0" w:space="0" w:color="auto"/>
                <w:bottom w:val="none" w:sz="0" w:space="0" w:color="auto"/>
                <w:right w:val="none" w:sz="0" w:space="0" w:color="auto"/>
              </w:divBdr>
            </w:div>
            <w:div w:id="14424745">
              <w:marLeft w:val="0"/>
              <w:marRight w:val="0"/>
              <w:marTop w:val="0"/>
              <w:marBottom w:val="0"/>
              <w:divBdr>
                <w:top w:val="none" w:sz="0" w:space="0" w:color="auto"/>
                <w:left w:val="none" w:sz="0" w:space="0" w:color="auto"/>
                <w:bottom w:val="none" w:sz="0" w:space="0" w:color="auto"/>
                <w:right w:val="none" w:sz="0" w:space="0" w:color="auto"/>
              </w:divBdr>
            </w:div>
            <w:div w:id="1566448507">
              <w:marLeft w:val="0"/>
              <w:marRight w:val="0"/>
              <w:marTop w:val="0"/>
              <w:marBottom w:val="0"/>
              <w:divBdr>
                <w:top w:val="none" w:sz="0" w:space="0" w:color="auto"/>
                <w:left w:val="none" w:sz="0" w:space="0" w:color="auto"/>
                <w:bottom w:val="none" w:sz="0" w:space="0" w:color="auto"/>
                <w:right w:val="none" w:sz="0" w:space="0" w:color="auto"/>
              </w:divBdr>
            </w:div>
            <w:div w:id="1002665876">
              <w:marLeft w:val="0"/>
              <w:marRight w:val="0"/>
              <w:marTop w:val="0"/>
              <w:marBottom w:val="0"/>
              <w:divBdr>
                <w:top w:val="none" w:sz="0" w:space="0" w:color="auto"/>
                <w:left w:val="none" w:sz="0" w:space="0" w:color="auto"/>
                <w:bottom w:val="none" w:sz="0" w:space="0" w:color="auto"/>
                <w:right w:val="none" w:sz="0" w:space="0" w:color="auto"/>
              </w:divBdr>
            </w:div>
            <w:div w:id="272977585">
              <w:marLeft w:val="0"/>
              <w:marRight w:val="0"/>
              <w:marTop w:val="0"/>
              <w:marBottom w:val="0"/>
              <w:divBdr>
                <w:top w:val="none" w:sz="0" w:space="0" w:color="auto"/>
                <w:left w:val="none" w:sz="0" w:space="0" w:color="auto"/>
                <w:bottom w:val="none" w:sz="0" w:space="0" w:color="auto"/>
                <w:right w:val="none" w:sz="0" w:space="0" w:color="auto"/>
              </w:divBdr>
            </w:div>
            <w:div w:id="1809083205">
              <w:marLeft w:val="0"/>
              <w:marRight w:val="0"/>
              <w:marTop w:val="0"/>
              <w:marBottom w:val="0"/>
              <w:divBdr>
                <w:top w:val="none" w:sz="0" w:space="0" w:color="auto"/>
                <w:left w:val="none" w:sz="0" w:space="0" w:color="auto"/>
                <w:bottom w:val="none" w:sz="0" w:space="0" w:color="auto"/>
                <w:right w:val="none" w:sz="0" w:space="0" w:color="auto"/>
              </w:divBdr>
            </w:div>
            <w:div w:id="1319264909">
              <w:marLeft w:val="0"/>
              <w:marRight w:val="0"/>
              <w:marTop w:val="0"/>
              <w:marBottom w:val="0"/>
              <w:divBdr>
                <w:top w:val="none" w:sz="0" w:space="0" w:color="auto"/>
                <w:left w:val="none" w:sz="0" w:space="0" w:color="auto"/>
                <w:bottom w:val="none" w:sz="0" w:space="0" w:color="auto"/>
                <w:right w:val="none" w:sz="0" w:space="0" w:color="auto"/>
              </w:divBdr>
            </w:div>
            <w:div w:id="1883252345">
              <w:marLeft w:val="0"/>
              <w:marRight w:val="0"/>
              <w:marTop w:val="0"/>
              <w:marBottom w:val="0"/>
              <w:divBdr>
                <w:top w:val="none" w:sz="0" w:space="0" w:color="auto"/>
                <w:left w:val="none" w:sz="0" w:space="0" w:color="auto"/>
                <w:bottom w:val="none" w:sz="0" w:space="0" w:color="auto"/>
                <w:right w:val="none" w:sz="0" w:space="0" w:color="auto"/>
              </w:divBdr>
            </w:div>
            <w:div w:id="218059330">
              <w:marLeft w:val="0"/>
              <w:marRight w:val="0"/>
              <w:marTop w:val="0"/>
              <w:marBottom w:val="0"/>
              <w:divBdr>
                <w:top w:val="none" w:sz="0" w:space="0" w:color="auto"/>
                <w:left w:val="none" w:sz="0" w:space="0" w:color="auto"/>
                <w:bottom w:val="none" w:sz="0" w:space="0" w:color="auto"/>
                <w:right w:val="none" w:sz="0" w:space="0" w:color="auto"/>
              </w:divBdr>
            </w:div>
            <w:div w:id="1505700598">
              <w:marLeft w:val="0"/>
              <w:marRight w:val="0"/>
              <w:marTop w:val="0"/>
              <w:marBottom w:val="0"/>
              <w:divBdr>
                <w:top w:val="none" w:sz="0" w:space="0" w:color="auto"/>
                <w:left w:val="none" w:sz="0" w:space="0" w:color="auto"/>
                <w:bottom w:val="none" w:sz="0" w:space="0" w:color="auto"/>
                <w:right w:val="none" w:sz="0" w:space="0" w:color="auto"/>
              </w:divBdr>
            </w:div>
            <w:div w:id="892929970">
              <w:marLeft w:val="0"/>
              <w:marRight w:val="0"/>
              <w:marTop w:val="0"/>
              <w:marBottom w:val="0"/>
              <w:divBdr>
                <w:top w:val="none" w:sz="0" w:space="0" w:color="auto"/>
                <w:left w:val="none" w:sz="0" w:space="0" w:color="auto"/>
                <w:bottom w:val="none" w:sz="0" w:space="0" w:color="auto"/>
                <w:right w:val="none" w:sz="0" w:space="0" w:color="auto"/>
              </w:divBdr>
            </w:div>
            <w:div w:id="875965063">
              <w:marLeft w:val="0"/>
              <w:marRight w:val="0"/>
              <w:marTop w:val="0"/>
              <w:marBottom w:val="0"/>
              <w:divBdr>
                <w:top w:val="none" w:sz="0" w:space="0" w:color="auto"/>
                <w:left w:val="none" w:sz="0" w:space="0" w:color="auto"/>
                <w:bottom w:val="none" w:sz="0" w:space="0" w:color="auto"/>
                <w:right w:val="none" w:sz="0" w:space="0" w:color="auto"/>
              </w:divBdr>
            </w:div>
            <w:div w:id="575868454">
              <w:marLeft w:val="0"/>
              <w:marRight w:val="0"/>
              <w:marTop w:val="0"/>
              <w:marBottom w:val="0"/>
              <w:divBdr>
                <w:top w:val="none" w:sz="0" w:space="0" w:color="auto"/>
                <w:left w:val="none" w:sz="0" w:space="0" w:color="auto"/>
                <w:bottom w:val="none" w:sz="0" w:space="0" w:color="auto"/>
                <w:right w:val="none" w:sz="0" w:space="0" w:color="auto"/>
              </w:divBdr>
            </w:div>
            <w:div w:id="1265267360">
              <w:marLeft w:val="0"/>
              <w:marRight w:val="0"/>
              <w:marTop w:val="0"/>
              <w:marBottom w:val="0"/>
              <w:divBdr>
                <w:top w:val="none" w:sz="0" w:space="0" w:color="auto"/>
                <w:left w:val="none" w:sz="0" w:space="0" w:color="auto"/>
                <w:bottom w:val="none" w:sz="0" w:space="0" w:color="auto"/>
                <w:right w:val="none" w:sz="0" w:space="0" w:color="auto"/>
              </w:divBdr>
            </w:div>
            <w:div w:id="390464236">
              <w:marLeft w:val="0"/>
              <w:marRight w:val="0"/>
              <w:marTop w:val="0"/>
              <w:marBottom w:val="0"/>
              <w:divBdr>
                <w:top w:val="none" w:sz="0" w:space="0" w:color="auto"/>
                <w:left w:val="none" w:sz="0" w:space="0" w:color="auto"/>
                <w:bottom w:val="none" w:sz="0" w:space="0" w:color="auto"/>
                <w:right w:val="none" w:sz="0" w:space="0" w:color="auto"/>
              </w:divBdr>
            </w:div>
            <w:div w:id="693270290">
              <w:marLeft w:val="0"/>
              <w:marRight w:val="0"/>
              <w:marTop w:val="0"/>
              <w:marBottom w:val="0"/>
              <w:divBdr>
                <w:top w:val="none" w:sz="0" w:space="0" w:color="auto"/>
                <w:left w:val="none" w:sz="0" w:space="0" w:color="auto"/>
                <w:bottom w:val="none" w:sz="0" w:space="0" w:color="auto"/>
                <w:right w:val="none" w:sz="0" w:space="0" w:color="auto"/>
              </w:divBdr>
            </w:div>
            <w:div w:id="330450886">
              <w:marLeft w:val="0"/>
              <w:marRight w:val="0"/>
              <w:marTop w:val="0"/>
              <w:marBottom w:val="0"/>
              <w:divBdr>
                <w:top w:val="none" w:sz="0" w:space="0" w:color="auto"/>
                <w:left w:val="none" w:sz="0" w:space="0" w:color="auto"/>
                <w:bottom w:val="none" w:sz="0" w:space="0" w:color="auto"/>
                <w:right w:val="none" w:sz="0" w:space="0" w:color="auto"/>
              </w:divBdr>
            </w:div>
            <w:div w:id="611209791">
              <w:marLeft w:val="0"/>
              <w:marRight w:val="0"/>
              <w:marTop w:val="0"/>
              <w:marBottom w:val="0"/>
              <w:divBdr>
                <w:top w:val="none" w:sz="0" w:space="0" w:color="auto"/>
                <w:left w:val="none" w:sz="0" w:space="0" w:color="auto"/>
                <w:bottom w:val="none" w:sz="0" w:space="0" w:color="auto"/>
                <w:right w:val="none" w:sz="0" w:space="0" w:color="auto"/>
              </w:divBdr>
            </w:div>
            <w:div w:id="1504079616">
              <w:marLeft w:val="0"/>
              <w:marRight w:val="0"/>
              <w:marTop w:val="0"/>
              <w:marBottom w:val="0"/>
              <w:divBdr>
                <w:top w:val="none" w:sz="0" w:space="0" w:color="auto"/>
                <w:left w:val="none" w:sz="0" w:space="0" w:color="auto"/>
                <w:bottom w:val="none" w:sz="0" w:space="0" w:color="auto"/>
                <w:right w:val="none" w:sz="0" w:space="0" w:color="auto"/>
              </w:divBdr>
            </w:div>
            <w:div w:id="2112431854">
              <w:marLeft w:val="0"/>
              <w:marRight w:val="0"/>
              <w:marTop w:val="0"/>
              <w:marBottom w:val="0"/>
              <w:divBdr>
                <w:top w:val="none" w:sz="0" w:space="0" w:color="auto"/>
                <w:left w:val="none" w:sz="0" w:space="0" w:color="auto"/>
                <w:bottom w:val="none" w:sz="0" w:space="0" w:color="auto"/>
                <w:right w:val="none" w:sz="0" w:space="0" w:color="auto"/>
              </w:divBdr>
            </w:div>
            <w:div w:id="435097614">
              <w:marLeft w:val="0"/>
              <w:marRight w:val="0"/>
              <w:marTop w:val="0"/>
              <w:marBottom w:val="0"/>
              <w:divBdr>
                <w:top w:val="none" w:sz="0" w:space="0" w:color="auto"/>
                <w:left w:val="none" w:sz="0" w:space="0" w:color="auto"/>
                <w:bottom w:val="none" w:sz="0" w:space="0" w:color="auto"/>
                <w:right w:val="none" w:sz="0" w:space="0" w:color="auto"/>
              </w:divBdr>
            </w:div>
            <w:div w:id="1826623831">
              <w:marLeft w:val="0"/>
              <w:marRight w:val="0"/>
              <w:marTop w:val="0"/>
              <w:marBottom w:val="0"/>
              <w:divBdr>
                <w:top w:val="none" w:sz="0" w:space="0" w:color="auto"/>
                <w:left w:val="none" w:sz="0" w:space="0" w:color="auto"/>
                <w:bottom w:val="none" w:sz="0" w:space="0" w:color="auto"/>
                <w:right w:val="none" w:sz="0" w:space="0" w:color="auto"/>
              </w:divBdr>
            </w:div>
            <w:div w:id="1256789595">
              <w:marLeft w:val="0"/>
              <w:marRight w:val="0"/>
              <w:marTop w:val="0"/>
              <w:marBottom w:val="0"/>
              <w:divBdr>
                <w:top w:val="none" w:sz="0" w:space="0" w:color="auto"/>
                <w:left w:val="none" w:sz="0" w:space="0" w:color="auto"/>
                <w:bottom w:val="none" w:sz="0" w:space="0" w:color="auto"/>
                <w:right w:val="none" w:sz="0" w:space="0" w:color="auto"/>
              </w:divBdr>
            </w:div>
            <w:div w:id="884564165">
              <w:marLeft w:val="0"/>
              <w:marRight w:val="0"/>
              <w:marTop w:val="0"/>
              <w:marBottom w:val="0"/>
              <w:divBdr>
                <w:top w:val="none" w:sz="0" w:space="0" w:color="auto"/>
                <w:left w:val="none" w:sz="0" w:space="0" w:color="auto"/>
                <w:bottom w:val="none" w:sz="0" w:space="0" w:color="auto"/>
                <w:right w:val="none" w:sz="0" w:space="0" w:color="auto"/>
              </w:divBdr>
            </w:div>
            <w:div w:id="2091731037">
              <w:marLeft w:val="0"/>
              <w:marRight w:val="0"/>
              <w:marTop w:val="0"/>
              <w:marBottom w:val="0"/>
              <w:divBdr>
                <w:top w:val="none" w:sz="0" w:space="0" w:color="auto"/>
                <w:left w:val="none" w:sz="0" w:space="0" w:color="auto"/>
                <w:bottom w:val="none" w:sz="0" w:space="0" w:color="auto"/>
                <w:right w:val="none" w:sz="0" w:space="0" w:color="auto"/>
              </w:divBdr>
            </w:div>
            <w:div w:id="712386953">
              <w:marLeft w:val="0"/>
              <w:marRight w:val="0"/>
              <w:marTop w:val="0"/>
              <w:marBottom w:val="0"/>
              <w:divBdr>
                <w:top w:val="none" w:sz="0" w:space="0" w:color="auto"/>
                <w:left w:val="none" w:sz="0" w:space="0" w:color="auto"/>
                <w:bottom w:val="none" w:sz="0" w:space="0" w:color="auto"/>
                <w:right w:val="none" w:sz="0" w:space="0" w:color="auto"/>
              </w:divBdr>
            </w:div>
            <w:div w:id="333459005">
              <w:marLeft w:val="0"/>
              <w:marRight w:val="0"/>
              <w:marTop w:val="0"/>
              <w:marBottom w:val="0"/>
              <w:divBdr>
                <w:top w:val="none" w:sz="0" w:space="0" w:color="auto"/>
                <w:left w:val="none" w:sz="0" w:space="0" w:color="auto"/>
                <w:bottom w:val="none" w:sz="0" w:space="0" w:color="auto"/>
                <w:right w:val="none" w:sz="0" w:space="0" w:color="auto"/>
              </w:divBdr>
            </w:div>
            <w:div w:id="2117602403">
              <w:blockQuote w:val="1"/>
              <w:marLeft w:val="720"/>
              <w:marRight w:val="720"/>
              <w:marTop w:val="100"/>
              <w:marBottom w:val="100"/>
              <w:divBdr>
                <w:top w:val="none" w:sz="0" w:space="0" w:color="auto"/>
                <w:left w:val="none" w:sz="0" w:space="0" w:color="auto"/>
                <w:bottom w:val="none" w:sz="0" w:space="0" w:color="auto"/>
                <w:right w:val="none" w:sz="0" w:space="0" w:color="auto"/>
              </w:divBdr>
            </w:div>
            <w:div w:id="824668233">
              <w:marLeft w:val="0"/>
              <w:marRight w:val="0"/>
              <w:marTop w:val="0"/>
              <w:marBottom w:val="0"/>
              <w:divBdr>
                <w:top w:val="none" w:sz="0" w:space="0" w:color="auto"/>
                <w:left w:val="none" w:sz="0" w:space="0" w:color="auto"/>
                <w:bottom w:val="none" w:sz="0" w:space="0" w:color="auto"/>
                <w:right w:val="none" w:sz="0" w:space="0" w:color="auto"/>
              </w:divBdr>
            </w:div>
            <w:div w:id="1304971268">
              <w:marLeft w:val="0"/>
              <w:marRight w:val="0"/>
              <w:marTop w:val="0"/>
              <w:marBottom w:val="0"/>
              <w:divBdr>
                <w:top w:val="none" w:sz="0" w:space="0" w:color="auto"/>
                <w:left w:val="none" w:sz="0" w:space="0" w:color="auto"/>
                <w:bottom w:val="none" w:sz="0" w:space="0" w:color="auto"/>
                <w:right w:val="none" w:sz="0" w:space="0" w:color="auto"/>
              </w:divBdr>
            </w:div>
            <w:div w:id="1297491856">
              <w:marLeft w:val="0"/>
              <w:marRight w:val="0"/>
              <w:marTop w:val="0"/>
              <w:marBottom w:val="0"/>
              <w:divBdr>
                <w:top w:val="none" w:sz="0" w:space="0" w:color="auto"/>
                <w:left w:val="none" w:sz="0" w:space="0" w:color="auto"/>
                <w:bottom w:val="none" w:sz="0" w:space="0" w:color="auto"/>
                <w:right w:val="none" w:sz="0" w:space="0" w:color="auto"/>
              </w:divBdr>
            </w:div>
            <w:div w:id="1423335490">
              <w:marLeft w:val="0"/>
              <w:marRight w:val="0"/>
              <w:marTop w:val="0"/>
              <w:marBottom w:val="0"/>
              <w:divBdr>
                <w:top w:val="none" w:sz="0" w:space="0" w:color="auto"/>
                <w:left w:val="none" w:sz="0" w:space="0" w:color="auto"/>
                <w:bottom w:val="none" w:sz="0" w:space="0" w:color="auto"/>
                <w:right w:val="none" w:sz="0" w:space="0" w:color="auto"/>
              </w:divBdr>
            </w:div>
            <w:div w:id="1520703956">
              <w:marLeft w:val="0"/>
              <w:marRight w:val="0"/>
              <w:marTop w:val="0"/>
              <w:marBottom w:val="0"/>
              <w:divBdr>
                <w:top w:val="none" w:sz="0" w:space="0" w:color="auto"/>
                <w:left w:val="none" w:sz="0" w:space="0" w:color="auto"/>
                <w:bottom w:val="none" w:sz="0" w:space="0" w:color="auto"/>
                <w:right w:val="none" w:sz="0" w:space="0" w:color="auto"/>
              </w:divBdr>
            </w:div>
            <w:div w:id="1453788920">
              <w:marLeft w:val="0"/>
              <w:marRight w:val="0"/>
              <w:marTop w:val="0"/>
              <w:marBottom w:val="0"/>
              <w:divBdr>
                <w:top w:val="none" w:sz="0" w:space="0" w:color="auto"/>
                <w:left w:val="none" w:sz="0" w:space="0" w:color="auto"/>
                <w:bottom w:val="none" w:sz="0" w:space="0" w:color="auto"/>
                <w:right w:val="none" w:sz="0" w:space="0" w:color="auto"/>
              </w:divBdr>
            </w:div>
            <w:div w:id="1343510826">
              <w:marLeft w:val="0"/>
              <w:marRight w:val="0"/>
              <w:marTop w:val="0"/>
              <w:marBottom w:val="0"/>
              <w:divBdr>
                <w:top w:val="none" w:sz="0" w:space="0" w:color="auto"/>
                <w:left w:val="none" w:sz="0" w:space="0" w:color="auto"/>
                <w:bottom w:val="none" w:sz="0" w:space="0" w:color="auto"/>
                <w:right w:val="none" w:sz="0" w:space="0" w:color="auto"/>
              </w:divBdr>
            </w:div>
            <w:div w:id="1397124215">
              <w:blockQuote w:val="1"/>
              <w:marLeft w:val="720"/>
              <w:marRight w:val="720"/>
              <w:marTop w:val="100"/>
              <w:marBottom w:val="100"/>
              <w:divBdr>
                <w:top w:val="none" w:sz="0" w:space="0" w:color="auto"/>
                <w:left w:val="none" w:sz="0" w:space="0" w:color="auto"/>
                <w:bottom w:val="none" w:sz="0" w:space="0" w:color="auto"/>
                <w:right w:val="none" w:sz="0" w:space="0" w:color="auto"/>
              </w:divBdr>
            </w:div>
            <w:div w:id="1214388841">
              <w:marLeft w:val="0"/>
              <w:marRight w:val="0"/>
              <w:marTop w:val="0"/>
              <w:marBottom w:val="0"/>
              <w:divBdr>
                <w:top w:val="none" w:sz="0" w:space="0" w:color="auto"/>
                <w:left w:val="none" w:sz="0" w:space="0" w:color="auto"/>
                <w:bottom w:val="none" w:sz="0" w:space="0" w:color="auto"/>
                <w:right w:val="none" w:sz="0" w:space="0" w:color="auto"/>
              </w:divBdr>
            </w:div>
            <w:div w:id="1156452727">
              <w:marLeft w:val="0"/>
              <w:marRight w:val="0"/>
              <w:marTop w:val="0"/>
              <w:marBottom w:val="0"/>
              <w:divBdr>
                <w:top w:val="none" w:sz="0" w:space="0" w:color="auto"/>
                <w:left w:val="none" w:sz="0" w:space="0" w:color="auto"/>
                <w:bottom w:val="none" w:sz="0" w:space="0" w:color="auto"/>
                <w:right w:val="none" w:sz="0" w:space="0" w:color="auto"/>
              </w:divBdr>
            </w:div>
            <w:div w:id="457185862">
              <w:marLeft w:val="0"/>
              <w:marRight w:val="0"/>
              <w:marTop w:val="0"/>
              <w:marBottom w:val="0"/>
              <w:divBdr>
                <w:top w:val="none" w:sz="0" w:space="0" w:color="auto"/>
                <w:left w:val="none" w:sz="0" w:space="0" w:color="auto"/>
                <w:bottom w:val="none" w:sz="0" w:space="0" w:color="auto"/>
                <w:right w:val="none" w:sz="0" w:space="0" w:color="auto"/>
              </w:divBdr>
            </w:div>
            <w:div w:id="1925459153">
              <w:marLeft w:val="0"/>
              <w:marRight w:val="0"/>
              <w:marTop w:val="0"/>
              <w:marBottom w:val="0"/>
              <w:divBdr>
                <w:top w:val="none" w:sz="0" w:space="0" w:color="auto"/>
                <w:left w:val="none" w:sz="0" w:space="0" w:color="auto"/>
                <w:bottom w:val="none" w:sz="0" w:space="0" w:color="auto"/>
                <w:right w:val="none" w:sz="0" w:space="0" w:color="auto"/>
              </w:divBdr>
            </w:div>
            <w:div w:id="1755206943">
              <w:marLeft w:val="0"/>
              <w:marRight w:val="0"/>
              <w:marTop w:val="0"/>
              <w:marBottom w:val="0"/>
              <w:divBdr>
                <w:top w:val="none" w:sz="0" w:space="0" w:color="auto"/>
                <w:left w:val="none" w:sz="0" w:space="0" w:color="auto"/>
                <w:bottom w:val="none" w:sz="0" w:space="0" w:color="auto"/>
                <w:right w:val="none" w:sz="0" w:space="0" w:color="auto"/>
              </w:divBdr>
            </w:div>
            <w:div w:id="600573403">
              <w:marLeft w:val="0"/>
              <w:marRight w:val="0"/>
              <w:marTop w:val="0"/>
              <w:marBottom w:val="0"/>
              <w:divBdr>
                <w:top w:val="none" w:sz="0" w:space="0" w:color="auto"/>
                <w:left w:val="none" w:sz="0" w:space="0" w:color="auto"/>
                <w:bottom w:val="none" w:sz="0" w:space="0" w:color="auto"/>
                <w:right w:val="none" w:sz="0" w:space="0" w:color="auto"/>
              </w:divBdr>
            </w:div>
            <w:div w:id="946036127">
              <w:marLeft w:val="0"/>
              <w:marRight w:val="0"/>
              <w:marTop w:val="0"/>
              <w:marBottom w:val="0"/>
              <w:divBdr>
                <w:top w:val="none" w:sz="0" w:space="0" w:color="auto"/>
                <w:left w:val="none" w:sz="0" w:space="0" w:color="auto"/>
                <w:bottom w:val="none" w:sz="0" w:space="0" w:color="auto"/>
                <w:right w:val="none" w:sz="0" w:space="0" w:color="auto"/>
              </w:divBdr>
            </w:div>
            <w:div w:id="1317027800">
              <w:marLeft w:val="0"/>
              <w:marRight w:val="0"/>
              <w:marTop w:val="0"/>
              <w:marBottom w:val="0"/>
              <w:divBdr>
                <w:top w:val="none" w:sz="0" w:space="0" w:color="auto"/>
                <w:left w:val="none" w:sz="0" w:space="0" w:color="auto"/>
                <w:bottom w:val="none" w:sz="0" w:space="0" w:color="auto"/>
                <w:right w:val="none" w:sz="0" w:space="0" w:color="auto"/>
              </w:divBdr>
            </w:div>
            <w:div w:id="1281377909">
              <w:marLeft w:val="0"/>
              <w:marRight w:val="0"/>
              <w:marTop w:val="0"/>
              <w:marBottom w:val="0"/>
              <w:divBdr>
                <w:top w:val="none" w:sz="0" w:space="0" w:color="auto"/>
                <w:left w:val="none" w:sz="0" w:space="0" w:color="auto"/>
                <w:bottom w:val="none" w:sz="0" w:space="0" w:color="auto"/>
                <w:right w:val="none" w:sz="0" w:space="0" w:color="auto"/>
              </w:divBdr>
            </w:div>
            <w:div w:id="228853500">
              <w:marLeft w:val="0"/>
              <w:marRight w:val="0"/>
              <w:marTop w:val="0"/>
              <w:marBottom w:val="0"/>
              <w:divBdr>
                <w:top w:val="none" w:sz="0" w:space="0" w:color="auto"/>
                <w:left w:val="none" w:sz="0" w:space="0" w:color="auto"/>
                <w:bottom w:val="none" w:sz="0" w:space="0" w:color="auto"/>
                <w:right w:val="none" w:sz="0" w:space="0" w:color="auto"/>
              </w:divBdr>
            </w:div>
            <w:div w:id="1811440411">
              <w:blockQuote w:val="1"/>
              <w:marLeft w:val="720"/>
              <w:marRight w:val="720"/>
              <w:marTop w:val="100"/>
              <w:marBottom w:val="100"/>
              <w:divBdr>
                <w:top w:val="none" w:sz="0" w:space="0" w:color="auto"/>
                <w:left w:val="none" w:sz="0" w:space="0" w:color="auto"/>
                <w:bottom w:val="none" w:sz="0" w:space="0" w:color="auto"/>
                <w:right w:val="none" w:sz="0" w:space="0" w:color="auto"/>
              </w:divBdr>
            </w:div>
            <w:div w:id="674109516">
              <w:marLeft w:val="0"/>
              <w:marRight w:val="0"/>
              <w:marTop w:val="0"/>
              <w:marBottom w:val="0"/>
              <w:divBdr>
                <w:top w:val="none" w:sz="0" w:space="0" w:color="auto"/>
                <w:left w:val="none" w:sz="0" w:space="0" w:color="auto"/>
                <w:bottom w:val="none" w:sz="0" w:space="0" w:color="auto"/>
                <w:right w:val="none" w:sz="0" w:space="0" w:color="auto"/>
              </w:divBdr>
            </w:div>
            <w:div w:id="781455511">
              <w:marLeft w:val="0"/>
              <w:marRight w:val="0"/>
              <w:marTop w:val="0"/>
              <w:marBottom w:val="0"/>
              <w:divBdr>
                <w:top w:val="none" w:sz="0" w:space="0" w:color="auto"/>
                <w:left w:val="none" w:sz="0" w:space="0" w:color="auto"/>
                <w:bottom w:val="none" w:sz="0" w:space="0" w:color="auto"/>
                <w:right w:val="none" w:sz="0" w:space="0" w:color="auto"/>
              </w:divBdr>
            </w:div>
            <w:div w:id="2120368945">
              <w:marLeft w:val="0"/>
              <w:marRight w:val="0"/>
              <w:marTop w:val="0"/>
              <w:marBottom w:val="0"/>
              <w:divBdr>
                <w:top w:val="none" w:sz="0" w:space="0" w:color="auto"/>
                <w:left w:val="none" w:sz="0" w:space="0" w:color="auto"/>
                <w:bottom w:val="none" w:sz="0" w:space="0" w:color="auto"/>
                <w:right w:val="none" w:sz="0" w:space="0" w:color="auto"/>
              </w:divBdr>
            </w:div>
            <w:div w:id="1390111881">
              <w:marLeft w:val="0"/>
              <w:marRight w:val="0"/>
              <w:marTop w:val="0"/>
              <w:marBottom w:val="0"/>
              <w:divBdr>
                <w:top w:val="none" w:sz="0" w:space="0" w:color="auto"/>
                <w:left w:val="none" w:sz="0" w:space="0" w:color="auto"/>
                <w:bottom w:val="none" w:sz="0" w:space="0" w:color="auto"/>
                <w:right w:val="none" w:sz="0" w:space="0" w:color="auto"/>
              </w:divBdr>
            </w:div>
            <w:div w:id="2084642830">
              <w:marLeft w:val="0"/>
              <w:marRight w:val="0"/>
              <w:marTop w:val="0"/>
              <w:marBottom w:val="0"/>
              <w:divBdr>
                <w:top w:val="none" w:sz="0" w:space="0" w:color="auto"/>
                <w:left w:val="none" w:sz="0" w:space="0" w:color="auto"/>
                <w:bottom w:val="none" w:sz="0" w:space="0" w:color="auto"/>
                <w:right w:val="none" w:sz="0" w:space="0" w:color="auto"/>
              </w:divBdr>
            </w:div>
            <w:div w:id="971638735">
              <w:marLeft w:val="0"/>
              <w:marRight w:val="0"/>
              <w:marTop w:val="0"/>
              <w:marBottom w:val="0"/>
              <w:divBdr>
                <w:top w:val="none" w:sz="0" w:space="0" w:color="auto"/>
                <w:left w:val="none" w:sz="0" w:space="0" w:color="auto"/>
                <w:bottom w:val="none" w:sz="0" w:space="0" w:color="auto"/>
                <w:right w:val="none" w:sz="0" w:space="0" w:color="auto"/>
              </w:divBdr>
            </w:div>
            <w:div w:id="227572127">
              <w:marLeft w:val="0"/>
              <w:marRight w:val="0"/>
              <w:marTop w:val="0"/>
              <w:marBottom w:val="0"/>
              <w:divBdr>
                <w:top w:val="none" w:sz="0" w:space="0" w:color="auto"/>
                <w:left w:val="none" w:sz="0" w:space="0" w:color="auto"/>
                <w:bottom w:val="none" w:sz="0" w:space="0" w:color="auto"/>
                <w:right w:val="none" w:sz="0" w:space="0" w:color="auto"/>
              </w:divBdr>
            </w:div>
            <w:div w:id="106779922">
              <w:marLeft w:val="0"/>
              <w:marRight w:val="0"/>
              <w:marTop w:val="0"/>
              <w:marBottom w:val="0"/>
              <w:divBdr>
                <w:top w:val="none" w:sz="0" w:space="0" w:color="auto"/>
                <w:left w:val="none" w:sz="0" w:space="0" w:color="auto"/>
                <w:bottom w:val="none" w:sz="0" w:space="0" w:color="auto"/>
                <w:right w:val="none" w:sz="0" w:space="0" w:color="auto"/>
              </w:divBdr>
            </w:div>
            <w:div w:id="887373908">
              <w:marLeft w:val="0"/>
              <w:marRight w:val="0"/>
              <w:marTop w:val="0"/>
              <w:marBottom w:val="0"/>
              <w:divBdr>
                <w:top w:val="none" w:sz="0" w:space="0" w:color="auto"/>
                <w:left w:val="none" w:sz="0" w:space="0" w:color="auto"/>
                <w:bottom w:val="none" w:sz="0" w:space="0" w:color="auto"/>
                <w:right w:val="none" w:sz="0" w:space="0" w:color="auto"/>
              </w:divBdr>
            </w:div>
            <w:div w:id="1871449028">
              <w:blockQuote w:val="1"/>
              <w:marLeft w:val="720"/>
              <w:marRight w:val="720"/>
              <w:marTop w:val="100"/>
              <w:marBottom w:val="100"/>
              <w:divBdr>
                <w:top w:val="none" w:sz="0" w:space="0" w:color="auto"/>
                <w:left w:val="none" w:sz="0" w:space="0" w:color="auto"/>
                <w:bottom w:val="none" w:sz="0" w:space="0" w:color="auto"/>
                <w:right w:val="none" w:sz="0" w:space="0" w:color="auto"/>
              </w:divBdr>
            </w:div>
            <w:div w:id="1718435352">
              <w:marLeft w:val="0"/>
              <w:marRight w:val="0"/>
              <w:marTop w:val="0"/>
              <w:marBottom w:val="0"/>
              <w:divBdr>
                <w:top w:val="none" w:sz="0" w:space="0" w:color="auto"/>
                <w:left w:val="none" w:sz="0" w:space="0" w:color="auto"/>
                <w:bottom w:val="none" w:sz="0" w:space="0" w:color="auto"/>
                <w:right w:val="none" w:sz="0" w:space="0" w:color="auto"/>
              </w:divBdr>
            </w:div>
            <w:div w:id="844245495">
              <w:marLeft w:val="0"/>
              <w:marRight w:val="0"/>
              <w:marTop w:val="0"/>
              <w:marBottom w:val="0"/>
              <w:divBdr>
                <w:top w:val="none" w:sz="0" w:space="0" w:color="auto"/>
                <w:left w:val="none" w:sz="0" w:space="0" w:color="auto"/>
                <w:bottom w:val="none" w:sz="0" w:space="0" w:color="auto"/>
                <w:right w:val="none" w:sz="0" w:space="0" w:color="auto"/>
              </w:divBdr>
            </w:div>
            <w:div w:id="1802576758">
              <w:marLeft w:val="0"/>
              <w:marRight w:val="0"/>
              <w:marTop w:val="0"/>
              <w:marBottom w:val="0"/>
              <w:divBdr>
                <w:top w:val="none" w:sz="0" w:space="0" w:color="auto"/>
                <w:left w:val="none" w:sz="0" w:space="0" w:color="auto"/>
                <w:bottom w:val="none" w:sz="0" w:space="0" w:color="auto"/>
                <w:right w:val="none" w:sz="0" w:space="0" w:color="auto"/>
              </w:divBdr>
            </w:div>
            <w:div w:id="2107531782">
              <w:marLeft w:val="0"/>
              <w:marRight w:val="0"/>
              <w:marTop w:val="0"/>
              <w:marBottom w:val="0"/>
              <w:divBdr>
                <w:top w:val="none" w:sz="0" w:space="0" w:color="auto"/>
                <w:left w:val="none" w:sz="0" w:space="0" w:color="auto"/>
                <w:bottom w:val="none" w:sz="0" w:space="0" w:color="auto"/>
                <w:right w:val="none" w:sz="0" w:space="0" w:color="auto"/>
              </w:divBdr>
            </w:div>
            <w:div w:id="388307767">
              <w:marLeft w:val="0"/>
              <w:marRight w:val="0"/>
              <w:marTop w:val="0"/>
              <w:marBottom w:val="0"/>
              <w:divBdr>
                <w:top w:val="none" w:sz="0" w:space="0" w:color="auto"/>
                <w:left w:val="none" w:sz="0" w:space="0" w:color="auto"/>
                <w:bottom w:val="none" w:sz="0" w:space="0" w:color="auto"/>
                <w:right w:val="none" w:sz="0" w:space="0" w:color="auto"/>
              </w:divBdr>
            </w:div>
            <w:div w:id="251201702">
              <w:marLeft w:val="0"/>
              <w:marRight w:val="0"/>
              <w:marTop w:val="0"/>
              <w:marBottom w:val="0"/>
              <w:divBdr>
                <w:top w:val="none" w:sz="0" w:space="0" w:color="auto"/>
                <w:left w:val="none" w:sz="0" w:space="0" w:color="auto"/>
                <w:bottom w:val="none" w:sz="0" w:space="0" w:color="auto"/>
                <w:right w:val="none" w:sz="0" w:space="0" w:color="auto"/>
              </w:divBdr>
            </w:div>
            <w:div w:id="1539128920">
              <w:marLeft w:val="0"/>
              <w:marRight w:val="0"/>
              <w:marTop w:val="0"/>
              <w:marBottom w:val="0"/>
              <w:divBdr>
                <w:top w:val="none" w:sz="0" w:space="0" w:color="auto"/>
                <w:left w:val="none" w:sz="0" w:space="0" w:color="auto"/>
                <w:bottom w:val="none" w:sz="0" w:space="0" w:color="auto"/>
                <w:right w:val="none" w:sz="0" w:space="0" w:color="auto"/>
              </w:divBdr>
            </w:div>
            <w:div w:id="1584995068">
              <w:marLeft w:val="0"/>
              <w:marRight w:val="0"/>
              <w:marTop w:val="0"/>
              <w:marBottom w:val="0"/>
              <w:divBdr>
                <w:top w:val="none" w:sz="0" w:space="0" w:color="auto"/>
                <w:left w:val="none" w:sz="0" w:space="0" w:color="auto"/>
                <w:bottom w:val="none" w:sz="0" w:space="0" w:color="auto"/>
                <w:right w:val="none" w:sz="0" w:space="0" w:color="auto"/>
              </w:divBdr>
            </w:div>
            <w:div w:id="1041057280">
              <w:marLeft w:val="0"/>
              <w:marRight w:val="0"/>
              <w:marTop w:val="0"/>
              <w:marBottom w:val="0"/>
              <w:divBdr>
                <w:top w:val="none" w:sz="0" w:space="0" w:color="auto"/>
                <w:left w:val="none" w:sz="0" w:space="0" w:color="auto"/>
                <w:bottom w:val="none" w:sz="0" w:space="0" w:color="auto"/>
                <w:right w:val="none" w:sz="0" w:space="0" w:color="auto"/>
              </w:divBdr>
            </w:div>
            <w:div w:id="73935010">
              <w:marLeft w:val="0"/>
              <w:marRight w:val="0"/>
              <w:marTop w:val="0"/>
              <w:marBottom w:val="0"/>
              <w:divBdr>
                <w:top w:val="none" w:sz="0" w:space="0" w:color="auto"/>
                <w:left w:val="none" w:sz="0" w:space="0" w:color="auto"/>
                <w:bottom w:val="none" w:sz="0" w:space="0" w:color="auto"/>
                <w:right w:val="none" w:sz="0" w:space="0" w:color="auto"/>
              </w:divBdr>
            </w:div>
            <w:div w:id="1712534154">
              <w:marLeft w:val="0"/>
              <w:marRight w:val="0"/>
              <w:marTop w:val="0"/>
              <w:marBottom w:val="0"/>
              <w:divBdr>
                <w:top w:val="none" w:sz="0" w:space="0" w:color="auto"/>
                <w:left w:val="none" w:sz="0" w:space="0" w:color="auto"/>
                <w:bottom w:val="none" w:sz="0" w:space="0" w:color="auto"/>
                <w:right w:val="none" w:sz="0" w:space="0" w:color="auto"/>
              </w:divBdr>
            </w:div>
            <w:div w:id="1869564166">
              <w:blockQuote w:val="1"/>
              <w:marLeft w:val="720"/>
              <w:marRight w:val="720"/>
              <w:marTop w:val="100"/>
              <w:marBottom w:val="100"/>
              <w:divBdr>
                <w:top w:val="none" w:sz="0" w:space="0" w:color="auto"/>
                <w:left w:val="none" w:sz="0" w:space="0" w:color="auto"/>
                <w:bottom w:val="none" w:sz="0" w:space="0" w:color="auto"/>
                <w:right w:val="none" w:sz="0" w:space="0" w:color="auto"/>
              </w:divBdr>
            </w:div>
            <w:div w:id="2103790886">
              <w:marLeft w:val="0"/>
              <w:marRight w:val="0"/>
              <w:marTop w:val="0"/>
              <w:marBottom w:val="0"/>
              <w:divBdr>
                <w:top w:val="none" w:sz="0" w:space="0" w:color="auto"/>
                <w:left w:val="none" w:sz="0" w:space="0" w:color="auto"/>
                <w:bottom w:val="none" w:sz="0" w:space="0" w:color="auto"/>
                <w:right w:val="none" w:sz="0" w:space="0" w:color="auto"/>
              </w:divBdr>
            </w:div>
            <w:div w:id="1549292399">
              <w:marLeft w:val="0"/>
              <w:marRight w:val="0"/>
              <w:marTop w:val="0"/>
              <w:marBottom w:val="0"/>
              <w:divBdr>
                <w:top w:val="none" w:sz="0" w:space="0" w:color="auto"/>
                <w:left w:val="none" w:sz="0" w:space="0" w:color="auto"/>
                <w:bottom w:val="none" w:sz="0" w:space="0" w:color="auto"/>
                <w:right w:val="none" w:sz="0" w:space="0" w:color="auto"/>
              </w:divBdr>
            </w:div>
            <w:div w:id="1542084353">
              <w:marLeft w:val="0"/>
              <w:marRight w:val="0"/>
              <w:marTop w:val="0"/>
              <w:marBottom w:val="0"/>
              <w:divBdr>
                <w:top w:val="none" w:sz="0" w:space="0" w:color="auto"/>
                <w:left w:val="none" w:sz="0" w:space="0" w:color="auto"/>
                <w:bottom w:val="none" w:sz="0" w:space="0" w:color="auto"/>
                <w:right w:val="none" w:sz="0" w:space="0" w:color="auto"/>
              </w:divBdr>
            </w:div>
            <w:div w:id="1943874796">
              <w:marLeft w:val="0"/>
              <w:marRight w:val="0"/>
              <w:marTop w:val="0"/>
              <w:marBottom w:val="0"/>
              <w:divBdr>
                <w:top w:val="none" w:sz="0" w:space="0" w:color="auto"/>
                <w:left w:val="none" w:sz="0" w:space="0" w:color="auto"/>
                <w:bottom w:val="none" w:sz="0" w:space="0" w:color="auto"/>
                <w:right w:val="none" w:sz="0" w:space="0" w:color="auto"/>
              </w:divBdr>
            </w:div>
            <w:div w:id="1931619419">
              <w:marLeft w:val="0"/>
              <w:marRight w:val="0"/>
              <w:marTop w:val="0"/>
              <w:marBottom w:val="0"/>
              <w:divBdr>
                <w:top w:val="none" w:sz="0" w:space="0" w:color="auto"/>
                <w:left w:val="none" w:sz="0" w:space="0" w:color="auto"/>
                <w:bottom w:val="none" w:sz="0" w:space="0" w:color="auto"/>
                <w:right w:val="none" w:sz="0" w:space="0" w:color="auto"/>
              </w:divBdr>
            </w:div>
            <w:div w:id="628323213">
              <w:marLeft w:val="0"/>
              <w:marRight w:val="0"/>
              <w:marTop w:val="0"/>
              <w:marBottom w:val="0"/>
              <w:divBdr>
                <w:top w:val="none" w:sz="0" w:space="0" w:color="auto"/>
                <w:left w:val="none" w:sz="0" w:space="0" w:color="auto"/>
                <w:bottom w:val="none" w:sz="0" w:space="0" w:color="auto"/>
                <w:right w:val="none" w:sz="0" w:space="0" w:color="auto"/>
              </w:divBdr>
            </w:div>
            <w:div w:id="13044593">
              <w:marLeft w:val="0"/>
              <w:marRight w:val="0"/>
              <w:marTop w:val="0"/>
              <w:marBottom w:val="0"/>
              <w:divBdr>
                <w:top w:val="none" w:sz="0" w:space="0" w:color="auto"/>
                <w:left w:val="none" w:sz="0" w:space="0" w:color="auto"/>
                <w:bottom w:val="none" w:sz="0" w:space="0" w:color="auto"/>
                <w:right w:val="none" w:sz="0" w:space="0" w:color="auto"/>
              </w:divBdr>
            </w:div>
            <w:div w:id="1926917239">
              <w:marLeft w:val="0"/>
              <w:marRight w:val="0"/>
              <w:marTop w:val="0"/>
              <w:marBottom w:val="0"/>
              <w:divBdr>
                <w:top w:val="none" w:sz="0" w:space="0" w:color="auto"/>
                <w:left w:val="none" w:sz="0" w:space="0" w:color="auto"/>
                <w:bottom w:val="none" w:sz="0" w:space="0" w:color="auto"/>
                <w:right w:val="none" w:sz="0" w:space="0" w:color="auto"/>
              </w:divBdr>
            </w:div>
            <w:div w:id="1124352889">
              <w:marLeft w:val="0"/>
              <w:marRight w:val="0"/>
              <w:marTop w:val="0"/>
              <w:marBottom w:val="0"/>
              <w:divBdr>
                <w:top w:val="none" w:sz="0" w:space="0" w:color="auto"/>
                <w:left w:val="none" w:sz="0" w:space="0" w:color="auto"/>
                <w:bottom w:val="none" w:sz="0" w:space="0" w:color="auto"/>
                <w:right w:val="none" w:sz="0" w:space="0" w:color="auto"/>
              </w:divBdr>
            </w:div>
            <w:div w:id="530192773">
              <w:marLeft w:val="0"/>
              <w:marRight w:val="0"/>
              <w:marTop w:val="0"/>
              <w:marBottom w:val="0"/>
              <w:divBdr>
                <w:top w:val="none" w:sz="0" w:space="0" w:color="auto"/>
                <w:left w:val="none" w:sz="0" w:space="0" w:color="auto"/>
                <w:bottom w:val="none" w:sz="0" w:space="0" w:color="auto"/>
                <w:right w:val="none" w:sz="0" w:space="0" w:color="auto"/>
              </w:divBdr>
            </w:div>
            <w:div w:id="320038030">
              <w:marLeft w:val="0"/>
              <w:marRight w:val="0"/>
              <w:marTop w:val="0"/>
              <w:marBottom w:val="0"/>
              <w:divBdr>
                <w:top w:val="none" w:sz="0" w:space="0" w:color="auto"/>
                <w:left w:val="none" w:sz="0" w:space="0" w:color="auto"/>
                <w:bottom w:val="none" w:sz="0" w:space="0" w:color="auto"/>
                <w:right w:val="none" w:sz="0" w:space="0" w:color="auto"/>
              </w:divBdr>
            </w:div>
            <w:div w:id="1179389859">
              <w:marLeft w:val="0"/>
              <w:marRight w:val="0"/>
              <w:marTop w:val="0"/>
              <w:marBottom w:val="0"/>
              <w:divBdr>
                <w:top w:val="none" w:sz="0" w:space="0" w:color="auto"/>
                <w:left w:val="none" w:sz="0" w:space="0" w:color="auto"/>
                <w:bottom w:val="none" w:sz="0" w:space="0" w:color="auto"/>
                <w:right w:val="none" w:sz="0" w:space="0" w:color="auto"/>
              </w:divBdr>
            </w:div>
            <w:div w:id="1842155341">
              <w:marLeft w:val="0"/>
              <w:marRight w:val="0"/>
              <w:marTop w:val="0"/>
              <w:marBottom w:val="0"/>
              <w:divBdr>
                <w:top w:val="none" w:sz="0" w:space="0" w:color="auto"/>
                <w:left w:val="none" w:sz="0" w:space="0" w:color="auto"/>
                <w:bottom w:val="none" w:sz="0" w:space="0" w:color="auto"/>
                <w:right w:val="none" w:sz="0" w:space="0" w:color="auto"/>
              </w:divBdr>
            </w:div>
            <w:div w:id="35660559">
              <w:marLeft w:val="0"/>
              <w:marRight w:val="0"/>
              <w:marTop w:val="0"/>
              <w:marBottom w:val="0"/>
              <w:divBdr>
                <w:top w:val="none" w:sz="0" w:space="0" w:color="auto"/>
                <w:left w:val="none" w:sz="0" w:space="0" w:color="auto"/>
                <w:bottom w:val="none" w:sz="0" w:space="0" w:color="auto"/>
                <w:right w:val="none" w:sz="0" w:space="0" w:color="auto"/>
              </w:divBdr>
            </w:div>
            <w:div w:id="252015598">
              <w:marLeft w:val="0"/>
              <w:marRight w:val="0"/>
              <w:marTop w:val="0"/>
              <w:marBottom w:val="0"/>
              <w:divBdr>
                <w:top w:val="none" w:sz="0" w:space="0" w:color="auto"/>
                <w:left w:val="none" w:sz="0" w:space="0" w:color="auto"/>
                <w:bottom w:val="none" w:sz="0" w:space="0" w:color="auto"/>
                <w:right w:val="none" w:sz="0" w:space="0" w:color="auto"/>
              </w:divBdr>
            </w:div>
            <w:div w:id="369035580">
              <w:marLeft w:val="0"/>
              <w:marRight w:val="0"/>
              <w:marTop w:val="0"/>
              <w:marBottom w:val="0"/>
              <w:divBdr>
                <w:top w:val="none" w:sz="0" w:space="0" w:color="auto"/>
                <w:left w:val="none" w:sz="0" w:space="0" w:color="auto"/>
                <w:bottom w:val="none" w:sz="0" w:space="0" w:color="auto"/>
                <w:right w:val="none" w:sz="0" w:space="0" w:color="auto"/>
              </w:divBdr>
            </w:div>
            <w:div w:id="1579245402">
              <w:marLeft w:val="0"/>
              <w:marRight w:val="0"/>
              <w:marTop w:val="0"/>
              <w:marBottom w:val="0"/>
              <w:divBdr>
                <w:top w:val="none" w:sz="0" w:space="0" w:color="auto"/>
                <w:left w:val="none" w:sz="0" w:space="0" w:color="auto"/>
                <w:bottom w:val="none" w:sz="0" w:space="0" w:color="auto"/>
                <w:right w:val="none" w:sz="0" w:space="0" w:color="auto"/>
              </w:divBdr>
            </w:div>
            <w:div w:id="431051251">
              <w:marLeft w:val="0"/>
              <w:marRight w:val="0"/>
              <w:marTop w:val="0"/>
              <w:marBottom w:val="0"/>
              <w:divBdr>
                <w:top w:val="none" w:sz="0" w:space="0" w:color="auto"/>
                <w:left w:val="none" w:sz="0" w:space="0" w:color="auto"/>
                <w:bottom w:val="none" w:sz="0" w:space="0" w:color="auto"/>
                <w:right w:val="none" w:sz="0" w:space="0" w:color="auto"/>
              </w:divBdr>
            </w:div>
            <w:div w:id="1766804220">
              <w:marLeft w:val="0"/>
              <w:marRight w:val="0"/>
              <w:marTop w:val="0"/>
              <w:marBottom w:val="0"/>
              <w:divBdr>
                <w:top w:val="none" w:sz="0" w:space="0" w:color="auto"/>
                <w:left w:val="none" w:sz="0" w:space="0" w:color="auto"/>
                <w:bottom w:val="none" w:sz="0" w:space="0" w:color="auto"/>
                <w:right w:val="none" w:sz="0" w:space="0" w:color="auto"/>
              </w:divBdr>
            </w:div>
            <w:div w:id="897714984">
              <w:marLeft w:val="0"/>
              <w:marRight w:val="0"/>
              <w:marTop w:val="0"/>
              <w:marBottom w:val="0"/>
              <w:divBdr>
                <w:top w:val="none" w:sz="0" w:space="0" w:color="auto"/>
                <w:left w:val="none" w:sz="0" w:space="0" w:color="auto"/>
                <w:bottom w:val="none" w:sz="0" w:space="0" w:color="auto"/>
                <w:right w:val="none" w:sz="0" w:space="0" w:color="auto"/>
              </w:divBdr>
            </w:div>
            <w:div w:id="2080059970">
              <w:marLeft w:val="0"/>
              <w:marRight w:val="0"/>
              <w:marTop w:val="0"/>
              <w:marBottom w:val="0"/>
              <w:divBdr>
                <w:top w:val="none" w:sz="0" w:space="0" w:color="auto"/>
                <w:left w:val="none" w:sz="0" w:space="0" w:color="auto"/>
                <w:bottom w:val="none" w:sz="0" w:space="0" w:color="auto"/>
                <w:right w:val="none" w:sz="0" w:space="0" w:color="auto"/>
              </w:divBdr>
            </w:div>
            <w:div w:id="431049951">
              <w:marLeft w:val="0"/>
              <w:marRight w:val="0"/>
              <w:marTop w:val="0"/>
              <w:marBottom w:val="0"/>
              <w:divBdr>
                <w:top w:val="none" w:sz="0" w:space="0" w:color="auto"/>
                <w:left w:val="none" w:sz="0" w:space="0" w:color="auto"/>
                <w:bottom w:val="none" w:sz="0" w:space="0" w:color="auto"/>
                <w:right w:val="none" w:sz="0" w:space="0" w:color="auto"/>
              </w:divBdr>
            </w:div>
            <w:div w:id="640502642">
              <w:marLeft w:val="0"/>
              <w:marRight w:val="0"/>
              <w:marTop w:val="0"/>
              <w:marBottom w:val="0"/>
              <w:divBdr>
                <w:top w:val="none" w:sz="0" w:space="0" w:color="auto"/>
                <w:left w:val="none" w:sz="0" w:space="0" w:color="auto"/>
                <w:bottom w:val="none" w:sz="0" w:space="0" w:color="auto"/>
                <w:right w:val="none" w:sz="0" w:space="0" w:color="auto"/>
              </w:divBdr>
            </w:div>
            <w:div w:id="55906276">
              <w:marLeft w:val="0"/>
              <w:marRight w:val="0"/>
              <w:marTop w:val="0"/>
              <w:marBottom w:val="0"/>
              <w:divBdr>
                <w:top w:val="none" w:sz="0" w:space="0" w:color="auto"/>
                <w:left w:val="none" w:sz="0" w:space="0" w:color="auto"/>
                <w:bottom w:val="none" w:sz="0" w:space="0" w:color="auto"/>
                <w:right w:val="none" w:sz="0" w:space="0" w:color="auto"/>
              </w:divBdr>
            </w:div>
            <w:div w:id="611713707">
              <w:marLeft w:val="0"/>
              <w:marRight w:val="0"/>
              <w:marTop w:val="0"/>
              <w:marBottom w:val="0"/>
              <w:divBdr>
                <w:top w:val="none" w:sz="0" w:space="0" w:color="auto"/>
                <w:left w:val="none" w:sz="0" w:space="0" w:color="auto"/>
                <w:bottom w:val="none" w:sz="0" w:space="0" w:color="auto"/>
                <w:right w:val="none" w:sz="0" w:space="0" w:color="auto"/>
              </w:divBdr>
            </w:div>
            <w:div w:id="1474786851">
              <w:marLeft w:val="0"/>
              <w:marRight w:val="0"/>
              <w:marTop w:val="0"/>
              <w:marBottom w:val="0"/>
              <w:divBdr>
                <w:top w:val="none" w:sz="0" w:space="0" w:color="auto"/>
                <w:left w:val="none" w:sz="0" w:space="0" w:color="auto"/>
                <w:bottom w:val="none" w:sz="0" w:space="0" w:color="auto"/>
                <w:right w:val="none" w:sz="0" w:space="0" w:color="auto"/>
              </w:divBdr>
            </w:div>
            <w:div w:id="1069767380">
              <w:marLeft w:val="0"/>
              <w:marRight w:val="0"/>
              <w:marTop w:val="0"/>
              <w:marBottom w:val="0"/>
              <w:divBdr>
                <w:top w:val="none" w:sz="0" w:space="0" w:color="auto"/>
                <w:left w:val="none" w:sz="0" w:space="0" w:color="auto"/>
                <w:bottom w:val="none" w:sz="0" w:space="0" w:color="auto"/>
                <w:right w:val="none" w:sz="0" w:space="0" w:color="auto"/>
              </w:divBdr>
            </w:div>
            <w:div w:id="63075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998037">
      <w:bodyDiv w:val="1"/>
      <w:marLeft w:val="0"/>
      <w:marRight w:val="0"/>
      <w:marTop w:val="0"/>
      <w:marBottom w:val="0"/>
      <w:divBdr>
        <w:top w:val="none" w:sz="0" w:space="0" w:color="auto"/>
        <w:left w:val="none" w:sz="0" w:space="0" w:color="auto"/>
        <w:bottom w:val="none" w:sz="0" w:space="0" w:color="auto"/>
        <w:right w:val="none" w:sz="0" w:space="0" w:color="auto"/>
      </w:divBdr>
      <w:divsChild>
        <w:div w:id="1877499511">
          <w:marLeft w:val="0"/>
          <w:marRight w:val="0"/>
          <w:marTop w:val="0"/>
          <w:marBottom w:val="0"/>
          <w:divBdr>
            <w:top w:val="none" w:sz="0" w:space="0" w:color="auto"/>
            <w:left w:val="none" w:sz="0" w:space="0" w:color="auto"/>
            <w:bottom w:val="none" w:sz="0" w:space="0" w:color="auto"/>
            <w:right w:val="none" w:sz="0" w:space="0" w:color="auto"/>
          </w:divBdr>
        </w:div>
      </w:divsChild>
    </w:div>
    <w:div w:id="767778013">
      <w:bodyDiv w:val="1"/>
      <w:marLeft w:val="0"/>
      <w:marRight w:val="0"/>
      <w:marTop w:val="0"/>
      <w:marBottom w:val="0"/>
      <w:divBdr>
        <w:top w:val="none" w:sz="0" w:space="0" w:color="auto"/>
        <w:left w:val="none" w:sz="0" w:space="0" w:color="auto"/>
        <w:bottom w:val="none" w:sz="0" w:space="0" w:color="auto"/>
        <w:right w:val="none" w:sz="0" w:space="0" w:color="auto"/>
      </w:divBdr>
      <w:divsChild>
        <w:div w:id="115105226">
          <w:marLeft w:val="0"/>
          <w:marRight w:val="0"/>
          <w:marTop w:val="0"/>
          <w:marBottom w:val="0"/>
          <w:divBdr>
            <w:top w:val="none" w:sz="0" w:space="0" w:color="auto"/>
            <w:left w:val="none" w:sz="0" w:space="0" w:color="auto"/>
            <w:bottom w:val="none" w:sz="0" w:space="0" w:color="auto"/>
            <w:right w:val="none" w:sz="0" w:space="0" w:color="auto"/>
          </w:divBdr>
        </w:div>
      </w:divsChild>
    </w:div>
    <w:div w:id="775949908">
      <w:bodyDiv w:val="1"/>
      <w:marLeft w:val="0"/>
      <w:marRight w:val="0"/>
      <w:marTop w:val="0"/>
      <w:marBottom w:val="0"/>
      <w:divBdr>
        <w:top w:val="none" w:sz="0" w:space="0" w:color="auto"/>
        <w:left w:val="none" w:sz="0" w:space="0" w:color="auto"/>
        <w:bottom w:val="none" w:sz="0" w:space="0" w:color="auto"/>
        <w:right w:val="none" w:sz="0" w:space="0" w:color="auto"/>
      </w:divBdr>
      <w:divsChild>
        <w:div w:id="2050300594">
          <w:marLeft w:val="0"/>
          <w:marRight w:val="0"/>
          <w:marTop w:val="0"/>
          <w:marBottom w:val="0"/>
          <w:divBdr>
            <w:top w:val="none" w:sz="0" w:space="0" w:color="auto"/>
            <w:left w:val="none" w:sz="0" w:space="0" w:color="auto"/>
            <w:bottom w:val="none" w:sz="0" w:space="0" w:color="auto"/>
            <w:right w:val="none" w:sz="0" w:space="0" w:color="auto"/>
          </w:divBdr>
        </w:div>
      </w:divsChild>
    </w:div>
    <w:div w:id="779764478">
      <w:bodyDiv w:val="1"/>
      <w:marLeft w:val="0"/>
      <w:marRight w:val="0"/>
      <w:marTop w:val="0"/>
      <w:marBottom w:val="0"/>
      <w:divBdr>
        <w:top w:val="none" w:sz="0" w:space="0" w:color="auto"/>
        <w:left w:val="none" w:sz="0" w:space="0" w:color="auto"/>
        <w:bottom w:val="none" w:sz="0" w:space="0" w:color="auto"/>
        <w:right w:val="none" w:sz="0" w:space="0" w:color="auto"/>
      </w:divBdr>
      <w:divsChild>
        <w:div w:id="68502344">
          <w:marLeft w:val="0"/>
          <w:marRight w:val="0"/>
          <w:marTop w:val="0"/>
          <w:marBottom w:val="0"/>
          <w:divBdr>
            <w:top w:val="none" w:sz="0" w:space="0" w:color="auto"/>
            <w:left w:val="none" w:sz="0" w:space="0" w:color="auto"/>
            <w:bottom w:val="none" w:sz="0" w:space="0" w:color="auto"/>
            <w:right w:val="none" w:sz="0" w:space="0" w:color="auto"/>
          </w:divBdr>
          <w:divsChild>
            <w:div w:id="804546528">
              <w:marLeft w:val="0"/>
              <w:marRight w:val="0"/>
              <w:marTop w:val="0"/>
              <w:marBottom w:val="0"/>
              <w:divBdr>
                <w:top w:val="none" w:sz="0" w:space="0" w:color="auto"/>
                <w:left w:val="none" w:sz="0" w:space="0" w:color="auto"/>
                <w:bottom w:val="none" w:sz="0" w:space="0" w:color="auto"/>
                <w:right w:val="none" w:sz="0" w:space="0" w:color="auto"/>
              </w:divBdr>
            </w:div>
            <w:div w:id="526792902">
              <w:marLeft w:val="0"/>
              <w:marRight w:val="0"/>
              <w:marTop w:val="0"/>
              <w:marBottom w:val="0"/>
              <w:divBdr>
                <w:top w:val="none" w:sz="0" w:space="0" w:color="auto"/>
                <w:left w:val="none" w:sz="0" w:space="0" w:color="auto"/>
                <w:bottom w:val="none" w:sz="0" w:space="0" w:color="auto"/>
                <w:right w:val="none" w:sz="0" w:space="0" w:color="auto"/>
              </w:divBdr>
            </w:div>
            <w:div w:id="237598032">
              <w:marLeft w:val="0"/>
              <w:marRight w:val="0"/>
              <w:marTop w:val="0"/>
              <w:marBottom w:val="0"/>
              <w:divBdr>
                <w:top w:val="none" w:sz="0" w:space="0" w:color="auto"/>
                <w:left w:val="none" w:sz="0" w:space="0" w:color="auto"/>
                <w:bottom w:val="none" w:sz="0" w:space="0" w:color="auto"/>
                <w:right w:val="none" w:sz="0" w:space="0" w:color="auto"/>
              </w:divBdr>
            </w:div>
            <w:div w:id="799343632">
              <w:marLeft w:val="0"/>
              <w:marRight w:val="0"/>
              <w:marTop w:val="0"/>
              <w:marBottom w:val="0"/>
              <w:divBdr>
                <w:top w:val="none" w:sz="0" w:space="0" w:color="auto"/>
                <w:left w:val="none" w:sz="0" w:space="0" w:color="auto"/>
                <w:bottom w:val="none" w:sz="0" w:space="0" w:color="auto"/>
                <w:right w:val="none" w:sz="0" w:space="0" w:color="auto"/>
              </w:divBdr>
            </w:div>
            <w:div w:id="1837842375">
              <w:marLeft w:val="0"/>
              <w:marRight w:val="0"/>
              <w:marTop w:val="0"/>
              <w:marBottom w:val="0"/>
              <w:divBdr>
                <w:top w:val="none" w:sz="0" w:space="0" w:color="auto"/>
                <w:left w:val="none" w:sz="0" w:space="0" w:color="auto"/>
                <w:bottom w:val="none" w:sz="0" w:space="0" w:color="auto"/>
                <w:right w:val="none" w:sz="0" w:space="0" w:color="auto"/>
              </w:divBdr>
            </w:div>
            <w:div w:id="1198741536">
              <w:marLeft w:val="0"/>
              <w:marRight w:val="0"/>
              <w:marTop w:val="0"/>
              <w:marBottom w:val="0"/>
              <w:divBdr>
                <w:top w:val="none" w:sz="0" w:space="0" w:color="auto"/>
                <w:left w:val="none" w:sz="0" w:space="0" w:color="auto"/>
                <w:bottom w:val="none" w:sz="0" w:space="0" w:color="auto"/>
                <w:right w:val="none" w:sz="0" w:space="0" w:color="auto"/>
              </w:divBdr>
            </w:div>
            <w:div w:id="1595631749">
              <w:marLeft w:val="0"/>
              <w:marRight w:val="0"/>
              <w:marTop w:val="0"/>
              <w:marBottom w:val="0"/>
              <w:divBdr>
                <w:top w:val="none" w:sz="0" w:space="0" w:color="auto"/>
                <w:left w:val="none" w:sz="0" w:space="0" w:color="auto"/>
                <w:bottom w:val="none" w:sz="0" w:space="0" w:color="auto"/>
                <w:right w:val="none" w:sz="0" w:space="0" w:color="auto"/>
              </w:divBdr>
            </w:div>
            <w:div w:id="1644504742">
              <w:marLeft w:val="0"/>
              <w:marRight w:val="0"/>
              <w:marTop w:val="0"/>
              <w:marBottom w:val="0"/>
              <w:divBdr>
                <w:top w:val="none" w:sz="0" w:space="0" w:color="auto"/>
                <w:left w:val="none" w:sz="0" w:space="0" w:color="auto"/>
                <w:bottom w:val="none" w:sz="0" w:space="0" w:color="auto"/>
                <w:right w:val="none" w:sz="0" w:space="0" w:color="auto"/>
              </w:divBdr>
            </w:div>
            <w:div w:id="1040935436">
              <w:marLeft w:val="0"/>
              <w:marRight w:val="0"/>
              <w:marTop w:val="0"/>
              <w:marBottom w:val="0"/>
              <w:divBdr>
                <w:top w:val="none" w:sz="0" w:space="0" w:color="auto"/>
                <w:left w:val="none" w:sz="0" w:space="0" w:color="auto"/>
                <w:bottom w:val="none" w:sz="0" w:space="0" w:color="auto"/>
                <w:right w:val="none" w:sz="0" w:space="0" w:color="auto"/>
              </w:divBdr>
            </w:div>
            <w:div w:id="2103450997">
              <w:marLeft w:val="0"/>
              <w:marRight w:val="0"/>
              <w:marTop w:val="0"/>
              <w:marBottom w:val="0"/>
              <w:divBdr>
                <w:top w:val="none" w:sz="0" w:space="0" w:color="auto"/>
                <w:left w:val="none" w:sz="0" w:space="0" w:color="auto"/>
                <w:bottom w:val="none" w:sz="0" w:space="0" w:color="auto"/>
                <w:right w:val="none" w:sz="0" w:space="0" w:color="auto"/>
              </w:divBdr>
            </w:div>
            <w:div w:id="327556902">
              <w:marLeft w:val="0"/>
              <w:marRight w:val="0"/>
              <w:marTop w:val="0"/>
              <w:marBottom w:val="0"/>
              <w:divBdr>
                <w:top w:val="none" w:sz="0" w:space="0" w:color="auto"/>
                <w:left w:val="none" w:sz="0" w:space="0" w:color="auto"/>
                <w:bottom w:val="none" w:sz="0" w:space="0" w:color="auto"/>
                <w:right w:val="none" w:sz="0" w:space="0" w:color="auto"/>
              </w:divBdr>
            </w:div>
            <w:div w:id="209459783">
              <w:marLeft w:val="0"/>
              <w:marRight w:val="0"/>
              <w:marTop w:val="0"/>
              <w:marBottom w:val="0"/>
              <w:divBdr>
                <w:top w:val="none" w:sz="0" w:space="0" w:color="auto"/>
                <w:left w:val="none" w:sz="0" w:space="0" w:color="auto"/>
                <w:bottom w:val="none" w:sz="0" w:space="0" w:color="auto"/>
                <w:right w:val="none" w:sz="0" w:space="0" w:color="auto"/>
              </w:divBdr>
            </w:div>
            <w:div w:id="664281606">
              <w:marLeft w:val="0"/>
              <w:marRight w:val="0"/>
              <w:marTop w:val="0"/>
              <w:marBottom w:val="0"/>
              <w:divBdr>
                <w:top w:val="none" w:sz="0" w:space="0" w:color="auto"/>
                <w:left w:val="none" w:sz="0" w:space="0" w:color="auto"/>
                <w:bottom w:val="none" w:sz="0" w:space="0" w:color="auto"/>
                <w:right w:val="none" w:sz="0" w:space="0" w:color="auto"/>
              </w:divBdr>
            </w:div>
            <w:div w:id="1425033320">
              <w:marLeft w:val="0"/>
              <w:marRight w:val="0"/>
              <w:marTop w:val="0"/>
              <w:marBottom w:val="0"/>
              <w:divBdr>
                <w:top w:val="none" w:sz="0" w:space="0" w:color="auto"/>
                <w:left w:val="none" w:sz="0" w:space="0" w:color="auto"/>
                <w:bottom w:val="none" w:sz="0" w:space="0" w:color="auto"/>
                <w:right w:val="none" w:sz="0" w:space="0" w:color="auto"/>
              </w:divBdr>
            </w:div>
            <w:div w:id="1287086067">
              <w:marLeft w:val="0"/>
              <w:marRight w:val="0"/>
              <w:marTop w:val="0"/>
              <w:marBottom w:val="0"/>
              <w:divBdr>
                <w:top w:val="none" w:sz="0" w:space="0" w:color="auto"/>
                <w:left w:val="none" w:sz="0" w:space="0" w:color="auto"/>
                <w:bottom w:val="none" w:sz="0" w:space="0" w:color="auto"/>
                <w:right w:val="none" w:sz="0" w:space="0" w:color="auto"/>
              </w:divBdr>
            </w:div>
            <w:div w:id="417755606">
              <w:marLeft w:val="0"/>
              <w:marRight w:val="0"/>
              <w:marTop w:val="0"/>
              <w:marBottom w:val="0"/>
              <w:divBdr>
                <w:top w:val="none" w:sz="0" w:space="0" w:color="auto"/>
                <w:left w:val="none" w:sz="0" w:space="0" w:color="auto"/>
                <w:bottom w:val="none" w:sz="0" w:space="0" w:color="auto"/>
                <w:right w:val="none" w:sz="0" w:space="0" w:color="auto"/>
              </w:divBdr>
            </w:div>
            <w:div w:id="1243560102">
              <w:marLeft w:val="0"/>
              <w:marRight w:val="0"/>
              <w:marTop w:val="0"/>
              <w:marBottom w:val="0"/>
              <w:divBdr>
                <w:top w:val="none" w:sz="0" w:space="0" w:color="auto"/>
                <w:left w:val="none" w:sz="0" w:space="0" w:color="auto"/>
                <w:bottom w:val="none" w:sz="0" w:space="0" w:color="auto"/>
                <w:right w:val="none" w:sz="0" w:space="0" w:color="auto"/>
              </w:divBdr>
            </w:div>
            <w:div w:id="1364863396">
              <w:marLeft w:val="0"/>
              <w:marRight w:val="0"/>
              <w:marTop w:val="0"/>
              <w:marBottom w:val="0"/>
              <w:divBdr>
                <w:top w:val="none" w:sz="0" w:space="0" w:color="auto"/>
                <w:left w:val="none" w:sz="0" w:space="0" w:color="auto"/>
                <w:bottom w:val="none" w:sz="0" w:space="0" w:color="auto"/>
                <w:right w:val="none" w:sz="0" w:space="0" w:color="auto"/>
              </w:divBdr>
            </w:div>
            <w:div w:id="16277273">
              <w:marLeft w:val="0"/>
              <w:marRight w:val="0"/>
              <w:marTop w:val="0"/>
              <w:marBottom w:val="0"/>
              <w:divBdr>
                <w:top w:val="none" w:sz="0" w:space="0" w:color="auto"/>
                <w:left w:val="none" w:sz="0" w:space="0" w:color="auto"/>
                <w:bottom w:val="none" w:sz="0" w:space="0" w:color="auto"/>
                <w:right w:val="none" w:sz="0" w:space="0" w:color="auto"/>
              </w:divBdr>
            </w:div>
            <w:div w:id="1819763295">
              <w:marLeft w:val="0"/>
              <w:marRight w:val="0"/>
              <w:marTop w:val="0"/>
              <w:marBottom w:val="0"/>
              <w:divBdr>
                <w:top w:val="none" w:sz="0" w:space="0" w:color="auto"/>
                <w:left w:val="none" w:sz="0" w:space="0" w:color="auto"/>
                <w:bottom w:val="none" w:sz="0" w:space="0" w:color="auto"/>
                <w:right w:val="none" w:sz="0" w:space="0" w:color="auto"/>
              </w:divBdr>
            </w:div>
            <w:div w:id="2109503150">
              <w:marLeft w:val="0"/>
              <w:marRight w:val="0"/>
              <w:marTop w:val="0"/>
              <w:marBottom w:val="0"/>
              <w:divBdr>
                <w:top w:val="none" w:sz="0" w:space="0" w:color="auto"/>
                <w:left w:val="none" w:sz="0" w:space="0" w:color="auto"/>
                <w:bottom w:val="none" w:sz="0" w:space="0" w:color="auto"/>
                <w:right w:val="none" w:sz="0" w:space="0" w:color="auto"/>
              </w:divBdr>
            </w:div>
            <w:div w:id="686521620">
              <w:marLeft w:val="0"/>
              <w:marRight w:val="0"/>
              <w:marTop w:val="0"/>
              <w:marBottom w:val="0"/>
              <w:divBdr>
                <w:top w:val="none" w:sz="0" w:space="0" w:color="auto"/>
                <w:left w:val="none" w:sz="0" w:space="0" w:color="auto"/>
                <w:bottom w:val="none" w:sz="0" w:space="0" w:color="auto"/>
                <w:right w:val="none" w:sz="0" w:space="0" w:color="auto"/>
              </w:divBdr>
            </w:div>
            <w:div w:id="153648645">
              <w:marLeft w:val="0"/>
              <w:marRight w:val="0"/>
              <w:marTop w:val="0"/>
              <w:marBottom w:val="0"/>
              <w:divBdr>
                <w:top w:val="none" w:sz="0" w:space="0" w:color="auto"/>
                <w:left w:val="none" w:sz="0" w:space="0" w:color="auto"/>
                <w:bottom w:val="none" w:sz="0" w:space="0" w:color="auto"/>
                <w:right w:val="none" w:sz="0" w:space="0" w:color="auto"/>
              </w:divBdr>
            </w:div>
            <w:div w:id="1169831811">
              <w:marLeft w:val="0"/>
              <w:marRight w:val="0"/>
              <w:marTop w:val="0"/>
              <w:marBottom w:val="0"/>
              <w:divBdr>
                <w:top w:val="none" w:sz="0" w:space="0" w:color="auto"/>
                <w:left w:val="none" w:sz="0" w:space="0" w:color="auto"/>
                <w:bottom w:val="none" w:sz="0" w:space="0" w:color="auto"/>
                <w:right w:val="none" w:sz="0" w:space="0" w:color="auto"/>
              </w:divBdr>
            </w:div>
            <w:div w:id="786705100">
              <w:marLeft w:val="0"/>
              <w:marRight w:val="0"/>
              <w:marTop w:val="0"/>
              <w:marBottom w:val="0"/>
              <w:divBdr>
                <w:top w:val="none" w:sz="0" w:space="0" w:color="auto"/>
                <w:left w:val="none" w:sz="0" w:space="0" w:color="auto"/>
                <w:bottom w:val="none" w:sz="0" w:space="0" w:color="auto"/>
                <w:right w:val="none" w:sz="0" w:space="0" w:color="auto"/>
              </w:divBdr>
            </w:div>
            <w:div w:id="1772581892">
              <w:marLeft w:val="0"/>
              <w:marRight w:val="0"/>
              <w:marTop w:val="0"/>
              <w:marBottom w:val="0"/>
              <w:divBdr>
                <w:top w:val="none" w:sz="0" w:space="0" w:color="auto"/>
                <w:left w:val="none" w:sz="0" w:space="0" w:color="auto"/>
                <w:bottom w:val="none" w:sz="0" w:space="0" w:color="auto"/>
                <w:right w:val="none" w:sz="0" w:space="0" w:color="auto"/>
              </w:divBdr>
            </w:div>
            <w:div w:id="1551334066">
              <w:marLeft w:val="0"/>
              <w:marRight w:val="0"/>
              <w:marTop w:val="0"/>
              <w:marBottom w:val="0"/>
              <w:divBdr>
                <w:top w:val="none" w:sz="0" w:space="0" w:color="auto"/>
                <w:left w:val="none" w:sz="0" w:space="0" w:color="auto"/>
                <w:bottom w:val="none" w:sz="0" w:space="0" w:color="auto"/>
                <w:right w:val="none" w:sz="0" w:space="0" w:color="auto"/>
              </w:divBdr>
            </w:div>
            <w:div w:id="888809275">
              <w:marLeft w:val="0"/>
              <w:marRight w:val="0"/>
              <w:marTop w:val="0"/>
              <w:marBottom w:val="0"/>
              <w:divBdr>
                <w:top w:val="none" w:sz="0" w:space="0" w:color="auto"/>
                <w:left w:val="none" w:sz="0" w:space="0" w:color="auto"/>
                <w:bottom w:val="none" w:sz="0" w:space="0" w:color="auto"/>
                <w:right w:val="none" w:sz="0" w:space="0" w:color="auto"/>
              </w:divBdr>
            </w:div>
            <w:div w:id="363672556">
              <w:marLeft w:val="0"/>
              <w:marRight w:val="0"/>
              <w:marTop w:val="0"/>
              <w:marBottom w:val="0"/>
              <w:divBdr>
                <w:top w:val="none" w:sz="0" w:space="0" w:color="auto"/>
                <w:left w:val="none" w:sz="0" w:space="0" w:color="auto"/>
                <w:bottom w:val="none" w:sz="0" w:space="0" w:color="auto"/>
                <w:right w:val="none" w:sz="0" w:space="0" w:color="auto"/>
              </w:divBdr>
            </w:div>
            <w:div w:id="592656">
              <w:marLeft w:val="0"/>
              <w:marRight w:val="0"/>
              <w:marTop w:val="0"/>
              <w:marBottom w:val="0"/>
              <w:divBdr>
                <w:top w:val="none" w:sz="0" w:space="0" w:color="auto"/>
                <w:left w:val="none" w:sz="0" w:space="0" w:color="auto"/>
                <w:bottom w:val="none" w:sz="0" w:space="0" w:color="auto"/>
                <w:right w:val="none" w:sz="0" w:space="0" w:color="auto"/>
              </w:divBdr>
            </w:div>
            <w:div w:id="1824004366">
              <w:marLeft w:val="0"/>
              <w:marRight w:val="0"/>
              <w:marTop w:val="0"/>
              <w:marBottom w:val="0"/>
              <w:divBdr>
                <w:top w:val="none" w:sz="0" w:space="0" w:color="auto"/>
                <w:left w:val="none" w:sz="0" w:space="0" w:color="auto"/>
                <w:bottom w:val="none" w:sz="0" w:space="0" w:color="auto"/>
                <w:right w:val="none" w:sz="0" w:space="0" w:color="auto"/>
              </w:divBdr>
            </w:div>
            <w:div w:id="1080566288">
              <w:marLeft w:val="0"/>
              <w:marRight w:val="0"/>
              <w:marTop w:val="0"/>
              <w:marBottom w:val="0"/>
              <w:divBdr>
                <w:top w:val="none" w:sz="0" w:space="0" w:color="auto"/>
                <w:left w:val="none" w:sz="0" w:space="0" w:color="auto"/>
                <w:bottom w:val="none" w:sz="0" w:space="0" w:color="auto"/>
                <w:right w:val="none" w:sz="0" w:space="0" w:color="auto"/>
              </w:divBdr>
            </w:div>
            <w:div w:id="1522745428">
              <w:marLeft w:val="0"/>
              <w:marRight w:val="0"/>
              <w:marTop w:val="0"/>
              <w:marBottom w:val="0"/>
              <w:divBdr>
                <w:top w:val="none" w:sz="0" w:space="0" w:color="auto"/>
                <w:left w:val="none" w:sz="0" w:space="0" w:color="auto"/>
                <w:bottom w:val="none" w:sz="0" w:space="0" w:color="auto"/>
                <w:right w:val="none" w:sz="0" w:space="0" w:color="auto"/>
              </w:divBdr>
            </w:div>
            <w:div w:id="1654092674">
              <w:marLeft w:val="0"/>
              <w:marRight w:val="0"/>
              <w:marTop w:val="0"/>
              <w:marBottom w:val="0"/>
              <w:divBdr>
                <w:top w:val="none" w:sz="0" w:space="0" w:color="auto"/>
                <w:left w:val="none" w:sz="0" w:space="0" w:color="auto"/>
                <w:bottom w:val="none" w:sz="0" w:space="0" w:color="auto"/>
                <w:right w:val="none" w:sz="0" w:space="0" w:color="auto"/>
              </w:divBdr>
            </w:div>
            <w:div w:id="1723871422">
              <w:marLeft w:val="0"/>
              <w:marRight w:val="0"/>
              <w:marTop w:val="0"/>
              <w:marBottom w:val="0"/>
              <w:divBdr>
                <w:top w:val="none" w:sz="0" w:space="0" w:color="auto"/>
                <w:left w:val="none" w:sz="0" w:space="0" w:color="auto"/>
                <w:bottom w:val="none" w:sz="0" w:space="0" w:color="auto"/>
                <w:right w:val="none" w:sz="0" w:space="0" w:color="auto"/>
              </w:divBdr>
            </w:div>
            <w:div w:id="298607243">
              <w:marLeft w:val="0"/>
              <w:marRight w:val="0"/>
              <w:marTop w:val="0"/>
              <w:marBottom w:val="0"/>
              <w:divBdr>
                <w:top w:val="none" w:sz="0" w:space="0" w:color="auto"/>
                <w:left w:val="none" w:sz="0" w:space="0" w:color="auto"/>
                <w:bottom w:val="none" w:sz="0" w:space="0" w:color="auto"/>
                <w:right w:val="none" w:sz="0" w:space="0" w:color="auto"/>
              </w:divBdr>
            </w:div>
            <w:div w:id="281887291">
              <w:marLeft w:val="0"/>
              <w:marRight w:val="0"/>
              <w:marTop w:val="0"/>
              <w:marBottom w:val="0"/>
              <w:divBdr>
                <w:top w:val="none" w:sz="0" w:space="0" w:color="auto"/>
                <w:left w:val="none" w:sz="0" w:space="0" w:color="auto"/>
                <w:bottom w:val="none" w:sz="0" w:space="0" w:color="auto"/>
                <w:right w:val="none" w:sz="0" w:space="0" w:color="auto"/>
              </w:divBdr>
            </w:div>
            <w:div w:id="1937787395">
              <w:marLeft w:val="0"/>
              <w:marRight w:val="0"/>
              <w:marTop w:val="0"/>
              <w:marBottom w:val="0"/>
              <w:divBdr>
                <w:top w:val="none" w:sz="0" w:space="0" w:color="auto"/>
                <w:left w:val="none" w:sz="0" w:space="0" w:color="auto"/>
                <w:bottom w:val="none" w:sz="0" w:space="0" w:color="auto"/>
                <w:right w:val="none" w:sz="0" w:space="0" w:color="auto"/>
              </w:divBdr>
            </w:div>
            <w:div w:id="1891067242">
              <w:marLeft w:val="0"/>
              <w:marRight w:val="0"/>
              <w:marTop w:val="0"/>
              <w:marBottom w:val="0"/>
              <w:divBdr>
                <w:top w:val="none" w:sz="0" w:space="0" w:color="auto"/>
                <w:left w:val="none" w:sz="0" w:space="0" w:color="auto"/>
                <w:bottom w:val="none" w:sz="0" w:space="0" w:color="auto"/>
                <w:right w:val="none" w:sz="0" w:space="0" w:color="auto"/>
              </w:divBdr>
            </w:div>
            <w:div w:id="619142953">
              <w:marLeft w:val="0"/>
              <w:marRight w:val="0"/>
              <w:marTop w:val="0"/>
              <w:marBottom w:val="0"/>
              <w:divBdr>
                <w:top w:val="none" w:sz="0" w:space="0" w:color="auto"/>
                <w:left w:val="none" w:sz="0" w:space="0" w:color="auto"/>
                <w:bottom w:val="none" w:sz="0" w:space="0" w:color="auto"/>
                <w:right w:val="none" w:sz="0" w:space="0" w:color="auto"/>
              </w:divBdr>
            </w:div>
            <w:div w:id="108503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530337">
      <w:bodyDiv w:val="1"/>
      <w:marLeft w:val="0"/>
      <w:marRight w:val="0"/>
      <w:marTop w:val="0"/>
      <w:marBottom w:val="0"/>
      <w:divBdr>
        <w:top w:val="none" w:sz="0" w:space="0" w:color="auto"/>
        <w:left w:val="none" w:sz="0" w:space="0" w:color="auto"/>
        <w:bottom w:val="none" w:sz="0" w:space="0" w:color="auto"/>
        <w:right w:val="none" w:sz="0" w:space="0" w:color="auto"/>
      </w:divBdr>
      <w:divsChild>
        <w:div w:id="31200455">
          <w:marLeft w:val="0"/>
          <w:marRight w:val="0"/>
          <w:marTop w:val="0"/>
          <w:marBottom w:val="0"/>
          <w:divBdr>
            <w:top w:val="none" w:sz="0" w:space="0" w:color="auto"/>
            <w:left w:val="none" w:sz="0" w:space="0" w:color="auto"/>
            <w:bottom w:val="none" w:sz="0" w:space="0" w:color="auto"/>
            <w:right w:val="none" w:sz="0" w:space="0" w:color="auto"/>
          </w:divBdr>
        </w:div>
      </w:divsChild>
    </w:div>
    <w:div w:id="786855993">
      <w:bodyDiv w:val="1"/>
      <w:marLeft w:val="0"/>
      <w:marRight w:val="0"/>
      <w:marTop w:val="0"/>
      <w:marBottom w:val="0"/>
      <w:divBdr>
        <w:top w:val="none" w:sz="0" w:space="0" w:color="auto"/>
        <w:left w:val="none" w:sz="0" w:space="0" w:color="auto"/>
        <w:bottom w:val="none" w:sz="0" w:space="0" w:color="auto"/>
        <w:right w:val="none" w:sz="0" w:space="0" w:color="auto"/>
      </w:divBdr>
      <w:divsChild>
        <w:div w:id="1586105796">
          <w:marLeft w:val="0"/>
          <w:marRight w:val="0"/>
          <w:marTop w:val="0"/>
          <w:marBottom w:val="0"/>
          <w:divBdr>
            <w:top w:val="none" w:sz="0" w:space="0" w:color="auto"/>
            <w:left w:val="none" w:sz="0" w:space="0" w:color="auto"/>
            <w:bottom w:val="none" w:sz="0" w:space="0" w:color="auto"/>
            <w:right w:val="none" w:sz="0" w:space="0" w:color="auto"/>
          </w:divBdr>
          <w:divsChild>
            <w:div w:id="76927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030034">
      <w:bodyDiv w:val="1"/>
      <w:marLeft w:val="0"/>
      <w:marRight w:val="0"/>
      <w:marTop w:val="0"/>
      <w:marBottom w:val="0"/>
      <w:divBdr>
        <w:top w:val="none" w:sz="0" w:space="0" w:color="auto"/>
        <w:left w:val="none" w:sz="0" w:space="0" w:color="auto"/>
        <w:bottom w:val="none" w:sz="0" w:space="0" w:color="auto"/>
        <w:right w:val="none" w:sz="0" w:space="0" w:color="auto"/>
      </w:divBdr>
      <w:divsChild>
        <w:div w:id="897939461">
          <w:marLeft w:val="0"/>
          <w:marRight w:val="0"/>
          <w:marTop w:val="0"/>
          <w:marBottom w:val="0"/>
          <w:divBdr>
            <w:top w:val="none" w:sz="0" w:space="0" w:color="auto"/>
            <w:left w:val="none" w:sz="0" w:space="0" w:color="auto"/>
            <w:bottom w:val="none" w:sz="0" w:space="0" w:color="auto"/>
            <w:right w:val="none" w:sz="0" w:space="0" w:color="auto"/>
          </w:divBdr>
        </w:div>
        <w:div w:id="2080512491">
          <w:marLeft w:val="0"/>
          <w:marRight w:val="0"/>
          <w:marTop w:val="0"/>
          <w:marBottom w:val="0"/>
          <w:divBdr>
            <w:top w:val="none" w:sz="0" w:space="0" w:color="auto"/>
            <w:left w:val="none" w:sz="0" w:space="0" w:color="auto"/>
            <w:bottom w:val="none" w:sz="0" w:space="0" w:color="auto"/>
            <w:right w:val="none" w:sz="0" w:space="0" w:color="auto"/>
          </w:divBdr>
        </w:div>
        <w:div w:id="1859543684">
          <w:marLeft w:val="0"/>
          <w:marRight w:val="0"/>
          <w:marTop w:val="0"/>
          <w:marBottom w:val="0"/>
          <w:divBdr>
            <w:top w:val="none" w:sz="0" w:space="0" w:color="auto"/>
            <w:left w:val="none" w:sz="0" w:space="0" w:color="auto"/>
            <w:bottom w:val="none" w:sz="0" w:space="0" w:color="auto"/>
            <w:right w:val="none" w:sz="0" w:space="0" w:color="auto"/>
          </w:divBdr>
        </w:div>
        <w:div w:id="147140812">
          <w:marLeft w:val="0"/>
          <w:marRight w:val="0"/>
          <w:marTop w:val="0"/>
          <w:marBottom w:val="0"/>
          <w:divBdr>
            <w:top w:val="none" w:sz="0" w:space="0" w:color="auto"/>
            <w:left w:val="none" w:sz="0" w:space="0" w:color="auto"/>
            <w:bottom w:val="none" w:sz="0" w:space="0" w:color="auto"/>
            <w:right w:val="none" w:sz="0" w:space="0" w:color="auto"/>
          </w:divBdr>
        </w:div>
        <w:div w:id="558245713">
          <w:marLeft w:val="0"/>
          <w:marRight w:val="0"/>
          <w:marTop w:val="0"/>
          <w:marBottom w:val="0"/>
          <w:divBdr>
            <w:top w:val="none" w:sz="0" w:space="0" w:color="auto"/>
            <w:left w:val="none" w:sz="0" w:space="0" w:color="auto"/>
            <w:bottom w:val="none" w:sz="0" w:space="0" w:color="auto"/>
            <w:right w:val="none" w:sz="0" w:space="0" w:color="auto"/>
          </w:divBdr>
        </w:div>
        <w:div w:id="1825774045">
          <w:marLeft w:val="0"/>
          <w:marRight w:val="0"/>
          <w:marTop w:val="0"/>
          <w:marBottom w:val="0"/>
          <w:divBdr>
            <w:top w:val="none" w:sz="0" w:space="0" w:color="auto"/>
            <w:left w:val="none" w:sz="0" w:space="0" w:color="auto"/>
            <w:bottom w:val="none" w:sz="0" w:space="0" w:color="auto"/>
            <w:right w:val="none" w:sz="0" w:space="0" w:color="auto"/>
          </w:divBdr>
        </w:div>
        <w:div w:id="868883689">
          <w:marLeft w:val="0"/>
          <w:marRight w:val="0"/>
          <w:marTop w:val="0"/>
          <w:marBottom w:val="0"/>
          <w:divBdr>
            <w:top w:val="none" w:sz="0" w:space="0" w:color="auto"/>
            <w:left w:val="none" w:sz="0" w:space="0" w:color="auto"/>
            <w:bottom w:val="none" w:sz="0" w:space="0" w:color="auto"/>
            <w:right w:val="none" w:sz="0" w:space="0" w:color="auto"/>
          </w:divBdr>
        </w:div>
        <w:div w:id="879441783">
          <w:marLeft w:val="0"/>
          <w:marRight w:val="0"/>
          <w:marTop w:val="0"/>
          <w:marBottom w:val="0"/>
          <w:divBdr>
            <w:top w:val="none" w:sz="0" w:space="0" w:color="auto"/>
            <w:left w:val="none" w:sz="0" w:space="0" w:color="auto"/>
            <w:bottom w:val="none" w:sz="0" w:space="0" w:color="auto"/>
            <w:right w:val="none" w:sz="0" w:space="0" w:color="auto"/>
          </w:divBdr>
        </w:div>
        <w:div w:id="1931815106">
          <w:marLeft w:val="0"/>
          <w:marRight w:val="0"/>
          <w:marTop w:val="0"/>
          <w:marBottom w:val="0"/>
          <w:divBdr>
            <w:top w:val="none" w:sz="0" w:space="0" w:color="auto"/>
            <w:left w:val="none" w:sz="0" w:space="0" w:color="auto"/>
            <w:bottom w:val="none" w:sz="0" w:space="0" w:color="auto"/>
            <w:right w:val="none" w:sz="0" w:space="0" w:color="auto"/>
          </w:divBdr>
        </w:div>
        <w:div w:id="909538163">
          <w:marLeft w:val="0"/>
          <w:marRight w:val="0"/>
          <w:marTop w:val="0"/>
          <w:marBottom w:val="0"/>
          <w:divBdr>
            <w:top w:val="none" w:sz="0" w:space="0" w:color="auto"/>
            <w:left w:val="none" w:sz="0" w:space="0" w:color="auto"/>
            <w:bottom w:val="none" w:sz="0" w:space="0" w:color="auto"/>
            <w:right w:val="none" w:sz="0" w:space="0" w:color="auto"/>
          </w:divBdr>
        </w:div>
        <w:div w:id="499663413">
          <w:marLeft w:val="0"/>
          <w:marRight w:val="0"/>
          <w:marTop w:val="0"/>
          <w:marBottom w:val="0"/>
          <w:divBdr>
            <w:top w:val="none" w:sz="0" w:space="0" w:color="auto"/>
            <w:left w:val="none" w:sz="0" w:space="0" w:color="auto"/>
            <w:bottom w:val="none" w:sz="0" w:space="0" w:color="auto"/>
            <w:right w:val="none" w:sz="0" w:space="0" w:color="auto"/>
          </w:divBdr>
        </w:div>
        <w:div w:id="355426205">
          <w:marLeft w:val="0"/>
          <w:marRight w:val="0"/>
          <w:marTop w:val="0"/>
          <w:marBottom w:val="0"/>
          <w:divBdr>
            <w:top w:val="none" w:sz="0" w:space="0" w:color="auto"/>
            <w:left w:val="none" w:sz="0" w:space="0" w:color="auto"/>
            <w:bottom w:val="none" w:sz="0" w:space="0" w:color="auto"/>
            <w:right w:val="none" w:sz="0" w:space="0" w:color="auto"/>
          </w:divBdr>
        </w:div>
        <w:div w:id="667178072">
          <w:marLeft w:val="0"/>
          <w:marRight w:val="0"/>
          <w:marTop w:val="0"/>
          <w:marBottom w:val="0"/>
          <w:divBdr>
            <w:top w:val="none" w:sz="0" w:space="0" w:color="auto"/>
            <w:left w:val="none" w:sz="0" w:space="0" w:color="auto"/>
            <w:bottom w:val="none" w:sz="0" w:space="0" w:color="auto"/>
            <w:right w:val="none" w:sz="0" w:space="0" w:color="auto"/>
          </w:divBdr>
        </w:div>
        <w:div w:id="1381324119">
          <w:marLeft w:val="0"/>
          <w:marRight w:val="0"/>
          <w:marTop w:val="0"/>
          <w:marBottom w:val="0"/>
          <w:divBdr>
            <w:top w:val="none" w:sz="0" w:space="0" w:color="auto"/>
            <w:left w:val="none" w:sz="0" w:space="0" w:color="auto"/>
            <w:bottom w:val="none" w:sz="0" w:space="0" w:color="auto"/>
            <w:right w:val="none" w:sz="0" w:space="0" w:color="auto"/>
          </w:divBdr>
        </w:div>
        <w:div w:id="114756143">
          <w:marLeft w:val="0"/>
          <w:marRight w:val="0"/>
          <w:marTop w:val="0"/>
          <w:marBottom w:val="0"/>
          <w:divBdr>
            <w:top w:val="none" w:sz="0" w:space="0" w:color="auto"/>
            <w:left w:val="none" w:sz="0" w:space="0" w:color="auto"/>
            <w:bottom w:val="none" w:sz="0" w:space="0" w:color="auto"/>
            <w:right w:val="none" w:sz="0" w:space="0" w:color="auto"/>
          </w:divBdr>
        </w:div>
      </w:divsChild>
    </w:div>
    <w:div w:id="798845126">
      <w:bodyDiv w:val="1"/>
      <w:marLeft w:val="0"/>
      <w:marRight w:val="0"/>
      <w:marTop w:val="0"/>
      <w:marBottom w:val="0"/>
      <w:divBdr>
        <w:top w:val="none" w:sz="0" w:space="0" w:color="auto"/>
        <w:left w:val="none" w:sz="0" w:space="0" w:color="auto"/>
        <w:bottom w:val="none" w:sz="0" w:space="0" w:color="auto"/>
        <w:right w:val="none" w:sz="0" w:space="0" w:color="auto"/>
      </w:divBdr>
      <w:divsChild>
        <w:div w:id="1564372113">
          <w:marLeft w:val="0"/>
          <w:marRight w:val="0"/>
          <w:marTop w:val="0"/>
          <w:marBottom w:val="0"/>
          <w:divBdr>
            <w:top w:val="none" w:sz="0" w:space="0" w:color="auto"/>
            <w:left w:val="none" w:sz="0" w:space="0" w:color="auto"/>
            <w:bottom w:val="none" w:sz="0" w:space="0" w:color="auto"/>
            <w:right w:val="none" w:sz="0" w:space="0" w:color="auto"/>
          </w:divBdr>
        </w:div>
      </w:divsChild>
    </w:div>
    <w:div w:id="800418275">
      <w:bodyDiv w:val="1"/>
      <w:marLeft w:val="0"/>
      <w:marRight w:val="0"/>
      <w:marTop w:val="0"/>
      <w:marBottom w:val="0"/>
      <w:divBdr>
        <w:top w:val="none" w:sz="0" w:space="0" w:color="auto"/>
        <w:left w:val="none" w:sz="0" w:space="0" w:color="auto"/>
        <w:bottom w:val="none" w:sz="0" w:space="0" w:color="auto"/>
        <w:right w:val="none" w:sz="0" w:space="0" w:color="auto"/>
      </w:divBdr>
      <w:divsChild>
        <w:div w:id="1391267055">
          <w:marLeft w:val="0"/>
          <w:marRight w:val="0"/>
          <w:marTop w:val="0"/>
          <w:marBottom w:val="0"/>
          <w:divBdr>
            <w:top w:val="none" w:sz="0" w:space="0" w:color="auto"/>
            <w:left w:val="none" w:sz="0" w:space="0" w:color="auto"/>
            <w:bottom w:val="none" w:sz="0" w:space="0" w:color="auto"/>
            <w:right w:val="none" w:sz="0" w:space="0" w:color="auto"/>
          </w:divBdr>
          <w:divsChild>
            <w:div w:id="1302685108">
              <w:marLeft w:val="0"/>
              <w:marRight w:val="0"/>
              <w:marTop w:val="0"/>
              <w:marBottom w:val="0"/>
              <w:divBdr>
                <w:top w:val="none" w:sz="0" w:space="0" w:color="auto"/>
                <w:left w:val="none" w:sz="0" w:space="0" w:color="auto"/>
                <w:bottom w:val="none" w:sz="0" w:space="0" w:color="auto"/>
                <w:right w:val="none" w:sz="0" w:space="0" w:color="auto"/>
              </w:divBdr>
            </w:div>
            <w:div w:id="1225947702">
              <w:marLeft w:val="0"/>
              <w:marRight w:val="0"/>
              <w:marTop w:val="0"/>
              <w:marBottom w:val="0"/>
              <w:divBdr>
                <w:top w:val="none" w:sz="0" w:space="0" w:color="auto"/>
                <w:left w:val="none" w:sz="0" w:space="0" w:color="auto"/>
                <w:bottom w:val="none" w:sz="0" w:space="0" w:color="auto"/>
                <w:right w:val="none" w:sz="0" w:space="0" w:color="auto"/>
              </w:divBdr>
            </w:div>
            <w:div w:id="645009316">
              <w:marLeft w:val="0"/>
              <w:marRight w:val="0"/>
              <w:marTop w:val="0"/>
              <w:marBottom w:val="0"/>
              <w:divBdr>
                <w:top w:val="none" w:sz="0" w:space="0" w:color="auto"/>
                <w:left w:val="none" w:sz="0" w:space="0" w:color="auto"/>
                <w:bottom w:val="none" w:sz="0" w:space="0" w:color="auto"/>
                <w:right w:val="none" w:sz="0" w:space="0" w:color="auto"/>
              </w:divBdr>
            </w:div>
            <w:div w:id="183859972">
              <w:marLeft w:val="0"/>
              <w:marRight w:val="0"/>
              <w:marTop w:val="0"/>
              <w:marBottom w:val="0"/>
              <w:divBdr>
                <w:top w:val="none" w:sz="0" w:space="0" w:color="auto"/>
                <w:left w:val="none" w:sz="0" w:space="0" w:color="auto"/>
                <w:bottom w:val="none" w:sz="0" w:space="0" w:color="auto"/>
                <w:right w:val="none" w:sz="0" w:space="0" w:color="auto"/>
              </w:divBdr>
            </w:div>
            <w:div w:id="1895509151">
              <w:marLeft w:val="0"/>
              <w:marRight w:val="0"/>
              <w:marTop w:val="0"/>
              <w:marBottom w:val="0"/>
              <w:divBdr>
                <w:top w:val="none" w:sz="0" w:space="0" w:color="auto"/>
                <w:left w:val="none" w:sz="0" w:space="0" w:color="auto"/>
                <w:bottom w:val="none" w:sz="0" w:space="0" w:color="auto"/>
                <w:right w:val="none" w:sz="0" w:space="0" w:color="auto"/>
              </w:divBdr>
            </w:div>
            <w:div w:id="1777677928">
              <w:marLeft w:val="0"/>
              <w:marRight w:val="0"/>
              <w:marTop w:val="0"/>
              <w:marBottom w:val="0"/>
              <w:divBdr>
                <w:top w:val="none" w:sz="0" w:space="0" w:color="auto"/>
                <w:left w:val="none" w:sz="0" w:space="0" w:color="auto"/>
                <w:bottom w:val="none" w:sz="0" w:space="0" w:color="auto"/>
                <w:right w:val="none" w:sz="0" w:space="0" w:color="auto"/>
              </w:divBdr>
            </w:div>
            <w:div w:id="1487012937">
              <w:marLeft w:val="0"/>
              <w:marRight w:val="0"/>
              <w:marTop w:val="0"/>
              <w:marBottom w:val="0"/>
              <w:divBdr>
                <w:top w:val="none" w:sz="0" w:space="0" w:color="auto"/>
                <w:left w:val="none" w:sz="0" w:space="0" w:color="auto"/>
                <w:bottom w:val="none" w:sz="0" w:space="0" w:color="auto"/>
                <w:right w:val="none" w:sz="0" w:space="0" w:color="auto"/>
              </w:divBdr>
            </w:div>
            <w:div w:id="1775860530">
              <w:marLeft w:val="0"/>
              <w:marRight w:val="0"/>
              <w:marTop w:val="0"/>
              <w:marBottom w:val="0"/>
              <w:divBdr>
                <w:top w:val="none" w:sz="0" w:space="0" w:color="auto"/>
                <w:left w:val="none" w:sz="0" w:space="0" w:color="auto"/>
                <w:bottom w:val="none" w:sz="0" w:space="0" w:color="auto"/>
                <w:right w:val="none" w:sz="0" w:space="0" w:color="auto"/>
              </w:divBdr>
            </w:div>
            <w:div w:id="1487745067">
              <w:marLeft w:val="0"/>
              <w:marRight w:val="0"/>
              <w:marTop w:val="0"/>
              <w:marBottom w:val="0"/>
              <w:divBdr>
                <w:top w:val="none" w:sz="0" w:space="0" w:color="auto"/>
                <w:left w:val="none" w:sz="0" w:space="0" w:color="auto"/>
                <w:bottom w:val="none" w:sz="0" w:space="0" w:color="auto"/>
                <w:right w:val="none" w:sz="0" w:space="0" w:color="auto"/>
              </w:divBdr>
            </w:div>
            <w:div w:id="1993286837">
              <w:marLeft w:val="0"/>
              <w:marRight w:val="0"/>
              <w:marTop w:val="0"/>
              <w:marBottom w:val="0"/>
              <w:divBdr>
                <w:top w:val="none" w:sz="0" w:space="0" w:color="auto"/>
                <w:left w:val="none" w:sz="0" w:space="0" w:color="auto"/>
                <w:bottom w:val="none" w:sz="0" w:space="0" w:color="auto"/>
                <w:right w:val="none" w:sz="0" w:space="0" w:color="auto"/>
              </w:divBdr>
            </w:div>
            <w:div w:id="985282184">
              <w:marLeft w:val="0"/>
              <w:marRight w:val="0"/>
              <w:marTop w:val="0"/>
              <w:marBottom w:val="0"/>
              <w:divBdr>
                <w:top w:val="none" w:sz="0" w:space="0" w:color="auto"/>
                <w:left w:val="none" w:sz="0" w:space="0" w:color="auto"/>
                <w:bottom w:val="none" w:sz="0" w:space="0" w:color="auto"/>
                <w:right w:val="none" w:sz="0" w:space="0" w:color="auto"/>
              </w:divBdr>
            </w:div>
            <w:div w:id="342977784">
              <w:marLeft w:val="0"/>
              <w:marRight w:val="0"/>
              <w:marTop w:val="0"/>
              <w:marBottom w:val="0"/>
              <w:divBdr>
                <w:top w:val="none" w:sz="0" w:space="0" w:color="auto"/>
                <w:left w:val="none" w:sz="0" w:space="0" w:color="auto"/>
                <w:bottom w:val="none" w:sz="0" w:space="0" w:color="auto"/>
                <w:right w:val="none" w:sz="0" w:space="0" w:color="auto"/>
              </w:divBdr>
            </w:div>
            <w:div w:id="345405481">
              <w:marLeft w:val="0"/>
              <w:marRight w:val="0"/>
              <w:marTop w:val="0"/>
              <w:marBottom w:val="0"/>
              <w:divBdr>
                <w:top w:val="none" w:sz="0" w:space="0" w:color="auto"/>
                <w:left w:val="none" w:sz="0" w:space="0" w:color="auto"/>
                <w:bottom w:val="none" w:sz="0" w:space="0" w:color="auto"/>
                <w:right w:val="none" w:sz="0" w:space="0" w:color="auto"/>
              </w:divBdr>
            </w:div>
            <w:div w:id="1447769692">
              <w:marLeft w:val="0"/>
              <w:marRight w:val="0"/>
              <w:marTop w:val="0"/>
              <w:marBottom w:val="0"/>
              <w:divBdr>
                <w:top w:val="none" w:sz="0" w:space="0" w:color="auto"/>
                <w:left w:val="none" w:sz="0" w:space="0" w:color="auto"/>
                <w:bottom w:val="none" w:sz="0" w:space="0" w:color="auto"/>
                <w:right w:val="none" w:sz="0" w:space="0" w:color="auto"/>
              </w:divBdr>
            </w:div>
            <w:div w:id="293683714">
              <w:marLeft w:val="0"/>
              <w:marRight w:val="0"/>
              <w:marTop w:val="0"/>
              <w:marBottom w:val="0"/>
              <w:divBdr>
                <w:top w:val="none" w:sz="0" w:space="0" w:color="auto"/>
                <w:left w:val="none" w:sz="0" w:space="0" w:color="auto"/>
                <w:bottom w:val="none" w:sz="0" w:space="0" w:color="auto"/>
                <w:right w:val="none" w:sz="0" w:space="0" w:color="auto"/>
              </w:divBdr>
            </w:div>
            <w:div w:id="1601140408">
              <w:marLeft w:val="0"/>
              <w:marRight w:val="0"/>
              <w:marTop w:val="0"/>
              <w:marBottom w:val="0"/>
              <w:divBdr>
                <w:top w:val="none" w:sz="0" w:space="0" w:color="auto"/>
                <w:left w:val="none" w:sz="0" w:space="0" w:color="auto"/>
                <w:bottom w:val="none" w:sz="0" w:space="0" w:color="auto"/>
                <w:right w:val="none" w:sz="0" w:space="0" w:color="auto"/>
              </w:divBdr>
            </w:div>
            <w:div w:id="289675360">
              <w:marLeft w:val="0"/>
              <w:marRight w:val="0"/>
              <w:marTop w:val="0"/>
              <w:marBottom w:val="0"/>
              <w:divBdr>
                <w:top w:val="none" w:sz="0" w:space="0" w:color="auto"/>
                <w:left w:val="none" w:sz="0" w:space="0" w:color="auto"/>
                <w:bottom w:val="none" w:sz="0" w:space="0" w:color="auto"/>
                <w:right w:val="none" w:sz="0" w:space="0" w:color="auto"/>
              </w:divBdr>
            </w:div>
            <w:div w:id="951203085">
              <w:marLeft w:val="0"/>
              <w:marRight w:val="0"/>
              <w:marTop w:val="0"/>
              <w:marBottom w:val="0"/>
              <w:divBdr>
                <w:top w:val="none" w:sz="0" w:space="0" w:color="auto"/>
                <w:left w:val="none" w:sz="0" w:space="0" w:color="auto"/>
                <w:bottom w:val="none" w:sz="0" w:space="0" w:color="auto"/>
                <w:right w:val="none" w:sz="0" w:space="0" w:color="auto"/>
              </w:divBdr>
            </w:div>
            <w:div w:id="1030256358">
              <w:marLeft w:val="0"/>
              <w:marRight w:val="0"/>
              <w:marTop w:val="0"/>
              <w:marBottom w:val="0"/>
              <w:divBdr>
                <w:top w:val="none" w:sz="0" w:space="0" w:color="auto"/>
                <w:left w:val="none" w:sz="0" w:space="0" w:color="auto"/>
                <w:bottom w:val="none" w:sz="0" w:space="0" w:color="auto"/>
                <w:right w:val="none" w:sz="0" w:space="0" w:color="auto"/>
              </w:divBdr>
            </w:div>
            <w:div w:id="34737948">
              <w:marLeft w:val="0"/>
              <w:marRight w:val="0"/>
              <w:marTop w:val="0"/>
              <w:marBottom w:val="0"/>
              <w:divBdr>
                <w:top w:val="none" w:sz="0" w:space="0" w:color="auto"/>
                <w:left w:val="none" w:sz="0" w:space="0" w:color="auto"/>
                <w:bottom w:val="none" w:sz="0" w:space="0" w:color="auto"/>
                <w:right w:val="none" w:sz="0" w:space="0" w:color="auto"/>
              </w:divBdr>
            </w:div>
            <w:div w:id="739641486">
              <w:marLeft w:val="0"/>
              <w:marRight w:val="0"/>
              <w:marTop w:val="0"/>
              <w:marBottom w:val="0"/>
              <w:divBdr>
                <w:top w:val="none" w:sz="0" w:space="0" w:color="auto"/>
                <w:left w:val="none" w:sz="0" w:space="0" w:color="auto"/>
                <w:bottom w:val="none" w:sz="0" w:space="0" w:color="auto"/>
                <w:right w:val="none" w:sz="0" w:space="0" w:color="auto"/>
              </w:divBdr>
            </w:div>
            <w:div w:id="702557538">
              <w:marLeft w:val="0"/>
              <w:marRight w:val="0"/>
              <w:marTop w:val="0"/>
              <w:marBottom w:val="0"/>
              <w:divBdr>
                <w:top w:val="none" w:sz="0" w:space="0" w:color="auto"/>
                <w:left w:val="none" w:sz="0" w:space="0" w:color="auto"/>
                <w:bottom w:val="none" w:sz="0" w:space="0" w:color="auto"/>
                <w:right w:val="none" w:sz="0" w:space="0" w:color="auto"/>
              </w:divBdr>
            </w:div>
            <w:div w:id="455107243">
              <w:marLeft w:val="0"/>
              <w:marRight w:val="0"/>
              <w:marTop w:val="0"/>
              <w:marBottom w:val="0"/>
              <w:divBdr>
                <w:top w:val="none" w:sz="0" w:space="0" w:color="auto"/>
                <w:left w:val="none" w:sz="0" w:space="0" w:color="auto"/>
                <w:bottom w:val="none" w:sz="0" w:space="0" w:color="auto"/>
                <w:right w:val="none" w:sz="0" w:space="0" w:color="auto"/>
              </w:divBdr>
            </w:div>
            <w:div w:id="1870604198">
              <w:marLeft w:val="0"/>
              <w:marRight w:val="0"/>
              <w:marTop w:val="0"/>
              <w:marBottom w:val="0"/>
              <w:divBdr>
                <w:top w:val="none" w:sz="0" w:space="0" w:color="auto"/>
                <w:left w:val="none" w:sz="0" w:space="0" w:color="auto"/>
                <w:bottom w:val="none" w:sz="0" w:space="0" w:color="auto"/>
                <w:right w:val="none" w:sz="0" w:space="0" w:color="auto"/>
              </w:divBdr>
            </w:div>
            <w:div w:id="582418975">
              <w:marLeft w:val="0"/>
              <w:marRight w:val="0"/>
              <w:marTop w:val="0"/>
              <w:marBottom w:val="0"/>
              <w:divBdr>
                <w:top w:val="none" w:sz="0" w:space="0" w:color="auto"/>
                <w:left w:val="none" w:sz="0" w:space="0" w:color="auto"/>
                <w:bottom w:val="none" w:sz="0" w:space="0" w:color="auto"/>
                <w:right w:val="none" w:sz="0" w:space="0" w:color="auto"/>
              </w:divBdr>
            </w:div>
            <w:div w:id="1584990671">
              <w:marLeft w:val="0"/>
              <w:marRight w:val="0"/>
              <w:marTop w:val="0"/>
              <w:marBottom w:val="0"/>
              <w:divBdr>
                <w:top w:val="none" w:sz="0" w:space="0" w:color="auto"/>
                <w:left w:val="none" w:sz="0" w:space="0" w:color="auto"/>
                <w:bottom w:val="none" w:sz="0" w:space="0" w:color="auto"/>
                <w:right w:val="none" w:sz="0" w:space="0" w:color="auto"/>
              </w:divBdr>
            </w:div>
            <w:div w:id="1239024830">
              <w:marLeft w:val="0"/>
              <w:marRight w:val="0"/>
              <w:marTop w:val="0"/>
              <w:marBottom w:val="0"/>
              <w:divBdr>
                <w:top w:val="none" w:sz="0" w:space="0" w:color="auto"/>
                <w:left w:val="none" w:sz="0" w:space="0" w:color="auto"/>
                <w:bottom w:val="none" w:sz="0" w:space="0" w:color="auto"/>
                <w:right w:val="none" w:sz="0" w:space="0" w:color="auto"/>
              </w:divBdr>
            </w:div>
            <w:div w:id="2142728219">
              <w:marLeft w:val="0"/>
              <w:marRight w:val="0"/>
              <w:marTop w:val="0"/>
              <w:marBottom w:val="0"/>
              <w:divBdr>
                <w:top w:val="none" w:sz="0" w:space="0" w:color="auto"/>
                <w:left w:val="none" w:sz="0" w:space="0" w:color="auto"/>
                <w:bottom w:val="none" w:sz="0" w:space="0" w:color="auto"/>
                <w:right w:val="none" w:sz="0" w:space="0" w:color="auto"/>
              </w:divBdr>
            </w:div>
            <w:div w:id="1771006513">
              <w:marLeft w:val="0"/>
              <w:marRight w:val="0"/>
              <w:marTop w:val="0"/>
              <w:marBottom w:val="0"/>
              <w:divBdr>
                <w:top w:val="none" w:sz="0" w:space="0" w:color="auto"/>
                <w:left w:val="none" w:sz="0" w:space="0" w:color="auto"/>
                <w:bottom w:val="none" w:sz="0" w:space="0" w:color="auto"/>
                <w:right w:val="none" w:sz="0" w:space="0" w:color="auto"/>
              </w:divBdr>
            </w:div>
            <w:div w:id="176888858">
              <w:marLeft w:val="0"/>
              <w:marRight w:val="0"/>
              <w:marTop w:val="0"/>
              <w:marBottom w:val="0"/>
              <w:divBdr>
                <w:top w:val="none" w:sz="0" w:space="0" w:color="auto"/>
                <w:left w:val="none" w:sz="0" w:space="0" w:color="auto"/>
                <w:bottom w:val="none" w:sz="0" w:space="0" w:color="auto"/>
                <w:right w:val="none" w:sz="0" w:space="0" w:color="auto"/>
              </w:divBdr>
            </w:div>
            <w:div w:id="624890374">
              <w:marLeft w:val="0"/>
              <w:marRight w:val="0"/>
              <w:marTop w:val="0"/>
              <w:marBottom w:val="0"/>
              <w:divBdr>
                <w:top w:val="none" w:sz="0" w:space="0" w:color="auto"/>
                <w:left w:val="none" w:sz="0" w:space="0" w:color="auto"/>
                <w:bottom w:val="none" w:sz="0" w:space="0" w:color="auto"/>
                <w:right w:val="none" w:sz="0" w:space="0" w:color="auto"/>
              </w:divBdr>
            </w:div>
            <w:div w:id="179707530">
              <w:marLeft w:val="0"/>
              <w:marRight w:val="0"/>
              <w:marTop w:val="0"/>
              <w:marBottom w:val="0"/>
              <w:divBdr>
                <w:top w:val="none" w:sz="0" w:space="0" w:color="auto"/>
                <w:left w:val="none" w:sz="0" w:space="0" w:color="auto"/>
                <w:bottom w:val="none" w:sz="0" w:space="0" w:color="auto"/>
                <w:right w:val="none" w:sz="0" w:space="0" w:color="auto"/>
              </w:divBdr>
            </w:div>
            <w:div w:id="510879165">
              <w:marLeft w:val="0"/>
              <w:marRight w:val="0"/>
              <w:marTop w:val="0"/>
              <w:marBottom w:val="0"/>
              <w:divBdr>
                <w:top w:val="none" w:sz="0" w:space="0" w:color="auto"/>
                <w:left w:val="none" w:sz="0" w:space="0" w:color="auto"/>
                <w:bottom w:val="none" w:sz="0" w:space="0" w:color="auto"/>
                <w:right w:val="none" w:sz="0" w:space="0" w:color="auto"/>
              </w:divBdr>
            </w:div>
            <w:div w:id="715474447">
              <w:marLeft w:val="0"/>
              <w:marRight w:val="0"/>
              <w:marTop w:val="0"/>
              <w:marBottom w:val="0"/>
              <w:divBdr>
                <w:top w:val="none" w:sz="0" w:space="0" w:color="auto"/>
                <w:left w:val="none" w:sz="0" w:space="0" w:color="auto"/>
                <w:bottom w:val="none" w:sz="0" w:space="0" w:color="auto"/>
                <w:right w:val="none" w:sz="0" w:space="0" w:color="auto"/>
              </w:divBdr>
            </w:div>
            <w:div w:id="1026250361">
              <w:marLeft w:val="0"/>
              <w:marRight w:val="0"/>
              <w:marTop w:val="0"/>
              <w:marBottom w:val="0"/>
              <w:divBdr>
                <w:top w:val="none" w:sz="0" w:space="0" w:color="auto"/>
                <w:left w:val="none" w:sz="0" w:space="0" w:color="auto"/>
                <w:bottom w:val="none" w:sz="0" w:space="0" w:color="auto"/>
                <w:right w:val="none" w:sz="0" w:space="0" w:color="auto"/>
              </w:divBdr>
            </w:div>
            <w:div w:id="2143839572">
              <w:marLeft w:val="0"/>
              <w:marRight w:val="0"/>
              <w:marTop w:val="0"/>
              <w:marBottom w:val="0"/>
              <w:divBdr>
                <w:top w:val="none" w:sz="0" w:space="0" w:color="auto"/>
                <w:left w:val="none" w:sz="0" w:space="0" w:color="auto"/>
                <w:bottom w:val="none" w:sz="0" w:space="0" w:color="auto"/>
                <w:right w:val="none" w:sz="0" w:space="0" w:color="auto"/>
              </w:divBdr>
            </w:div>
            <w:div w:id="1636913708">
              <w:marLeft w:val="0"/>
              <w:marRight w:val="0"/>
              <w:marTop w:val="0"/>
              <w:marBottom w:val="0"/>
              <w:divBdr>
                <w:top w:val="none" w:sz="0" w:space="0" w:color="auto"/>
                <w:left w:val="none" w:sz="0" w:space="0" w:color="auto"/>
                <w:bottom w:val="none" w:sz="0" w:space="0" w:color="auto"/>
                <w:right w:val="none" w:sz="0" w:space="0" w:color="auto"/>
              </w:divBdr>
            </w:div>
            <w:div w:id="2009669524">
              <w:marLeft w:val="0"/>
              <w:marRight w:val="0"/>
              <w:marTop w:val="0"/>
              <w:marBottom w:val="0"/>
              <w:divBdr>
                <w:top w:val="none" w:sz="0" w:space="0" w:color="auto"/>
                <w:left w:val="none" w:sz="0" w:space="0" w:color="auto"/>
                <w:bottom w:val="none" w:sz="0" w:space="0" w:color="auto"/>
                <w:right w:val="none" w:sz="0" w:space="0" w:color="auto"/>
              </w:divBdr>
            </w:div>
            <w:div w:id="1984112373">
              <w:marLeft w:val="0"/>
              <w:marRight w:val="0"/>
              <w:marTop w:val="0"/>
              <w:marBottom w:val="0"/>
              <w:divBdr>
                <w:top w:val="none" w:sz="0" w:space="0" w:color="auto"/>
                <w:left w:val="none" w:sz="0" w:space="0" w:color="auto"/>
                <w:bottom w:val="none" w:sz="0" w:space="0" w:color="auto"/>
                <w:right w:val="none" w:sz="0" w:space="0" w:color="auto"/>
              </w:divBdr>
            </w:div>
            <w:div w:id="251353723">
              <w:marLeft w:val="0"/>
              <w:marRight w:val="0"/>
              <w:marTop w:val="0"/>
              <w:marBottom w:val="0"/>
              <w:divBdr>
                <w:top w:val="none" w:sz="0" w:space="0" w:color="auto"/>
                <w:left w:val="none" w:sz="0" w:space="0" w:color="auto"/>
                <w:bottom w:val="none" w:sz="0" w:space="0" w:color="auto"/>
                <w:right w:val="none" w:sz="0" w:space="0" w:color="auto"/>
              </w:divBdr>
            </w:div>
            <w:div w:id="1251433033">
              <w:marLeft w:val="0"/>
              <w:marRight w:val="0"/>
              <w:marTop w:val="0"/>
              <w:marBottom w:val="0"/>
              <w:divBdr>
                <w:top w:val="none" w:sz="0" w:space="0" w:color="auto"/>
                <w:left w:val="none" w:sz="0" w:space="0" w:color="auto"/>
                <w:bottom w:val="none" w:sz="0" w:space="0" w:color="auto"/>
                <w:right w:val="none" w:sz="0" w:space="0" w:color="auto"/>
              </w:divBdr>
            </w:div>
            <w:div w:id="1474520189">
              <w:marLeft w:val="0"/>
              <w:marRight w:val="0"/>
              <w:marTop w:val="0"/>
              <w:marBottom w:val="0"/>
              <w:divBdr>
                <w:top w:val="none" w:sz="0" w:space="0" w:color="auto"/>
                <w:left w:val="none" w:sz="0" w:space="0" w:color="auto"/>
                <w:bottom w:val="none" w:sz="0" w:space="0" w:color="auto"/>
                <w:right w:val="none" w:sz="0" w:space="0" w:color="auto"/>
              </w:divBdr>
            </w:div>
            <w:div w:id="837229657">
              <w:marLeft w:val="0"/>
              <w:marRight w:val="0"/>
              <w:marTop w:val="0"/>
              <w:marBottom w:val="0"/>
              <w:divBdr>
                <w:top w:val="none" w:sz="0" w:space="0" w:color="auto"/>
                <w:left w:val="none" w:sz="0" w:space="0" w:color="auto"/>
                <w:bottom w:val="none" w:sz="0" w:space="0" w:color="auto"/>
                <w:right w:val="none" w:sz="0" w:space="0" w:color="auto"/>
              </w:divBdr>
            </w:div>
            <w:div w:id="386760115">
              <w:marLeft w:val="0"/>
              <w:marRight w:val="0"/>
              <w:marTop w:val="0"/>
              <w:marBottom w:val="0"/>
              <w:divBdr>
                <w:top w:val="none" w:sz="0" w:space="0" w:color="auto"/>
                <w:left w:val="none" w:sz="0" w:space="0" w:color="auto"/>
                <w:bottom w:val="none" w:sz="0" w:space="0" w:color="auto"/>
                <w:right w:val="none" w:sz="0" w:space="0" w:color="auto"/>
              </w:divBdr>
            </w:div>
            <w:div w:id="1788963742">
              <w:marLeft w:val="0"/>
              <w:marRight w:val="0"/>
              <w:marTop w:val="0"/>
              <w:marBottom w:val="0"/>
              <w:divBdr>
                <w:top w:val="none" w:sz="0" w:space="0" w:color="auto"/>
                <w:left w:val="none" w:sz="0" w:space="0" w:color="auto"/>
                <w:bottom w:val="none" w:sz="0" w:space="0" w:color="auto"/>
                <w:right w:val="none" w:sz="0" w:space="0" w:color="auto"/>
              </w:divBdr>
            </w:div>
            <w:div w:id="1101681186">
              <w:marLeft w:val="0"/>
              <w:marRight w:val="0"/>
              <w:marTop w:val="0"/>
              <w:marBottom w:val="0"/>
              <w:divBdr>
                <w:top w:val="none" w:sz="0" w:space="0" w:color="auto"/>
                <w:left w:val="none" w:sz="0" w:space="0" w:color="auto"/>
                <w:bottom w:val="none" w:sz="0" w:space="0" w:color="auto"/>
                <w:right w:val="none" w:sz="0" w:space="0" w:color="auto"/>
              </w:divBdr>
            </w:div>
            <w:div w:id="2026009590">
              <w:marLeft w:val="0"/>
              <w:marRight w:val="0"/>
              <w:marTop w:val="0"/>
              <w:marBottom w:val="0"/>
              <w:divBdr>
                <w:top w:val="none" w:sz="0" w:space="0" w:color="auto"/>
                <w:left w:val="none" w:sz="0" w:space="0" w:color="auto"/>
                <w:bottom w:val="none" w:sz="0" w:space="0" w:color="auto"/>
                <w:right w:val="none" w:sz="0" w:space="0" w:color="auto"/>
              </w:divBdr>
            </w:div>
            <w:div w:id="1293824816">
              <w:marLeft w:val="0"/>
              <w:marRight w:val="0"/>
              <w:marTop w:val="0"/>
              <w:marBottom w:val="0"/>
              <w:divBdr>
                <w:top w:val="none" w:sz="0" w:space="0" w:color="auto"/>
                <w:left w:val="none" w:sz="0" w:space="0" w:color="auto"/>
                <w:bottom w:val="none" w:sz="0" w:space="0" w:color="auto"/>
                <w:right w:val="none" w:sz="0" w:space="0" w:color="auto"/>
              </w:divBdr>
            </w:div>
            <w:div w:id="1624071849">
              <w:marLeft w:val="0"/>
              <w:marRight w:val="0"/>
              <w:marTop w:val="0"/>
              <w:marBottom w:val="0"/>
              <w:divBdr>
                <w:top w:val="none" w:sz="0" w:space="0" w:color="auto"/>
                <w:left w:val="none" w:sz="0" w:space="0" w:color="auto"/>
                <w:bottom w:val="none" w:sz="0" w:space="0" w:color="auto"/>
                <w:right w:val="none" w:sz="0" w:space="0" w:color="auto"/>
              </w:divBdr>
            </w:div>
            <w:div w:id="249773328">
              <w:marLeft w:val="0"/>
              <w:marRight w:val="0"/>
              <w:marTop w:val="0"/>
              <w:marBottom w:val="0"/>
              <w:divBdr>
                <w:top w:val="none" w:sz="0" w:space="0" w:color="auto"/>
                <w:left w:val="none" w:sz="0" w:space="0" w:color="auto"/>
                <w:bottom w:val="none" w:sz="0" w:space="0" w:color="auto"/>
                <w:right w:val="none" w:sz="0" w:space="0" w:color="auto"/>
              </w:divBdr>
            </w:div>
            <w:div w:id="373896335">
              <w:marLeft w:val="0"/>
              <w:marRight w:val="0"/>
              <w:marTop w:val="0"/>
              <w:marBottom w:val="0"/>
              <w:divBdr>
                <w:top w:val="none" w:sz="0" w:space="0" w:color="auto"/>
                <w:left w:val="none" w:sz="0" w:space="0" w:color="auto"/>
                <w:bottom w:val="none" w:sz="0" w:space="0" w:color="auto"/>
                <w:right w:val="none" w:sz="0" w:space="0" w:color="auto"/>
              </w:divBdr>
            </w:div>
            <w:div w:id="1984581104">
              <w:marLeft w:val="0"/>
              <w:marRight w:val="0"/>
              <w:marTop w:val="0"/>
              <w:marBottom w:val="0"/>
              <w:divBdr>
                <w:top w:val="none" w:sz="0" w:space="0" w:color="auto"/>
                <w:left w:val="none" w:sz="0" w:space="0" w:color="auto"/>
                <w:bottom w:val="none" w:sz="0" w:space="0" w:color="auto"/>
                <w:right w:val="none" w:sz="0" w:space="0" w:color="auto"/>
              </w:divBdr>
            </w:div>
            <w:div w:id="208764046">
              <w:marLeft w:val="0"/>
              <w:marRight w:val="0"/>
              <w:marTop w:val="0"/>
              <w:marBottom w:val="0"/>
              <w:divBdr>
                <w:top w:val="none" w:sz="0" w:space="0" w:color="auto"/>
                <w:left w:val="none" w:sz="0" w:space="0" w:color="auto"/>
                <w:bottom w:val="none" w:sz="0" w:space="0" w:color="auto"/>
                <w:right w:val="none" w:sz="0" w:space="0" w:color="auto"/>
              </w:divBdr>
            </w:div>
            <w:div w:id="2014524398">
              <w:marLeft w:val="0"/>
              <w:marRight w:val="0"/>
              <w:marTop w:val="0"/>
              <w:marBottom w:val="0"/>
              <w:divBdr>
                <w:top w:val="none" w:sz="0" w:space="0" w:color="auto"/>
                <w:left w:val="none" w:sz="0" w:space="0" w:color="auto"/>
                <w:bottom w:val="none" w:sz="0" w:space="0" w:color="auto"/>
                <w:right w:val="none" w:sz="0" w:space="0" w:color="auto"/>
              </w:divBdr>
            </w:div>
            <w:div w:id="1161308060">
              <w:marLeft w:val="0"/>
              <w:marRight w:val="0"/>
              <w:marTop w:val="0"/>
              <w:marBottom w:val="0"/>
              <w:divBdr>
                <w:top w:val="none" w:sz="0" w:space="0" w:color="auto"/>
                <w:left w:val="none" w:sz="0" w:space="0" w:color="auto"/>
                <w:bottom w:val="none" w:sz="0" w:space="0" w:color="auto"/>
                <w:right w:val="none" w:sz="0" w:space="0" w:color="auto"/>
              </w:divBdr>
            </w:div>
            <w:div w:id="650715343">
              <w:marLeft w:val="0"/>
              <w:marRight w:val="0"/>
              <w:marTop w:val="0"/>
              <w:marBottom w:val="0"/>
              <w:divBdr>
                <w:top w:val="none" w:sz="0" w:space="0" w:color="auto"/>
                <w:left w:val="none" w:sz="0" w:space="0" w:color="auto"/>
                <w:bottom w:val="none" w:sz="0" w:space="0" w:color="auto"/>
                <w:right w:val="none" w:sz="0" w:space="0" w:color="auto"/>
              </w:divBdr>
            </w:div>
            <w:div w:id="842356862">
              <w:marLeft w:val="0"/>
              <w:marRight w:val="0"/>
              <w:marTop w:val="0"/>
              <w:marBottom w:val="0"/>
              <w:divBdr>
                <w:top w:val="none" w:sz="0" w:space="0" w:color="auto"/>
                <w:left w:val="none" w:sz="0" w:space="0" w:color="auto"/>
                <w:bottom w:val="none" w:sz="0" w:space="0" w:color="auto"/>
                <w:right w:val="none" w:sz="0" w:space="0" w:color="auto"/>
              </w:divBdr>
            </w:div>
            <w:div w:id="152188346">
              <w:marLeft w:val="0"/>
              <w:marRight w:val="0"/>
              <w:marTop w:val="0"/>
              <w:marBottom w:val="0"/>
              <w:divBdr>
                <w:top w:val="none" w:sz="0" w:space="0" w:color="auto"/>
                <w:left w:val="none" w:sz="0" w:space="0" w:color="auto"/>
                <w:bottom w:val="none" w:sz="0" w:space="0" w:color="auto"/>
                <w:right w:val="none" w:sz="0" w:space="0" w:color="auto"/>
              </w:divBdr>
            </w:div>
            <w:div w:id="645209143">
              <w:marLeft w:val="0"/>
              <w:marRight w:val="0"/>
              <w:marTop w:val="0"/>
              <w:marBottom w:val="0"/>
              <w:divBdr>
                <w:top w:val="none" w:sz="0" w:space="0" w:color="auto"/>
                <w:left w:val="none" w:sz="0" w:space="0" w:color="auto"/>
                <w:bottom w:val="none" w:sz="0" w:space="0" w:color="auto"/>
                <w:right w:val="none" w:sz="0" w:space="0" w:color="auto"/>
              </w:divBdr>
            </w:div>
            <w:div w:id="172034641">
              <w:marLeft w:val="0"/>
              <w:marRight w:val="0"/>
              <w:marTop w:val="0"/>
              <w:marBottom w:val="0"/>
              <w:divBdr>
                <w:top w:val="none" w:sz="0" w:space="0" w:color="auto"/>
                <w:left w:val="none" w:sz="0" w:space="0" w:color="auto"/>
                <w:bottom w:val="none" w:sz="0" w:space="0" w:color="auto"/>
                <w:right w:val="none" w:sz="0" w:space="0" w:color="auto"/>
              </w:divBdr>
            </w:div>
            <w:div w:id="162044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810394">
      <w:bodyDiv w:val="1"/>
      <w:marLeft w:val="0"/>
      <w:marRight w:val="0"/>
      <w:marTop w:val="0"/>
      <w:marBottom w:val="0"/>
      <w:divBdr>
        <w:top w:val="none" w:sz="0" w:space="0" w:color="auto"/>
        <w:left w:val="none" w:sz="0" w:space="0" w:color="auto"/>
        <w:bottom w:val="none" w:sz="0" w:space="0" w:color="auto"/>
        <w:right w:val="none" w:sz="0" w:space="0" w:color="auto"/>
      </w:divBdr>
      <w:divsChild>
        <w:div w:id="203641506">
          <w:marLeft w:val="0"/>
          <w:marRight w:val="0"/>
          <w:marTop w:val="0"/>
          <w:marBottom w:val="0"/>
          <w:divBdr>
            <w:top w:val="none" w:sz="0" w:space="0" w:color="auto"/>
            <w:left w:val="none" w:sz="0" w:space="0" w:color="auto"/>
            <w:bottom w:val="none" w:sz="0" w:space="0" w:color="auto"/>
            <w:right w:val="none" w:sz="0" w:space="0" w:color="auto"/>
          </w:divBdr>
        </w:div>
        <w:div w:id="1144547740">
          <w:marLeft w:val="0"/>
          <w:marRight w:val="0"/>
          <w:marTop w:val="0"/>
          <w:marBottom w:val="0"/>
          <w:divBdr>
            <w:top w:val="none" w:sz="0" w:space="0" w:color="auto"/>
            <w:left w:val="none" w:sz="0" w:space="0" w:color="auto"/>
            <w:bottom w:val="none" w:sz="0" w:space="0" w:color="auto"/>
            <w:right w:val="none" w:sz="0" w:space="0" w:color="auto"/>
          </w:divBdr>
        </w:div>
        <w:div w:id="856499714">
          <w:marLeft w:val="0"/>
          <w:marRight w:val="0"/>
          <w:marTop w:val="0"/>
          <w:marBottom w:val="0"/>
          <w:divBdr>
            <w:top w:val="none" w:sz="0" w:space="0" w:color="auto"/>
            <w:left w:val="none" w:sz="0" w:space="0" w:color="auto"/>
            <w:bottom w:val="none" w:sz="0" w:space="0" w:color="auto"/>
            <w:right w:val="none" w:sz="0" w:space="0" w:color="auto"/>
          </w:divBdr>
        </w:div>
      </w:divsChild>
    </w:div>
    <w:div w:id="800925413">
      <w:bodyDiv w:val="1"/>
      <w:marLeft w:val="0"/>
      <w:marRight w:val="0"/>
      <w:marTop w:val="0"/>
      <w:marBottom w:val="0"/>
      <w:divBdr>
        <w:top w:val="none" w:sz="0" w:space="0" w:color="auto"/>
        <w:left w:val="none" w:sz="0" w:space="0" w:color="auto"/>
        <w:bottom w:val="none" w:sz="0" w:space="0" w:color="auto"/>
        <w:right w:val="none" w:sz="0" w:space="0" w:color="auto"/>
      </w:divBdr>
      <w:divsChild>
        <w:div w:id="668798875">
          <w:marLeft w:val="0"/>
          <w:marRight w:val="0"/>
          <w:marTop w:val="0"/>
          <w:marBottom w:val="0"/>
          <w:divBdr>
            <w:top w:val="none" w:sz="0" w:space="0" w:color="auto"/>
            <w:left w:val="none" w:sz="0" w:space="0" w:color="auto"/>
            <w:bottom w:val="none" w:sz="0" w:space="0" w:color="auto"/>
            <w:right w:val="none" w:sz="0" w:space="0" w:color="auto"/>
          </w:divBdr>
        </w:div>
      </w:divsChild>
    </w:div>
    <w:div w:id="808782574">
      <w:bodyDiv w:val="1"/>
      <w:marLeft w:val="0"/>
      <w:marRight w:val="0"/>
      <w:marTop w:val="0"/>
      <w:marBottom w:val="0"/>
      <w:divBdr>
        <w:top w:val="none" w:sz="0" w:space="0" w:color="auto"/>
        <w:left w:val="none" w:sz="0" w:space="0" w:color="auto"/>
        <w:bottom w:val="none" w:sz="0" w:space="0" w:color="auto"/>
        <w:right w:val="none" w:sz="0" w:space="0" w:color="auto"/>
      </w:divBdr>
      <w:divsChild>
        <w:div w:id="467864865">
          <w:marLeft w:val="0"/>
          <w:marRight w:val="0"/>
          <w:marTop w:val="0"/>
          <w:marBottom w:val="0"/>
          <w:divBdr>
            <w:top w:val="none" w:sz="0" w:space="0" w:color="auto"/>
            <w:left w:val="none" w:sz="0" w:space="0" w:color="auto"/>
            <w:bottom w:val="none" w:sz="0" w:space="0" w:color="auto"/>
            <w:right w:val="none" w:sz="0" w:space="0" w:color="auto"/>
          </w:divBdr>
        </w:div>
        <w:div w:id="1090004324">
          <w:marLeft w:val="0"/>
          <w:marRight w:val="0"/>
          <w:marTop w:val="0"/>
          <w:marBottom w:val="0"/>
          <w:divBdr>
            <w:top w:val="none" w:sz="0" w:space="0" w:color="auto"/>
            <w:left w:val="none" w:sz="0" w:space="0" w:color="auto"/>
            <w:bottom w:val="none" w:sz="0" w:space="0" w:color="auto"/>
            <w:right w:val="none" w:sz="0" w:space="0" w:color="auto"/>
          </w:divBdr>
        </w:div>
        <w:div w:id="304045027">
          <w:marLeft w:val="0"/>
          <w:marRight w:val="0"/>
          <w:marTop w:val="0"/>
          <w:marBottom w:val="0"/>
          <w:divBdr>
            <w:top w:val="none" w:sz="0" w:space="0" w:color="auto"/>
            <w:left w:val="none" w:sz="0" w:space="0" w:color="auto"/>
            <w:bottom w:val="none" w:sz="0" w:space="0" w:color="auto"/>
            <w:right w:val="none" w:sz="0" w:space="0" w:color="auto"/>
          </w:divBdr>
        </w:div>
        <w:div w:id="1224295722">
          <w:marLeft w:val="0"/>
          <w:marRight w:val="0"/>
          <w:marTop w:val="0"/>
          <w:marBottom w:val="0"/>
          <w:divBdr>
            <w:top w:val="none" w:sz="0" w:space="0" w:color="auto"/>
            <w:left w:val="none" w:sz="0" w:space="0" w:color="auto"/>
            <w:bottom w:val="none" w:sz="0" w:space="0" w:color="auto"/>
            <w:right w:val="none" w:sz="0" w:space="0" w:color="auto"/>
          </w:divBdr>
        </w:div>
        <w:div w:id="151800967">
          <w:marLeft w:val="0"/>
          <w:marRight w:val="0"/>
          <w:marTop w:val="0"/>
          <w:marBottom w:val="0"/>
          <w:divBdr>
            <w:top w:val="none" w:sz="0" w:space="0" w:color="auto"/>
            <w:left w:val="none" w:sz="0" w:space="0" w:color="auto"/>
            <w:bottom w:val="none" w:sz="0" w:space="0" w:color="auto"/>
            <w:right w:val="none" w:sz="0" w:space="0" w:color="auto"/>
          </w:divBdr>
        </w:div>
        <w:div w:id="39015310">
          <w:marLeft w:val="0"/>
          <w:marRight w:val="0"/>
          <w:marTop w:val="0"/>
          <w:marBottom w:val="0"/>
          <w:divBdr>
            <w:top w:val="none" w:sz="0" w:space="0" w:color="auto"/>
            <w:left w:val="none" w:sz="0" w:space="0" w:color="auto"/>
            <w:bottom w:val="none" w:sz="0" w:space="0" w:color="auto"/>
            <w:right w:val="none" w:sz="0" w:space="0" w:color="auto"/>
          </w:divBdr>
        </w:div>
        <w:div w:id="294676687">
          <w:marLeft w:val="0"/>
          <w:marRight w:val="0"/>
          <w:marTop w:val="0"/>
          <w:marBottom w:val="0"/>
          <w:divBdr>
            <w:top w:val="none" w:sz="0" w:space="0" w:color="auto"/>
            <w:left w:val="none" w:sz="0" w:space="0" w:color="auto"/>
            <w:bottom w:val="none" w:sz="0" w:space="0" w:color="auto"/>
            <w:right w:val="none" w:sz="0" w:space="0" w:color="auto"/>
          </w:divBdr>
        </w:div>
        <w:div w:id="2134011505">
          <w:marLeft w:val="0"/>
          <w:marRight w:val="0"/>
          <w:marTop w:val="0"/>
          <w:marBottom w:val="0"/>
          <w:divBdr>
            <w:top w:val="none" w:sz="0" w:space="0" w:color="auto"/>
            <w:left w:val="none" w:sz="0" w:space="0" w:color="auto"/>
            <w:bottom w:val="none" w:sz="0" w:space="0" w:color="auto"/>
            <w:right w:val="none" w:sz="0" w:space="0" w:color="auto"/>
          </w:divBdr>
        </w:div>
        <w:div w:id="150759374">
          <w:marLeft w:val="0"/>
          <w:marRight w:val="0"/>
          <w:marTop w:val="0"/>
          <w:marBottom w:val="0"/>
          <w:divBdr>
            <w:top w:val="none" w:sz="0" w:space="0" w:color="auto"/>
            <w:left w:val="none" w:sz="0" w:space="0" w:color="auto"/>
            <w:bottom w:val="none" w:sz="0" w:space="0" w:color="auto"/>
            <w:right w:val="none" w:sz="0" w:space="0" w:color="auto"/>
          </w:divBdr>
        </w:div>
        <w:div w:id="1825002099">
          <w:marLeft w:val="0"/>
          <w:marRight w:val="0"/>
          <w:marTop w:val="0"/>
          <w:marBottom w:val="0"/>
          <w:divBdr>
            <w:top w:val="none" w:sz="0" w:space="0" w:color="auto"/>
            <w:left w:val="none" w:sz="0" w:space="0" w:color="auto"/>
            <w:bottom w:val="none" w:sz="0" w:space="0" w:color="auto"/>
            <w:right w:val="none" w:sz="0" w:space="0" w:color="auto"/>
          </w:divBdr>
        </w:div>
        <w:div w:id="793981893">
          <w:marLeft w:val="0"/>
          <w:marRight w:val="0"/>
          <w:marTop w:val="0"/>
          <w:marBottom w:val="0"/>
          <w:divBdr>
            <w:top w:val="none" w:sz="0" w:space="0" w:color="auto"/>
            <w:left w:val="none" w:sz="0" w:space="0" w:color="auto"/>
            <w:bottom w:val="none" w:sz="0" w:space="0" w:color="auto"/>
            <w:right w:val="none" w:sz="0" w:space="0" w:color="auto"/>
          </w:divBdr>
        </w:div>
      </w:divsChild>
    </w:div>
    <w:div w:id="819730864">
      <w:bodyDiv w:val="1"/>
      <w:marLeft w:val="0"/>
      <w:marRight w:val="0"/>
      <w:marTop w:val="0"/>
      <w:marBottom w:val="0"/>
      <w:divBdr>
        <w:top w:val="none" w:sz="0" w:space="0" w:color="auto"/>
        <w:left w:val="none" w:sz="0" w:space="0" w:color="auto"/>
        <w:bottom w:val="none" w:sz="0" w:space="0" w:color="auto"/>
        <w:right w:val="none" w:sz="0" w:space="0" w:color="auto"/>
      </w:divBdr>
      <w:divsChild>
        <w:div w:id="1951935242">
          <w:marLeft w:val="0"/>
          <w:marRight w:val="0"/>
          <w:marTop w:val="0"/>
          <w:marBottom w:val="0"/>
          <w:divBdr>
            <w:top w:val="none" w:sz="0" w:space="0" w:color="auto"/>
            <w:left w:val="none" w:sz="0" w:space="0" w:color="auto"/>
            <w:bottom w:val="none" w:sz="0" w:space="0" w:color="auto"/>
            <w:right w:val="none" w:sz="0" w:space="0" w:color="auto"/>
          </w:divBdr>
        </w:div>
      </w:divsChild>
    </w:div>
    <w:div w:id="820928542">
      <w:bodyDiv w:val="1"/>
      <w:marLeft w:val="0"/>
      <w:marRight w:val="0"/>
      <w:marTop w:val="0"/>
      <w:marBottom w:val="0"/>
      <w:divBdr>
        <w:top w:val="none" w:sz="0" w:space="0" w:color="auto"/>
        <w:left w:val="none" w:sz="0" w:space="0" w:color="auto"/>
        <w:bottom w:val="none" w:sz="0" w:space="0" w:color="auto"/>
        <w:right w:val="none" w:sz="0" w:space="0" w:color="auto"/>
      </w:divBdr>
      <w:divsChild>
        <w:div w:id="1579365708">
          <w:marLeft w:val="0"/>
          <w:marRight w:val="0"/>
          <w:marTop w:val="0"/>
          <w:marBottom w:val="0"/>
          <w:divBdr>
            <w:top w:val="none" w:sz="0" w:space="0" w:color="auto"/>
            <w:left w:val="none" w:sz="0" w:space="0" w:color="auto"/>
            <w:bottom w:val="none" w:sz="0" w:space="0" w:color="auto"/>
            <w:right w:val="none" w:sz="0" w:space="0" w:color="auto"/>
          </w:divBdr>
        </w:div>
      </w:divsChild>
    </w:div>
    <w:div w:id="823199237">
      <w:bodyDiv w:val="1"/>
      <w:marLeft w:val="0"/>
      <w:marRight w:val="0"/>
      <w:marTop w:val="0"/>
      <w:marBottom w:val="0"/>
      <w:divBdr>
        <w:top w:val="none" w:sz="0" w:space="0" w:color="auto"/>
        <w:left w:val="none" w:sz="0" w:space="0" w:color="auto"/>
        <w:bottom w:val="none" w:sz="0" w:space="0" w:color="auto"/>
        <w:right w:val="none" w:sz="0" w:space="0" w:color="auto"/>
      </w:divBdr>
      <w:divsChild>
        <w:div w:id="1598364088">
          <w:marLeft w:val="0"/>
          <w:marRight w:val="0"/>
          <w:marTop w:val="0"/>
          <w:marBottom w:val="0"/>
          <w:divBdr>
            <w:top w:val="none" w:sz="0" w:space="0" w:color="auto"/>
            <w:left w:val="none" w:sz="0" w:space="0" w:color="auto"/>
            <w:bottom w:val="none" w:sz="0" w:space="0" w:color="auto"/>
            <w:right w:val="none" w:sz="0" w:space="0" w:color="auto"/>
          </w:divBdr>
          <w:divsChild>
            <w:div w:id="1414160443">
              <w:marLeft w:val="0"/>
              <w:marRight w:val="0"/>
              <w:marTop w:val="0"/>
              <w:marBottom w:val="0"/>
              <w:divBdr>
                <w:top w:val="none" w:sz="0" w:space="0" w:color="auto"/>
                <w:left w:val="none" w:sz="0" w:space="0" w:color="auto"/>
                <w:bottom w:val="none" w:sz="0" w:space="0" w:color="auto"/>
                <w:right w:val="none" w:sz="0" w:space="0" w:color="auto"/>
              </w:divBdr>
            </w:div>
            <w:div w:id="1711030482">
              <w:marLeft w:val="0"/>
              <w:marRight w:val="0"/>
              <w:marTop w:val="0"/>
              <w:marBottom w:val="0"/>
              <w:divBdr>
                <w:top w:val="none" w:sz="0" w:space="0" w:color="auto"/>
                <w:left w:val="none" w:sz="0" w:space="0" w:color="auto"/>
                <w:bottom w:val="none" w:sz="0" w:space="0" w:color="auto"/>
                <w:right w:val="none" w:sz="0" w:space="0" w:color="auto"/>
              </w:divBdr>
            </w:div>
            <w:div w:id="1385132032">
              <w:marLeft w:val="0"/>
              <w:marRight w:val="0"/>
              <w:marTop w:val="0"/>
              <w:marBottom w:val="0"/>
              <w:divBdr>
                <w:top w:val="none" w:sz="0" w:space="0" w:color="auto"/>
                <w:left w:val="none" w:sz="0" w:space="0" w:color="auto"/>
                <w:bottom w:val="none" w:sz="0" w:space="0" w:color="auto"/>
                <w:right w:val="none" w:sz="0" w:space="0" w:color="auto"/>
              </w:divBdr>
            </w:div>
            <w:div w:id="1263758878">
              <w:marLeft w:val="0"/>
              <w:marRight w:val="0"/>
              <w:marTop w:val="0"/>
              <w:marBottom w:val="0"/>
              <w:divBdr>
                <w:top w:val="none" w:sz="0" w:space="0" w:color="auto"/>
                <w:left w:val="none" w:sz="0" w:space="0" w:color="auto"/>
                <w:bottom w:val="none" w:sz="0" w:space="0" w:color="auto"/>
                <w:right w:val="none" w:sz="0" w:space="0" w:color="auto"/>
              </w:divBdr>
            </w:div>
            <w:div w:id="542791514">
              <w:marLeft w:val="0"/>
              <w:marRight w:val="0"/>
              <w:marTop w:val="0"/>
              <w:marBottom w:val="0"/>
              <w:divBdr>
                <w:top w:val="none" w:sz="0" w:space="0" w:color="auto"/>
                <w:left w:val="none" w:sz="0" w:space="0" w:color="auto"/>
                <w:bottom w:val="none" w:sz="0" w:space="0" w:color="auto"/>
                <w:right w:val="none" w:sz="0" w:space="0" w:color="auto"/>
              </w:divBdr>
            </w:div>
            <w:div w:id="923147893">
              <w:marLeft w:val="0"/>
              <w:marRight w:val="0"/>
              <w:marTop w:val="0"/>
              <w:marBottom w:val="0"/>
              <w:divBdr>
                <w:top w:val="none" w:sz="0" w:space="0" w:color="auto"/>
                <w:left w:val="none" w:sz="0" w:space="0" w:color="auto"/>
                <w:bottom w:val="none" w:sz="0" w:space="0" w:color="auto"/>
                <w:right w:val="none" w:sz="0" w:space="0" w:color="auto"/>
              </w:divBdr>
            </w:div>
            <w:div w:id="310327372">
              <w:marLeft w:val="0"/>
              <w:marRight w:val="0"/>
              <w:marTop w:val="0"/>
              <w:marBottom w:val="0"/>
              <w:divBdr>
                <w:top w:val="none" w:sz="0" w:space="0" w:color="auto"/>
                <w:left w:val="none" w:sz="0" w:space="0" w:color="auto"/>
                <w:bottom w:val="none" w:sz="0" w:space="0" w:color="auto"/>
                <w:right w:val="none" w:sz="0" w:space="0" w:color="auto"/>
              </w:divBdr>
            </w:div>
            <w:div w:id="1572739341">
              <w:marLeft w:val="0"/>
              <w:marRight w:val="0"/>
              <w:marTop w:val="0"/>
              <w:marBottom w:val="0"/>
              <w:divBdr>
                <w:top w:val="none" w:sz="0" w:space="0" w:color="auto"/>
                <w:left w:val="none" w:sz="0" w:space="0" w:color="auto"/>
                <w:bottom w:val="none" w:sz="0" w:space="0" w:color="auto"/>
                <w:right w:val="none" w:sz="0" w:space="0" w:color="auto"/>
              </w:divBdr>
            </w:div>
            <w:div w:id="139348795">
              <w:marLeft w:val="0"/>
              <w:marRight w:val="0"/>
              <w:marTop w:val="0"/>
              <w:marBottom w:val="0"/>
              <w:divBdr>
                <w:top w:val="none" w:sz="0" w:space="0" w:color="auto"/>
                <w:left w:val="none" w:sz="0" w:space="0" w:color="auto"/>
                <w:bottom w:val="none" w:sz="0" w:space="0" w:color="auto"/>
                <w:right w:val="none" w:sz="0" w:space="0" w:color="auto"/>
              </w:divBdr>
            </w:div>
            <w:div w:id="997077928">
              <w:marLeft w:val="0"/>
              <w:marRight w:val="0"/>
              <w:marTop w:val="0"/>
              <w:marBottom w:val="0"/>
              <w:divBdr>
                <w:top w:val="none" w:sz="0" w:space="0" w:color="auto"/>
                <w:left w:val="none" w:sz="0" w:space="0" w:color="auto"/>
                <w:bottom w:val="none" w:sz="0" w:space="0" w:color="auto"/>
                <w:right w:val="none" w:sz="0" w:space="0" w:color="auto"/>
              </w:divBdr>
            </w:div>
            <w:div w:id="1519926801">
              <w:marLeft w:val="0"/>
              <w:marRight w:val="0"/>
              <w:marTop w:val="0"/>
              <w:marBottom w:val="0"/>
              <w:divBdr>
                <w:top w:val="none" w:sz="0" w:space="0" w:color="auto"/>
                <w:left w:val="none" w:sz="0" w:space="0" w:color="auto"/>
                <w:bottom w:val="none" w:sz="0" w:space="0" w:color="auto"/>
                <w:right w:val="none" w:sz="0" w:space="0" w:color="auto"/>
              </w:divBdr>
            </w:div>
            <w:div w:id="822552103">
              <w:marLeft w:val="0"/>
              <w:marRight w:val="0"/>
              <w:marTop w:val="0"/>
              <w:marBottom w:val="0"/>
              <w:divBdr>
                <w:top w:val="none" w:sz="0" w:space="0" w:color="auto"/>
                <w:left w:val="none" w:sz="0" w:space="0" w:color="auto"/>
                <w:bottom w:val="none" w:sz="0" w:space="0" w:color="auto"/>
                <w:right w:val="none" w:sz="0" w:space="0" w:color="auto"/>
              </w:divBdr>
            </w:div>
            <w:div w:id="846217363">
              <w:marLeft w:val="0"/>
              <w:marRight w:val="0"/>
              <w:marTop w:val="0"/>
              <w:marBottom w:val="0"/>
              <w:divBdr>
                <w:top w:val="none" w:sz="0" w:space="0" w:color="auto"/>
                <w:left w:val="none" w:sz="0" w:space="0" w:color="auto"/>
                <w:bottom w:val="none" w:sz="0" w:space="0" w:color="auto"/>
                <w:right w:val="none" w:sz="0" w:space="0" w:color="auto"/>
              </w:divBdr>
            </w:div>
            <w:div w:id="1566140909">
              <w:marLeft w:val="0"/>
              <w:marRight w:val="0"/>
              <w:marTop w:val="0"/>
              <w:marBottom w:val="0"/>
              <w:divBdr>
                <w:top w:val="none" w:sz="0" w:space="0" w:color="auto"/>
                <w:left w:val="none" w:sz="0" w:space="0" w:color="auto"/>
                <w:bottom w:val="none" w:sz="0" w:space="0" w:color="auto"/>
                <w:right w:val="none" w:sz="0" w:space="0" w:color="auto"/>
              </w:divBdr>
            </w:div>
            <w:div w:id="1448812731">
              <w:marLeft w:val="0"/>
              <w:marRight w:val="0"/>
              <w:marTop w:val="0"/>
              <w:marBottom w:val="0"/>
              <w:divBdr>
                <w:top w:val="none" w:sz="0" w:space="0" w:color="auto"/>
                <w:left w:val="none" w:sz="0" w:space="0" w:color="auto"/>
                <w:bottom w:val="none" w:sz="0" w:space="0" w:color="auto"/>
                <w:right w:val="none" w:sz="0" w:space="0" w:color="auto"/>
              </w:divBdr>
            </w:div>
            <w:div w:id="1074821226">
              <w:marLeft w:val="0"/>
              <w:marRight w:val="0"/>
              <w:marTop w:val="0"/>
              <w:marBottom w:val="0"/>
              <w:divBdr>
                <w:top w:val="none" w:sz="0" w:space="0" w:color="auto"/>
                <w:left w:val="none" w:sz="0" w:space="0" w:color="auto"/>
                <w:bottom w:val="none" w:sz="0" w:space="0" w:color="auto"/>
                <w:right w:val="none" w:sz="0" w:space="0" w:color="auto"/>
              </w:divBdr>
            </w:div>
            <w:div w:id="408966858">
              <w:marLeft w:val="0"/>
              <w:marRight w:val="0"/>
              <w:marTop w:val="0"/>
              <w:marBottom w:val="0"/>
              <w:divBdr>
                <w:top w:val="none" w:sz="0" w:space="0" w:color="auto"/>
                <w:left w:val="none" w:sz="0" w:space="0" w:color="auto"/>
                <w:bottom w:val="none" w:sz="0" w:space="0" w:color="auto"/>
                <w:right w:val="none" w:sz="0" w:space="0" w:color="auto"/>
              </w:divBdr>
            </w:div>
            <w:div w:id="553472759">
              <w:marLeft w:val="0"/>
              <w:marRight w:val="0"/>
              <w:marTop w:val="0"/>
              <w:marBottom w:val="0"/>
              <w:divBdr>
                <w:top w:val="none" w:sz="0" w:space="0" w:color="auto"/>
                <w:left w:val="none" w:sz="0" w:space="0" w:color="auto"/>
                <w:bottom w:val="none" w:sz="0" w:space="0" w:color="auto"/>
                <w:right w:val="none" w:sz="0" w:space="0" w:color="auto"/>
              </w:divBdr>
            </w:div>
            <w:div w:id="1672442809">
              <w:marLeft w:val="0"/>
              <w:marRight w:val="0"/>
              <w:marTop w:val="0"/>
              <w:marBottom w:val="0"/>
              <w:divBdr>
                <w:top w:val="none" w:sz="0" w:space="0" w:color="auto"/>
                <w:left w:val="none" w:sz="0" w:space="0" w:color="auto"/>
                <w:bottom w:val="none" w:sz="0" w:space="0" w:color="auto"/>
                <w:right w:val="none" w:sz="0" w:space="0" w:color="auto"/>
              </w:divBdr>
            </w:div>
            <w:div w:id="526605732">
              <w:marLeft w:val="0"/>
              <w:marRight w:val="0"/>
              <w:marTop w:val="0"/>
              <w:marBottom w:val="0"/>
              <w:divBdr>
                <w:top w:val="none" w:sz="0" w:space="0" w:color="auto"/>
                <w:left w:val="none" w:sz="0" w:space="0" w:color="auto"/>
                <w:bottom w:val="none" w:sz="0" w:space="0" w:color="auto"/>
                <w:right w:val="none" w:sz="0" w:space="0" w:color="auto"/>
              </w:divBdr>
            </w:div>
            <w:div w:id="1999655267">
              <w:marLeft w:val="0"/>
              <w:marRight w:val="0"/>
              <w:marTop w:val="0"/>
              <w:marBottom w:val="0"/>
              <w:divBdr>
                <w:top w:val="none" w:sz="0" w:space="0" w:color="auto"/>
                <w:left w:val="none" w:sz="0" w:space="0" w:color="auto"/>
                <w:bottom w:val="none" w:sz="0" w:space="0" w:color="auto"/>
                <w:right w:val="none" w:sz="0" w:space="0" w:color="auto"/>
              </w:divBdr>
            </w:div>
            <w:div w:id="1867214016">
              <w:marLeft w:val="0"/>
              <w:marRight w:val="0"/>
              <w:marTop w:val="0"/>
              <w:marBottom w:val="0"/>
              <w:divBdr>
                <w:top w:val="none" w:sz="0" w:space="0" w:color="auto"/>
                <w:left w:val="none" w:sz="0" w:space="0" w:color="auto"/>
                <w:bottom w:val="none" w:sz="0" w:space="0" w:color="auto"/>
                <w:right w:val="none" w:sz="0" w:space="0" w:color="auto"/>
              </w:divBdr>
            </w:div>
            <w:div w:id="702481135">
              <w:marLeft w:val="0"/>
              <w:marRight w:val="0"/>
              <w:marTop w:val="0"/>
              <w:marBottom w:val="0"/>
              <w:divBdr>
                <w:top w:val="none" w:sz="0" w:space="0" w:color="auto"/>
                <w:left w:val="none" w:sz="0" w:space="0" w:color="auto"/>
                <w:bottom w:val="none" w:sz="0" w:space="0" w:color="auto"/>
                <w:right w:val="none" w:sz="0" w:space="0" w:color="auto"/>
              </w:divBdr>
            </w:div>
            <w:div w:id="544634212">
              <w:marLeft w:val="0"/>
              <w:marRight w:val="0"/>
              <w:marTop w:val="0"/>
              <w:marBottom w:val="0"/>
              <w:divBdr>
                <w:top w:val="none" w:sz="0" w:space="0" w:color="auto"/>
                <w:left w:val="none" w:sz="0" w:space="0" w:color="auto"/>
                <w:bottom w:val="none" w:sz="0" w:space="0" w:color="auto"/>
                <w:right w:val="none" w:sz="0" w:space="0" w:color="auto"/>
              </w:divBdr>
            </w:div>
            <w:div w:id="377626458">
              <w:marLeft w:val="0"/>
              <w:marRight w:val="0"/>
              <w:marTop w:val="0"/>
              <w:marBottom w:val="0"/>
              <w:divBdr>
                <w:top w:val="none" w:sz="0" w:space="0" w:color="auto"/>
                <w:left w:val="none" w:sz="0" w:space="0" w:color="auto"/>
                <w:bottom w:val="none" w:sz="0" w:space="0" w:color="auto"/>
                <w:right w:val="none" w:sz="0" w:space="0" w:color="auto"/>
              </w:divBdr>
            </w:div>
            <w:div w:id="1436633219">
              <w:marLeft w:val="0"/>
              <w:marRight w:val="0"/>
              <w:marTop w:val="0"/>
              <w:marBottom w:val="0"/>
              <w:divBdr>
                <w:top w:val="none" w:sz="0" w:space="0" w:color="auto"/>
                <w:left w:val="none" w:sz="0" w:space="0" w:color="auto"/>
                <w:bottom w:val="none" w:sz="0" w:space="0" w:color="auto"/>
                <w:right w:val="none" w:sz="0" w:space="0" w:color="auto"/>
              </w:divBdr>
            </w:div>
            <w:div w:id="1568304099">
              <w:marLeft w:val="0"/>
              <w:marRight w:val="0"/>
              <w:marTop w:val="0"/>
              <w:marBottom w:val="0"/>
              <w:divBdr>
                <w:top w:val="none" w:sz="0" w:space="0" w:color="auto"/>
                <w:left w:val="none" w:sz="0" w:space="0" w:color="auto"/>
                <w:bottom w:val="none" w:sz="0" w:space="0" w:color="auto"/>
                <w:right w:val="none" w:sz="0" w:space="0" w:color="auto"/>
              </w:divBdr>
            </w:div>
            <w:div w:id="43068511">
              <w:marLeft w:val="0"/>
              <w:marRight w:val="0"/>
              <w:marTop w:val="0"/>
              <w:marBottom w:val="0"/>
              <w:divBdr>
                <w:top w:val="none" w:sz="0" w:space="0" w:color="auto"/>
                <w:left w:val="none" w:sz="0" w:space="0" w:color="auto"/>
                <w:bottom w:val="none" w:sz="0" w:space="0" w:color="auto"/>
                <w:right w:val="none" w:sz="0" w:space="0" w:color="auto"/>
              </w:divBdr>
            </w:div>
            <w:div w:id="146145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660082">
      <w:bodyDiv w:val="1"/>
      <w:marLeft w:val="0"/>
      <w:marRight w:val="0"/>
      <w:marTop w:val="0"/>
      <w:marBottom w:val="0"/>
      <w:divBdr>
        <w:top w:val="none" w:sz="0" w:space="0" w:color="auto"/>
        <w:left w:val="none" w:sz="0" w:space="0" w:color="auto"/>
        <w:bottom w:val="none" w:sz="0" w:space="0" w:color="auto"/>
        <w:right w:val="none" w:sz="0" w:space="0" w:color="auto"/>
      </w:divBdr>
      <w:divsChild>
        <w:div w:id="439879268">
          <w:marLeft w:val="0"/>
          <w:marRight w:val="0"/>
          <w:marTop w:val="0"/>
          <w:marBottom w:val="0"/>
          <w:divBdr>
            <w:top w:val="none" w:sz="0" w:space="0" w:color="auto"/>
            <w:left w:val="none" w:sz="0" w:space="0" w:color="auto"/>
            <w:bottom w:val="none" w:sz="0" w:space="0" w:color="auto"/>
            <w:right w:val="none" w:sz="0" w:space="0" w:color="auto"/>
          </w:divBdr>
        </w:div>
      </w:divsChild>
    </w:div>
    <w:div w:id="836069109">
      <w:bodyDiv w:val="1"/>
      <w:marLeft w:val="0"/>
      <w:marRight w:val="0"/>
      <w:marTop w:val="0"/>
      <w:marBottom w:val="0"/>
      <w:divBdr>
        <w:top w:val="none" w:sz="0" w:space="0" w:color="auto"/>
        <w:left w:val="none" w:sz="0" w:space="0" w:color="auto"/>
        <w:bottom w:val="none" w:sz="0" w:space="0" w:color="auto"/>
        <w:right w:val="none" w:sz="0" w:space="0" w:color="auto"/>
      </w:divBdr>
      <w:divsChild>
        <w:div w:id="1716001672">
          <w:marLeft w:val="0"/>
          <w:marRight w:val="0"/>
          <w:marTop w:val="0"/>
          <w:marBottom w:val="0"/>
          <w:divBdr>
            <w:top w:val="none" w:sz="0" w:space="0" w:color="auto"/>
            <w:left w:val="none" w:sz="0" w:space="0" w:color="auto"/>
            <w:bottom w:val="none" w:sz="0" w:space="0" w:color="auto"/>
            <w:right w:val="none" w:sz="0" w:space="0" w:color="auto"/>
          </w:divBdr>
        </w:div>
        <w:div w:id="948897760">
          <w:marLeft w:val="0"/>
          <w:marRight w:val="0"/>
          <w:marTop w:val="0"/>
          <w:marBottom w:val="0"/>
          <w:divBdr>
            <w:top w:val="none" w:sz="0" w:space="0" w:color="auto"/>
            <w:left w:val="none" w:sz="0" w:space="0" w:color="auto"/>
            <w:bottom w:val="none" w:sz="0" w:space="0" w:color="auto"/>
            <w:right w:val="none" w:sz="0" w:space="0" w:color="auto"/>
          </w:divBdr>
        </w:div>
      </w:divsChild>
    </w:div>
    <w:div w:id="836503354">
      <w:bodyDiv w:val="1"/>
      <w:marLeft w:val="0"/>
      <w:marRight w:val="0"/>
      <w:marTop w:val="0"/>
      <w:marBottom w:val="0"/>
      <w:divBdr>
        <w:top w:val="none" w:sz="0" w:space="0" w:color="auto"/>
        <w:left w:val="none" w:sz="0" w:space="0" w:color="auto"/>
        <w:bottom w:val="none" w:sz="0" w:space="0" w:color="auto"/>
        <w:right w:val="none" w:sz="0" w:space="0" w:color="auto"/>
      </w:divBdr>
      <w:divsChild>
        <w:div w:id="1200972878">
          <w:marLeft w:val="0"/>
          <w:marRight w:val="0"/>
          <w:marTop w:val="0"/>
          <w:marBottom w:val="0"/>
          <w:divBdr>
            <w:top w:val="none" w:sz="0" w:space="0" w:color="auto"/>
            <w:left w:val="none" w:sz="0" w:space="0" w:color="auto"/>
            <w:bottom w:val="none" w:sz="0" w:space="0" w:color="auto"/>
            <w:right w:val="none" w:sz="0" w:space="0" w:color="auto"/>
          </w:divBdr>
        </w:div>
      </w:divsChild>
    </w:div>
    <w:div w:id="837697346">
      <w:bodyDiv w:val="1"/>
      <w:marLeft w:val="0"/>
      <w:marRight w:val="0"/>
      <w:marTop w:val="0"/>
      <w:marBottom w:val="0"/>
      <w:divBdr>
        <w:top w:val="none" w:sz="0" w:space="0" w:color="auto"/>
        <w:left w:val="none" w:sz="0" w:space="0" w:color="auto"/>
        <w:bottom w:val="none" w:sz="0" w:space="0" w:color="auto"/>
        <w:right w:val="none" w:sz="0" w:space="0" w:color="auto"/>
      </w:divBdr>
      <w:divsChild>
        <w:div w:id="273250097">
          <w:marLeft w:val="0"/>
          <w:marRight w:val="0"/>
          <w:marTop w:val="0"/>
          <w:marBottom w:val="0"/>
          <w:divBdr>
            <w:top w:val="none" w:sz="0" w:space="0" w:color="auto"/>
            <w:left w:val="none" w:sz="0" w:space="0" w:color="auto"/>
            <w:bottom w:val="none" w:sz="0" w:space="0" w:color="auto"/>
            <w:right w:val="none" w:sz="0" w:space="0" w:color="auto"/>
          </w:divBdr>
          <w:divsChild>
            <w:div w:id="761682284">
              <w:marLeft w:val="0"/>
              <w:marRight w:val="0"/>
              <w:marTop w:val="0"/>
              <w:marBottom w:val="0"/>
              <w:divBdr>
                <w:top w:val="none" w:sz="0" w:space="0" w:color="auto"/>
                <w:left w:val="none" w:sz="0" w:space="0" w:color="auto"/>
                <w:bottom w:val="none" w:sz="0" w:space="0" w:color="auto"/>
                <w:right w:val="none" w:sz="0" w:space="0" w:color="auto"/>
              </w:divBdr>
            </w:div>
            <w:div w:id="390467484">
              <w:marLeft w:val="0"/>
              <w:marRight w:val="0"/>
              <w:marTop w:val="0"/>
              <w:marBottom w:val="0"/>
              <w:divBdr>
                <w:top w:val="none" w:sz="0" w:space="0" w:color="auto"/>
                <w:left w:val="none" w:sz="0" w:space="0" w:color="auto"/>
                <w:bottom w:val="none" w:sz="0" w:space="0" w:color="auto"/>
                <w:right w:val="none" w:sz="0" w:space="0" w:color="auto"/>
              </w:divBdr>
            </w:div>
            <w:div w:id="1528593649">
              <w:marLeft w:val="0"/>
              <w:marRight w:val="0"/>
              <w:marTop w:val="0"/>
              <w:marBottom w:val="0"/>
              <w:divBdr>
                <w:top w:val="none" w:sz="0" w:space="0" w:color="auto"/>
                <w:left w:val="none" w:sz="0" w:space="0" w:color="auto"/>
                <w:bottom w:val="none" w:sz="0" w:space="0" w:color="auto"/>
                <w:right w:val="none" w:sz="0" w:space="0" w:color="auto"/>
              </w:divBdr>
            </w:div>
            <w:div w:id="1304237884">
              <w:marLeft w:val="0"/>
              <w:marRight w:val="0"/>
              <w:marTop w:val="0"/>
              <w:marBottom w:val="0"/>
              <w:divBdr>
                <w:top w:val="none" w:sz="0" w:space="0" w:color="auto"/>
                <w:left w:val="none" w:sz="0" w:space="0" w:color="auto"/>
                <w:bottom w:val="none" w:sz="0" w:space="0" w:color="auto"/>
                <w:right w:val="none" w:sz="0" w:space="0" w:color="auto"/>
              </w:divBdr>
            </w:div>
            <w:div w:id="1912815697">
              <w:marLeft w:val="0"/>
              <w:marRight w:val="0"/>
              <w:marTop w:val="0"/>
              <w:marBottom w:val="0"/>
              <w:divBdr>
                <w:top w:val="none" w:sz="0" w:space="0" w:color="auto"/>
                <w:left w:val="none" w:sz="0" w:space="0" w:color="auto"/>
                <w:bottom w:val="none" w:sz="0" w:space="0" w:color="auto"/>
                <w:right w:val="none" w:sz="0" w:space="0" w:color="auto"/>
              </w:divBdr>
            </w:div>
            <w:div w:id="1934238998">
              <w:marLeft w:val="0"/>
              <w:marRight w:val="0"/>
              <w:marTop w:val="0"/>
              <w:marBottom w:val="0"/>
              <w:divBdr>
                <w:top w:val="none" w:sz="0" w:space="0" w:color="auto"/>
                <w:left w:val="none" w:sz="0" w:space="0" w:color="auto"/>
                <w:bottom w:val="none" w:sz="0" w:space="0" w:color="auto"/>
                <w:right w:val="none" w:sz="0" w:space="0" w:color="auto"/>
              </w:divBdr>
            </w:div>
            <w:div w:id="1237084019">
              <w:marLeft w:val="0"/>
              <w:marRight w:val="0"/>
              <w:marTop w:val="0"/>
              <w:marBottom w:val="0"/>
              <w:divBdr>
                <w:top w:val="none" w:sz="0" w:space="0" w:color="auto"/>
                <w:left w:val="none" w:sz="0" w:space="0" w:color="auto"/>
                <w:bottom w:val="none" w:sz="0" w:space="0" w:color="auto"/>
                <w:right w:val="none" w:sz="0" w:space="0" w:color="auto"/>
              </w:divBdr>
            </w:div>
            <w:div w:id="1242333079">
              <w:marLeft w:val="0"/>
              <w:marRight w:val="0"/>
              <w:marTop w:val="0"/>
              <w:marBottom w:val="0"/>
              <w:divBdr>
                <w:top w:val="none" w:sz="0" w:space="0" w:color="auto"/>
                <w:left w:val="none" w:sz="0" w:space="0" w:color="auto"/>
                <w:bottom w:val="none" w:sz="0" w:space="0" w:color="auto"/>
                <w:right w:val="none" w:sz="0" w:space="0" w:color="auto"/>
              </w:divBdr>
            </w:div>
            <w:div w:id="43988305">
              <w:marLeft w:val="0"/>
              <w:marRight w:val="0"/>
              <w:marTop w:val="0"/>
              <w:marBottom w:val="0"/>
              <w:divBdr>
                <w:top w:val="none" w:sz="0" w:space="0" w:color="auto"/>
                <w:left w:val="none" w:sz="0" w:space="0" w:color="auto"/>
                <w:bottom w:val="none" w:sz="0" w:space="0" w:color="auto"/>
                <w:right w:val="none" w:sz="0" w:space="0" w:color="auto"/>
              </w:divBdr>
            </w:div>
            <w:div w:id="168450190">
              <w:marLeft w:val="0"/>
              <w:marRight w:val="0"/>
              <w:marTop w:val="0"/>
              <w:marBottom w:val="0"/>
              <w:divBdr>
                <w:top w:val="none" w:sz="0" w:space="0" w:color="auto"/>
                <w:left w:val="none" w:sz="0" w:space="0" w:color="auto"/>
                <w:bottom w:val="none" w:sz="0" w:space="0" w:color="auto"/>
                <w:right w:val="none" w:sz="0" w:space="0" w:color="auto"/>
              </w:divBdr>
            </w:div>
            <w:div w:id="1831023403">
              <w:marLeft w:val="0"/>
              <w:marRight w:val="0"/>
              <w:marTop w:val="0"/>
              <w:marBottom w:val="0"/>
              <w:divBdr>
                <w:top w:val="none" w:sz="0" w:space="0" w:color="auto"/>
                <w:left w:val="none" w:sz="0" w:space="0" w:color="auto"/>
                <w:bottom w:val="none" w:sz="0" w:space="0" w:color="auto"/>
                <w:right w:val="none" w:sz="0" w:space="0" w:color="auto"/>
              </w:divBdr>
            </w:div>
            <w:div w:id="2092315060">
              <w:marLeft w:val="0"/>
              <w:marRight w:val="0"/>
              <w:marTop w:val="0"/>
              <w:marBottom w:val="0"/>
              <w:divBdr>
                <w:top w:val="none" w:sz="0" w:space="0" w:color="auto"/>
                <w:left w:val="none" w:sz="0" w:space="0" w:color="auto"/>
                <w:bottom w:val="none" w:sz="0" w:space="0" w:color="auto"/>
                <w:right w:val="none" w:sz="0" w:space="0" w:color="auto"/>
              </w:divBdr>
            </w:div>
            <w:div w:id="1267885724">
              <w:marLeft w:val="0"/>
              <w:marRight w:val="0"/>
              <w:marTop w:val="0"/>
              <w:marBottom w:val="0"/>
              <w:divBdr>
                <w:top w:val="none" w:sz="0" w:space="0" w:color="auto"/>
                <w:left w:val="none" w:sz="0" w:space="0" w:color="auto"/>
                <w:bottom w:val="none" w:sz="0" w:space="0" w:color="auto"/>
                <w:right w:val="none" w:sz="0" w:space="0" w:color="auto"/>
              </w:divBdr>
            </w:div>
            <w:div w:id="486558870">
              <w:marLeft w:val="0"/>
              <w:marRight w:val="0"/>
              <w:marTop w:val="0"/>
              <w:marBottom w:val="0"/>
              <w:divBdr>
                <w:top w:val="none" w:sz="0" w:space="0" w:color="auto"/>
                <w:left w:val="none" w:sz="0" w:space="0" w:color="auto"/>
                <w:bottom w:val="none" w:sz="0" w:space="0" w:color="auto"/>
                <w:right w:val="none" w:sz="0" w:space="0" w:color="auto"/>
              </w:divBdr>
            </w:div>
            <w:div w:id="671760362">
              <w:marLeft w:val="0"/>
              <w:marRight w:val="0"/>
              <w:marTop w:val="0"/>
              <w:marBottom w:val="0"/>
              <w:divBdr>
                <w:top w:val="none" w:sz="0" w:space="0" w:color="auto"/>
                <w:left w:val="none" w:sz="0" w:space="0" w:color="auto"/>
                <w:bottom w:val="none" w:sz="0" w:space="0" w:color="auto"/>
                <w:right w:val="none" w:sz="0" w:space="0" w:color="auto"/>
              </w:divBdr>
            </w:div>
            <w:div w:id="345524092">
              <w:marLeft w:val="0"/>
              <w:marRight w:val="0"/>
              <w:marTop w:val="0"/>
              <w:marBottom w:val="0"/>
              <w:divBdr>
                <w:top w:val="none" w:sz="0" w:space="0" w:color="auto"/>
                <w:left w:val="none" w:sz="0" w:space="0" w:color="auto"/>
                <w:bottom w:val="none" w:sz="0" w:space="0" w:color="auto"/>
                <w:right w:val="none" w:sz="0" w:space="0" w:color="auto"/>
              </w:divBdr>
            </w:div>
            <w:div w:id="1829126127">
              <w:marLeft w:val="0"/>
              <w:marRight w:val="0"/>
              <w:marTop w:val="0"/>
              <w:marBottom w:val="0"/>
              <w:divBdr>
                <w:top w:val="none" w:sz="0" w:space="0" w:color="auto"/>
                <w:left w:val="none" w:sz="0" w:space="0" w:color="auto"/>
                <w:bottom w:val="none" w:sz="0" w:space="0" w:color="auto"/>
                <w:right w:val="none" w:sz="0" w:space="0" w:color="auto"/>
              </w:divBdr>
            </w:div>
            <w:div w:id="1115834715">
              <w:marLeft w:val="0"/>
              <w:marRight w:val="0"/>
              <w:marTop w:val="0"/>
              <w:marBottom w:val="0"/>
              <w:divBdr>
                <w:top w:val="none" w:sz="0" w:space="0" w:color="auto"/>
                <w:left w:val="none" w:sz="0" w:space="0" w:color="auto"/>
                <w:bottom w:val="none" w:sz="0" w:space="0" w:color="auto"/>
                <w:right w:val="none" w:sz="0" w:space="0" w:color="auto"/>
              </w:divBdr>
            </w:div>
            <w:div w:id="1155493975">
              <w:marLeft w:val="0"/>
              <w:marRight w:val="0"/>
              <w:marTop w:val="0"/>
              <w:marBottom w:val="0"/>
              <w:divBdr>
                <w:top w:val="none" w:sz="0" w:space="0" w:color="auto"/>
                <w:left w:val="none" w:sz="0" w:space="0" w:color="auto"/>
                <w:bottom w:val="none" w:sz="0" w:space="0" w:color="auto"/>
                <w:right w:val="none" w:sz="0" w:space="0" w:color="auto"/>
              </w:divBdr>
            </w:div>
            <w:div w:id="1418357611">
              <w:marLeft w:val="0"/>
              <w:marRight w:val="0"/>
              <w:marTop w:val="0"/>
              <w:marBottom w:val="0"/>
              <w:divBdr>
                <w:top w:val="none" w:sz="0" w:space="0" w:color="auto"/>
                <w:left w:val="none" w:sz="0" w:space="0" w:color="auto"/>
                <w:bottom w:val="none" w:sz="0" w:space="0" w:color="auto"/>
                <w:right w:val="none" w:sz="0" w:space="0" w:color="auto"/>
              </w:divBdr>
            </w:div>
            <w:div w:id="70086171">
              <w:marLeft w:val="0"/>
              <w:marRight w:val="0"/>
              <w:marTop w:val="0"/>
              <w:marBottom w:val="0"/>
              <w:divBdr>
                <w:top w:val="none" w:sz="0" w:space="0" w:color="auto"/>
                <w:left w:val="none" w:sz="0" w:space="0" w:color="auto"/>
                <w:bottom w:val="none" w:sz="0" w:space="0" w:color="auto"/>
                <w:right w:val="none" w:sz="0" w:space="0" w:color="auto"/>
              </w:divBdr>
            </w:div>
            <w:div w:id="627317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470214">
      <w:bodyDiv w:val="1"/>
      <w:marLeft w:val="0"/>
      <w:marRight w:val="0"/>
      <w:marTop w:val="0"/>
      <w:marBottom w:val="0"/>
      <w:divBdr>
        <w:top w:val="none" w:sz="0" w:space="0" w:color="auto"/>
        <w:left w:val="none" w:sz="0" w:space="0" w:color="auto"/>
        <w:bottom w:val="none" w:sz="0" w:space="0" w:color="auto"/>
        <w:right w:val="none" w:sz="0" w:space="0" w:color="auto"/>
      </w:divBdr>
      <w:divsChild>
        <w:div w:id="495460305">
          <w:marLeft w:val="0"/>
          <w:marRight w:val="0"/>
          <w:marTop w:val="0"/>
          <w:marBottom w:val="0"/>
          <w:divBdr>
            <w:top w:val="none" w:sz="0" w:space="0" w:color="auto"/>
            <w:left w:val="none" w:sz="0" w:space="0" w:color="auto"/>
            <w:bottom w:val="none" w:sz="0" w:space="0" w:color="auto"/>
            <w:right w:val="none" w:sz="0" w:space="0" w:color="auto"/>
          </w:divBdr>
        </w:div>
      </w:divsChild>
    </w:div>
    <w:div w:id="839613920">
      <w:bodyDiv w:val="1"/>
      <w:marLeft w:val="0"/>
      <w:marRight w:val="0"/>
      <w:marTop w:val="0"/>
      <w:marBottom w:val="0"/>
      <w:divBdr>
        <w:top w:val="none" w:sz="0" w:space="0" w:color="auto"/>
        <w:left w:val="none" w:sz="0" w:space="0" w:color="auto"/>
        <w:bottom w:val="none" w:sz="0" w:space="0" w:color="auto"/>
        <w:right w:val="none" w:sz="0" w:space="0" w:color="auto"/>
      </w:divBdr>
      <w:divsChild>
        <w:div w:id="376051101">
          <w:marLeft w:val="0"/>
          <w:marRight w:val="0"/>
          <w:marTop w:val="0"/>
          <w:marBottom w:val="0"/>
          <w:divBdr>
            <w:top w:val="none" w:sz="0" w:space="0" w:color="auto"/>
            <w:left w:val="none" w:sz="0" w:space="0" w:color="auto"/>
            <w:bottom w:val="none" w:sz="0" w:space="0" w:color="auto"/>
            <w:right w:val="none" w:sz="0" w:space="0" w:color="auto"/>
          </w:divBdr>
        </w:div>
      </w:divsChild>
    </w:div>
    <w:div w:id="845288174">
      <w:bodyDiv w:val="1"/>
      <w:marLeft w:val="0"/>
      <w:marRight w:val="0"/>
      <w:marTop w:val="0"/>
      <w:marBottom w:val="0"/>
      <w:divBdr>
        <w:top w:val="none" w:sz="0" w:space="0" w:color="auto"/>
        <w:left w:val="none" w:sz="0" w:space="0" w:color="auto"/>
        <w:bottom w:val="none" w:sz="0" w:space="0" w:color="auto"/>
        <w:right w:val="none" w:sz="0" w:space="0" w:color="auto"/>
      </w:divBdr>
      <w:divsChild>
        <w:div w:id="2036729998">
          <w:marLeft w:val="0"/>
          <w:marRight w:val="0"/>
          <w:marTop w:val="0"/>
          <w:marBottom w:val="0"/>
          <w:divBdr>
            <w:top w:val="none" w:sz="0" w:space="0" w:color="auto"/>
            <w:left w:val="none" w:sz="0" w:space="0" w:color="auto"/>
            <w:bottom w:val="none" w:sz="0" w:space="0" w:color="auto"/>
            <w:right w:val="none" w:sz="0" w:space="0" w:color="auto"/>
          </w:divBdr>
        </w:div>
      </w:divsChild>
    </w:div>
    <w:div w:id="868832470">
      <w:bodyDiv w:val="1"/>
      <w:marLeft w:val="0"/>
      <w:marRight w:val="0"/>
      <w:marTop w:val="0"/>
      <w:marBottom w:val="0"/>
      <w:divBdr>
        <w:top w:val="none" w:sz="0" w:space="0" w:color="auto"/>
        <w:left w:val="none" w:sz="0" w:space="0" w:color="auto"/>
        <w:bottom w:val="none" w:sz="0" w:space="0" w:color="auto"/>
        <w:right w:val="none" w:sz="0" w:space="0" w:color="auto"/>
      </w:divBdr>
      <w:divsChild>
        <w:div w:id="1219904458">
          <w:marLeft w:val="0"/>
          <w:marRight w:val="0"/>
          <w:marTop w:val="0"/>
          <w:marBottom w:val="0"/>
          <w:divBdr>
            <w:top w:val="none" w:sz="0" w:space="0" w:color="auto"/>
            <w:left w:val="none" w:sz="0" w:space="0" w:color="auto"/>
            <w:bottom w:val="none" w:sz="0" w:space="0" w:color="auto"/>
            <w:right w:val="none" w:sz="0" w:space="0" w:color="auto"/>
          </w:divBdr>
        </w:div>
      </w:divsChild>
    </w:div>
    <w:div w:id="870454076">
      <w:bodyDiv w:val="1"/>
      <w:marLeft w:val="0"/>
      <w:marRight w:val="0"/>
      <w:marTop w:val="0"/>
      <w:marBottom w:val="0"/>
      <w:divBdr>
        <w:top w:val="none" w:sz="0" w:space="0" w:color="auto"/>
        <w:left w:val="none" w:sz="0" w:space="0" w:color="auto"/>
        <w:bottom w:val="none" w:sz="0" w:space="0" w:color="auto"/>
        <w:right w:val="none" w:sz="0" w:space="0" w:color="auto"/>
      </w:divBdr>
      <w:divsChild>
        <w:div w:id="284778284">
          <w:marLeft w:val="0"/>
          <w:marRight w:val="0"/>
          <w:marTop w:val="0"/>
          <w:marBottom w:val="0"/>
          <w:divBdr>
            <w:top w:val="none" w:sz="0" w:space="0" w:color="auto"/>
            <w:left w:val="none" w:sz="0" w:space="0" w:color="auto"/>
            <w:bottom w:val="none" w:sz="0" w:space="0" w:color="auto"/>
            <w:right w:val="none" w:sz="0" w:space="0" w:color="auto"/>
          </w:divBdr>
          <w:divsChild>
            <w:div w:id="1032342285">
              <w:marLeft w:val="0"/>
              <w:marRight w:val="0"/>
              <w:marTop w:val="0"/>
              <w:marBottom w:val="0"/>
              <w:divBdr>
                <w:top w:val="none" w:sz="0" w:space="0" w:color="auto"/>
                <w:left w:val="none" w:sz="0" w:space="0" w:color="auto"/>
                <w:bottom w:val="none" w:sz="0" w:space="0" w:color="auto"/>
                <w:right w:val="none" w:sz="0" w:space="0" w:color="auto"/>
              </w:divBdr>
            </w:div>
            <w:div w:id="1628580616">
              <w:marLeft w:val="0"/>
              <w:marRight w:val="0"/>
              <w:marTop w:val="0"/>
              <w:marBottom w:val="0"/>
              <w:divBdr>
                <w:top w:val="none" w:sz="0" w:space="0" w:color="auto"/>
                <w:left w:val="none" w:sz="0" w:space="0" w:color="auto"/>
                <w:bottom w:val="none" w:sz="0" w:space="0" w:color="auto"/>
                <w:right w:val="none" w:sz="0" w:space="0" w:color="auto"/>
              </w:divBdr>
            </w:div>
            <w:div w:id="1912622278">
              <w:marLeft w:val="0"/>
              <w:marRight w:val="0"/>
              <w:marTop w:val="0"/>
              <w:marBottom w:val="0"/>
              <w:divBdr>
                <w:top w:val="none" w:sz="0" w:space="0" w:color="auto"/>
                <w:left w:val="none" w:sz="0" w:space="0" w:color="auto"/>
                <w:bottom w:val="none" w:sz="0" w:space="0" w:color="auto"/>
                <w:right w:val="none" w:sz="0" w:space="0" w:color="auto"/>
              </w:divBdr>
            </w:div>
            <w:div w:id="1741707463">
              <w:marLeft w:val="0"/>
              <w:marRight w:val="0"/>
              <w:marTop w:val="0"/>
              <w:marBottom w:val="0"/>
              <w:divBdr>
                <w:top w:val="none" w:sz="0" w:space="0" w:color="auto"/>
                <w:left w:val="none" w:sz="0" w:space="0" w:color="auto"/>
                <w:bottom w:val="none" w:sz="0" w:space="0" w:color="auto"/>
                <w:right w:val="none" w:sz="0" w:space="0" w:color="auto"/>
              </w:divBdr>
            </w:div>
            <w:div w:id="1889801306">
              <w:marLeft w:val="0"/>
              <w:marRight w:val="0"/>
              <w:marTop w:val="0"/>
              <w:marBottom w:val="0"/>
              <w:divBdr>
                <w:top w:val="none" w:sz="0" w:space="0" w:color="auto"/>
                <w:left w:val="none" w:sz="0" w:space="0" w:color="auto"/>
                <w:bottom w:val="none" w:sz="0" w:space="0" w:color="auto"/>
                <w:right w:val="none" w:sz="0" w:space="0" w:color="auto"/>
              </w:divBdr>
            </w:div>
            <w:div w:id="1453863015">
              <w:marLeft w:val="0"/>
              <w:marRight w:val="0"/>
              <w:marTop w:val="0"/>
              <w:marBottom w:val="0"/>
              <w:divBdr>
                <w:top w:val="none" w:sz="0" w:space="0" w:color="auto"/>
                <w:left w:val="none" w:sz="0" w:space="0" w:color="auto"/>
                <w:bottom w:val="none" w:sz="0" w:space="0" w:color="auto"/>
                <w:right w:val="none" w:sz="0" w:space="0" w:color="auto"/>
              </w:divBdr>
            </w:div>
            <w:div w:id="1849174374">
              <w:marLeft w:val="0"/>
              <w:marRight w:val="0"/>
              <w:marTop w:val="0"/>
              <w:marBottom w:val="0"/>
              <w:divBdr>
                <w:top w:val="none" w:sz="0" w:space="0" w:color="auto"/>
                <w:left w:val="none" w:sz="0" w:space="0" w:color="auto"/>
                <w:bottom w:val="none" w:sz="0" w:space="0" w:color="auto"/>
                <w:right w:val="none" w:sz="0" w:space="0" w:color="auto"/>
              </w:divBdr>
            </w:div>
            <w:div w:id="1062025241">
              <w:marLeft w:val="0"/>
              <w:marRight w:val="0"/>
              <w:marTop w:val="0"/>
              <w:marBottom w:val="0"/>
              <w:divBdr>
                <w:top w:val="none" w:sz="0" w:space="0" w:color="auto"/>
                <w:left w:val="none" w:sz="0" w:space="0" w:color="auto"/>
                <w:bottom w:val="none" w:sz="0" w:space="0" w:color="auto"/>
                <w:right w:val="none" w:sz="0" w:space="0" w:color="auto"/>
              </w:divBdr>
            </w:div>
            <w:div w:id="968626757">
              <w:marLeft w:val="0"/>
              <w:marRight w:val="0"/>
              <w:marTop w:val="0"/>
              <w:marBottom w:val="0"/>
              <w:divBdr>
                <w:top w:val="none" w:sz="0" w:space="0" w:color="auto"/>
                <w:left w:val="none" w:sz="0" w:space="0" w:color="auto"/>
                <w:bottom w:val="none" w:sz="0" w:space="0" w:color="auto"/>
                <w:right w:val="none" w:sz="0" w:space="0" w:color="auto"/>
              </w:divBdr>
            </w:div>
            <w:div w:id="2140024273">
              <w:marLeft w:val="0"/>
              <w:marRight w:val="0"/>
              <w:marTop w:val="0"/>
              <w:marBottom w:val="0"/>
              <w:divBdr>
                <w:top w:val="none" w:sz="0" w:space="0" w:color="auto"/>
                <w:left w:val="none" w:sz="0" w:space="0" w:color="auto"/>
                <w:bottom w:val="none" w:sz="0" w:space="0" w:color="auto"/>
                <w:right w:val="none" w:sz="0" w:space="0" w:color="auto"/>
              </w:divBdr>
            </w:div>
            <w:div w:id="1128471049">
              <w:marLeft w:val="0"/>
              <w:marRight w:val="0"/>
              <w:marTop w:val="0"/>
              <w:marBottom w:val="0"/>
              <w:divBdr>
                <w:top w:val="none" w:sz="0" w:space="0" w:color="auto"/>
                <w:left w:val="none" w:sz="0" w:space="0" w:color="auto"/>
                <w:bottom w:val="none" w:sz="0" w:space="0" w:color="auto"/>
                <w:right w:val="none" w:sz="0" w:space="0" w:color="auto"/>
              </w:divBdr>
            </w:div>
            <w:div w:id="1295677066">
              <w:marLeft w:val="0"/>
              <w:marRight w:val="0"/>
              <w:marTop w:val="0"/>
              <w:marBottom w:val="0"/>
              <w:divBdr>
                <w:top w:val="none" w:sz="0" w:space="0" w:color="auto"/>
                <w:left w:val="none" w:sz="0" w:space="0" w:color="auto"/>
                <w:bottom w:val="none" w:sz="0" w:space="0" w:color="auto"/>
                <w:right w:val="none" w:sz="0" w:space="0" w:color="auto"/>
              </w:divBdr>
            </w:div>
            <w:div w:id="936255973">
              <w:marLeft w:val="0"/>
              <w:marRight w:val="0"/>
              <w:marTop w:val="0"/>
              <w:marBottom w:val="0"/>
              <w:divBdr>
                <w:top w:val="none" w:sz="0" w:space="0" w:color="auto"/>
                <w:left w:val="none" w:sz="0" w:space="0" w:color="auto"/>
                <w:bottom w:val="none" w:sz="0" w:space="0" w:color="auto"/>
                <w:right w:val="none" w:sz="0" w:space="0" w:color="auto"/>
              </w:divBdr>
            </w:div>
            <w:div w:id="1429811400">
              <w:marLeft w:val="0"/>
              <w:marRight w:val="0"/>
              <w:marTop w:val="0"/>
              <w:marBottom w:val="0"/>
              <w:divBdr>
                <w:top w:val="none" w:sz="0" w:space="0" w:color="auto"/>
                <w:left w:val="none" w:sz="0" w:space="0" w:color="auto"/>
                <w:bottom w:val="none" w:sz="0" w:space="0" w:color="auto"/>
                <w:right w:val="none" w:sz="0" w:space="0" w:color="auto"/>
              </w:divBdr>
            </w:div>
            <w:div w:id="1934971495">
              <w:marLeft w:val="0"/>
              <w:marRight w:val="0"/>
              <w:marTop w:val="0"/>
              <w:marBottom w:val="0"/>
              <w:divBdr>
                <w:top w:val="none" w:sz="0" w:space="0" w:color="auto"/>
                <w:left w:val="none" w:sz="0" w:space="0" w:color="auto"/>
                <w:bottom w:val="none" w:sz="0" w:space="0" w:color="auto"/>
                <w:right w:val="none" w:sz="0" w:space="0" w:color="auto"/>
              </w:divBdr>
            </w:div>
            <w:div w:id="1767458226">
              <w:marLeft w:val="0"/>
              <w:marRight w:val="0"/>
              <w:marTop w:val="0"/>
              <w:marBottom w:val="0"/>
              <w:divBdr>
                <w:top w:val="none" w:sz="0" w:space="0" w:color="auto"/>
                <w:left w:val="none" w:sz="0" w:space="0" w:color="auto"/>
                <w:bottom w:val="none" w:sz="0" w:space="0" w:color="auto"/>
                <w:right w:val="none" w:sz="0" w:space="0" w:color="auto"/>
              </w:divBdr>
            </w:div>
            <w:div w:id="1835340360">
              <w:marLeft w:val="0"/>
              <w:marRight w:val="0"/>
              <w:marTop w:val="0"/>
              <w:marBottom w:val="0"/>
              <w:divBdr>
                <w:top w:val="none" w:sz="0" w:space="0" w:color="auto"/>
                <w:left w:val="none" w:sz="0" w:space="0" w:color="auto"/>
                <w:bottom w:val="none" w:sz="0" w:space="0" w:color="auto"/>
                <w:right w:val="none" w:sz="0" w:space="0" w:color="auto"/>
              </w:divBdr>
            </w:div>
            <w:div w:id="1714424658">
              <w:marLeft w:val="0"/>
              <w:marRight w:val="0"/>
              <w:marTop w:val="0"/>
              <w:marBottom w:val="0"/>
              <w:divBdr>
                <w:top w:val="none" w:sz="0" w:space="0" w:color="auto"/>
                <w:left w:val="none" w:sz="0" w:space="0" w:color="auto"/>
                <w:bottom w:val="none" w:sz="0" w:space="0" w:color="auto"/>
                <w:right w:val="none" w:sz="0" w:space="0" w:color="auto"/>
              </w:divBdr>
            </w:div>
            <w:div w:id="1507089465">
              <w:marLeft w:val="0"/>
              <w:marRight w:val="0"/>
              <w:marTop w:val="0"/>
              <w:marBottom w:val="0"/>
              <w:divBdr>
                <w:top w:val="none" w:sz="0" w:space="0" w:color="auto"/>
                <w:left w:val="none" w:sz="0" w:space="0" w:color="auto"/>
                <w:bottom w:val="none" w:sz="0" w:space="0" w:color="auto"/>
                <w:right w:val="none" w:sz="0" w:space="0" w:color="auto"/>
              </w:divBdr>
            </w:div>
            <w:div w:id="508451205">
              <w:marLeft w:val="0"/>
              <w:marRight w:val="0"/>
              <w:marTop w:val="0"/>
              <w:marBottom w:val="0"/>
              <w:divBdr>
                <w:top w:val="none" w:sz="0" w:space="0" w:color="auto"/>
                <w:left w:val="none" w:sz="0" w:space="0" w:color="auto"/>
                <w:bottom w:val="none" w:sz="0" w:space="0" w:color="auto"/>
                <w:right w:val="none" w:sz="0" w:space="0" w:color="auto"/>
              </w:divBdr>
            </w:div>
            <w:div w:id="1847206596">
              <w:marLeft w:val="0"/>
              <w:marRight w:val="0"/>
              <w:marTop w:val="0"/>
              <w:marBottom w:val="0"/>
              <w:divBdr>
                <w:top w:val="none" w:sz="0" w:space="0" w:color="auto"/>
                <w:left w:val="none" w:sz="0" w:space="0" w:color="auto"/>
                <w:bottom w:val="none" w:sz="0" w:space="0" w:color="auto"/>
                <w:right w:val="none" w:sz="0" w:space="0" w:color="auto"/>
              </w:divBdr>
            </w:div>
            <w:div w:id="1131702492">
              <w:marLeft w:val="0"/>
              <w:marRight w:val="0"/>
              <w:marTop w:val="0"/>
              <w:marBottom w:val="0"/>
              <w:divBdr>
                <w:top w:val="none" w:sz="0" w:space="0" w:color="auto"/>
                <w:left w:val="none" w:sz="0" w:space="0" w:color="auto"/>
                <w:bottom w:val="none" w:sz="0" w:space="0" w:color="auto"/>
                <w:right w:val="none" w:sz="0" w:space="0" w:color="auto"/>
              </w:divBdr>
            </w:div>
            <w:div w:id="1647709380">
              <w:marLeft w:val="0"/>
              <w:marRight w:val="0"/>
              <w:marTop w:val="0"/>
              <w:marBottom w:val="0"/>
              <w:divBdr>
                <w:top w:val="none" w:sz="0" w:space="0" w:color="auto"/>
                <w:left w:val="none" w:sz="0" w:space="0" w:color="auto"/>
                <w:bottom w:val="none" w:sz="0" w:space="0" w:color="auto"/>
                <w:right w:val="none" w:sz="0" w:space="0" w:color="auto"/>
              </w:divBdr>
            </w:div>
            <w:div w:id="938559122">
              <w:marLeft w:val="0"/>
              <w:marRight w:val="0"/>
              <w:marTop w:val="0"/>
              <w:marBottom w:val="0"/>
              <w:divBdr>
                <w:top w:val="none" w:sz="0" w:space="0" w:color="auto"/>
                <w:left w:val="none" w:sz="0" w:space="0" w:color="auto"/>
                <w:bottom w:val="none" w:sz="0" w:space="0" w:color="auto"/>
                <w:right w:val="none" w:sz="0" w:space="0" w:color="auto"/>
              </w:divBdr>
            </w:div>
            <w:div w:id="1768963048">
              <w:marLeft w:val="0"/>
              <w:marRight w:val="0"/>
              <w:marTop w:val="0"/>
              <w:marBottom w:val="0"/>
              <w:divBdr>
                <w:top w:val="none" w:sz="0" w:space="0" w:color="auto"/>
                <w:left w:val="none" w:sz="0" w:space="0" w:color="auto"/>
                <w:bottom w:val="none" w:sz="0" w:space="0" w:color="auto"/>
                <w:right w:val="none" w:sz="0" w:space="0" w:color="auto"/>
              </w:divBdr>
            </w:div>
            <w:div w:id="1186749532">
              <w:marLeft w:val="0"/>
              <w:marRight w:val="0"/>
              <w:marTop w:val="0"/>
              <w:marBottom w:val="0"/>
              <w:divBdr>
                <w:top w:val="none" w:sz="0" w:space="0" w:color="auto"/>
                <w:left w:val="none" w:sz="0" w:space="0" w:color="auto"/>
                <w:bottom w:val="none" w:sz="0" w:space="0" w:color="auto"/>
                <w:right w:val="none" w:sz="0" w:space="0" w:color="auto"/>
              </w:divBdr>
            </w:div>
            <w:div w:id="1297681279">
              <w:marLeft w:val="0"/>
              <w:marRight w:val="0"/>
              <w:marTop w:val="0"/>
              <w:marBottom w:val="0"/>
              <w:divBdr>
                <w:top w:val="none" w:sz="0" w:space="0" w:color="auto"/>
                <w:left w:val="none" w:sz="0" w:space="0" w:color="auto"/>
                <w:bottom w:val="none" w:sz="0" w:space="0" w:color="auto"/>
                <w:right w:val="none" w:sz="0" w:space="0" w:color="auto"/>
              </w:divBdr>
            </w:div>
            <w:div w:id="360782919">
              <w:marLeft w:val="0"/>
              <w:marRight w:val="0"/>
              <w:marTop w:val="0"/>
              <w:marBottom w:val="0"/>
              <w:divBdr>
                <w:top w:val="none" w:sz="0" w:space="0" w:color="auto"/>
                <w:left w:val="none" w:sz="0" w:space="0" w:color="auto"/>
                <w:bottom w:val="none" w:sz="0" w:space="0" w:color="auto"/>
                <w:right w:val="none" w:sz="0" w:space="0" w:color="auto"/>
              </w:divBdr>
            </w:div>
            <w:div w:id="1733575166">
              <w:marLeft w:val="0"/>
              <w:marRight w:val="0"/>
              <w:marTop w:val="0"/>
              <w:marBottom w:val="0"/>
              <w:divBdr>
                <w:top w:val="none" w:sz="0" w:space="0" w:color="auto"/>
                <w:left w:val="none" w:sz="0" w:space="0" w:color="auto"/>
                <w:bottom w:val="none" w:sz="0" w:space="0" w:color="auto"/>
                <w:right w:val="none" w:sz="0" w:space="0" w:color="auto"/>
              </w:divBdr>
            </w:div>
            <w:div w:id="939793963">
              <w:blockQuote w:val="1"/>
              <w:marLeft w:val="720"/>
              <w:marRight w:val="720"/>
              <w:marTop w:val="100"/>
              <w:marBottom w:val="100"/>
              <w:divBdr>
                <w:top w:val="none" w:sz="0" w:space="0" w:color="auto"/>
                <w:left w:val="none" w:sz="0" w:space="0" w:color="auto"/>
                <w:bottom w:val="none" w:sz="0" w:space="0" w:color="auto"/>
                <w:right w:val="none" w:sz="0" w:space="0" w:color="auto"/>
              </w:divBdr>
            </w:div>
            <w:div w:id="1826359903">
              <w:marLeft w:val="0"/>
              <w:marRight w:val="0"/>
              <w:marTop w:val="0"/>
              <w:marBottom w:val="0"/>
              <w:divBdr>
                <w:top w:val="none" w:sz="0" w:space="0" w:color="auto"/>
                <w:left w:val="none" w:sz="0" w:space="0" w:color="auto"/>
                <w:bottom w:val="none" w:sz="0" w:space="0" w:color="auto"/>
                <w:right w:val="none" w:sz="0" w:space="0" w:color="auto"/>
              </w:divBdr>
            </w:div>
            <w:div w:id="2021082068">
              <w:marLeft w:val="0"/>
              <w:marRight w:val="0"/>
              <w:marTop w:val="0"/>
              <w:marBottom w:val="0"/>
              <w:divBdr>
                <w:top w:val="none" w:sz="0" w:space="0" w:color="auto"/>
                <w:left w:val="none" w:sz="0" w:space="0" w:color="auto"/>
                <w:bottom w:val="none" w:sz="0" w:space="0" w:color="auto"/>
                <w:right w:val="none" w:sz="0" w:space="0" w:color="auto"/>
              </w:divBdr>
            </w:div>
            <w:div w:id="1206019847">
              <w:marLeft w:val="0"/>
              <w:marRight w:val="0"/>
              <w:marTop w:val="0"/>
              <w:marBottom w:val="0"/>
              <w:divBdr>
                <w:top w:val="none" w:sz="0" w:space="0" w:color="auto"/>
                <w:left w:val="none" w:sz="0" w:space="0" w:color="auto"/>
                <w:bottom w:val="none" w:sz="0" w:space="0" w:color="auto"/>
                <w:right w:val="none" w:sz="0" w:space="0" w:color="auto"/>
              </w:divBdr>
            </w:div>
            <w:div w:id="71993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612475">
      <w:bodyDiv w:val="1"/>
      <w:marLeft w:val="0"/>
      <w:marRight w:val="0"/>
      <w:marTop w:val="0"/>
      <w:marBottom w:val="0"/>
      <w:divBdr>
        <w:top w:val="none" w:sz="0" w:space="0" w:color="auto"/>
        <w:left w:val="none" w:sz="0" w:space="0" w:color="auto"/>
        <w:bottom w:val="none" w:sz="0" w:space="0" w:color="auto"/>
        <w:right w:val="none" w:sz="0" w:space="0" w:color="auto"/>
      </w:divBdr>
      <w:divsChild>
        <w:div w:id="567155575">
          <w:marLeft w:val="0"/>
          <w:marRight w:val="0"/>
          <w:marTop w:val="0"/>
          <w:marBottom w:val="0"/>
          <w:divBdr>
            <w:top w:val="none" w:sz="0" w:space="0" w:color="auto"/>
            <w:left w:val="none" w:sz="0" w:space="0" w:color="auto"/>
            <w:bottom w:val="none" w:sz="0" w:space="0" w:color="auto"/>
            <w:right w:val="none" w:sz="0" w:space="0" w:color="auto"/>
          </w:divBdr>
        </w:div>
      </w:divsChild>
    </w:div>
    <w:div w:id="871381475">
      <w:bodyDiv w:val="1"/>
      <w:marLeft w:val="0"/>
      <w:marRight w:val="0"/>
      <w:marTop w:val="0"/>
      <w:marBottom w:val="0"/>
      <w:divBdr>
        <w:top w:val="none" w:sz="0" w:space="0" w:color="auto"/>
        <w:left w:val="none" w:sz="0" w:space="0" w:color="auto"/>
        <w:bottom w:val="none" w:sz="0" w:space="0" w:color="auto"/>
        <w:right w:val="none" w:sz="0" w:space="0" w:color="auto"/>
      </w:divBdr>
      <w:divsChild>
        <w:div w:id="817235456">
          <w:marLeft w:val="0"/>
          <w:marRight w:val="0"/>
          <w:marTop w:val="0"/>
          <w:marBottom w:val="0"/>
          <w:divBdr>
            <w:top w:val="none" w:sz="0" w:space="0" w:color="auto"/>
            <w:left w:val="none" w:sz="0" w:space="0" w:color="auto"/>
            <w:bottom w:val="none" w:sz="0" w:space="0" w:color="auto"/>
            <w:right w:val="none" w:sz="0" w:space="0" w:color="auto"/>
          </w:divBdr>
          <w:divsChild>
            <w:div w:id="97601485">
              <w:marLeft w:val="0"/>
              <w:marRight w:val="0"/>
              <w:marTop w:val="0"/>
              <w:marBottom w:val="0"/>
              <w:divBdr>
                <w:top w:val="none" w:sz="0" w:space="0" w:color="auto"/>
                <w:left w:val="none" w:sz="0" w:space="0" w:color="auto"/>
                <w:bottom w:val="none" w:sz="0" w:space="0" w:color="auto"/>
                <w:right w:val="none" w:sz="0" w:space="0" w:color="auto"/>
              </w:divBdr>
            </w:div>
            <w:div w:id="427622899">
              <w:marLeft w:val="0"/>
              <w:marRight w:val="0"/>
              <w:marTop w:val="0"/>
              <w:marBottom w:val="0"/>
              <w:divBdr>
                <w:top w:val="none" w:sz="0" w:space="0" w:color="auto"/>
                <w:left w:val="none" w:sz="0" w:space="0" w:color="auto"/>
                <w:bottom w:val="none" w:sz="0" w:space="0" w:color="auto"/>
                <w:right w:val="none" w:sz="0" w:space="0" w:color="auto"/>
              </w:divBdr>
            </w:div>
            <w:div w:id="1108502913">
              <w:marLeft w:val="0"/>
              <w:marRight w:val="0"/>
              <w:marTop w:val="0"/>
              <w:marBottom w:val="0"/>
              <w:divBdr>
                <w:top w:val="none" w:sz="0" w:space="0" w:color="auto"/>
                <w:left w:val="none" w:sz="0" w:space="0" w:color="auto"/>
                <w:bottom w:val="none" w:sz="0" w:space="0" w:color="auto"/>
                <w:right w:val="none" w:sz="0" w:space="0" w:color="auto"/>
              </w:divBdr>
            </w:div>
            <w:div w:id="258417466">
              <w:marLeft w:val="0"/>
              <w:marRight w:val="0"/>
              <w:marTop w:val="0"/>
              <w:marBottom w:val="0"/>
              <w:divBdr>
                <w:top w:val="none" w:sz="0" w:space="0" w:color="auto"/>
                <w:left w:val="none" w:sz="0" w:space="0" w:color="auto"/>
                <w:bottom w:val="none" w:sz="0" w:space="0" w:color="auto"/>
                <w:right w:val="none" w:sz="0" w:space="0" w:color="auto"/>
              </w:divBdr>
            </w:div>
            <w:div w:id="160781527">
              <w:marLeft w:val="0"/>
              <w:marRight w:val="0"/>
              <w:marTop w:val="0"/>
              <w:marBottom w:val="0"/>
              <w:divBdr>
                <w:top w:val="none" w:sz="0" w:space="0" w:color="auto"/>
                <w:left w:val="none" w:sz="0" w:space="0" w:color="auto"/>
                <w:bottom w:val="none" w:sz="0" w:space="0" w:color="auto"/>
                <w:right w:val="none" w:sz="0" w:space="0" w:color="auto"/>
              </w:divBdr>
            </w:div>
            <w:div w:id="1444305246">
              <w:marLeft w:val="0"/>
              <w:marRight w:val="0"/>
              <w:marTop w:val="0"/>
              <w:marBottom w:val="0"/>
              <w:divBdr>
                <w:top w:val="none" w:sz="0" w:space="0" w:color="auto"/>
                <w:left w:val="none" w:sz="0" w:space="0" w:color="auto"/>
                <w:bottom w:val="none" w:sz="0" w:space="0" w:color="auto"/>
                <w:right w:val="none" w:sz="0" w:space="0" w:color="auto"/>
              </w:divBdr>
            </w:div>
            <w:div w:id="462114721">
              <w:marLeft w:val="0"/>
              <w:marRight w:val="0"/>
              <w:marTop w:val="0"/>
              <w:marBottom w:val="0"/>
              <w:divBdr>
                <w:top w:val="none" w:sz="0" w:space="0" w:color="auto"/>
                <w:left w:val="none" w:sz="0" w:space="0" w:color="auto"/>
                <w:bottom w:val="none" w:sz="0" w:space="0" w:color="auto"/>
                <w:right w:val="none" w:sz="0" w:space="0" w:color="auto"/>
              </w:divBdr>
            </w:div>
            <w:div w:id="1938714872">
              <w:marLeft w:val="0"/>
              <w:marRight w:val="0"/>
              <w:marTop w:val="0"/>
              <w:marBottom w:val="0"/>
              <w:divBdr>
                <w:top w:val="none" w:sz="0" w:space="0" w:color="auto"/>
                <w:left w:val="none" w:sz="0" w:space="0" w:color="auto"/>
                <w:bottom w:val="none" w:sz="0" w:space="0" w:color="auto"/>
                <w:right w:val="none" w:sz="0" w:space="0" w:color="auto"/>
              </w:divBdr>
            </w:div>
            <w:div w:id="2030057450">
              <w:marLeft w:val="0"/>
              <w:marRight w:val="0"/>
              <w:marTop w:val="0"/>
              <w:marBottom w:val="0"/>
              <w:divBdr>
                <w:top w:val="none" w:sz="0" w:space="0" w:color="auto"/>
                <w:left w:val="none" w:sz="0" w:space="0" w:color="auto"/>
                <w:bottom w:val="none" w:sz="0" w:space="0" w:color="auto"/>
                <w:right w:val="none" w:sz="0" w:space="0" w:color="auto"/>
              </w:divBdr>
            </w:div>
            <w:div w:id="502352602">
              <w:marLeft w:val="0"/>
              <w:marRight w:val="0"/>
              <w:marTop w:val="0"/>
              <w:marBottom w:val="0"/>
              <w:divBdr>
                <w:top w:val="none" w:sz="0" w:space="0" w:color="auto"/>
                <w:left w:val="none" w:sz="0" w:space="0" w:color="auto"/>
                <w:bottom w:val="none" w:sz="0" w:space="0" w:color="auto"/>
                <w:right w:val="none" w:sz="0" w:space="0" w:color="auto"/>
              </w:divBdr>
            </w:div>
            <w:div w:id="784428691">
              <w:marLeft w:val="0"/>
              <w:marRight w:val="0"/>
              <w:marTop w:val="0"/>
              <w:marBottom w:val="0"/>
              <w:divBdr>
                <w:top w:val="none" w:sz="0" w:space="0" w:color="auto"/>
                <w:left w:val="none" w:sz="0" w:space="0" w:color="auto"/>
                <w:bottom w:val="none" w:sz="0" w:space="0" w:color="auto"/>
                <w:right w:val="none" w:sz="0" w:space="0" w:color="auto"/>
              </w:divBdr>
            </w:div>
            <w:div w:id="494960258">
              <w:marLeft w:val="0"/>
              <w:marRight w:val="0"/>
              <w:marTop w:val="0"/>
              <w:marBottom w:val="0"/>
              <w:divBdr>
                <w:top w:val="none" w:sz="0" w:space="0" w:color="auto"/>
                <w:left w:val="none" w:sz="0" w:space="0" w:color="auto"/>
                <w:bottom w:val="none" w:sz="0" w:space="0" w:color="auto"/>
                <w:right w:val="none" w:sz="0" w:space="0" w:color="auto"/>
              </w:divBdr>
            </w:div>
            <w:div w:id="1966080491">
              <w:marLeft w:val="0"/>
              <w:marRight w:val="0"/>
              <w:marTop w:val="0"/>
              <w:marBottom w:val="0"/>
              <w:divBdr>
                <w:top w:val="none" w:sz="0" w:space="0" w:color="auto"/>
                <w:left w:val="none" w:sz="0" w:space="0" w:color="auto"/>
                <w:bottom w:val="none" w:sz="0" w:space="0" w:color="auto"/>
                <w:right w:val="none" w:sz="0" w:space="0" w:color="auto"/>
              </w:divBdr>
            </w:div>
            <w:div w:id="607351451">
              <w:marLeft w:val="0"/>
              <w:marRight w:val="0"/>
              <w:marTop w:val="0"/>
              <w:marBottom w:val="0"/>
              <w:divBdr>
                <w:top w:val="none" w:sz="0" w:space="0" w:color="auto"/>
                <w:left w:val="none" w:sz="0" w:space="0" w:color="auto"/>
                <w:bottom w:val="none" w:sz="0" w:space="0" w:color="auto"/>
                <w:right w:val="none" w:sz="0" w:space="0" w:color="auto"/>
              </w:divBdr>
            </w:div>
            <w:div w:id="1385642728">
              <w:marLeft w:val="0"/>
              <w:marRight w:val="0"/>
              <w:marTop w:val="0"/>
              <w:marBottom w:val="0"/>
              <w:divBdr>
                <w:top w:val="none" w:sz="0" w:space="0" w:color="auto"/>
                <w:left w:val="none" w:sz="0" w:space="0" w:color="auto"/>
                <w:bottom w:val="none" w:sz="0" w:space="0" w:color="auto"/>
                <w:right w:val="none" w:sz="0" w:space="0" w:color="auto"/>
              </w:divBdr>
            </w:div>
            <w:div w:id="1919630908">
              <w:marLeft w:val="0"/>
              <w:marRight w:val="0"/>
              <w:marTop w:val="0"/>
              <w:marBottom w:val="0"/>
              <w:divBdr>
                <w:top w:val="none" w:sz="0" w:space="0" w:color="auto"/>
                <w:left w:val="none" w:sz="0" w:space="0" w:color="auto"/>
                <w:bottom w:val="none" w:sz="0" w:space="0" w:color="auto"/>
                <w:right w:val="none" w:sz="0" w:space="0" w:color="auto"/>
              </w:divBdr>
            </w:div>
            <w:div w:id="670375271">
              <w:marLeft w:val="0"/>
              <w:marRight w:val="0"/>
              <w:marTop w:val="0"/>
              <w:marBottom w:val="0"/>
              <w:divBdr>
                <w:top w:val="none" w:sz="0" w:space="0" w:color="auto"/>
                <w:left w:val="none" w:sz="0" w:space="0" w:color="auto"/>
                <w:bottom w:val="none" w:sz="0" w:space="0" w:color="auto"/>
                <w:right w:val="none" w:sz="0" w:space="0" w:color="auto"/>
              </w:divBdr>
            </w:div>
            <w:div w:id="2079207707">
              <w:marLeft w:val="0"/>
              <w:marRight w:val="0"/>
              <w:marTop w:val="0"/>
              <w:marBottom w:val="0"/>
              <w:divBdr>
                <w:top w:val="none" w:sz="0" w:space="0" w:color="auto"/>
                <w:left w:val="none" w:sz="0" w:space="0" w:color="auto"/>
                <w:bottom w:val="none" w:sz="0" w:space="0" w:color="auto"/>
                <w:right w:val="none" w:sz="0" w:space="0" w:color="auto"/>
              </w:divBdr>
            </w:div>
            <w:div w:id="1772891929">
              <w:marLeft w:val="0"/>
              <w:marRight w:val="0"/>
              <w:marTop w:val="0"/>
              <w:marBottom w:val="0"/>
              <w:divBdr>
                <w:top w:val="none" w:sz="0" w:space="0" w:color="auto"/>
                <w:left w:val="none" w:sz="0" w:space="0" w:color="auto"/>
                <w:bottom w:val="none" w:sz="0" w:space="0" w:color="auto"/>
                <w:right w:val="none" w:sz="0" w:space="0" w:color="auto"/>
              </w:divBdr>
            </w:div>
            <w:div w:id="1627352342">
              <w:marLeft w:val="0"/>
              <w:marRight w:val="0"/>
              <w:marTop w:val="0"/>
              <w:marBottom w:val="0"/>
              <w:divBdr>
                <w:top w:val="none" w:sz="0" w:space="0" w:color="auto"/>
                <w:left w:val="none" w:sz="0" w:space="0" w:color="auto"/>
                <w:bottom w:val="none" w:sz="0" w:space="0" w:color="auto"/>
                <w:right w:val="none" w:sz="0" w:space="0" w:color="auto"/>
              </w:divBdr>
            </w:div>
            <w:div w:id="2056732107">
              <w:marLeft w:val="0"/>
              <w:marRight w:val="0"/>
              <w:marTop w:val="0"/>
              <w:marBottom w:val="0"/>
              <w:divBdr>
                <w:top w:val="none" w:sz="0" w:space="0" w:color="auto"/>
                <w:left w:val="none" w:sz="0" w:space="0" w:color="auto"/>
                <w:bottom w:val="none" w:sz="0" w:space="0" w:color="auto"/>
                <w:right w:val="none" w:sz="0" w:space="0" w:color="auto"/>
              </w:divBdr>
            </w:div>
            <w:div w:id="768475628">
              <w:marLeft w:val="0"/>
              <w:marRight w:val="0"/>
              <w:marTop w:val="0"/>
              <w:marBottom w:val="0"/>
              <w:divBdr>
                <w:top w:val="none" w:sz="0" w:space="0" w:color="auto"/>
                <w:left w:val="none" w:sz="0" w:space="0" w:color="auto"/>
                <w:bottom w:val="none" w:sz="0" w:space="0" w:color="auto"/>
                <w:right w:val="none" w:sz="0" w:space="0" w:color="auto"/>
              </w:divBdr>
            </w:div>
            <w:div w:id="1281107201">
              <w:marLeft w:val="0"/>
              <w:marRight w:val="0"/>
              <w:marTop w:val="0"/>
              <w:marBottom w:val="0"/>
              <w:divBdr>
                <w:top w:val="none" w:sz="0" w:space="0" w:color="auto"/>
                <w:left w:val="none" w:sz="0" w:space="0" w:color="auto"/>
                <w:bottom w:val="none" w:sz="0" w:space="0" w:color="auto"/>
                <w:right w:val="none" w:sz="0" w:space="0" w:color="auto"/>
              </w:divBdr>
            </w:div>
            <w:div w:id="553657752">
              <w:marLeft w:val="0"/>
              <w:marRight w:val="0"/>
              <w:marTop w:val="0"/>
              <w:marBottom w:val="0"/>
              <w:divBdr>
                <w:top w:val="none" w:sz="0" w:space="0" w:color="auto"/>
                <w:left w:val="none" w:sz="0" w:space="0" w:color="auto"/>
                <w:bottom w:val="none" w:sz="0" w:space="0" w:color="auto"/>
                <w:right w:val="none" w:sz="0" w:space="0" w:color="auto"/>
              </w:divBdr>
            </w:div>
            <w:div w:id="1149640010">
              <w:marLeft w:val="0"/>
              <w:marRight w:val="0"/>
              <w:marTop w:val="0"/>
              <w:marBottom w:val="0"/>
              <w:divBdr>
                <w:top w:val="none" w:sz="0" w:space="0" w:color="auto"/>
                <w:left w:val="none" w:sz="0" w:space="0" w:color="auto"/>
                <w:bottom w:val="none" w:sz="0" w:space="0" w:color="auto"/>
                <w:right w:val="none" w:sz="0" w:space="0" w:color="auto"/>
              </w:divBdr>
            </w:div>
            <w:div w:id="686639355">
              <w:blockQuote w:val="1"/>
              <w:marLeft w:val="720"/>
              <w:marRight w:val="720"/>
              <w:marTop w:val="100"/>
              <w:marBottom w:val="100"/>
              <w:divBdr>
                <w:top w:val="none" w:sz="0" w:space="0" w:color="auto"/>
                <w:left w:val="none" w:sz="0" w:space="0" w:color="auto"/>
                <w:bottom w:val="none" w:sz="0" w:space="0" w:color="auto"/>
                <w:right w:val="none" w:sz="0" w:space="0" w:color="auto"/>
              </w:divBdr>
            </w:div>
            <w:div w:id="1971088637">
              <w:blockQuote w:val="1"/>
              <w:marLeft w:val="720"/>
              <w:marRight w:val="720"/>
              <w:marTop w:val="100"/>
              <w:marBottom w:val="100"/>
              <w:divBdr>
                <w:top w:val="none" w:sz="0" w:space="0" w:color="auto"/>
                <w:left w:val="none" w:sz="0" w:space="0" w:color="auto"/>
                <w:bottom w:val="none" w:sz="0" w:space="0" w:color="auto"/>
                <w:right w:val="none" w:sz="0" w:space="0" w:color="auto"/>
              </w:divBdr>
            </w:div>
            <w:div w:id="1011839489">
              <w:marLeft w:val="0"/>
              <w:marRight w:val="0"/>
              <w:marTop w:val="0"/>
              <w:marBottom w:val="0"/>
              <w:divBdr>
                <w:top w:val="none" w:sz="0" w:space="0" w:color="auto"/>
                <w:left w:val="none" w:sz="0" w:space="0" w:color="auto"/>
                <w:bottom w:val="none" w:sz="0" w:space="0" w:color="auto"/>
                <w:right w:val="none" w:sz="0" w:space="0" w:color="auto"/>
              </w:divBdr>
            </w:div>
            <w:div w:id="678580160">
              <w:marLeft w:val="0"/>
              <w:marRight w:val="0"/>
              <w:marTop w:val="0"/>
              <w:marBottom w:val="0"/>
              <w:divBdr>
                <w:top w:val="none" w:sz="0" w:space="0" w:color="auto"/>
                <w:left w:val="none" w:sz="0" w:space="0" w:color="auto"/>
                <w:bottom w:val="none" w:sz="0" w:space="0" w:color="auto"/>
                <w:right w:val="none" w:sz="0" w:space="0" w:color="auto"/>
              </w:divBdr>
            </w:div>
            <w:div w:id="619998482">
              <w:marLeft w:val="0"/>
              <w:marRight w:val="0"/>
              <w:marTop w:val="0"/>
              <w:marBottom w:val="0"/>
              <w:divBdr>
                <w:top w:val="none" w:sz="0" w:space="0" w:color="auto"/>
                <w:left w:val="none" w:sz="0" w:space="0" w:color="auto"/>
                <w:bottom w:val="none" w:sz="0" w:space="0" w:color="auto"/>
                <w:right w:val="none" w:sz="0" w:space="0" w:color="auto"/>
              </w:divBdr>
            </w:div>
            <w:div w:id="1946814060">
              <w:marLeft w:val="0"/>
              <w:marRight w:val="0"/>
              <w:marTop w:val="0"/>
              <w:marBottom w:val="0"/>
              <w:divBdr>
                <w:top w:val="none" w:sz="0" w:space="0" w:color="auto"/>
                <w:left w:val="none" w:sz="0" w:space="0" w:color="auto"/>
                <w:bottom w:val="none" w:sz="0" w:space="0" w:color="auto"/>
                <w:right w:val="none" w:sz="0" w:space="0" w:color="auto"/>
              </w:divBdr>
            </w:div>
            <w:div w:id="1476416202">
              <w:marLeft w:val="0"/>
              <w:marRight w:val="0"/>
              <w:marTop w:val="0"/>
              <w:marBottom w:val="0"/>
              <w:divBdr>
                <w:top w:val="none" w:sz="0" w:space="0" w:color="auto"/>
                <w:left w:val="none" w:sz="0" w:space="0" w:color="auto"/>
                <w:bottom w:val="none" w:sz="0" w:space="0" w:color="auto"/>
                <w:right w:val="none" w:sz="0" w:space="0" w:color="auto"/>
              </w:divBdr>
            </w:div>
            <w:div w:id="773984252">
              <w:marLeft w:val="0"/>
              <w:marRight w:val="0"/>
              <w:marTop w:val="0"/>
              <w:marBottom w:val="0"/>
              <w:divBdr>
                <w:top w:val="none" w:sz="0" w:space="0" w:color="auto"/>
                <w:left w:val="none" w:sz="0" w:space="0" w:color="auto"/>
                <w:bottom w:val="none" w:sz="0" w:space="0" w:color="auto"/>
                <w:right w:val="none" w:sz="0" w:space="0" w:color="auto"/>
              </w:divBdr>
            </w:div>
            <w:div w:id="1439372200">
              <w:marLeft w:val="0"/>
              <w:marRight w:val="0"/>
              <w:marTop w:val="0"/>
              <w:marBottom w:val="0"/>
              <w:divBdr>
                <w:top w:val="none" w:sz="0" w:space="0" w:color="auto"/>
                <w:left w:val="none" w:sz="0" w:space="0" w:color="auto"/>
                <w:bottom w:val="none" w:sz="0" w:space="0" w:color="auto"/>
                <w:right w:val="none" w:sz="0" w:space="0" w:color="auto"/>
              </w:divBdr>
            </w:div>
            <w:div w:id="417092872">
              <w:marLeft w:val="0"/>
              <w:marRight w:val="0"/>
              <w:marTop w:val="0"/>
              <w:marBottom w:val="0"/>
              <w:divBdr>
                <w:top w:val="none" w:sz="0" w:space="0" w:color="auto"/>
                <w:left w:val="none" w:sz="0" w:space="0" w:color="auto"/>
                <w:bottom w:val="none" w:sz="0" w:space="0" w:color="auto"/>
                <w:right w:val="none" w:sz="0" w:space="0" w:color="auto"/>
              </w:divBdr>
            </w:div>
            <w:div w:id="1172376285">
              <w:marLeft w:val="0"/>
              <w:marRight w:val="0"/>
              <w:marTop w:val="0"/>
              <w:marBottom w:val="0"/>
              <w:divBdr>
                <w:top w:val="none" w:sz="0" w:space="0" w:color="auto"/>
                <w:left w:val="none" w:sz="0" w:space="0" w:color="auto"/>
                <w:bottom w:val="none" w:sz="0" w:space="0" w:color="auto"/>
                <w:right w:val="none" w:sz="0" w:space="0" w:color="auto"/>
              </w:divBdr>
            </w:div>
            <w:div w:id="1348488011">
              <w:marLeft w:val="0"/>
              <w:marRight w:val="0"/>
              <w:marTop w:val="0"/>
              <w:marBottom w:val="0"/>
              <w:divBdr>
                <w:top w:val="none" w:sz="0" w:space="0" w:color="auto"/>
                <w:left w:val="none" w:sz="0" w:space="0" w:color="auto"/>
                <w:bottom w:val="none" w:sz="0" w:space="0" w:color="auto"/>
                <w:right w:val="none" w:sz="0" w:space="0" w:color="auto"/>
              </w:divBdr>
            </w:div>
            <w:div w:id="226578658">
              <w:marLeft w:val="0"/>
              <w:marRight w:val="0"/>
              <w:marTop w:val="0"/>
              <w:marBottom w:val="0"/>
              <w:divBdr>
                <w:top w:val="none" w:sz="0" w:space="0" w:color="auto"/>
                <w:left w:val="none" w:sz="0" w:space="0" w:color="auto"/>
                <w:bottom w:val="none" w:sz="0" w:space="0" w:color="auto"/>
                <w:right w:val="none" w:sz="0" w:space="0" w:color="auto"/>
              </w:divBdr>
            </w:div>
            <w:div w:id="401219971">
              <w:marLeft w:val="0"/>
              <w:marRight w:val="0"/>
              <w:marTop w:val="0"/>
              <w:marBottom w:val="0"/>
              <w:divBdr>
                <w:top w:val="none" w:sz="0" w:space="0" w:color="auto"/>
                <w:left w:val="none" w:sz="0" w:space="0" w:color="auto"/>
                <w:bottom w:val="none" w:sz="0" w:space="0" w:color="auto"/>
                <w:right w:val="none" w:sz="0" w:space="0" w:color="auto"/>
              </w:divBdr>
            </w:div>
            <w:div w:id="1054812984">
              <w:marLeft w:val="0"/>
              <w:marRight w:val="0"/>
              <w:marTop w:val="0"/>
              <w:marBottom w:val="0"/>
              <w:divBdr>
                <w:top w:val="none" w:sz="0" w:space="0" w:color="auto"/>
                <w:left w:val="none" w:sz="0" w:space="0" w:color="auto"/>
                <w:bottom w:val="none" w:sz="0" w:space="0" w:color="auto"/>
                <w:right w:val="none" w:sz="0" w:space="0" w:color="auto"/>
              </w:divBdr>
            </w:div>
            <w:div w:id="576475763">
              <w:marLeft w:val="0"/>
              <w:marRight w:val="0"/>
              <w:marTop w:val="0"/>
              <w:marBottom w:val="0"/>
              <w:divBdr>
                <w:top w:val="none" w:sz="0" w:space="0" w:color="auto"/>
                <w:left w:val="none" w:sz="0" w:space="0" w:color="auto"/>
                <w:bottom w:val="none" w:sz="0" w:space="0" w:color="auto"/>
                <w:right w:val="none" w:sz="0" w:space="0" w:color="auto"/>
              </w:divBdr>
            </w:div>
            <w:div w:id="923226753">
              <w:marLeft w:val="0"/>
              <w:marRight w:val="0"/>
              <w:marTop w:val="0"/>
              <w:marBottom w:val="0"/>
              <w:divBdr>
                <w:top w:val="none" w:sz="0" w:space="0" w:color="auto"/>
                <w:left w:val="none" w:sz="0" w:space="0" w:color="auto"/>
                <w:bottom w:val="none" w:sz="0" w:space="0" w:color="auto"/>
                <w:right w:val="none" w:sz="0" w:space="0" w:color="auto"/>
              </w:divBdr>
            </w:div>
            <w:div w:id="1052657573">
              <w:marLeft w:val="0"/>
              <w:marRight w:val="0"/>
              <w:marTop w:val="0"/>
              <w:marBottom w:val="0"/>
              <w:divBdr>
                <w:top w:val="none" w:sz="0" w:space="0" w:color="auto"/>
                <w:left w:val="none" w:sz="0" w:space="0" w:color="auto"/>
                <w:bottom w:val="none" w:sz="0" w:space="0" w:color="auto"/>
                <w:right w:val="none" w:sz="0" w:space="0" w:color="auto"/>
              </w:divBdr>
            </w:div>
            <w:div w:id="847140001">
              <w:marLeft w:val="0"/>
              <w:marRight w:val="0"/>
              <w:marTop w:val="0"/>
              <w:marBottom w:val="0"/>
              <w:divBdr>
                <w:top w:val="none" w:sz="0" w:space="0" w:color="auto"/>
                <w:left w:val="none" w:sz="0" w:space="0" w:color="auto"/>
                <w:bottom w:val="none" w:sz="0" w:space="0" w:color="auto"/>
                <w:right w:val="none" w:sz="0" w:space="0" w:color="auto"/>
              </w:divBdr>
            </w:div>
            <w:div w:id="1219317454">
              <w:marLeft w:val="0"/>
              <w:marRight w:val="0"/>
              <w:marTop w:val="0"/>
              <w:marBottom w:val="0"/>
              <w:divBdr>
                <w:top w:val="none" w:sz="0" w:space="0" w:color="auto"/>
                <w:left w:val="none" w:sz="0" w:space="0" w:color="auto"/>
                <w:bottom w:val="none" w:sz="0" w:space="0" w:color="auto"/>
                <w:right w:val="none" w:sz="0" w:space="0" w:color="auto"/>
              </w:divBdr>
            </w:div>
            <w:div w:id="1256133565">
              <w:marLeft w:val="0"/>
              <w:marRight w:val="0"/>
              <w:marTop w:val="0"/>
              <w:marBottom w:val="0"/>
              <w:divBdr>
                <w:top w:val="none" w:sz="0" w:space="0" w:color="auto"/>
                <w:left w:val="none" w:sz="0" w:space="0" w:color="auto"/>
                <w:bottom w:val="none" w:sz="0" w:space="0" w:color="auto"/>
                <w:right w:val="none" w:sz="0" w:space="0" w:color="auto"/>
              </w:divBdr>
            </w:div>
            <w:div w:id="987393345">
              <w:marLeft w:val="0"/>
              <w:marRight w:val="0"/>
              <w:marTop w:val="0"/>
              <w:marBottom w:val="0"/>
              <w:divBdr>
                <w:top w:val="none" w:sz="0" w:space="0" w:color="auto"/>
                <w:left w:val="none" w:sz="0" w:space="0" w:color="auto"/>
                <w:bottom w:val="none" w:sz="0" w:space="0" w:color="auto"/>
                <w:right w:val="none" w:sz="0" w:space="0" w:color="auto"/>
              </w:divBdr>
            </w:div>
            <w:div w:id="1911228571">
              <w:marLeft w:val="0"/>
              <w:marRight w:val="0"/>
              <w:marTop w:val="0"/>
              <w:marBottom w:val="0"/>
              <w:divBdr>
                <w:top w:val="none" w:sz="0" w:space="0" w:color="auto"/>
                <w:left w:val="none" w:sz="0" w:space="0" w:color="auto"/>
                <w:bottom w:val="none" w:sz="0" w:space="0" w:color="auto"/>
                <w:right w:val="none" w:sz="0" w:space="0" w:color="auto"/>
              </w:divBdr>
            </w:div>
            <w:div w:id="753087953">
              <w:marLeft w:val="0"/>
              <w:marRight w:val="0"/>
              <w:marTop w:val="0"/>
              <w:marBottom w:val="0"/>
              <w:divBdr>
                <w:top w:val="none" w:sz="0" w:space="0" w:color="auto"/>
                <w:left w:val="none" w:sz="0" w:space="0" w:color="auto"/>
                <w:bottom w:val="none" w:sz="0" w:space="0" w:color="auto"/>
                <w:right w:val="none" w:sz="0" w:space="0" w:color="auto"/>
              </w:divBdr>
            </w:div>
            <w:div w:id="740298881">
              <w:marLeft w:val="0"/>
              <w:marRight w:val="0"/>
              <w:marTop w:val="0"/>
              <w:marBottom w:val="0"/>
              <w:divBdr>
                <w:top w:val="none" w:sz="0" w:space="0" w:color="auto"/>
                <w:left w:val="none" w:sz="0" w:space="0" w:color="auto"/>
                <w:bottom w:val="none" w:sz="0" w:space="0" w:color="auto"/>
                <w:right w:val="none" w:sz="0" w:space="0" w:color="auto"/>
              </w:divBdr>
            </w:div>
            <w:div w:id="700859203">
              <w:marLeft w:val="0"/>
              <w:marRight w:val="0"/>
              <w:marTop w:val="0"/>
              <w:marBottom w:val="0"/>
              <w:divBdr>
                <w:top w:val="none" w:sz="0" w:space="0" w:color="auto"/>
                <w:left w:val="none" w:sz="0" w:space="0" w:color="auto"/>
                <w:bottom w:val="none" w:sz="0" w:space="0" w:color="auto"/>
                <w:right w:val="none" w:sz="0" w:space="0" w:color="auto"/>
              </w:divBdr>
            </w:div>
            <w:div w:id="2091273261">
              <w:blockQuote w:val="1"/>
              <w:marLeft w:val="720"/>
              <w:marRight w:val="720"/>
              <w:marTop w:val="100"/>
              <w:marBottom w:val="100"/>
              <w:divBdr>
                <w:top w:val="none" w:sz="0" w:space="0" w:color="auto"/>
                <w:left w:val="none" w:sz="0" w:space="0" w:color="auto"/>
                <w:bottom w:val="none" w:sz="0" w:space="0" w:color="auto"/>
                <w:right w:val="none" w:sz="0" w:space="0" w:color="auto"/>
              </w:divBdr>
            </w:div>
            <w:div w:id="1758360042">
              <w:marLeft w:val="0"/>
              <w:marRight w:val="0"/>
              <w:marTop w:val="0"/>
              <w:marBottom w:val="0"/>
              <w:divBdr>
                <w:top w:val="none" w:sz="0" w:space="0" w:color="auto"/>
                <w:left w:val="none" w:sz="0" w:space="0" w:color="auto"/>
                <w:bottom w:val="none" w:sz="0" w:space="0" w:color="auto"/>
                <w:right w:val="none" w:sz="0" w:space="0" w:color="auto"/>
              </w:divBdr>
            </w:div>
            <w:div w:id="1200510915">
              <w:marLeft w:val="0"/>
              <w:marRight w:val="0"/>
              <w:marTop w:val="0"/>
              <w:marBottom w:val="0"/>
              <w:divBdr>
                <w:top w:val="none" w:sz="0" w:space="0" w:color="auto"/>
                <w:left w:val="none" w:sz="0" w:space="0" w:color="auto"/>
                <w:bottom w:val="none" w:sz="0" w:space="0" w:color="auto"/>
                <w:right w:val="none" w:sz="0" w:space="0" w:color="auto"/>
              </w:divBdr>
            </w:div>
            <w:div w:id="2133209831">
              <w:marLeft w:val="0"/>
              <w:marRight w:val="0"/>
              <w:marTop w:val="0"/>
              <w:marBottom w:val="0"/>
              <w:divBdr>
                <w:top w:val="none" w:sz="0" w:space="0" w:color="auto"/>
                <w:left w:val="none" w:sz="0" w:space="0" w:color="auto"/>
                <w:bottom w:val="none" w:sz="0" w:space="0" w:color="auto"/>
                <w:right w:val="none" w:sz="0" w:space="0" w:color="auto"/>
              </w:divBdr>
            </w:div>
            <w:div w:id="1421560861">
              <w:marLeft w:val="0"/>
              <w:marRight w:val="0"/>
              <w:marTop w:val="0"/>
              <w:marBottom w:val="0"/>
              <w:divBdr>
                <w:top w:val="none" w:sz="0" w:space="0" w:color="auto"/>
                <w:left w:val="none" w:sz="0" w:space="0" w:color="auto"/>
                <w:bottom w:val="none" w:sz="0" w:space="0" w:color="auto"/>
                <w:right w:val="none" w:sz="0" w:space="0" w:color="auto"/>
              </w:divBdr>
            </w:div>
            <w:div w:id="490174531">
              <w:marLeft w:val="0"/>
              <w:marRight w:val="0"/>
              <w:marTop w:val="0"/>
              <w:marBottom w:val="0"/>
              <w:divBdr>
                <w:top w:val="none" w:sz="0" w:space="0" w:color="auto"/>
                <w:left w:val="none" w:sz="0" w:space="0" w:color="auto"/>
                <w:bottom w:val="none" w:sz="0" w:space="0" w:color="auto"/>
                <w:right w:val="none" w:sz="0" w:space="0" w:color="auto"/>
              </w:divBdr>
            </w:div>
            <w:div w:id="1425690839">
              <w:marLeft w:val="0"/>
              <w:marRight w:val="0"/>
              <w:marTop w:val="0"/>
              <w:marBottom w:val="0"/>
              <w:divBdr>
                <w:top w:val="none" w:sz="0" w:space="0" w:color="auto"/>
                <w:left w:val="none" w:sz="0" w:space="0" w:color="auto"/>
                <w:bottom w:val="none" w:sz="0" w:space="0" w:color="auto"/>
                <w:right w:val="none" w:sz="0" w:space="0" w:color="auto"/>
              </w:divBdr>
            </w:div>
            <w:div w:id="1760323150">
              <w:marLeft w:val="0"/>
              <w:marRight w:val="0"/>
              <w:marTop w:val="0"/>
              <w:marBottom w:val="0"/>
              <w:divBdr>
                <w:top w:val="none" w:sz="0" w:space="0" w:color="auto"/>
                <w:left w:val="none" w:sz="0" w:space="0" w:color="auto"/>
                <w:bottom w:val="none" w:sz="0" w:space="0" w:color="auto"/>
                <w:right w:val="none" w:sz="0" w:space="0" w:color="auto"/>
              </w:divBdr>
            </w:div>
            <w:div w:id="1648122457">
              <w:marLeft w:val="0"/>
              <w:marRight w:val="0"/>
              <w:marTop w:val="0"/>
              <w:marBottom w:val="0"/>
              <w:divBdr>
                <w:top w:val="none" w:sz="0" w:space="0" w:color="auto"/>
                <w:left w:val="none" w:sz="0" w:space="0" w:color="auto"/>
                <w:bottom w:val="none" w:sz="0" w:space="0" w:color="auto"/>
                <w:right w:val="none" w:sz="0" w:space="0" w:color="auto"/>
              </w:divBdr>
            </w:div>
            <w:div w:id="645938252">
              <w:marLeft w:val="0"/>
              <w:marRight w:val="0"/>
              <w:marTop w:val="0"/>
              <w:marBottom w:val="0"/>
              <w:divBdr>
                <w:top w:val="none" w:sz="0" w:space="0" w:color="auto"/>
                <w:left w:val="none" w:sz="0" w:space="0" w:color="auto"/>
                <w:bottom w:val="none" w:sz="0" w:space="0" w:color="auto"/>
                <w:right w:val="none" w:sz="0" w:space="0" w:color="auto"/>
              </w:divBdr>
            </w:div>
            <w:div w:id="1246375543">
              <w:marLeft w:val="0"/>
              <w:marRight w:val="0"/>
              <w:marTop w:val="0"/>
              <w:marBottom w:val="0"/>
              <w:divBdr>
                <w:top w:val="none" w:sz="0" w:space="0" w:color="auto"/>
                <w:left w:val="none" w:sz="0" w:space="0" w:color="auto"/>
                <w:bottom w:val="none" w:sz="0" w:space="0" w:color="auto"/>
                <w:right w:val="none" w:sz="0" w:space="0" w:color="auto"/>
              </w:divBdr>
            </w:div>
            <w:div w:id="329334527">
              <w:marLeft w:val="0"/>
              <w:marRight w:val="0"/>
              <w:marTop w:val="0"/>
              <w:marBottom w:val="0"/>
              <w:divBdr>
                <w:top w:val="none" w:sz="0" w:space="0" w:color="auto"/>
                <w:left w:val="none" w:sz="0" w:space="0" w:color="auto"/>
                <w:bottom w:val="none" w:sz="0" w:space="0" w:color="auto"/>
                <w:right w:val="none" w:sz="0" w:space="0" w:color="auto"/>
              </w:divBdr>
            </w:div>
            <w:div w:id="1365057285">
              <w:marLeft w:val="0"/>
              <w:marRight w:val="0"/>
              <w:marTop w:val="0"/>
              <w:marBottom w:val="0"/>
              <w:divBdr>
                <w:top w:val="none" w:sz="0" w:space="0" w:color="auto"/>
                <w:left w:val="none" w:sz="0" w:space="0" w:color="auto"/>
                <w:bottom w:val="none" w:sz="0" w:space="0" w:color="auto"/>
                <w:right w:val="none" w:sz="0" w:space="0" w:color="auto"/>
              </w:divBdr>
            </w:div>
            <w:div w:id="411859394">
              <w:marLeft w:val="0"/>
              <w:marRight w:val="0"/>
              <w:marTop w:val="0"/>
              <w:marBottom w:val="0"/>
              <w:divBdr>
                <w:top w:val="none" w:sz="0" w:space="0" w:color="auto"/>
                <w:left w:val="none" w:sz="0" w:space="0" w:color="auto"/>
                <w:bottom w:val="none" w:sz="0" w:space="0" w:color="auto"/>
                <w:right w:val="none" w:sz="0" w:space="0" w:color="auto"/>
              </w:divBdr>
            </w:div>
            <w:div w:id="1107390742">
              <w:marLeft w:val="0"/>
              <w:marRight w:val="0"/>
              <w:marTop w:val="0"/>
              <w:marBottom w:val="0"/>
              <w:divBdr>
                <w:top w:val="none" w:sz="0" w:space="0" w:color="auto"/>
                <w:left w:val="none" w:sz="0" w:space="0" w:color="auto"/>
                <w:bottom w:val="none" w:sz="0" w:space="0" w:color="auto"/>
                <w:right w:val="none" w:sz="0" w:space="0" w:color="auto"/>
              </w:divBdr>
            </w:div>
            <w:div w:id="2109956927">
              <w:marLeft w:val="0"/>
              <w:marRight w:val="0"/>
              <w:marTop w:val="0"/>
              <w:marBottom w:val="0"/>
              <w:divBdr>
                <w:top w:val="none" w:sz="0" w:space="0" w:color="auto"/>
                <w:left w:val="none" w:sz="0" w:space="0" w:color="auto"/>
                <w:bottom w:val="none" w:sz="0" w:space="0" w:color="auto"/>
                <w:right w:val="none" w:sz="0" w:space="0" w:color="auto"/>
              </w:divBdr>
            </w:div>
            <w:div w:id="201476558">
              <w:marLeft w:val="0"/>
              <w:marRight w:val="0"/>
              <w:marTop w:val="0"/>
              <w:marBottom w:val="0"/>
              <w:divBdr>
                <w:top w:val="none" w:sz="0" w:space="0" w:color="auto"/>
                <w:left w:val="none" w:sz="0" w:space="0" w:color="auto"/>
                <w:bottom w:val="none" w:sz="0" w:space="0" w:color="auto"/>
                <w:right w:val="none" w:sz="0" w:space="0" w:color="auto"/>
              </w:divBdr>
            </w:div>
            <w:div w:id="1858813943">
              <w:marLeft w:val="0"/>
              <w:marRight w:val="0"/>
              <w:marTop w:val="0"/>
              <w:marBottom w:val="0"/>
              <w:divBdr>
                <w:top w:val="none" w:sz="0" w:space="0" w:color="auto"/>
                <w:left w:val="none" w:sz="0" w:space="0" w:color="auto"/>
                <w:bottom w:val="none" w:sz="0" w:space="0" w:color="auto"/>
                <w:right w:val="none" w:sz="0" w:space="0" w:color="auto"/>
              </w:divBdr>
            </w:div>
            <w:div w:id="314070052">
              <w:marLeft w:val="0"/>
              <w:marRight w:val="0"/>
              <w:marTop w:val="0"/>
              <w:marBottom w:val="0"/>
              <w:divBdr>
                <w:top w:val="none" w:sz="0" w:space="0" w:color="auto"/>
                <w:left w:val="none" w:sz="0" w:space="0" w:color="auto"/>
                <w:bottom w:val="none" w:sz="0" w:space="0" w:color="auto"/>
                <w:right w:val="none" w:sz="0" w:space="0" w:color="auto"/>
              </w:divBdr>
            </w:div>
            <w:div w:id="21901257">
              <w:marLeft w:val="0"/>
              <w:marRight w:val="0"/>
              <w:marTop w:val="0"/>
              <w:marBottom w:val="0"/>
              <w:divBdr>
                <w:top w:val="none" w:sz="0" w:space="0" w:color="auto"/>
                <w:left w:val="none" w:sz="0" w:space="0" w:color="auto"/>
                <w:bottom w:val="none" w:sz="0" w:space="0" w:color="auto"/>
                <w:right w:val="none" w:sz="0" w:space="0" w:color="auto"/>
              </w:divBdr>
            </w:div>
            <w:div w:id="922756902">
              <w:marLeft w:val="0"/>
              <w:marRight w:val="0"/>
              <w:marTop w:val="0"/>
              <w:marBottom w:val="0"/>
              <w:divBdr>
                <w:top w:val="none" w:sz="0" w:space="0" w:color="auto"/>
                <w:left w:val="none" w:sz="0" w:space="0" w:color="auto"/>
                <w:bottom w:val="none" w:sz="0" w:space="0" w:color="auto"/>
                <w:right w:val="none" w:sz="0" w:space="0" w:color="auto"/>
              </w:divBdr>
            </w:div>
            <w:div w:id="1857692083">
              <w:marLeft w:val="0"/>
              <w:marRight w:val="0"/>
              <w:marTop w:val="0"/>
              <w:marBottom w:val="0"/>
              <w:divBdr>
                <w:top w:val="none" w:sz="0" w:space="0" w:color="auto"/>
                <w:left w:val="none" w:sz="0" w:space="0" w:color="auto"/>
                <w:bottom w:val="none" w:sz="0" w:space="0" w:color="auto"/>
                <w:right w:val="none" w:sz="0" w:space="0" w:color="auto"/>
              </w:divBdr>
            </w:div>
            <w:div w:id="1430194026">
              <w:marLeft w:val="0"/>
              <w:marRight w:val="0"/>
              <w:marTop w:val="0"/>
              <w:marBottom w:val="0"/>
              <w:divBdr>
                <w:top w:val="none" w:sz="0" w:space="0" w:color="auto"/>
                <w:left w:val="none" w:sz="0" w:space="0" w:color="auto"/>
                <w:bottom w:val="none" w:sz="0" w:space="0" w:color="auto"/>
                <w:right w:val="none" w:sz="0" w:space="0" w:color="auto"/>
              </w:divBdr>
            </w:div>
            <w:div w:id="149713177">
              <w:marLeft w:val="0"/>
              <w:marRight w:val="0"/>
              <w:marTop w:val="0"/>
              <w:marBottom w:val="0"/>
              <w:divBdr>
                <w:top w:val="none" w:sz="0" w:space="0" w:color="auto"/>
                <w:left w:val="none" w:sz="0" w:space="0" w:color="auto"/>
                <w:bottom w:val="none" w:sz="0" w:space="0" w:color="auto"/>
                <w:right w:val="none" w:sz="0" w:space="0" w:color="auto"/>
              </w:divBdr>
            </w:div>
            <w:div w:id="1801916758">
              <w:marLeft w:val="0"/>
              <w:marRight w:val="0"/>
              <w:marTop w:val="0"/>
              <w:marBottom w:val="0"/>
              <w:divBdr>
                <w:top w:val="none" w:sz="0" w:space="0" w:color="auto"/>
                <w:left w:val="none" w:sz="0" w:space="0" w:color="auto"/>
                <w:bottom w:val="none" w:sz="0" w:space="0" w:color="auto"/>
                <w:right w:val="none" w:sz="0" w:space="0" w:color="auto"/>
              </w:divBdr>
            </w:div>
            <w:div w:id="601912385">
              <w:marLeft w:val="0"/>
              <w:marRight w:val="0"/>
              <w:marTop w:val="0"/>
              <w:marBottom w:val="0"/>
              <w:divBdr>
                <w:top w:val="none" w:sz="0" w:space="0" w:color="auto"/>
                <w:left w:val="none" w:sz="0" w:space="0" w:color="auto"/>
                <w:bottom w:val="none" w:sz="0" w:space="0" w:color="auto"/>
                <w:right w:val="none" w:sz="0" w:space="0" w:color="auto"/>
              </w:divBdr>
            </w:div>
            <w:div w:id="2104909224">
              <w:marLeft w:val="0"/>
              <w:marRight w:val="0"/>
              <w:marTop w:val="0"/>
              <w:marBottom w:val="0"/>
              <w:divBdr>
                <w:top w:val="none" w:sz="0" w:space="0" w:color="auto"/>
                <w:left w:val="none" w:sz="0" w:space="0" w:color="auto"/>
                <w:bottom w:val="none" w:sz="0" w:space="0" w:color="auto"/>
                <w:right w:val="none" w:sz="0" w:space="0" w:color="auto"/>
              </w:divBdr>
            </w:div>
            <w:div w:id="181864822">
              <w:marLeft w:val="0"/>
              <w:marRight w:val="0"/>
              <w:marTop w:val="0"/>
              <w:marBottom w:val="0"/>
              <w:divBdr>
                <w:top w:val="none" w:sz="0" w:space="0" w:color="auto"/>
                <w:left w:val="none" w:sz="0" w:space="0" w:color="auto"/>
                <w:bottom w:val="none" w:sz="0" w:space="0" w:color="auto"/>
                <w:right w:val="none" w:sz="0" w:space="0" w:color="auto"/>
              </w:divBdr>
            </w:div>
            <w:div w:id="1812017311">
              <w:marLeft w:val="0"/>
              <w:marRight w:val="0"/>
              <w:marTop w:val="0"/>
              <w:marBottom w:val="0"/>
              <w:divBdr>
                <w:top w:val="none" w:sz="0" w:space="0" w:color="auto"/>
                <w:left w:val="none" w:sz="0" w:space="0" w:color="auto"/>
                <w:bottom w:val="none" w:sz="0" w:space="0" w:color="auto"/>
                <w:right w:val="none" w:sz="0" w:space="0" w:color="auto"/>
              </w:divBdr>
            </w:div>
            <w:div w:id="1754819703">
              <w:marLeft w:val="0"/>
              <w:marRight w:val="0"/>
              <w:marTop w:val="0"/>
              <w:marBottom w:val="0"/>
              <w:divBdr>
                <w:top w:val="none" w:sz="0" w:space="0" w:color="auto"/>
                <w:left w:val="none" w:sz="0" w:space="0" w:color="auto"/>
                <w:bottom w:val="none" w:sz="0" w:space="0" w:color="auto"/>
                <w:right w:val="none" w:sz="0" w:space="0" w:color="auto"/>
              </w:divBdr>
            </w:div>
            <w:div w:id="898900210">
              <w:marLeft w:val="0"/>
              <w:marRight w:val="0"/>
              <w:marTop w:val="0"/>
              <w:marBottom w:val="0"/>
              <w:divBdr>
                <w:top w:val="none" w:sz="0" w:space="0" w:color="auto"/>
                <w:left w:val="none" w:sz="0" w:space="0" w:color="auto"/>
                <w:bottom w:val="none" w:sz="0" w:space="0" w:color="auto"/>
                <w:right w:val="none" w:sz="0" w:space="0" w:color="auto"/>
              </w:divBdr>
            </w:div>
            <w:div w:id="2100253982">
              <w:marLeft w:val="0"/>
              <w:marRight w:val="0"/>
              <w:marTop w:val="0"/>
              <w:marBottom w:val="0"/>
              <w:divBdr>
                <w:top w:val="none" w:sz="0" w:space="0" w:color="auto"/>
                <w:left w:val="none" w:sz="0" w:space="0" w:color="auto"/>
                <w:bottom w:val="none" w:sz="0" w:space="0" w:color="auto"/>
                <w:right w:val="none" w:sz="0" w:space="0" w:color="auto"/>
              </w:divBdr>
            </w:div>
            <w:div w:id="1993607041">
              <w:marLeft w:val="0"/>
              <w:marRight w:val="0"/>
              <w:marTop w:val="0"/>
              <w:marBottom w:val="0"/>
              <w:divBdr>
                <w:top w:val="none" w:sz="0" w:space="0" w:color="auto"/>
                <w:left w:val="none" w:sz="0" w:space="0" w:color="auto"/>
                <w:bottom w:val="none" w:sz="0" w:space="0" w:color="auto"/>
                <w:right w:val="none" w:sz="0" w:space="0" w:color="auto"/>
              </w:divBdr>
            </w:div>
            <w:div w:id="1569144741">
              <w:marLeft w:val="0"/>
              <w:marRight w:val="0"/>
              <w:marTop w:val="0"/>
              <w:marBottom w:val="0"/>
              <w:divBdr>
                <w:top w:val="none" w:sz="0" w:space="0" w:color="auto"/>
                <w:left w:val="none" w:sz="0" w:space="0" w:color="auto"/>
                <w:bottom w:val="none" w:sz="0" w:space="0" w:color="auto"/>
                <w:right w:val="none" w:sz="0" w:space="0" w:color="auto"/>
              </w:divBdr>
            </w:div>
            <w:div w:id="1139542180">
              <w:marLeft w:val="0"/>
              <w:marRight w:val="0"/>
              <w:marTop w:val="0"/>
              <w:marBottom w:val="0"/>
              <w:divBdr>
                <w:top w:val="none" w:sz="0" w:space="0" w:color="auto"/>
                <w:left w:val="none" w:sz="0" w:space="0" w:color="auto"/>
                <w:bottom w:val="none" w:sz="0" w:space="0" w:color="auto"/>
                <w:right w:val="none" w:sz="0" w:space="0" w:color="auto"/>
              </w:divBdr>
            </w:div>
            <w:div w:id="1957710648">
              <w:marLeft w:val="0"/>
              <w:marRight w:val="0"/>
              <w:marTop w:val="0"/>
              <w:marBottom w:val="0"/>
              <w:divBdr>
                <w:top w:val="none" w:sz="0" w:space="0" w:color="auto"/>
                <w:left w:val="none" w:sz="0" w:space="0" w:color="auto"/>
                <w:bottom w:val="none" w:sz="0" w:space="0" w:color="auto"/>
                <w:right w:val="none" w:sz="0" w:space="0" w:color="auto"/>
              </w:divBdr>
            </w:div>
            <w:div w:id="915631202">
              <w:marLeft w:val="0"/>
              <w:marRight w:val="0"/>
              <w:marTop w:val="0"/>
              <w:marBottom w:val="0"/>
              <w:divBdr>
                <w:top w:val="none" w:sz="0" w:space="0" w:color="auto"/>
                <w:left w:val="none" w:sz="0" w:space="0" w:color="auto"/>
                <w:bottom w:val="none" w:sz="0" w:space="0" w:color="auto"/>
                <w:right w:val="none" w:sz="0" w:space="0" w:color="auto"/>
              </w:divBdr>
            </w:div>
            <w:div w:id="484207827">
              <w:marLeft w:val="0"/>
              <w:marRight w:val="0"/>
              <w:marTop w:val="0"/>
              <w:marBottom w:val="0"/>
              <w:divBdr>
                <w:top w:val="none" w:sz="0" w:space="0" w:color="auto"/>
                <w:left w:val="none" w:sz="0" w:space="0" w:color="auto"/>
                <w:bottom w:val="none" w:sz="0" w:space="0" w:color="auto"/>
                <w:right w:val="none" w:sz="0" w:space="0" w:color="auto"/>
              </w:divBdr>
            </w:div>
            <w:div w:id="159856486">
              <w:marLeft w:val="0"/>
              <w:marRight w:val="0"/>
              <w:marTop w:val="0"/>
              <w:marBottom w:val="0"/>
              <w:divBdr>
                <w:top w:val="none" w:sz="0" w:space="0" w:color="auto"/>
                <w:left w:val="none" w:sz="0" w:space="0" w:color="auto"/>
                <w:bottom w:val="none" w:sz="0" w:space="0" w:color="auto"/>
                <w:right w:val="none" w:sz="0" w:space="0" w:color="auto"/>
              </w:divBdr>
            </w:div>
            <w:div w:id="1781023743">
              <w:marLeft w:val="0"/>
              <w:marRight w:val="0"/>
              <w:marTop w:val="0"/>
              <w:marBottom w:val="0"/>
              <w:divBdr>
                <w:top w:val="none" w:sz="0" w:space="0" w:color="auto"/>
                <w:left w:val="none" w:sz="0" w:space="0" w:color="auto"/>
                <w:bottom w:val="none" w:sz="0" w:space="0" w:color="auto"/>
                <w:right w:val="none" w:sz="0" w:space="0" w:color="auto"/>
              </w:divBdr>
            </w:div>
            <w:div w:id="733353572">
              <w:marLeft w:val="0"/>
              <w:marRight w:val="0"/>
              <w:marTop w:val="0"/>
              <w:marBottom w:val="0"/>
              <w:divBdr>
                <w:top w:val="none" w:sz="0" w:space="0" w:color="auto"/>
                <w:left w:val="none" w:sz="0" w:space="0" w:color="auto"/>
                <w:bottom w:val="none" w:sz="0" w:space="0" w:color="auto"/>
                <w:right w:val="none" w:sz="0" w:space="0" w:color="auto"/>
              </w:divBdr>
            </w:div>
            <w:div w:id="80488382">
              <w:marLeft w:val="0"/>
              <w:marRight w:val="0"/>
              <w:marTop w:val="0"/>
              <w:marBottom w:val="0"/>
              <w:divBdr>
                <w:top w:val="none" w:sz="0" w:space="0" w:color="auto"/>
                <w:left w:val="none" w:sz="0" w:space="0" w:color="auto"/>
                <w:bottom w:val="none" w:sz="0" w:space="0" w:color="auto"/>
                <w:right w:val="none" w:sz="0" w:space="0" w:color="auto"/>
              </w:divBdr>
            </w:div>
            <w:div w:id="924194949">
              <w:marLeft w:val="0"/>
              <w:marRight w:val="0"/>
              <w:marTop w:val="0"/>
              <w:marBottom w:val="0"/>
              <w:divBdr>
                <w:top w:val="none" w:sz="0" w:space="0" w:color="auto"/>
                <w:left w:val="none" w:sz="0" w:space="0" w:color="auto"/>
                <w:bottom w:val="none" w:sz="0" w:space="0" w:color="auto"/>
                <w:right w:val="none" w:sz="0" w:space="0" w:color="auto"/>
              </w:divBdr>
            </w:div>
            <w:div w:id="580141121">
              <w:marLeft w:val="0"/>
              <w:marRight w:val="0"/>
              <w:marTop w:val="0"/>
              <w:marBottom w:val="0"/>
              <w:divBdr>
                <w:top w:val="none" w:sz="0" w:space="0" w:color="auto"/>
                <w:left w:val="none" w:sz="0" w:space="0" w:color="auto"/>
                <w:bottom w:val="none" w:sz="0" w:space="0" w:color="auto"/>
                <w:right w:val="none" w:sz="0" w:space="0" w:color="auto"/>
              </w:divBdr>
            </w:div>
            <w:div w:id="226259780">
              <w:marLeft w:val="0"/>
              <w:marRight w:val="0"/>
              <w:marTop w:val="0"/>
              <w:marBottom w:val="0"/>
              <w:divBdr>
                <w:top w:val="none" w:sz="0" w:space="0" w:color="auto"/>
                <w:left w:val="none" w:sz="0" w:space="0" w:color="auto"/>
                <w:bottom w:val="none" w:sz="0" w:space="0" w:color="auto"/>
                <w:right w:val="none" w:sz="0" w:space="0" w:color="auto"/>
              </w:divBdr>
            </w:div>
            <w:div w:id="848131647">
              <w:marLeft w:val="0"/>
              <w:marRight w:val="0"/>
              <w:marTop w:val="0"/>
              <w:marBottom w:val="0"/>
              <w:divBdr>
                <w:top w:val="none" w:sz="0" w:space="0" w:color="auto"/>
                <w:left w:val="none" w:sz="0" w:space="0" w:color="auto"/>
                <w:bottom w:val="none" w:sz="0" w:space="0" w:color="auto"/>
                <w:right w:val="none" w:sz="0" w:space="0" w:color="auto"/>
              </w:divBdr>
            </w:div>
            <w:div w:id="220529490">
              <w:marLeft w:val="0"/>
              <w:marRight w:val="0"/>
              <w:marTop w:val="0"/>
              <w:marBottom w:val="0"/>
              <w:divBdr>
                <w:top w:val="none" w:sz="0" w:space="0" w:color="auto"/>
                <w:left w:val="none" w:sz="0" w:space="0" w:color="auto"/>
                <w:bottom w:val="none" w:sz="0" w:space="0" w:color="auto"/>
                <w:right w:val="none" w:sz="0" w:space="0" w:color="auto"/>
              </w:divBdr>
            </w:div>
            <w:div w:id="1904366380">
              <w:marLeft w:val="0"/>
              <w:marRight w:val="0"/>
              <w:marTop w:val="0"/>
              <w:marBottom w:val="0"/>
              <w:divBdr>
                <w:top w:val="none" w:sz="0" w:space="0" w:color="auto"/>
                <w:left w:val="none" w:sz="0" w:space="0" w:color="auto"/>
                <w:bottom w:val="none" w:sz="0" w:space="0" w:color="auto"/>
                <w:right w:val="none" w:sz="0" w:space="0" w:color="auto"/>
              </w:divBdr>
            </w:div>
            <w:div w:id="1729723451">
              <w:marLeft w:val="0"/>
              <w:marRight w:val="0"/>
              <w:marTop w:val="0"/>
              <w:marBottom w:val="0"/>
              <w:divBdr>
                <w:top w:val="none" w:sz="0" w:space="0" w:color="auto"/>
                <w:left w:val="none" w:sz="0" w:space="0" w:color="auto"/>
                <w:bottom w:val="none" w:sz="0" w:space="0" w:color="auto"/>
                <w:right w:val="none" w:sz="0" w:space="0" w:color="auto"/>
              </w:divBdr>
            </w:div>
            <w:div w:id="235627876">
              <w:marLeft w:val="0"/>
              <w:marRight w:val="0"/>
              <w:marTop w:val="0"/>
              <w:marBottom w:val="0"/>
              <w:divBdr>
                <w:top w:val="none" w:sz="0" w:space="0" w:color="auto"/>
                <w:left w:val="none" w:sz="0" w:space="0" w:color="auto"/>
                <w:bottom w:val="none" w:sz="0" w:space="0" w:color="auto"/>
                <w:right w:val="none" w:sz="0" w:space="0" w:color="auto"/>
              </w:divBdr>
            </w:div>
            <w:div w:id="1264800126">
              <w:marLeft w:val="0"/>
              <w:marRight w:val="0"/>
              <w:marTop w:val="0"/>
              <w:marBottom w:val="0"/>
              <w:divBdr>
                <w:top w:val="none" w:sz="0" w:space="0" w:color="auto"/>
                <w:left w:val="none" w:sz="0" w:space="0" w:color="auto"/>
                <w:bottom w:val="none" w:sz="0" w:space="0" w:color="auto"/>
                <w:right w:val="none" w:sz="0" w:space="0" w:color="auto"/>
              </w:divBdr>
            </w:div>
            <w:div w:id="1753114387">
              <w:marLeft w:val="0"/>
              <w:marRight w:val="0"/>
              <w:marTop w:val="0"/>
              <w:marBottom w:val="0"/>
              <w:divBdr>
                <w:top w:val="none" w:sz="0" w:space="0" w:color="auto"/>
                <w:left w:val="none" w:sz="0" w:space="0" w:color="auto"/>
                <w:bottom w:val="none" w:sz="0" w:space="0" w:color="auto"/>
                <w:right w:val="none" w:sz="0" w:space="0" w:color="auto"/>
              </w:divBdr>
            </w:div>
            <w:div w:id="1761175715">
              <w:marLeft w:val="0"/>
              <w:marRight w:val="0"/>
              <w:marTop w:val="0"/>
              <w:marBottom w:val="0"/>
              <w:divBdr>
                <w:top w:val="none" w:sz="0" w:space="0" w:color="auto"/>
                <w:left w:val="none" w:sz="0" w:space="0" w:color="auto"/>
                <w:bottom w:val="none" w:sz="0" w:space="0" w:color="auto"/>
                <w:right w:val="none" w:sz="0" w:space="0" w:color="auto"/>
              </w:divBdr>
            </w:div>
            <w:div w:id="1616595283">
              <w:marLeft w:val="0"/>
              <w:marRight w:val="0"/>
              <w:marTop w:val="0"/>
              <w:marBottom w:val="0"/>
              <w:divBdr>
                <w:top w:val="none" w:sz="0" w:space="0" w:color="auto"/>
                <w:left w:val="none" w:sz="0" w:space="0" w:color="auto"/>
                <w:bottom w:val="none" w:sz="0" w:space="0" w:color="auto"/>
                <w:right w:val="none" w:sz="0" w:space="0" w:color="auto"/>
              </w:divBdr>
            </w:div>
            <w:div w:id="541401991">
              <w:marLeft w:val="0"/>
              <w:marRight w:val="0"/>
              <w:marTop w:val="0"/>
              <w:marBottom w:val="0"/>
              <w:divBdr>
                <w:top w:val="none" w:sz="0" w:space="0" w:color="auto"/>
                <w:left w:val="none" w:sz="0" w:space="0" w:color="auto"/>
                <w:bottom w:val="none" w:sz="0" w:space="0" w:color="auto"/>
                <w:right w:val="none" w:sz="0" w:space="0" w:color="auto"/>
              </w:divBdr>
            </w:div>
            <w:div w:id="17509672">
              <w:marLeft w:val="0"/>
              <w:marRight w:val="0"/>
              <w:marTop w:val="0"/>
              <w:marBottom w:val="0"/>
              <w:divBdr>
                <w:top w:val="none" w:sz="0" w:space="0" w:color="auto"/>
                <w:left w:val="none" w:sz="0" w:space="0" w:color="auto"/>
                <w:bottom w:val="none" w:sz="0" w:space="0" w:color="auto"/>
                <w:right w:val="none" w:sz="0" w:space="0" w:color="auto"/>
              </w:divBdr>
            </w:div>
            <w:div w:id="2085493630">
              <w:marLeft w:val="0"/>
              <w:marRight w:val="0"/>
              <w:marTop w:val="0"/>
              <w:marBottom w:val="0"/>
              <w:divBdr>
                <w:top w:val="none" w:sz="0" w:space="0" w:color="auto"/>
                <w:left w:val="none" w:sz="0" w:space="0" w:color="auto"/>
                <w:bottom w:val="none" w:sz="0" w:space="0" w:color="auto"/>
                <w:right w:val="none" w:sz="0" w:space="0" w:color="auto"/>
              </w:divBdr>
            </w:div>
            <w:div w:id="1250458481">
              <w:marLeft w:val="0"/>
              <w:marRight w:val="0"/>
              <w:marTop w:val="0"/>
              <w:marBottom w:val="0"/>
              <w:divBdr>
                <w:top w:val="none" w:sz="0" w:space="0" w:color="auto"/>
                <w:left w:val="none" w:sz="0" w:space="0" w:color="auto"/>
                <w:bottom w:val="none" w:sz="0" w:space="0" w:color="auto"/>
                <w:right w:val="none" w:sz="0" w:space="0" w:color="auto"/>
              </w:divBdr>
            </w:div>
            <w:div w:id="1030910636">
              <w:marLeft w:val="0"/>
              <w:marRight w:val="0"/>
              <w:marTop w:val="0"/>
              <w:marBottom w:val="0"/>
              <w:divBdr>
                <w:top w:val="none" w:sz="0" w:space="0" w:color="auto"/>
                <w:left w:val="none" w:sz="0" w:space="0" w:color="auto"/>
                <w:bottom w:val="none" w:sz="0" w:space="0" w:color="auto"/>
                <w:right w:val="none" w:sz="0" w:space="0" w:color="auto"/>
              </w:divBdr>
            </w:div>
            <w:div w:id="1539001895">
              <w:marLeft w:val="0"/>
              <w:marRight w:val="0"/>
              <w:marTop w:val="0"/>
              <w:marBottom w:val="0"/>
              <w:divBdr>
                <w:top w:val="none" w:sz="0" w:space="0" w:color="auto"/>
                <w:left w:val="none" w:sz="0" w:space="0" w:color="auto"/>
                <w:bottom w:val="none" w:sz="0" w:space="0" w:color="auto"/>
                <w:right w:val="none" w:sz="0" w:space="0" w:color="auto"/>
              </w:divBdr>
            </w:div>
            <w:div w:id="1005743744">
              <w:marLeft w:val="0"/>
              <w:marRight w:val="0"/>
              <w:marTop w:val="0"/>
              <w:marBottom w:val="0"/>
              <w:divBdr>
                <w:top w:val="none" w:sz="0" w:space="0" w:color="auto"/>
                <w:left w:val="none" w:sz="0" w:space="0" w:color="auto"/>
                <w:bottom w:val="none" w:sz="0" w:space="0" w:color="auto"/>
                <w:right w:val="none" w:sz="0" w:space="0" w:color="auto"/>
              </w:divBdr>
            </w:div>
            <w:div w:id="1198852379">
              <w:marLeft w:val="0"/>
              <w:marRight w:val="0"/>
              <w:marTop w:val="0"/>
              <w:marBottom w:val="0"/>
              <w:divBdr>
                <w:top w:val="none" w:sz="0" w:space="0" w:color="auto"/>
                <w:left w:val="none" w:sz="0" w:space="0" w:color="auto"/>
                <w:bottom w:val="none" w:sz="0" w:space="0" w:color="auto"/>
                <w:right w:val="none" w:sz="0" w:space="0" w:color="auto"/>
              </w:divBdr>
            </w:div>
            <w:div w:id="1731536528">
              <w:marLeft w:val="0"/>
              <w:marRight w:val="0"/>
              <w:marTop w:val="0"/>
              <w:marBottom w:val="0"/>
              <w:divBdr>
                <w:top w:val="none" w:sz="0" w:space="0" w:color="auto"/>
                <w:left w:val="none" w:sz="0" w:space="0" w:color="auto"/>
                <w:bottom w:val="none" w:sz="0" w:space="0" w:color="auto"/>
                <w:right w:val="none" w:sz="0" w:space="0" w:color="auto"/>
              </w:divBdr>
            </w:div>
            <w:div w:id="1956523089">
              <w:marLeft w:val="0"/>
              <w:marRight w:val="0"/>
              <w:marTop w:val="0"/>
              <w:marBottom w:val="0"/>
              <w:divBdr>
                <w:top w:val="none" w:sz="0" w:space="0" w:color="auto"/>
                <w:left w:val="none" w:sz="0" w:space="0" w:color="auto"/>
                <w:bottom w:val="none" w:sz="0" w:space="0" w:color="auto"/>
                <w:right w:val="none" w:sz="0" w:space="0" w:color="auto"/>
              </w:divBdr>
            </w:div>
            <w:div w:id="73520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692250">
      <w:bodyDiv w:val="1"/>
      <w:marLeft w:val="0"/>
      <w:marRight w:val="0"/>
      <w:marTop w:val="0"/>
      <w:marBottom w:val="0"/>
      <w:divBdr>
        <w:top w:val="none" w:sz="0" w:space="0" w:color="auto"/>
        <w:left w:val="none" w:sz="0" w:space="0" w:color="auto"/>
        <w:bottom w:val="none" w:sz="0" w:space="0" w:color="auto"/>
        <w:right w:val="none" w:sz="0" w:space="0" w:color="auto"/>
      </w:divBdr>
      <w:divsChild>
        <w:div w:id="2065641440">
          <w:marLeft w:val="0"/>
          <w:marRight w:val="0"/>
          <w:marTop w:val="0"/>
          <w:marBottom w:val="0"/>
          <w:divBdr>
            <w:top w:val="none" w:sz="0" w:space="0" w:color="auto"/>
            <w:left w:val="none" w:sz="0" w:space="0" w:color="auto"/>
            <w:bottom w:val="none" w:sz="0" w:space="0" w:color="auto"/>
            <w:right w:val="none" w:sz="0" w:space="0" w:color="auto"/>
          </w:divBdr>
        </w:div>
      </w:divsChild>
    </w:div>
    <w:div w:id="885071438">
      <w:bodyDiv w:val="1"/>
      <w:marLeft w:val="0"/>
      <w:marRight w:val="0"/>
      <w:marTop w:val="0"/>
      <w:marBottom w:val="0"/>
      <w:divBdr>
        <w:top w:val="none" w:sz="0" w:space="0" w:color="auto"/>
        <w:left w:val="none" w:sz="0" w:space="0" w:color="auto"/>
        <w:bottom w:val="none" w:sz="0" w:space="0" w:color="auto"/>
        <w:right w:val="none" w:sz="0" w:space="0" w:color="auto"/>
      </w:divBdr>
      <w:divsChild>
        <w:div w:id="242496684">
          <w:marLeft w:val="0"/>
          <w:marRight w:val="0"/>
          <w:marTop w:val="0"/>
          <w:marBottom w:val="0"/>
          <w:divBdr>
            <w:top w:val="none" w:sz="0" w:space="0" w:color="auto"/>
            <w:left w:val="none" w:sz="0" w:space="0" w:color="auto"/>
            <w:bottom w:val="none" w:sz="0" w:space="0" w:color="auto"/>
            <w:right w:val="none" w:sz="0" w:space="0" w:color="auto"/>
          </w:divBdr>
        </w:div>
        <w:div w:id="933904136">
          <w:marLeft w:val="0"/>
          <w:marRight w:val="0"/>
          <w:marTop w:val="0"/>
          <w:marBottom w:val="0"/>
          <w:divBdr>
            <w:top w:val="none" w:sz="0" w:space="0" w:color="auto"/>
            <w:left w:val="none" w:sz="0" w:space="0" w:color="auto"/>
            <w:bottom w:val="none" w:sz="0" w:space="0" w:color="auto"/>
            <w:right w:val="none" w:sz="0" w:space="0" w:color="auto"/>
          </w:divBdr>
        </w:div>
        <w:div w:id="578488432">
          <w:marLeft w:val="0"/>
          <w:marRight w:val="0"/>
          <w:marTop w:val="0"/>
          <w:marBottom w:val="0"/>
          <w:divBdr>
            <w:top w:val="none" w:sz="0" w:space="0" w:color="auto"/>
            <w:left w:val="none" w:sz="0" w:space="0" w:color="auto"/>
            <w:bottom w:val="none" w:sz="0" w:space="0" w:color="auto"/>
            <w:right w:val="none" w:sz="0" w:space="0" w:color="auto"/>
          </w:divBdr>
        </w:div>
        <w:div w:id="868570919">
          <w:marLeft w:val="0"/>
          <w:marRight w:val="0"/>
          <w:marTop w:val="0"/>
          <w:marBottom w:val="0"/>
          <w:divBdr>
            <w:top w:val="none" w:sz="0" w:space="0" w:color="auto"/>
            <w:left w:val="none" w:sz="0" w:space="0" w:color="auto"/>
            <w:bottom w:val="none" w:sz="0" w:space="0" w:color="auto"/>
            <w:right w:val="none" w:sz="0" w:space="0" w:color="auto"/>
          </w:divBdr>
        </w:div>
        <w:div w:id="114056564">
          <w:marLeft w:val="0"/>
          <w:marRight w:val="0"/>
          <w:marTop w:val="0"/>
          <w:marBottom w:val="0"/>
          <w:divBdr>
            <w:top w:val="none" w:sz="0" w:space="0" w:color="auto"/>
            <w:left w:val="none" w:sz="0" w:space="0" w:color="auto"/>
            <w:bottom w:val="none" w:sz="0" w:space="0" w:color="auto"/>
            <w:right w:val="none" w:sz="0" w:space="0" w:color="auto"/>
          </w:divBdr>
        </w:div>
        <w:div w:id="1355039473">
          <w:marLeft w:val="0"/>
          <w:marRight w:val="0"/>
          <w:marTop w:val="0"/>
          <w:marBottom w:val="0"/>
          <w:divBdr>
            <w:top w:val="none" w:sz="0" w:space="0" w:color="auto"/>
            <w:left w:val="none" w:sz="0" w:space="0" w:color="auto"/>
            <w:bottom w:val="none" w:sz="0" w:space="0" w:color="auto"/>
            <w:right w:val="none" w:sz="0" w:space="0" w:color="auto"/>
          </w:divBdr>
        </w:div>
        <w:div w:id="796224187">
          <w:marLeft w:val="0"/>
          <w:marRight w:val="0"/>
          <w:marTop w:val="0"/>
          <w:marBottom w:val="0"/>
          <w:divBdr>
            <w:top w:val="none" w:sz="0" w:space="0" w:color="auto"/>
            <w:left w:val="none" w:sz="0" w:space="0" w:color="auto"/>
            <w:bottom w:val="none" w:sz="0" w:space="0" w:color="auto"/>
            <w:right w:val="none" w:sz="0" w:space="0" w:color="auto"/>
          </w:divBdr>
        </w:div>
        <w:div w:id="951589292">
          <w:marLeft w:val="0"/>
          <w:marRight w:val="0"/>
          <w:marTop w:val="0"/>
          <w:marBottom w:val="0"/>
          <w:divBdr>
            <w:top w:val="none" w:sz="0" w:space="0" w:color="auto"/>
            <w:left w:val="none" w:sz="0" w:space="0" w:color="auto"/>
            <w:bottom w:val="none" w:sz="0" w:space="0" w:color="auto"/>
            <w:right w:val="none" w:sz="0" w:space="0" w:color="auto"/>
          </w:divBdr>
        </w:div>
        <w:div w:id="1930775776">
          <w:marLeft w:val="0"/>
          <w:marRight w:val="0"/>
          <w:marTop w:val="0"/>
          <w:marBottom w:val="0"/>
          <w:divBdr>
            <w:top w:val="none" w:sz="0" w:space="0" w:color="auto"/>
            <w:left w:val="none" w:sz="0" w:space="0" w:color="auto"/>
            <w:bottom w:val="none" w:sz="0" w:space="0" w:color="auto"/>
            <w:right w:val="none" w:sz="0" w:space="0" w:color="auto"/>
          </w:divBdr>
        </w:div>
        <w:div w:id="992762067">
          <w:marLeft w:val="0"/>
          <w:marRight w:val="0"/>
          <w:marTop w:val="0"/>
          <w:marBottom w:val="0"/>
          <w:divBdr>
            <w:top w:val="none" w:sz="0" w:space="0" w:color="auto"/>
            <w:left w:val="none" w:sz="0" w:space="0" w:color="auto"/>
            <w:bottom w:val="none" w:sz="0" w:space="0" w:color="auto"/>
            <w:right w:val="none" w:sz="0" w:space="0" w:color="auto"/>
          </w:divBdr>
        </w:div>
        <w:div w:id="1123421029">
          <w:marLeft w:val="0"/>
          <w:marRight w:val="0"/>
          <w:marTop w:val="0"/>
          <w:marBottom w:val="0"/>
          <w:divBdr>
            <w:top w:val="none" w:sz="0" w:space="0" w:color="auto"/>
            <w:left w:val="none" w:sz="0" w:space="0" w:color="auto"/>
            <w:bottom w:val="none" w:sz="0" w:space="0" w:color="auto"/>
            <w:right w:val="none" w:sz="0" w:space="0" w:color="auto"/>
          </w:divBdr>
        </w:div>
      </w:divsChild>
    </w:div>
    <w:div w:id="885678951">
      <w:bodyDiv w:val="1"/>
      <w:marLeft w:val="0"/>
      <w:marRight w:val="0"/>
      <w:marTop w:val="0"/>
      <w:marBottom w:val="0"/>
      <w:divBdr>
        <w:top w:val="none" w:sz="0" w:space="0" w:color="auto"/>
        <w:left w:val="none" w:sz="0" w:space="0" w:color="auto"/>
        <w:bottom w:val="none" w:sz="0" w:space="0" w:color="auto"/>
        <w:right w:val="none" w:sz="0" w:space="0" w:color="auto"/>
      </w:divBdr>
      <w:divsChild>
        <w:div w:id="751468104">
          <w:marLeft w:val="0"/>
          <w:marRight w:val="0"/>
          <w:marTop w:val="0"/>
          <w:marBottom w:val="0"/>
          <w:divBdr>
            <w:top w:val="none" w:sz="0" w:space="0" w:color="auto"/>
            <w:left w:val="none" w:sz="0" w:space="0" w:color="auto"/>
            <w:bottom w:val="none" w:sz="0" w:space="0" w:color="auto"/>
            <w:right w:val="none" w:sz="0" w:space="0" w:color="auto"/>
          </w:divBdr>
          <w:divsChild>
            <w:div w:id="1639609974">
              <w:marLeft w:val="0"/>
              <w:marRight w:val="0"/>
              <w:marTop w:val="0"/>
              <w:marBottom w:val="0"/>
              <w:divBdr>
                <w:top w:val="none" w:sz="0" w:space="0" w:color="auto"/>
                <w:left w:val="none" w:sz="0" w:space="0" w:color="auto"/>
                <w:bottom w:val="none" w:sz="0" w:space="0" w:color="auto"/>
                <w:right w:val="none" w:sz="0" w:space="0" w:color="auto"/>
              </w:divBdr>
            </w:div>
            <w:div w:id="1137378561">
              <w:marLeft w:val="0"/>
              <w:marRight w:val="0"/>
              <w:marTop w:val="0"/>
              <w:marBottom w:val="0"/>
              <w:divBdr>
                <w:top w:val="none" w:sz="0" w:space="0" w:color="auto"/>
                <w:left w:val="none" w:sz="0" w:space="0" w:color="auto"/>
                <w:bottom w:val="none" w:sz="0" w:space="0" w:color="auto"/>
                <w:right w:val="none" w:sz="0" w:space="0" w:color="auto"/>
              </w:divBdr>
            </w:div>
            <w:div w:id="155266883">
              <w:marLeft w:val="0"/>
              <w:marRight w:val="0"/>
              <w:marTop w:val="0"/>
              <w:marBottom w:val="0"/>
              <w:divBdr>
                <w:top w:val="none" w:sz="0" w:space="0" w:color="auto"/>
                <w:left w:val="none" w:sz="0" w:space="0" w:color="auto"/>
                <w:bottom w:val="none" w:sz="0" w:space="0" w:color="auto"/>
                <w:right w:val="none" w:sz="0" w:space="0" w:color="auto"/>
              </w:divBdr>
            </w:div>
            <w:div w:id="854466418">
              <w:marLeft w:val="0"/>
              <w:marRight w:val="0"/>
              <w:marTop w:val="0"/>
              <w:marBottom w:val="0"/>
              <w:divBdr>
                <w:top w:val="none" w:sz="0" w:space="0" w:color="auto"/>
                <w:left w:val="none" w:sz="0" w:space="0" w:color="auto"/>
                <w:bottom w:val="none" w:sz="0" w:space="0" w:color="auto"/>
                <w:right w:val="none" w:sz="0" w:space="0" w:color="auto"/>
              </w:divBdr>
            </w:div>
            <w:div w:id="1951742632">
              <w:marLeft w:val="0"/>
              <w:marRight w:val="0"/>
              <w:marTop w:val="0"/>
              <w:marBottom w:val="0"/>
              <w:divBdr>
                <w:top w:val="none" w:sz="0" w:space="0" w:color="auto"/>
                <w:left w:val="none" w:sz="0" w:space="0" w:color="auto"/>
                <w:bottom w:val="none" w:sz="0" w:space="0" w:color="auto"/>
                <w:right w:val="none" w:sz="0" w:space="0" w:color="auto"/>
              </w:divBdr>
            </w:div>
            <w:div w:id="1507938708">
              <w:marLeft w:val="0"/>
              <w:marRight w:val="0"/>
              <w:marTop w:val="0"/>
              <w:marBottom w:val="0"/>
              <w:divBdr>
                <w:top w:val="none" w:sz="0" w:space="0" w:color="auto"/>
                <w:left w:val="none" w:sz="0" w:space="0" w:color="auto"/>
                <w:bottom w:val="none" w:sz="0" w:space="0" w:color="auto"/>
                <w:right w:val="none" w:sz="0" w:space="0" w:color="auto"/>
              </w:divBdr>
            </w:div>
            <w:div w:id="1214654236">
              <w:marLeft w:val="0"/>
              <w:marRight w:val="0"/>
              <w:marTop w:val="0"/>
              <w:marBottom w:val="0"/>
              <w:divBdr>
                <w:top w:val="none" w:sz="0" w:space="0" w:color="auto"/>
                <w:left w:val="none" w:sz="0" w:space="0" w:color="auto"/>
                <w:bottom w:val="none" w:sz="0" w:space="0" w:color="auto"/>
                <w:right w:val="none" w:sz="0" w:space="0" w:color="auto"/>
              </w:divBdr>
            </w:div>
            <w:div w:id="1751997158">
              <w:marLeft w:val="0"/>
              <w:marRight w:val="0"/>
              <w:marTop w:val="0"/>
              <w:marBottom w:val="0"/>
              <w:divBdr>
                <w:top w:val="none" w:sz="0" w:space="0" w:color="auto"/>
                <w:left w:val="none" w:sz="0" w:space="0" w:color="auto"/>
                <w:bottom w:val="none" w:sz="0" w:space="0" w:color="auto"/>
                <w:right w:val="none" w:sz="0" w:space="0" w:color="auto"/>
              </w:divBdr>
            </w:div>
            <w:div w:id="1470784441">
              <w:marLeft w:val="0"/>
              <w:marRight w:val="0"/>
              <w:marTop w:val="0"/>
              <w:marBottom w:val="0"/>
              <w:divBdr>
                <w:top w:val="none" w:sz="0" w:space="0" w:color="auto"/>
                <w:left w:val="none" w:sz="0" w:space="0" w:color="auto"/>
                <w:bottom w:val="none" w:sz="0" w:space="0" w:color="auto"/>
                <w:right w:val="none" w:sz="0" w:space="0" w:color="auto"/>
              </w:divBdr>
            </w:div>
            <w:div w:id="1517426012">
              <w:marLeft w:val="0"/>
              <w:marRight w:val="0"/>
              <w:marTop w:val="0"/>
              <w:marBottom w:val="0"/>
              <w:divBdr>
                <w:top w:val="none" w:sz="0" w:space="0" w:color="auto"/>
                <w:left w:val="none" w:sz="0" w:space="0" w:color="auto"/>
                <w:bottom w:val="none" w:sz="0" w:space="0" w:color="auto"/>
                <w:right w:val="none" w:sz="0" w:space="0" w:color="auto"/>
              </w:divBdr>
            </w:div>
            <w:div w:id="2016111458">
              <w:marLeft w:val="0"/>
              <w:marRight w:val="0"/>
              <w:marTop w:val="0"/>
              <w:marBottom w:val="0"/>
              <w:divBdr>
                <w:top w:val="none" w:sz="0" w:space="0" w:color="auto"/>
                <w:left w:val="none" w:sz="0" w:space="0" w:color="auto"/>
                <w:bottom w:val="none" w:sz="0" w:space="0" w:color="auto"/>
                <w:right w:val="none" w:sz="0" w:space="0" w:color="auto"/>
              </w:divBdr>
            </w:div>
            <w:div w:id="648292602">
              <w:marLeft w:val="0"/>
              <w:marRight w:val="0"/>
              <w:marTop w:val="0"/>
              <w:marBottom w:val="0"/>
              <w:divBdr>
                <w:top w:val="none" w:sz="0" w:space="0" w:color="auto"/>
                <w:left w:val="none" w:sz="0" w:space="0" w:color="auto"/>
                <w:bottom w:val="none" w:sz="0" w:space="0" w:color="auto"/>
                <w:right w:val="none" w:sz="0" w:space="0" w:color="auto"/>
              </w:divBdr>
            </w:div>
            <w:div w:id="344135879">
              <w:marLeft w:val="0"/>
              <w:marRight w:val="0"/>
              <w:marTop w:val="0"/>
              <w:marBottom w:val="0"/>
              <w:divBdr>
                <w:top w:val="none" w:sz="0" w:space="0" w:color="auto"/>
                <w:left w:val="none" w:sz="0" w:space="0" w:color="auto"/>
                <w:bottom w:val="none" w:sz="0" w:space="0" w:color="auto"/>
                <w:right w:val="none" w:sz="0" w:space="0" w:color="auto"/>
              </w:divBdr>
            </w:div>
            <w:div w:id="734084475">
              <w:marLeft w:val="0"/>
              <w:marRight w:val="0"/>
              <w:marTop w:val="0"/>
              <w:marBottom w:val="0"/>
              <w:divBdr>
                <w:top w:val="none" w:sz="0" w:space="0" w:color="auto"/>
                <w:left w:val="none" w:sz="0" w:space="0" w:color="auto"/>
                <w:bottom w:val="none" w:sz="0" w:space="0" w:color="auto"/>
                <w:right w:val="none" w:sz="0" w:space="0" w:color="auto"/>
              </w:divBdr>
            </w:div>
            <w:div w:id="575942019">
              <w:marLeft w:val="0"/>
              <w:marRight w:val="0"/>
              <w:marTop w:val="0"/>
              <w:marBottom w:val="0"/>
              <w:divBdr>
                <w:top w:val="none" w:sz="0" w:space="0" w:color="auto"/>
                <w:left w:val="none" w:sz="0" w:space="0" w:color="auto"/>
                <w:bottom w:val="none" w:sz="0" w:space="0" w:color="auto"/>
                <w:right w:val="none" w:sz="0" w:space="0" w:color="auto"/>
              </w:divBdr>
            </w:div>
            <w:div w:id="292907406">
              <w:marLeft w:val="0"/>
              <w:marRight w:val="0"/>
              <w:marTop w:val="0"/>
              <w:marBottom w:val="0"/>
              <w:divBdr>
                <w:top w:val="none" w:sz="0" w:space="0" w:color="auto"/>
                <w:left w:val="none" w:sz="0" w:space="0" w:color="auto"/>
                <w:bottom w:val="none" w:sz="0" w:space="0" w:color="auto"/>
                <w:right w:val="none" w:sz="0" w:space="0" w:color="auto"/>
              </w:divBdr>
            </w:div>
            <w:div w:id="388118147">
              <w:marLeft w:val="0"/>
              <w:marRight w:val="0"/>
              <w:marTop w:val="0"/>
              <w:marBottom w:val="0"/>
              <w:divBdr>
                <w:top w:val="none" w:sz="0" w:space="0" w:color="auto"/>
                <w:left w:val="none" w:sz="0" w:space="0" w:color="auto"/>
                <w:bottom w:val="none" w:sz="0" w:space="0" w:color="auto"/>
                <w:right w:val="none" w:sz="0" w:space="0" w:color="auto"/>
              </w:divBdr>
            </w:div>
            <w:div w:id="1462654015">
              <w:marLeft w:val="0"/>
              <w:marRight w:val="0"/>
              <w:marTop w:val="0"/>
              <w:marBottom w:val="0"/>
              <w:divBdr>
                <w:top w:val="none" w:sz="0" w:space="0" w:color="auto"/>
                <w:left w:val="none" w:sz="0" w:space="0" w:color="auto"/>
                <w:bottom w:val="none" w:sz="0" w:space="0" w:color="auto"/>
                <w:right w:val="none" w:sz="0" w:space="0" w:color="auto"/>
              </w:divBdr>
            </w:div>
            <w:div w:id="353267076">
              <w:marLeft w:val="0"/>
              <w:marRight w:val="0"/>
              <w:marTop w:val="0"/>
              <w:marBottom w:val="0"/>
              <w:divBdr>
                <w:top w:val="none" w:sz="0" w:space="0" w:color="auto"/>
                <w:left w:val="none" w:sz="0" w:space="0" w:color="auto"/>
                <w:bottom w:val="none" w:sz="0" w:space="0" w:color="auto"/>
                <w:right w:val="none" w:sz="0" w:space="0" w:color="auto"/>
              </w:divBdr>
            </w:div>
            <w:div w:id="2136481525">
              <w:marLeft w:val="0"/>
              <w:marRight w:val="0"/>
              <w:marTop w:val="0"/>
              <w:marBottom w:val="0"/>
              <w:divBdr>
                <w:top w:val="none" w:sz="0" w:space="0" w:color="auto"/>
                <w:left w:val="none" w:sz="0" w:space="0" w:color="auto"/>
                <w:bottom w:val="none" w:sz="0" w:space="0" w:color="auto"/>
                <w:right w:val="none" w:sz="0" w:space="0" w:color="auto"/>
              </w:divBdr>
            </w:div>
            <w:div w:id="979112669">
              <w:marLeft w:val="0"/>
              <w:marRight w:val="0"/>
              <w:marTop w:val="0"/>
              <w:marBottom w:val="0"/>
              <w:divBdr>
                <w:top w:val="none" w:sz="0" w:space="0" w:color="auto"/>
                <w:left w:val="none" w:sz="0" w:space="0" w:color="auto"/>
                <w:bottom w:val="none" w:sz="0" w:space="0" w:color="auto"/>
                <w:right w:val="none" w:sz="0" w:space="0" w:color="auto"/>
              </w:divBdr>
            </w:div>
            <w:div w:id="1128621115">
              <w:marLeft w:val="0"/>
              <w:marRight w:val="0"/>
              <w:marTop w:val="0"/>
              <w:marBottom w:val="0"/>
              <w:divBdr>
                <w:top w:val="none" w:sz="0" w:space="0" w:color="auto"/>
                <w:left w:val="none" w:sz="0" w:space="0" w:color="auto"/>
                <w:bottom w:val="none" w:sz="0" w:space="0" w:color="auto"/>
                <w:right w:val="none" w:sz="0" w:space="0" w:color="auto"/>
              </w:divBdr>
            </w:div>
            <w:div w:id="1494564023">
              <w:marLeft w:val="0"/>
              <w:marRight w:val="0"/>
              <w:marTop w:val="0"/>
              <w:marBottom w:val="0"/>
              <w:divBdr>
                <w:top w:val="none" w:sz="0" w:space="0" w:color="auto"/>
                <w:left w:val="none" w:sz="0" w:space="0" w:color="auto"/>
                <w:bottom w:val="none" w:sz="0" w:space="0" w:color="auto"/>
                <w:right w:val="none" w:sz="0" w:space="0" w:color="auto"/>
              </w:divBdr>
            </w:div>
            <w:div w:id="1332487583">
              <w:marLeft w:val="0"/>
              <w:marRight w:val="0"/>
              <w:marTop w:val="0"/>
              <w:marBottom w:val="0"/>
              <w:divBdr>
                <w:top w:val="none" w:sz="0" w:space="0" w:color="auto"/>
                <w:left w:val="none" w:sz="0" w:space="0" w:color="auto"/>
                <w:bottom w:val="none" w:sz="0" w:space="0" w:color="auto"/>
                <w:right w:val="none" w:sz="0" w:space="0" w:color="auto"/>
              </w:divBdr>
            </w:div>
            <w:div w:id="1475638592">
              <w:marLeft w:val="0"/>
              <w:marRight w:val="0"/>
              <w:marTop w:val="0"/>
              <w:marBottom w:val="0"/>
              <w:divBdr>
                <w:top w:val="none" w:sz="0" w:space="0" w:color="auto"/>
                <w:left w:val="none" w:sz="0" w:space="0" w:color="auto"/>
                <w:bottom w:val="none" w:sz="0" w:space="0" w:color="auto"/>
                <w:right w:val="none" w:sz="0" w:space="0" w:color="auto"/>
              </w:divBdr>
            </w:div>
            <w:div w:id="1002702036">
              <w:marLeft w:val="0"/>
              <w:marRight w:val="0"/>
              <w:marTop w:val="0"/>
              <w:marBottom w:val="0"/>
              <w:divBdr>
                <w:top w:val="none" w:sz="0" w:space="0" w:color="auto"/>
                <w:left w:val="none" w:sz="0" w:space="0" w:color="auto"/>
                <w:bottom w:val="none" w:sz="0" w:space="0" w:color="auto"/>
                <w:right w:val="none" w:sz="0" w:space="0" w:color="auto"/>
              </w:divBdr>
            </w:div>
            <w:div w:id="1340041481">
              <w:marLeft w:val="0"/>
              <w:marRight w:val="0"/>
              <w:marTop w:val="0"/>
              <w:marBottom w:val="0"/>
              <w:divBdr>
                <w:top w:val="none" w:sz="0" w:space="0" w:color="auto"/>
                <w:left w:val="none" w:sz="0" w:space="0" w:color="auto"/>
                <w:bottom w:val="none" w:sz="0" w:space="0" w:color="auto"/>
                <w:right w:val="none" w:sz="0" w:space="0" w:color="auto"/>
              </w:divBdr>
            </w:div>
            <w:div w:id="456025353">
              <w:marLeft w:val="0"/>
              <w:marRight w:val="0"/>
              <w:marTop w:val="0"/>
              <w:marBottom w:val="0"/>
              <w:divBdr>
                <w:top w:val="none" w:sz="0" w:space="0" w:color="auto"/>
                <w:left w:val="none" w:sz="0" w:space="0" w:color="auto"/>
                <w:bottom w:val="none" w:sz="0" w:space="0" w:color="auto"/>
                <w:right w:val="none" w:sz="0" w:space="0" w:color="auto"/>
              </w:divBdr>
            </w:div>
            <w:div w:id="1052147200">
              <w:marLeft w:val="0"/>
              <w:marRight w:val="0"/>
              <w:marTop w:val="0"/>
              <w:marBottom w:val="0"/>
              <w:divBdr>
                <w:top w:val="none" w:sz="0" w:space="0" w:color="auto"/>
                <w:left w:val="none" w:sz="0" w:space="0" w:color="auto"/>
                <w:bottom w:val="none" w:sz="0" w:space="0" w:color="auto"/>
                <w:right w:val="none" w:sz="0" w:space="0" w:color="auto"/>
              </w:divBdr>
            </w:div>
            <w:div w:id="287400018">
              <w:marLeft w:val="0"/>
              <w:marRight w:val="0"/>
              <w:marTop w:val="0"/>
              <w:marBottom w:val="0"/>
              <w:divBdr>
                <w:top w:val="none" w:sz="0" w:space="0" w:color="auto"/>
                <w:left w:val="none" w:sz="0" w:space="0" w:color="auto"/>
                <w:bottom w:val="none" w:sz="0" w:space="0" w:color="auto"/>
                <w:right w:val="none" w:sz="0" w:space="0" w:color="auto"/>
              </w:divBdr>
            </w:div>
            <w:div w:id="1616061602">
              <w:marLeft w:val="0"/>
              <w:marRight w:val="0"/>
              <w:marTop w:val="0"/>
              <w:marBottom w:val="0"/>
              <w:divBdr>
                <w:top w:val="none" w:sz="0" w:space="0" w:color="auto"/>
                <w:left w:val="none" w:sz="0" w:space="0" w:color="auto"/>
                <w:bottom w:val="none" w:sz="0" w:space="0" w:color="auto"/>
                <w:right w:val="none" w:sz="0" w:space="0" w:color="auto"/>
              </w:divBdr>
            </w:div>
            <w:div w:id="1930388961">
              <w:marLeft w:val="0"/>
              <w:marRight w:val="0"/>
              <w:marTop w:val="0"/>
              <w:marBottom w:val="0"/>
              <w:divBdr>
                <w:top w:val="none" w:sz="0" w:space="0" w:color="auto"/>
                <w:left w:val="none" w:sz="0" w:space="0" w:color="auto"/>
                <w:bottom w:val="none" w:sz="0" w:space="0" w:color="auto"/>
                <w:right w:val="none" w:sz="0" w:space="0" w:color="auto"/>
              </w:divBdr>
            </w:div>
            <w:div w:id="2089382545">
              <w:marLeft w:val="0"/>
              <w:marRight w:val="0"/>
              <w:marTop w:val="0"/>
              <w:marBottom w:val="0"/>
              <w:divBdr>
                <w:top w:val="none" w:sz="0" w:space="0" w:color="auto"/>
                <w:left w:val="none" w:sz="0" w:space="0" w:color="auto"/>
                <w:bottom w:val="none" w:sz="0" w:space="0" w:color="auto"/>
                <w:right w:val="none" w:sz="0" w:space="0" w:color="auto"/>
              </w:divBdr>
            </w:div>
            <w:div w:id="1222406225">
              <w:marLeft w:val="0"/>
              <w:marRight w:val="0"/>
              <w:marTop w:val="0"/>
              <w:marBottom w:val="0"/>
              <w:divBdr>
                <w:top w:val="none" w:sz="0" w:space="0" w:color="auto"/>
                <w:left w:val="none" w:sz="0" w:space="0" w:color="auto"/>
                <w:bottom w:val="none" w:sz="0" w:space="0" w:color="auto"/>
                <w:right w:val="none" w:sz="0" w:space="0" w:color="auto"/>
              </w:divBdr>
            </w:div>
            <w:div w:id="244071999">
              <w:marLeft w:val="0"/>
              <w:marRight w:val="0"/>
              <w:marTop w:val="0"/>
              <w:marBottom w:val="0"/>
              <w:divBdr>
                <w:top w:val="none" w:sz="0" w:space="0" w:color="auto"/>
                <w:left w:val="none" w:sz="0" w:space="0" w:color="auto"/>
                <w:bottom w:val="none" w:sz="0" w:space="0" w:color="auto"/>
                <w:right w:val="none" w:sz="0" w:space="0" w:color="auto"/>
              </w:divBdr>
            </w:div>
            <w:div w:id="2121414256">
              <w:marLeft w:val="0"/>
              <w:marRight w:val="0"/>
              <w:marTop w:val="0"/>
              <w:marBottom w:val="0"/>
              <w:divBdr>
                <w:top w:val="none" w:sz="0" w:space="0" w:color="auto"/>
                <w:left w:val="none" w:sz="0" w:space="0" w:color="auto"/>
                <w:bottom w:val="none" w:sz="0" w:space="0" w:color="auto"/>
                <w:right w:val="none" w:sz="0" w:space="0" w:color="auto"/>
              </w:divBdr>
            </w:div>
            <w:div w:id="78258192">
              <w:marLeft w:val="0"/>
              <w:marRight w:val="0"/>
              <w:marTop w:val="0"/>
              <w:marBottom w:val="0"/>
              <w:divBdr>
                <w:top w:val="none" w:sz="0" w:space="0" w:color="auto"/>
                <w:left w:val="none" w:sz="0" w:space="0" w:color="auto"/>
                <w:bottom w:val="none" w:sz="0" w:space="0" w:color="auto"/>
                <w:right w:val="none" w:sz="0" w:space="0" w:color="auto"/>
              </w:divBdr>
            </w:div>
            <w:div w:id="581062992">
              <w:marLeft w:val="0"/>
              <w:marRight w:val="0"/>
              <w:marTop w:val="0"/>
              <w:marBottom w:val="0"/>
              <w:divBdr>
                <w:top w:val="none" w:sz="0" w:space="0" w:color="auto"/>
                <w:left w:val="none" w:sz="0" w:space="0" w:color="auto"/>
                <w:bottom w:val="none" w:sz="0" w:space="0" w:color="auto"/>
                <w:right w:val="none" w:sz="0" w:space="0" w:color="auto"/>
              </w:divBdr>
            </w:div>
            <w:div w:id="2087606928">
              <w:marLeft w:val="0"/>
              <w:marRight w:val="0"/>
              <w:marTop w:val="0"/>
              <w:marBottom w:val="0"/>
              <w:divBdr>
                <w:top w:val="none" w:sz="0" w:space="0" w:color="auto"/>
                <w:left w:val="none" w:sz="0" w:space="0" w:color="auto"/>
                <w:bottom w:val="none" w:sz="0" w:space="0" w:color="auto"/>
                <w:right w:val="none" w:sz="0" w:space="0" w:color="auto"/>
              </w:divBdr>
            </w:div>
            <w:div w:id="1473327051">
              <w:marLeft w:val="0"/>
              <w:marRight w:val="0"/>
              <w:marTop w:val="0"/>
              <w:marBottom w:val="0"/>
              <w:divBdr>
                <w:top w:val="none" w:sz="0" w:space="0" w:color="auto"/>
                <w:left w:val="none" w:sz="0" w:space="0" w:color="auto"/>
                <w:bottom w:val="none" w:sz="0" w:space="0" w:color="auto"/>
                <w:right w:val="none" w:sz="0" w:space="0" w:color="auto"/>
              </w:divBdr>
            </w:div>
            <w:div w:id="210189375">
              <w:marLeft w:val="0"/>
              <w:marRight w:val="0"/>
              <w:marTop w:val="0"/>
              <w:marBottom w:val="0"/>
              <w:divBdr>
                <w:top w:val="none" w:sz="0" w:space="0" w:color="auto"/>
                <w:left w:val="none" w:sz="0" w:space="0" w:color="auto"/>
                <w:bottom w:val="none" w:sz="0" w:space="0" w:color="auto"/>
                <w:right w:val="none" w:sz="0" w:space="0" w:color="auto"/>
              </w:divBdr>
            </w:div>
            <w:div w:id="1225724209">
              <w:marLeft w:val="0"/>
              <w:marRight w:val="0"/>
              <w:marTop w:val="0"/>
              <w:marBottom w:val="0"/>
              <w:divBdr>
                <w:top w:val="none" w:sz="0" w:space="0" w:color="auto"/>
                <w:left w:val="none" w:sz="0" w:space="0" w:color="auto"/>
                <w:bottom w:val="none" w:sz="0" w:space="0" w:color="auto"/>
                <w:right w:val="none" w:sz="0" w:space="0" w:color="auto"/>
              </w:divBdr>
            </w:div>
            <w:div w:id="337076225">
              <w:marLeft w:val="0"/>
              <w:marRight w:val="0"/>
              <w:marTop w:val="0"/>
              <w:marBottom w:val="0"/>
              <w:divBdr>
                <w:top w:val="none" w:sz="0" w:space="0" w:color="auto"/>
                <w:left w:val="none" w:sz="0" w:space="0" w:color="auto"/>
                <w:bottom w:val="none" w:sz="0" w:space="0" w:color="auto"/>
                <w:right w:val="none" w:sz="0" w:space="0" w:color="auto"/>
              </w:divBdr>
            </w:div>
            <w:div w:id="996880535">
              <w:marLeft w:val="0"/>
              <w:marRight w:val="0"/>
              <w:marTop w:val="0"/>
              <w:marBottom w:val="0"/>
              <w:divBdr>
                <w:top w:val="none" w:sz="0" w:space="0" w:color="auto"/>
                <w:left w:val="none" w:sz="0" w:space="0" w:color="auto"/>
                <w:bottom w:val="none" w:sz="0" w:space="0" w:color="auto"/>
                <w:right w:val="none" w:sz="0" w:space="0" w:color="auto"/>
              </w:divBdr>
            </w:div>
            <w:div w:id="625433114">
              <w:marLeft w:val="0"/>
              <w:marRight w:val="0"/>
              <w:marTop w:val="0"/>
              <w:marBottom w:val="0"/>
              <w:divBdr>
                <w:top w:val="none" w:sz="0" w:space="0" w:color="auto"/>
                <w:left w:val="none" w:sz="0" w:space="0" w:color="auto"/>
                <w:bottom w:val="none" w:sz="0" w:space="0" w:color="auto"/>
                <w:right w:val="none" w:sz="0" w:space="0" w:color="auto"/>
              </w:divBdr>
            </w:div>
            <w:div w:id="831526834">
              <w:marLeft w:val="0"/>
              <w:marRight w:val="0"/>
              <w:marTop w:val="0"/>
              <w:marBottom w:val="0"/>
              <w:divBdr>
                <w:top w:val="none" w:sz="0" w:space="0" w:color="auto"/>
                <w:left w:val="none" w:sz="0" w:space="0" w:color="auto"/>
                <w:bottom w:val="none" w:sz="0" w:space="0" w:color="auto"/>
                <w:right w:val="none" w:sz="0" w:space="0" w:color="auto"/>
              </w:divBdr>
            </w:div>
            <w:div w:id="515537078">
              <w:marLeft w:val="0"/>
              <w:marRight w:val="0"/>
              <w:marTop w:val="0"/>
              <w:marBottom w:val="0"/>
              <w:divBdr>
                <w:top w:val="none" w:sz="0" w:space="0" w:color="auto"/>
                <w:left w:val="none" w:sz="0" w:space="0" w:color="auto"/>
                <w:bottom w:val="none" w:sz="0" w:space="0" w:color="auto"/>
                <w:right w:val="none" w:sz="0" w:space="0" w:color="auto"/>
              </w:divBdr>
            </w:div>
            <w:div w:id="220142325">
              <w:marLeft w:val="0"/>
              <w:marRight w:val="0"/>
              <w:marTop w:val="0"/>
              <w:marBottom w:val="0"/>
              <w:divBdr>
                <w:top w:val="none" w:sz="0" w:space="0" w:color="auto"/>
                <w:left w:val="none" w:sz="0" w:space="0" w:color="auto"/>
                <w:bottom w:val="none" w:sz="0" w:space="0" w:color="auto"/>
                <w:right w:val="none" w:sz="0" w:space="0" w:color="auto"/>
              </w:divBdr>
            </w:div>
            <w:div w:id="636839996">
              <w:marLeft w:val="0"/>
              <w:marRight w:val="0"/>
              <w:marTop w:val="0"/>
              <w:marBottom w:val="0"/>
              <w:divBdr>
                <w:top w:val="none" w:sz="0" w:space="0" w:color="auto"/>
                <w:left w:val="none" w:sz="0" w:space="0" w:color="auto"/>
                <w:bottom w:val="none" w:sz="0" w:space="0" w:color="auto"/>
                <w:right w:val="none" w:sz="0" w:space="0" w:color="auto"/>
              </w:divBdr>
            </w:div>
            <w:div w:id="1855805968">
              <w:marLeft w:val="0"/>
              <w:marRight w:val="0"/>
              <w:marTop w:val="0"/>
              <w:marBottom w:val="0"/>
              <w:divBdr>
                <w:top w:val="none" w:sz="0" w:space="0" w:color="auto"/>
                <w:left w:val="none" w:sz="0" w:space="0" w:color="auto"/>
                <w:bottom w:val="none" w:sz="0" w:space="0" w:color="auto"/>
                <w:right w:val="none" w:sz="0" w:space="0" w:color="auto"/>
              </w:divBdr>
            </w:div>
            <w:div w:id="124715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725936">
      <w:bodyDiv w:val="1"/>
      <w:marLeft w:val="0"/>
      <w:marRight w:val="0"/>
      <w:marTop w:val="0"/>
      <w:marBottom w:val="0"/>
      <w:divBdr>
        <w:top w:val="none" w:sz="0" w:space="0" w:color="auto"/>
        <w:left w:val="none" w:sz="0" w:space="0" w:color="auto"/>
        <w:bottom w:val="none" w:sz="0" w:space="0" w:color="auto"/>
        <w:right w:val="none" w:sz="0" w:space="0" w:color="auto"/>
      </w:divBdr>
      <w:divsChild>
        <w:div w:id="320737596">
          <w:marLeft w:val="0"/>
          <w:marRight w:val="0"/>
          <w:marTop w:val="0"/>
          <w:marBottom w:val="0"/>
          <w:divBdr>
            <w:top w:val="none" w:sz="0" w:space="0" w:color="auto"/>
            <w:left w:val="none" w:sz="0" w:space="0" w:color="auto"/>
            <w:bottom w:val="none" w:sz="0" w:space="0" w:color="auto"/>
            <w:right w:val="none" w:sz="0" w:space="0" w:color="auto"/>
          </w:divBdr>
          <w:divsChild>
            <w:div w:id="150917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607494">
      <w:bodyDiv w:val="1"/>
      <w:marLeft w:val="0"/>
      <w:marRight w:val="0"/>
      <w:marTop w:val="0"/>
      <w:marBottom w:val="0"/>
      <w:divBdr>
        <w:top w:val="none" w:sz="0" w:space="0" w:color="auto"/>
        <w:left w:val="none" w:sz="0" w:space="0" w:color="auto"/>
        <w:bottom w:val="none" w:sz="0" w:space="0" w:color="auto"/>
        <w:right w:val="none" w:sz="0" w:space="0" w:color="auto"/>
      </w:divBdr>
    </w:div>
    <w:div w:id="890657486">
      <w:bodyDiv w:val="1"/>
      <w:marLeft w:val="0"/>
      <w:marRight w:val="0"/>
      <w:marTop w:val="0"/>
      <w:marBottom w:val="0"/>
      <w:divBdr>
        <w:top w:val="none" w:sz="0" w:space="0" w:color="auto"/>
        <w:left w:val="none" w:sz="0" w:space="0" w:color="auto"/>
        <w:bottom w:val="none" w:sz="0" w:space="0" w:color="auto"/>
        <w:right w:val="none" w:sz="0" w:space="0" w:color="auto"/>
      </w:divBdr>
      <w:divsChild>
        <w:div w:id="887497341">
          <w:marLeft w:val="0"/>
          <w:marRight w:val="0"/>
          <w:marTop w:val="0"/>
          <w:marBottom w:val="0"/>
          <w:divBdr>
            <w:top w:val="none" w:sz="0" w:space="0" w:color="auto"/>
            <w:left w:val="none" w:sz="0" w:space="0" w:color="auto"/>
            <w:bottom w:val="none" w:sz="0" w:space="0" w:color="auto"/>
            <w:right w:val="none" w:sz="0" w:space="0" w:color="auto"/>
          </w:divBdr>
          <w:divsChild>
            <w:div w:id="140398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425717">
      <w:bodyDiv w:val="1"/>
      <w:marLeft w:val="0"/>
      <w:marRight w:val="0"/>
      <w:marTop w:val="0"/>
      <w:marBottom w:val="0"/>
      <w:divBdr>
        <w:top w:val="none" w:sz="0" w:space="0" w:color="auto"/>
        <w:left w:val="none" w:sz="0" w:space="0" w:color="auto"/>
        <w:bottom w:val="none" w:sz="0" w:space="0" w:color="auto"/>
        <w:right w:val="none" w:sz="0" w:space="0" w:color="auto"/>
      </w:divBdr>
      <w:divsChild>
        <w:div w:id="1873883848">
          <w:marLeft w:val="0"/>
          <w:marRight w:val="0"/>
          <w:marTop w:val="0"/>
          <w:marBottom w:val="0"/>
          <w:divBdr>
            <w:top w:val="none" w:sz="0" w:space="0" w:color="auto"/>
            <w:left w:val="none" w:sz="0" w:space="0" w:color="auto"/>
            <w:bottom w:val="none" w:sz="0" w:space="0" w:color="auto"/>
            <w:right w:val="none" w:sz="0" w:space="0" w:color="auto"/>
          </w:divBdr>
          <w:divsChild>
            <w:div w:id="907113863">
              <w:marLeft w:val="0"/>
              <w:marRight w:val="0"/>
              <w:marTop w:val="0"/>
              <w:marBottom w:val="0"/>
              <w:divBdr>
                <w:top w:val="none" w:sz="0" w:space="0" w:color="auto"/>
                <w:left w:val="none" w:sz="0" w:space="0" w:color="auto"/>
                <w:bottom w:val="none" w:sz="0" w:space="0" w:color="auto"/>
                <w:right w:val="none" w:sz="0" w:space="0" w:color="auto"/>
              </w:divBdr>
            </w:div>
            <w:div w:id="1551261374">
              <w:marLeft w:val="0"/>
              <w:marRight w:val="0"/>
              <w:marTop w:val="0"/>
              <w:marBottom w:val="0"/>
              <w:divBdr>
                <w:top w:val="none" w:sz="0" w:space="0" w:color="auto"/>
                <w:left w:val="none" w:sz="0" w:space="0" w:color="auto"/>
                <w:bottom w:val="none" w:sz="0" w:space="0" w:color="auto"/>
                <w:right w:val="none" w:sz="0" w:space="0" w:color="auto"/>
              </w:divBdr>
            </w:div>
            <w:div w:id="980033948">
              <w:marLeft w:val="0"/>
              <w:marRight w:val="0"/>
              <w:marTop w:val="0"/>
              <w:marBottom w:val="0"/>
              <w:divBdr>
                <w:top w:val="none" w:sz="0" w:space="0" w:color="auto"/>
                <w:left w:val="none" w:sz="0" w:space="0" w:color="auto"/>
                <w:bottom w:val="none" w:sz="0" w:space="0" w:color="auto"/>
                <w:right w:val="none" w:sz="0" w:space="0" w:color="auto"/>
              </w:divBdr>
            </w:div>
            <w:div w:id="1712655640">
              <w:marLeft w:val="0"/>
              <w:marRight w:val="0"/>
              <w:marTop w:val="0"/>
              <w:marBottom w:val="0"/>
              <w:divBdr>
                <w:top w:val="none" w:sz="0" w:space="0" w:color="auto"/>
                <w:left w:val="none" w:sz="0" w:space="0" w:color="auto"/>
                <w:bottom w:val="none" w:sz="0" w:space="0" w:color="auto"/>
                <w:right w:val="none" w:sz="0" w:space="0" w:color="auto"/>
              </w:divBdr>
            </w:div>
            <w:div w:id="1747191345">
              <w:marLeft w:val="0"/>
              <w:marRight w:val="0"/>
              <w:marTop w:val="0"/>
              <w:marBottom w:val="0"/>
              <w:divBdr>
                <w:top w:val="none" w:sz="0" w:space="0" w:color="auto"/>
                <w:left w:val="none" w:sz="0" w:space="0" w:color="auto"/>
                <w:bottom w:val="none" w:sz="0" w:space="0" w:color="auto"/>
                <w:right w:val="none" w:sz="0" w:space="0" w:color="auto"/>
              </w:divBdr>
            </w:div>
            <w:div w:id="229461705">
              <w:marLeft w:val="0"/>
              <w:marRight w:val="0"/>
              <w:marTop w:val="0"/>
              <w:marBottom w:val="0"/>
              <w:divBdr>
                <w:top w:val="none" w:sz="0" w:space="0" w:color="auto"/>
                <w:left w:val="none" w:sz="0" w:space="0" w:color="auto"/>
                <w:bottom w:val="none" w:sz="0" w:space="0" w:color="auto"/>
                <w:right w:val="none" w:sz="0" w:space="0" w:color="auto"/>
              </w:divBdr>
            </w:div>
            <w:div w:id="285089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605838">
      <w:bodyDiv w:val="1"/>
      <w:marLeft w:val="0"/>
      <w:marRight w:val="0"/>
      <w:marTop w:val="0"/>
      <w:marBottom w:val="0"/>
      <w:divBdr>
        <w:top w:val="none" w:sz="0" w:space="0" w:color="auto"/>
        <w:left w:val="none" w:sz="0" w:space="0" w:color="auto"/>
        <w:bottom w:val="none" w:sz="0" w:space="0" w:color="auto"/>
        <w:right w:val="none" w:sz="0" w:space="0" w:color="auto"/>
      </w:divBdr>
      <w:divsChild>
        <w:div w:id="522743166">
          <w:marLeft w:val="0"/>
          <w:marRight w:val="0"/>
          <w:marTop w:val="0"/>
          <w:marBottom w:val="0"/>
          <w:divBdr>
            <w:top w:val="none" w:sz="0" w:space="0" w:color="auto"/>
            <w:left w:val="none" w:sz="0" w:space="0" w:color="auto"/>
            <w:bottom w:val="none" w:sz="0" w:space="0" w:color="auto"/>
            <w:right w:val="none" w:sz="0" w:space="0" w:color="auto"/>
          </w:divBdr>
        </w:div>
      </w:divsChild>
    </w:div>
    <w:div w:id="906496717">
      <w:bodyDiv w:val="1"/>
      <w:marLeft w:val="0"/>
      <w:marRight w:val="0"/>
      <w:marTop w:val="0"/>
      <w:marBottom w:val="0"/>
      <w:divBdr>
        <w:top w:val="none" w:sz="0" w:space="0" w:color="auto"/>
        <w:left w:val="none" w:sz="0" w:space="0" w:color="auto"/>
        <w:bottom w:val="none" w:sz="0" w:space="0" w:color="auto"/>
        <w:right w:val="none" w:sz="0" w:space="0" w:color="auto"/>
      </w:divBdr>
      <w:divsChild>
        <w:div w:id="673848313">
          <w:marLeft w:val="0"/>
          <w:marRight w:val="0"/>
          <w:marTop w:val="0"/>
          <w:marBottom w:val="0"/>
          <w:divBdr>
            <w:top w:val="none" w:sz="0" w:space="0" w:color="auto"/>
            <w:left w:val="none" w:sz="0" w:space="0" w:color="auto"/>
            <w:bottom w:val="none" w:sz="0" w:space="0" w:color="auto"/>
            <w:right w:val="none" w:sz="0" w:space="0" w:color="auto"/>
          </w:divBdr>
          <w:divsChild>
            <w:div w:id="879711001">
              <w:marLeft w:val="0"/>
              <w:marRight w:val="0"/>
              <w:marTop w:val="0"/>
              <w:marBottom w:val="0"/>
              <w:divBdr>
                <w:top w:val="none" w:sz="0" w:space="0" w:color="auto"/>
                <w:left w:val="none" w:sz="0" w:space="0" w:color="auto"/>
                <w:bottom w:val="none" w:sz="0" w:space="0" w:color="auto"/>
                <w:right w:val="none" w:sz="0" w:space="0" w:color="auto"/>
              </w:divBdr>
            </w:div>
            <w:div w:id="354238589">
              <w:marLeft w:val="0"/>
              <w:marRight w:val="0"/>
              <w:marTop w:val="0"/>
              <w:marBottom w:val="0"/>
              <w:divBdr>
                <w:top w:val="none" w:sz="0" w:space="0" w:color="auto"/>
                <w:left w:val="none" w:sz="0" w:space="0" w:color="auto"/>
                <w:bottom w:val="none" w:sz="0" w:space="0" w:color="auto"/>
                <w:right w:val="none" w:sz="0" w:space="0" w:color="auto"/>
              </w:divBdr>
            </w:div>
            <w:div w:id="326401428">
              <w:marLeft w:val="0"/>
              <w:marRight w:val="0"/>
              <w:marTop w:val="0"/>
              <w:marBottom w:val="0"/>
              <w:divBdr>
                <w:top w:val="none" w:sz="0" w:space="0" w:color="auto"/>
                <w:left w:val="none" w:sz="0" w:space="0" w:color="auto"/>
                <w:bottom w:val="none" w:sz="0" w:space="0" w:color="auto"/>
                <w:right w:val="none" w:sz="0" w:space="0" w:color="auto"/>
              </w:divBdr>
            </w:div>
            <w:div w:id="827475368">
              <w:marLeft w:val="0"/>
              <w:marRight w:val="0"/>
              <w:marTop w:val="0"/>
              <w:marBottom w:val="0"/>
              <w:divBdr>
                <w:top w:val="none" w:sz="0" w:space="0" w:color="auto"/>
                <w:left w:val="none" w:sz="0" w:space="0" w:color="auto"/>
                <w:bottom w:val="none" w:sz="0" w:space="0" w:color="auto"/>
                <w:right w:val="none" w:sz="0" w:space="0" w:color="auto"/>
              </w:divBdr>
            </w:div>
            <w:div w:id="1605842009">
              <w:marLeft w:val="0"/>
              <w:marRight w:val="0"/>
              <w:marTop w:val="0"/>
              <w:marBottom w:val="0"/>
              <w:divBdr>
                <w:top w:val="none" w:sz="0" w:space="0" w:color="auto"/>
                <w:left w:val="none" w:sz="0" w:space="0" w:color="auto"/>
                <w:bottom w:val="none" w:sz="0" w:space="0" w:color="auto"/>
                <w:right w:val="none" w:sz="0" w:space="0" w:color="auto"/>
              </w:divBdr>
            </w:div>
            <w:div w:id="1668248989">
              <w:marLeft w:val="0"/>
              <w:marRight w:val="0"/>
              <w:marTop w:val="0"/>
              <w:marBottom w:val="0"/>
              <w:divBdr>
                <w:top w:val="none" w:sz="0" w:space="0" w:color="auto"/>
                <w:left w:val="none" w:sz="0" w:space="0" w:color="auto"/>
                <w:bottom w:val="none" w:sz="0" w:space="0" w:color="auto"/>
                <w:right w:val="none" w:sz="0" w:space="0" w:color="auto"/>
              </w:divBdr>
            </w:div>
            <w:div w:id="844444906">
              <w:marLeft w:val="0"/>
              <w:marRight w:val="0"/>
              <w:marTop w:val="0"/>
              <w:marBottom w:val="0"/>
              <w:divBdr>
                <w:top w:val="none" w:sz="0" w:space="0" w:color="auto"/>
                <w:left w:val="none" w:sz="0" w:space="0" w:color="auto"/>
                <w:bottom w:val="none" w:sz="0" w:space="0" w:color="auto"/>
                <w:right w:val="none" w:sz="0" w:space="0" w:color="auto"/>
              </w:divBdr>
            </w:div>
            <w:div w:id="34086189">
              <w:marLeft w:val="0"/>
              <w:marRight w:val="0"/>
              <w:marTop w:val="0"/>
              <w:marBottom w:val="0"/>
              <w:divBdr>
                <w:top w:val="none" w:sz="0" w:space="0" w:color="auto"/>
                <w:left w:val="none" w:sz="0" w:space="0" w:color="auto"/>
                <w:bottom w:val="none" w:sz="0" w:space="0" w:color="auto"/>
                <w:right w:val="none" w:sz="0" w:space="0" w:color="auto"/>
              </w:divBdr>
            </w:div>
            <w:div w:id="1221208904">
              <w:marLeft w:val="0"/>
              <w:marRight w:val="0"/>
              <w:marTop w:val="0"/>
              <w:marBottom w:val="0"/>
              <w:divBdr>
                <w:top w:val="none" w:sz="0" w:space="0" w:color="auto"/>
                <w:left w:val="none" w:sz="0" w:space="0" w:color="auto"/>
                <w:bottom w:val="none" w:sz="0" w:space="0" w:color="auto"/>
                <w:right w:val="none" w:sz="0" w:space="0" w:color="auto"/>
              </w:divBdr>
            </w:div>
            <w:div w:id="157581034">
              <w:marLeft w:val="0"/>
              <w:marRight w:val="0"/>
              <w:marTop w:val="0"/>
              <w:marBottom w:val="0"/>
              <w:divBdr>
                <w:top w:val="none" w:sz="0" w:space="0" w:color="auto"/>
                <w:left w:val="none" w:sz="0" w:space="0" w:color="auto"/>
                <w:bottom w:val="none" w:sz="0" w:space="0" w:color="auto"/>
                <w:right w:val="none" w:sz="0" w:space="0" w:color="auto"/>
              </w:divBdr>
            </w:div>
            <w:div w:id="353844546">
              <w:marLeft w:val="0"/>
              <w:marRight w:val="0"/>
              <w:marTop w:val="0"/>
              <w:marBottom w:val="0"/>
              <w:divBdr>
                <w:top w:val="none" w:sz="0" w:space="0" w:color="auto"/>
                <w:left w:val="none" w:sz="0" w:space="0" w:color="auto"/>
                <w:bottom w:val="none" w:sz="0" w:space="0" w:color="auto"/>
                <w:right w:val="none" w:sz="0" w:space="0" w:color="auto"/>
              </w:divBdr>
            </w:div>
            <w:div w:id="812479452">
              <w:marLeft w:val="0"/>
              <w:marRight w:val="0"/>
              <w:marTop w:val="0"/>
              <w:marBottom w:val="0"/>
              <w:divBdr>
                <w:top w:val="none" w:sz="0" w:space="0" w:color="auto"/>
                <w:left w:val="none" w:sz="0" w:space="0" w:color="auto"/>
                <w:bottom w:val="none" w:sz="0" w:space="0" w:color="auto"/>
                <w:right w:val="none" w:sz="0" w:space="0" w:color="auto"/>
              </w:divBdr>
            </w:div>
            <w:div w:id="1498886435">
              <w:marLeft w:val="0"/>
              <w:marRight w:val="0"/>
              <w:marTop w:val="0"/>
              <w:marBottom w:val="0"/>
              <w:divBdr>
                <w:top w:val="none" w:sz="0" w:space="0" w:color="auto"/>
                <w:left w:val="none" w:sz="0" w:space="0" w:color="auto"/>
                <w:bottom w:val="none" w:sz="0" w:space="0" w:color="auto"/>
                <w:right w:val="none" w:sz="0" w:space="0" w:color="auto"/>
              </w:divBdr>
            </w:div>
            <w:div w:id="394863530">
              <w:marLeft w:val="0"/>
              <w:marRight w:val="0"/>
              <w:marTop w:val="0"/>
              <w:marBottom w:val="0"/>
              <w:divBdr>
                <w:top w:val="none" w:sz="0" w:space="0" w:color="auto"/>
                <w:left w:val="none" w:sz="0" w:space="0" w:color="auto"/>
                <w:bottom w:val="none" w:sz="0" w:space="0" w:color="auto"/>
                <w:right w:val="none" w:sz="0" w:space="0" w:color="auto"/>
              </w:divBdr>
            </w:div>
            <w:div w:id="1394700559">
              <w:marLeft w:val="0"/>
              <w:marRight w:val="0"/>
              <w:marTop w:val="0"/>
              <w:marBottom w:val="0"/>
              <w:divBdr>
                <w:top w:val="none" w:sz="0" w:space="0" w:color="auto"/>
                <w:left w:val="none" w:sz="0" w:space="0" w:color="auto"/>
                <w:bottom w:val="none" w:sz="0" w:space="0" w:color="auto"/>
                <w:right w:val="none" w:sz="0" w:space="0" w:color="auto"/>
              </w:divBdr>
            </w:div>
            <w:div w:id="57048668">
              <w:marLeft w:val="0"/>
              <w:marRight w:val="0"/>
              <w:marTop w:val="0"/>
              <w:marBottom w:val="0"/>
              <w:divBdr>
                <w:top w:val="none" w:sz="0" w:space="0" w:color="auto"/>
                <w:left w:val="none" w:sz="0" w:space="0" w:color="auto"/>
                <w:bottom w:val="none" w:sz="0" w:space="0" w:color="auto"/>
                <w:right w:val="none" w:sz="0" w:space="0" w:color="auto"/>
              </w:divBdr>
            </w:div>
            <w:div w:id="1055856093">
              <w:marLeft w:val="0"/>
              <w:marRight w:val="0"/>
              <w:marTop w:val="0"/>
              <w:marBottom w:val="0"/>
              <w:divBdr>
                <w:top w:val="none" w:sz="0" w:space="0" w:color="auto"/>
                <w:left w:val="none" w:sz="0" w:space="0" w:color="auto"/>
                <w:bottom w:val="none" w:sz="0" w:space="0" w:color="auto"/>
                <w:right w:val="none" w:sz="0" w:space="0" w:color="auto"/>
              </w:divBdr>
            </w:div>
            <w:div w:id="1422793550">
              <w:marLeft w:val="0"/>
              <w:marRight w:val="0"/>
              <w:marTop w:val="0"/>
              <w:marBottom w:val="0"/>
              <w:divBdr>
                <w:top w:val="none" w:sz="0" w:space="0" w:color="auto"/>
                <w:left w:val="none" w:sz="0" w:space="0" w:color="auto"/>
                <w:bottom w:val="none" w:sz="0" w:space="0" w:color="auto"/>
                <w:right w:val="none" w:sz="0" w:space="0" w:color="auto"/>
              </w:divBdr>
            </w:div>
            <w:div w:id="71854090">
              <w:marLeft w:val="0"/>
              <w:marRight w:val="0"/>
              <w:marTop w:val="0"/>
              <w:marBottom w:val="0"/>
              <w:divBdr>
                <w:top w:val="none" w:sz="0" w:space="0" w:color="auto"/>
                <w:left w:val="none" w:sz="0" w:space="0" w:color="auto"/>
                <w:bottom w:val="none" w:sz="0" w:space="0" w:color="auto"/>
                <w:right w:val="none" w:sz="0" w:space="0" w:color="auto"/>
              </w:divBdr>
            </w:div>
            <w:div w:id="180230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504323">
      <w:bodyDiv w:val="1"/>
      <w:marLeft w:val="0"/>
      <w:marRight w:val="0"/>
      <w:marTop w:val="0"/>
      <w:marBottom w:val="0"/>
      <w:divBdr>
        <w:top w:val="none" w:sz="0" w:space="0" w:color="auto"/>
        <w:left w:val="none" w:sz="0" w:space="0" w:color="auto"/>
        <w:bottom w:val="none" w:sz="0" w:space="0" w:color="auto"/>
        <w:right w:val="none" w:sz="0" w:space="0" w:color="auto"/>
      </w:divBdr>
      <w:divsChild>
        <w:div w:id="243418736">
          <w:marLeft w:val="0"/>
          <w:marRight w:val="0"/>
          <w:marTop w:val="0"/>
          <w:marBottom w:val="0"/>
          <w:divBdr>
            <w:top w:val="none" w:sz="0" w:space="0" w:color="auto"/>
            <w:left w:val="none" w:sz="0" w:space="0" w:color="auto"/>
            <w:bottom w:val="none" w:sz="0" w:space="0" w:color="auto"/>
            <w:right w:val="none" w:sz="0" w:space="0" w:color="auto"/>
          </w:divBdr>
        </w:div>
        <w:div w:id="1137338207">
          <w:marLeft w:val="0"/>
          <w:marRight w:val="0"/>
          <w:marTop w:val="0"/>
          <w:marBottom w:val="0"/>
          <w:divBdr>
            <w:top w:val="none" w:sz="0" w:space="0" w:color="auto"/>
            <w:left w:val="none" w:sz="0" w:space="0" w:color="auto"/>
            <w:bottom w:val="none" w:sz="0" w:space="0" w:color="auto"/>
            <w:right w:val="none" w:sz="0" w:space="0" w:color="auto"/>
          </w:divBdr>
        </w:div>
        <w:div w:id="1509515991">
          <w:marLeft w:val="0"/>
          <w:marRight w:val="0"/>
          <w:marTop w:val="0"/>
          <w:marBottom w:val="0"/>
          <w:divBdr>
            <w:top w:val="none" w:sz="0" w:space="0" w:color="auto"/>
            <w:left w:val="none" w:sz="0" w:space="0" w:color="auto"/>
            <w:bottom w:val="none" w:sz="0" w:space="0" w:color="auto"/>
            <w:right w:val="none" w:sz="0" w:space="0" w:color="auto"/>
          </w:divBdr>
        </w:div>
        <w:div w:id="39939344">
          <w:marLeft w:val="0"/>
          <w:marRight w:val="0"/>
          <w:marTop w:val="0"/>
          <w:marBottom w:val="0"/>
          <w:divBdr>
            <w:top w:val="none" w:sz="0" w:space="0" w:color="auto"/>
            <w:left w:val="none" w:sz="0" w:space="0" w:color="auto"/>
            <w:bottom w:val="none" w:sz="0" w:space="0" w:color="auto"/>
            <w:right w:val="none" w:sz="0" w:space="0" w:color="auto"/>
          </w:divBdr>
        </w:div>
      </w:divsChild>
    </w:div>
    <w:div w:id="913661751">
      <w:bodyDiv w:val="1"/>
      <w:marLeft w:val="0"/>
      <w:marRight w:val="0"/>
      <w:marTop w:val="0"/>
      <w:marBottom w:val="0"/>
      <w:divBdr>
        <w:top w:val="none" w:sz="0" w:space="0" w:color="auto"/>
        <w:left w:val="none" w:sz="0" w:space="0" w:color="auto"/>
        <w:bottom w:val="none" w:sz="0" w:space="0" w:color="auto"/>
        <w:right w:val="none" w:sz="0" w:space="0" w:color="auto"/>
      </w:divBdr>
      <w:divsChild>
        <w:div w:id="905342219">
          <w:marLeft w:val="0"/>
          <w:marRight w:val="0"/>
          <w:marTop w:val="0"/>
          <w:marBottom w:val="0"/>
          <w:divBdr>
            <w:top w:val="none" w:sz="0" w:space="0" w:color="auto"/>
            <w:left w:val="none" w:sz="0" w:space="0" w:color="auto"/>
            <w:bottom w:val="none" w:sz="0" w:space="0" w:color="auto"/>
            <w:right w:val="none" w:sz="0" w:space="0" w:color="auto"/>
          </w:divBdr>
        </w:div>
        <w:div w:id="1914657598">
          <w:marLeft w:val="0"/>
          <w:marRight w:val="0"/>
          <w:marTop w:val="0"/>
          <w:marBottom w:val="0"/>
          <w:divBdr>
            <w:top w:val="none" w:sz="0" w:space="0" w:color="auto"/>
            <w:left w:val="none" w:sz="0" w:space="0" w:color="auto"/>
            <w:bottom w:val="none" w:sz="0" w:space="0" w:color="auto"/>
            <w:right w:val="none" w:sz="0" w:space="0" w:color="auto"/>
          </w:divBdr>
        </w:div>
        <w:div w:id="2102408939">
          <w:marLeft w:val="0"/>
          <w:marRight w:val="0"/>
          <w:marTop w:val="0"/>
          <w:marBottom w:val="0"/>
          <w:divBdr>
            <w:top w:val="none" w:sz="0" w:space="0" w:color="auto"/>
            <w:left w:val="none" w:sz="0" w:space="0" w:color="auto"/>
            <w:bottom w:val="none" w:sz="0" w:space="0" w:color="auto"/>
            <w:right w:val="none" w:sz="0" w:space="0" w:color="auto"/>
          </w:divBdr>
        </w:div>
        <w:div w:id="1654797674">
          <w:marLeft w:val="0"/>
          <w:marRight w:val="0"/>
          <w:marTop w:val="0"/>
          <w:marBottom w:val="0"/>
          <w:divBdr>
            <w:top w:val="none" w:sz="0" w:space="0" w:color="auto"/>
            <w:left w:val="none" w:sz="0" w:space="0" w:color="auto"/>
            <w:bottom w:val="none" w:sz="0" w:space="0" w:color="auto"/>
            <w:right w:val="none" w:sz="0" w:space="0" w:color="auto"/>
          </w:divBdr>
        </w:div>
      </w:divsChild>
    </w:div>
    <w:div w:id="914627728">
      <w:bodyDiv w:val="1"/>
      <w:marLeft w:val="0"/>
      <w:marRight w:val="0"/>
      <w:marTop w:val="0"/>
      <w:marBottom w:val="0"/>
      <w:divBdr>
        <w:top w:val="none" w:sz="0" w:space="0" w:color="auto"/>
        <w:left w:val="none" w:sz="0" w:space="0" w:color="auto"/>
        <w:bottom w:val="none" w:sz="0" w:space="0" w:color="auto"/>
        <w:right w:val="none" w:sz="0" w:space="0" w:color="auto"/>
      </w:divBdr>
      <w:divsChild>
        <w:div w:id="710688544">
          <w:marLeft w:val="0"/>
          <w:marRight w:val="0"/>
          <w:marTop w:val="0"/>
          <w:marBottom w:val="0"/>
          <w:divBdr>
            <w:top w:val="none" w:sz="0" w:space="0" w:color="auto"/>
            <w:left w:val="none" w:sz="0" w:space="0" w:color="auto"/>
            <w:bottom w:val="none" w:sz="0" w:space="0" w:color="auto"/>
            <w:right w:val="none" w:sz="0" w:space="0" w:color="auto"/>
          </w:divBdr>
          <w:divsChild>
            <w:div w:id="1908568616">
              <w:marLeft w:val="0"/>
              <w:marRight w:val="0"/>
              <w:marTop w:val="0"/>
              <w:marBottom w:val="0"/>
              <w:divBdr>
                <w:top w:val="none" w:sz="0" w:space="0" w:color="auto"/>
                <w:left w:val="none" w:sz="0" w:space="0" w:color="auto"/>
                <w:bottom w:val="none" w:sz="0" w:space="0" w:color="auto"/>
                <w:right w:val="none" w:sz="0" w:space="0" w:color="auto"/>
              </w:divBdr>
            </w:div>
            <w:div w:id="241335098">
              <w:marLeft w:val="0"/>
              <w:marRight w:val="0"/>
              <w:marTop w:val="0"/>
              <w:marBottom w:val="0"/>
              <w:divBdr>
                <w:top w:val="none" w:sz="0" w:space="0" w:color="auto"/>
                <w:left w:val="none" w:sz="0" w:space="0" w:color="auto"/>
                <w:bottom w:val="none" w:sz="0" w:space="0" w:color="auto"/>
                <w:right w:val="none" w:sz="0" w:space="0" w:color="auto"/>
              </w:divBdr>
            </w:div>
            <w:div w:id="2091653021">
              <w:marLeft w:val="0"/>
              <w:marRight w:val="0"/>
              <w:marTop w:val="0"/>
              <w:marBottom w:val="0"/>
              <w:divBdr>
                <w:top w:val="none" w:sz="0" w:space="0" w:color="auto"/>
                <w:left w:val="none" w:sz="0" w:space="0" w:color="auto"/>
                <w:bottom w:val="none" w:sz="0" w:space="0" w:color="auto"/>
                <w:right w:val="none" w:sz="0" w:space="0" w:color="auto"/>
              </w:divBdr>
            </w:div>
            <w:div w:id="1857310968">
              <w:marLeft w:val="0"/>
              <w:marRight w:val="0"/>
              <w:marTop w:val="0"/>
              <w:marBottom w:val="0"/>
              <w:divBdr>
                <w:top w:val="none" w:sz="0" w:space="0" w:color="auto"/>
                <w:left w:val="none" w:sz="0" w:space="0" w:color="auto"/>
                <w:bottom w:val="none" w:sz="0" w:space="0" w:color="auto"/>
                <w:right w:val="none" w:sz="0" w:space="0" w:color="auto"/>
              </w:divBdr>
            </w:div>
            <w:div w:id="1463571071">
              <w:marLeft w:val="0"/>
              <w:marRight w:val="0"/>
              <w:marTop w:val="0"/>
              <w:marBottom w:val="0"/>
              <w:divBdr>
                <w:top w:val="none" w:sz="0" w:space="0" w:color="auto"/>
                <w:left w:val="none" w:sz="0" w:space="0" w:color="auto"/>
                <w:bottom w:val="none" w:sz="0" w:space="0" w:color="auto"/>
                <w:right w:val="none" w:sz="0" w:space="0" w:color="auto"/>
              </w:divBdr>
            </w:div>
            <w:div w:id="1720129782">
              <w:marLeft w:val="0"/>
              <w:marRight w:val="0"/>
              <w:marTop w:val="0"/>
              <w:marBottom w:val="0"/>
              <w:divBdr>
                <w:top w:val="none" w:sz="0" w:space="0" w:color="auto"/>
                <w:left w:val="none" w:sz="0" w:space="0" w:color="auto"/>
                <w:bottom w:val="none" w:sz="0" w:space="0" w:color="auto"/>
                <w:right w:val="none" w:sz="0" w:space="0" w:color="auto"/>
              </w:divBdr>
            </w:div>
            <w:div w:id="687679455">
              <w:marLeft w:val="0"/>
              <w:marRight w:val="0"/>
              <w:marTop w:val="0"/>
              <w:marBottom w:val="0"/>
              <w:divBdr>
                <w:top w:val="none" w:sz="0" w:space="0" w:color="auto"/>
                <w:left w:val="none" w:sz="0" w:space="0" w:color="auto"/>
                <w:bottom w:val="none" w:sz="0" w:space="0" w:color="auto"/>
                <w:right w:val="none" w:sz="0" w:space="0" w:color="auto"/>
              </w:divBdr>
            </w:div>
            <w:div w:id="659192693">
              <w:marLeft w:val="0"/>
              <w:marRight w:val="0"/>
              <w:marTop w:val="0"/>
              <w:marBottom w:val="0"/>
              <w:divBdr>
                <w:top w:val="none" w:sz="0" w:space="0" w:color="auto"/>
                <w:left w:val="none" w:sz="0" w:space="0" w:color="auto"/>
                <w:bottom w:val="none" w:sz="0" w:space="0" w:color="auto"/>
                <w:right w:val="none" w:sz="0" w:space="0" w:color="auto"/>
              </w:divBdr>
            </w:div>
            <w:div w:id="1983382032">
              <w:marLeft w:val="0"/>
              <w:marRight w:val="0"/>
              <w:marTop w:val="0"/>
              <w:marBottom w:val="0"/>
              <w:divBdr>
                <w:top w:val="none" w:sz="0" w:space="0" w:color="auto"/>
                <w:left w:val="none" w:sz="0" w:space="0" w:color="auto"/>
                <w:bottom w:val="none" w:sz="0" w:space="0" w:color="auto"/>
                <w:right w:val="none" w:sz="0" w:space="0" w:color="auto"/>
              </w:divBdr>
            </w:div>
            <w:div w:id="746998774">
              <w:marLeft w:val="0"/>
              <w:marRight w:val="0"/>
              <w:marTop w:val="0"/>
              <w:marBottom w:val="0"/>
              <w:divBdr>
                <w:top w:val="none" w:sz="0" w:space="0" w:color="auto"/>
                <w:left w:val="none" w:sz="0" w:space="0" w:color="auto"/>
                <w:bottom w:val="none" w:sz="0" w:space="0" w:color="auto"/>
                <w:right w:val="none" w:sz="0" w:space="0" w:color="auto"/>
              </w:divBdr>
            </w:div>
            <w:div w:id="1117405552">
              <w:marLeft w:val="0"/>
              <w:marRight w:val="0"/>
              <w:marTop w:val="0"/>
              <w:marBottom w:val="0"/>
              <w:divBdr>
                <w:top w:val="none" w:sz="0" w:space="0" w:color="auto"/>
                <w:left w:val="none" w:sz="0" w:space="0" w:color="auto"/>
                <w:bottom w:val="none" w:sz="0" w:space="0" w:color="auto"/>
                <w:right w:val="none" w:sz="0" w:space="0" w:color="auto"/>
              </w:divBdr>
            </w:div>
            <w:div w:id="246353512">
              <w:marLeft w:val="0"/>
              <w:marRight w:val="0"/>
              <w:marTop w:val="0"/>
              <w:marBottom w:val="0"/>
              <w:divBdr>
                <w:top w:val="none" w:sz="0" w:space="0" w:color="auto"/>
                <w:left w:val="none" w:sz="0" w:space="0" w:color="auto"/>
                <w:bottom w:val="none" w:sz="0" w:space="0" w:color="auto"/>
                <w:right w:val="none" w:sz="0" w:space="0" w:color="auto"/>
              </w:divBdr>
            </w:div>
            <w:div w:id="753820790">
              <w:marLeft w:val="0"/>
              <w:marRight w:val="0"/>
              <w:marTop w:val="0"/>
              <w:marBottom w:val="0"/>
              <w:divBdr>
                <w:top w:val="none" w:sz="0" w:space="0" w:color="auto"/>
                <w:left w:val="none" w:sz="0" w:space="0" w:color="auto"/>
                <w:bottom w:val="none" w:sz="0" w:space="0" w:color="auto"/>
                <w:right w:val="none" w:sz="0" w:space="0" w:color="auto"/>
              </w:divBdr>
            </w:div>
            <w:div w:id="495733504">
              <w:marLeft w:val="0"/>
              <w:marRight w:val="0"/>
              <w:marTop w:val="0"/>
              <w:marBottom w:val="0"/>
              <w:divBdr>
                <w:top w:val="none" w:sz="0" w:space="0" w:color="auto"/>
                <w:left w:val="none" w:sz="0" w:space="0" w:color="auto"/>
                <w:bottom w:val="none" w:sz="0" w:space="0" w:color="auto"/>
                <w:right w:val="none" w:sz="0" w:space="0" w:color="auto"/>
              </w:divBdr>
            </w:div>
            <w:div w:id="1654723971">
              <w:marLeft w:val="0"/>
              <w:marRight w:val="0"/>
              <w:marTop w:val="0"/>
              <w:marBottom w:val="0"/>
              <w:divBdr>
                <w:top w:val="none" w:sz="0" w:space="0" w:color="auto"/>
                <w:left w:val="none" w:sz="0" w:space="0" w:color="auto"/>
                <w:bottom w:val="none" w:sz="0" w:space="0" w:color="auto"/>
                <w:right w:val="none" w:sz="0" w:space="0" w:color="auto"/>
              </w:divBdr>
            </w:div>
            <w:div w:id="1457748959">
              <w:marLeft w:val="0"/>
              <w:marRight w:val="0"/>
              <w:marTop w:val="0"/>
              <w:marBottom w:val="0"/>
              <w:divBdr>
                <w:top w:val="none" w:sz="0" w:space="0" w:color="auto"/>
                <w:left w:val="none" w:sz="0" w:space="0" w:color="auto"/>
                <w:bottom w:val="none" w:sz="0" w:space="0" w:color="auto"/>
                <w:right w:val="none" w:sz="0" w:space="0" w:color="auto"/>
              </w:divBdr>
            </w:div>
            <w:div w:id="1287929841">
              <w:marLeft w:val="0"/>
              <w:marRight w:val="0"/>
              <w:marTop w:val="0"/>
              <w:marBottom w:val="0"/>
              <w:divBdr>
                <w:top w:val="none" w:sz="0" w:space="0" w:color="auto"/>
                <w:left w:val="none" w:sz="0" w:space="0" w:color="auto"/>
                <w:bottom w:val="none" w:sz="0" w:space="0" w:color="auto"/>
                <w:right w:val="none" w:sz="0" w:space="0" w:color="auto"/>
              </w:divBdr>
            </w:div>
            <w:div w:id="638606117">
              <w:marLeft w:val="0"/>
              <w:marRight w:val="0"/>
              <w:marTop w:val="0"/>
              <w:marBottom w:val="0"/>
              <w:divBdr>
                <w:top w:val="none" w:sz="0" w:space="0" w:color="auto"/>
                <w:left w:val="none" w:sz="0" w:space="0" w:color="auto"/>
                <w:bottom w:val="none" w:sz="0" w:space="0" w:color="auto"/>
                <w:right w:val="none" w:sz="0" w:space="0" w:color="auto"/>
              </w:divBdr>
            </w:div>
            <w:div w:id="1199779552">
              <w:marLeft w:val="0"/>
              <w:marRight w:val="0"/>
              <w:marTop w:val="0"/>
              <w:marBottom w:val="0"/>
              <w:divBdr>
                <w:top w:val="none" w:sz="0" w:space="0" w:color="auto"/>
                <w:left w:val="none" w:sz="0" w:space="0" w:color="auto"/>
                <w:bottom w:val="none" w:sz="0" w:space="0" w:color="auto"/>
                <w:right w:val="none" w:sz="0" w:space="0" w:color="auto"/>
              </w:divBdr>
            </w:div>
            <w:div w:id="1784029512">
              <w:marLeft w:val="0"/>
              <w:marRight w:val="0"/>
              <w:marTop w:val="0"/>
              <w:marBottom w:val="0"/>
              <w:divBdr>
                <w:top w:val="none" w:sz="0" w:space="0" w:color="auto"/>
                <w:left w:val="none" w:sz="0" w:space="0" w:color="auto"/>
                <w:bottom w:val="none" w:sz="0" w:space="0" w:color="auto"/>
                <w:right w:val="none" w:sz="0" w:space="0" w:color="auto"/>
              </w:divBdr>
            </w:div>
            <w:div w:id="1720400986">
              <w:marLeft w:val="0"/>
              <w:marRight w:val="0"/>
              <w:marTop w:val="0"/>
              <w:marBottom w:val="0"/>
              <w:divBdr>
                <w:top w:val="none" w:sz="0" w:space="0" w:color="auto"/>
                <w:left w:val="none" w:sz="0" w:space="0" w:color="auto"/>
                <w:bottom w:val="none" w:sz="0" w:space="0" w:color="auto"/>
                <w:right w:val="none" w:sz="0" w:space="0" w:color="auto"/>
              </w:divBdr>
            </w:div>
            <w:div w:id="1549492103">
              <w:marLeft w:val="0"/>
              <w:marRight w:val="0"/>
              <w:marTop w:val="0"/>
              <w:marBottom w:val="0"/>
              <w:divBdr>
                <w:top w:val="none" w:sz="0" w:space="0" w:color="auto"/>
                <w:left w:val="none" w:sz="0" w:space="0" w:color="auto"/>
                <w:bottom w:val="none" w:sz="0" w:space="0" w:color="auto"/>
                <w:right w:val="none" w:sz="0" w:space="0" w:color="auto"/>
              </w:divBdr>
            </w:div>
            <w:div w:id="1763455426">
              <w:marLeft w:val="0"/>
              <w:marRight w:val="0"/>
              <w:marTop w:val="0"/>
              <w:marBottom w:val="0"/>
              <w:divBdr>
                <w:top w:val="none" w:sz="0" w:space="0" w:color="auto"/>
                <w:left w:val="none" w:sz="0" w:space="0" w:color="auto"/>
                <w:bottom w:val="none" w:sz="0" w:space="0" w:color="auto"/>
                <w:right w:val="none" w:sz="0" w:space="0" w:color="auto"/>
              </w:divBdr>
            </w:div>
            <w:div w:id="1765109208">
              <w:marLeft w:val="0"/>
              <w:marRight w:val="0"/>
              <w:marTop w:val="0"/>
              <w:marBottom w:val="0"/>
              <w:divBdr>
                <w:top w:val="none" w:sz="0" w:space="0" w:color="auto"/>
                <w:left w:val="none" w:sz="0" w:space="0" w:color="auto"/>
                <w:bottom w:val="none" w:sz="0" w:space="0" w:color="auto"/>
                <w:right w:val="none" w:sz="0" w:space="0" w:color="auto"/>
              </w:divBdr>
            </w:div>
            <w:div w:id="360513844">
              <w:marLeft w:val="0"/>
              <w:marRight w:val="0"/>
              <w:marTop w:val="0"/>
              <w:marBottom w:val="0"/>
              <w:divBdr>
                <w:top w:val="none" w:sz="0" w:space="0" w:color="auto"/>
                <w:left w:val="none" w:sz="0" w:space="0" w:color="auto"/>
                <w:bottom w:val="none" w:sz="0" w:space="0" w:color="auto"/>
                <w:right w:val="none" w:sz="0" w:space="0" w:color="auto"/>
              </w:divBdr>
            </w:div>
            <w:div w:id="668144321">
              <w:marLeft w:val="0"/>
              <w:marRight w:val="0"/>
              <w:marTop w:val="0"/>
              <w:marBottom w:val="0"/>
              <w:divBdr>
                <w:top w:val="none" w:sz="0" w:space="0" w:color="auto"/>
                <w:left w:val="none" w:sz="0" w:space="0" w:color="auto"/>
                <w:bottom w:val="none" w:sz="0" w:space="0" w:color="auto"/>
                <w:right w:val="none" w:sz="0" w:space="0" w:color="auto"/>
              </w:divBdr>
            </w:div>
            <w:div w:id="304357719">
              <w:marLeft w:val="0"/>
              <w:marRight w:val="0"/>
              <w:marTop w:val="0"/>
              <w:marBottom w:val="0"/>
              <w:divBdr>
                <w:top w:val="none" w:sz="0" w:space="0" w:color="auto"/>
                <w:left w:val="none" w:sz="0" w:space="0" w:color="auto"/>
                <w:bottom w:val="none" w:sz="0" w:space="0" w:color="auto"/>
                <w:right w:val="none" w:sz="0" w:space="0" w:color="auto"/>
              </w:divBdr>
            </w:div>
            <w:div w:id="408428295">
              <w:marLeft w:val="0"/>
              <w:marRight w:val="0"/>
              <w:marTop w:val="0"/>
              <w:marBottom w:val="0"/>
              <w:divBdr>
                <w:top w:val="none" w:sz="0" w:space="0" w:color="auto"/>
                <w:left w:val="none" w:sz="0" w:space="0" w:color="auto"/>
                <w:bottom w:val="none" w:sz="0" w:space="0" w:color="auto"/>
                <w:right w:val="none" w:sz="0" w:space="0" w:color="auto"/>
              </w:divBdr>
            </w:div>
            <w:div w:id="1828932306">
              <w:marLeft w:val="0"/>
              <w:marRight w:val="0"/>
              <w:marTop w:val="0"/>
              <w:marBottom w:val="0"/>
              <w:divBdr>
                <w:top w:val="none" w:sz="0" w:space="0" w:color="auto"/>
                <w:left w:val="none" w:sz="0" w:space="0" w:color="auto"/>
                <w:bottom w:val="none" w:sz="0" w:space="0" w:color="auto"/>
                <w:right w:val="none" w:sz="0" w:space="0" w:color="auto"/>
              </w:divBdr>
            </w:div>
            <w:div w:id="1842432508">
              <w:marLeft w:val="0"/>
              <w:marRight w:val="0"/>
              <w:marTop w:val="0"/>
              <w:marBottom w:val="0"/>
              <w:divBdr>
                <w:top w:val="none" w:sz="0" w:space="0" w:color="auto"/>
                <w:left w:val="none" w:sz="0" w:space="0" w:color="auto"/>
                <w:bottom w:val="none" w:sz="0" w:space="0" w:color="auto"/>
                <w:right w:val="none" w:sz="0" w:space="0" w:color="auto"/>
              </w:divBdr>
            </w:div>
            <w:div w:id="2037806491">
              <w:marLeft w:val="0"/>
              <w:marRight w:val="0"/>
              <w:marTop w:val="0"/>
              <w:marBottom w:val="0"/>
              <w:divBdr>
                <w:top w:val="none" w:sz="0" w:space="0" w:color="auto"/>
                <w:left w:val="none" w:sz="0" w:space="0" w:color="auto"/>
                <w:bottom w:val="none" w:sz="0" w:space="0" w:color="auto"/>
                <w:right w:val="none" w:sz="0" w:space="0" w:color="auto"/>
              </w:divBdr>
            </w:div>
            <w:div w:id="1613976523">
              <w:marLeft w:val="0"/>
              <w:marRight w:val="0"/>
              <w:marTop w:val="0"/>
              <w:marBottom w:val="0"/>
              <w:divBdr>
                <w:top w:val="none" w:sz="0" w:space="0" w:color="auto"/>
                <w:left w:val="none" w:sz="0" w:space="0" w:color="auto"/>
                <w:bottom w:val="none" w:sz="0" w:space="0" w:color="auto"/>
                <w:right w:val="none" w:sz="0" w:space="0" w:color="auto"/>
              </w:divBdr>
            </w:div>
            <w:div w:id="1078360854">
              <w:marLeft w:val="0"/>
              <w:marRight w:val="0"/>
              <w:marTop w:val="0"/>
              <w:marBottom w:val="0"/>
              <w:divBdr>
                <w:top w:val="none" w:sz="0" w:space="0" w:color="auto"/>
                <w:left w:val="none" w:sz="0" w:space="0" w:color="auto"/>
                <w:bottom w:val="none" w:sz="0" w:space="0" w:color="auto"/>
                <w:right w:val="none" w:sz="0" w:space="0" w:color="auto"/>
              </w:divBdr>
            </w:div>
            <w:div w:id="513347737">
              <w:marLeft w:val="0"/>
              <w:marRight w:val="0"/>
              <w:marTop w:val="0"/>
              <w:marBottom w:val="0"/>
              <w:divBdr>
                <w:top w:val="none" w:sz="0" w:space="0" w:color="auto"/>
                <w:left w:val="none" w:sz="0" w:space="0" w:color="auto"/>
                <w:bottom w:val="none" w:sz="0" w:space="0" w:color="auto"/>
                <w:right w:val="none" w:sz="0" w:space="0" w:color="auto"/>
              </w:divBdr>
            </w:div>
            <w:div w:id="1506283594">
              <w:marLeft w:val="0"/>
              <w:marRight w:val="0"/>
              <w:marTop w:val="0"/>
              <w:marBottom w:val="0"/>
              <w:divBdr>
                <w:top w:val="none" w:sz="0" w:space="0" w:color="auto"/>
                <w:left w:val="none" w:sz="0" w:space="0" w:color="auto"/>
                <w:bottom w:val="none" w:sz="0" w:space="0" w:color="auto"/>
                <w:right w:val="none" w:sz="0" w:space="0" w:color="auto"/>
              </w:divBdr>
            </w:div>
            <w:div w:id="41683416">
              <w:marLeft w:val="0"/>
              <w:marRight w:val="0"/>
              <w:marTop w:val="0"/>
              <w:marBottom w:val="0"/>
              <w:divBdr>
                <w:top w:val="none" w:sz="0" w:space="0" w:color="auto"/>
                <w:left w:val="none" w:sz="0" w:space="0" w:color="auto"/>
                <w:bottom w:val="none" w:sz="0" w:space="0" w:color="auto"/>
                <w:right w:val="none" w:sz="0" w:space="0" w:color="auto"/>
              </w:divBdr>
            </w:div>
            <w:div w:id="530412059">
              <w:marLeft w:val="0"/>
              <w:marRight w:val="0"/>
              <w:marTop w:val="0"/>
              <w:marBottom w:val="0"/>
              <w:divBdr>
                <w:top w:val="none" w:sz="0" w:space="0" w:color="auto"/>
                <w:left w:val="none" w:sz="0" w:space="0" w:color="auto"/>
                <w:bottom w:val="none" w:sz="0" w:space="0" w:color="auto"/>
                <w:right w:val="none" w:sz="0" w:space="0" w:color="auto"/>
              </w:divBdr>
            </w:div>
            <w:div w:id="486750039">
              <w:marLeft w:val="0"/>
              <w:marRight w:val="0"/>
              <w:marTop w:val="0"/>
              <w:marBottom w:val="0"/>
              <w:divBdr>
                <w:top w:val="none" w:sz="0" w:space="0" w:color="auto"/>
                <w:left w:val="none" w:sz="0" w:space="0" w:color="auto"/>
                <w:bottom w:val="none" w:sz="0" w:space="0" w:color="auto"/>
                <w:right w:val="none" w:sz="0" w:space="0" w:color="auto"/>
              </w:divBdr>
            </w:div>
            <w:div w:id="228923716">
              <w:marLeft w:val="0"/>
              <w:marRight w:val="0"/>
              <w:marTop w:val="0"/>
              <w:marBottom w:val="0"/>
              <w:divBdr>
                <w:top w:val="none" w:sz="0" w:space="0" w:color="auto"/>
                <w:left w:val="none" w:sz="0" w:space="0" w:color="auto"/>
                <w:bottom w:val="none" w:sz="0" w:space="0" w:color="auto"/>
                <w:right w:val="none" w:sz="0" w:space="0" w:color="auto"/>
              </w:divBdr>
            </w:div>
            <w:div w:id="1330447646">
              <w:marLeft w:val="0"/>
              <w:marRight w:val="0"/>
              <w:marTop w:val="0"/>
              <w:marBottom w:val="0"/>
              <w:divBdr>
                <w:top w:val="none" w:sz="0" w:space="0" w:color="auto"/>
                <w:left w:val="none" w:sz="0" w:space="0" w:color="auto"/>
                <w:bottom w:val="none" w:sz="0" w:space="0" w:color="auto"/>
                <w:right w:val="none" w:sz="0" w:space="0" w:color="auto"/>
              </w:divBdr>
            </w:div>
            <w:div w:id="1766000077">
              <w:marLeft w:val="0"/>
              <w:marRight w:val="0"/>
              <w:marTop w:val="0"/>
              <w:marBottom w:val="0"/>
              <w:divBdr>
                <w:top w:val="none" w:sz="0" w:space="0" w:color="auto"/>
                <w:left w:val="none" w:sz="0" w:space="0" w:color="auto"/>
                <w:bottom w:val="none" w:sz="0" w:space="0" w:color="auto"/>
                <w:right w:val="none" w:sz="0" w:space="0" w:color="auto"/>
              </w:divBdr>
            </w:div>
            <w:div w:id="577324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499099">
      <w:bodyDiv w:val="1"/>
      <w:marLeft w:val="0"/>
      <w:marRight w:val="0"/>
      <w:marTop w:val="0"/>
      <w:marBottom w:val="0"/>
      <w:divBdr>
        <w:top w:val="none" w:sz="0" w:space="0" w:color="auto"/>
        <w:left w:val="none" w:sz="0" w:space="0" w:color="auto"/>
        <w:bottom w:val="none" w:sz="0" w:space="0" w:color="auto"/>
        <w:right w:val="none" w:sz="0" w:space="0" w:color="auto"/>
      </w:divBdr>
      <w:divsChild>
        <w:div w:id="1224099916">
          <w:marLeft w:val="0"/>
          <w:marRight w:val="0"/>
          <w:marTop w:val="0"/>
          <w:marBottom w:val="0"/>
          <w:divBdr>
            <w:top w:val="none" w:sz="0" w:space="0" w:color="auto"/>
            <w:left w:val="none" w:sz="0" w:space="0" w:color="auto"/>
            <w:bottom w:val="none" w:sz="0" w:space="0" w:color="auto"/>
            <w:right w:val="none" w:sz="0" w:space="0" w:color="auto"/>
          </w:divBdr>
        </w:div>
        <w:div w:id="680740327">
          <w:marLeft w:val="0"/>
          <w:marRight w:val="0"/>
          <w:marTop w:val="0"/>
          <w:marBottom w:val="0"/>
          <w:divBdr>
            <w:top w:val="none" w:sz="0" w:space="0" w:color="auto"/>
            <w:left w:val="none" w:sz="0" w:space="0" w:color="auto"/>
            <w:bottom w:val="none" w:sz="0" w:space="0" w:color="auto"/>
            <w:right w:val="none" w:sz="0" w:space="0" w:color="auto"/>
          </w:divBdr>
        </w:div>
        <w:div w:id="1009411017">
          <w:marLeft w:val="0"/>
          <w:marRight w:val="0"/>
          <w:marTop w:val="0"/>
          <w:marBottom w:val="0"/>
          <w:divBdr>
            <w:top w:val="none" w:sz="0" w:space="0" w:color="auto"/>
            <w:left w:val="none" w:sz="0" w:space="0" w:color="auto"/>
            <w:bottom w:val="none" w:sz="0" w:space="0" w:color="auto"/>
            <w:right w:val="none" w:sz="0" w:space="0" w:color="auto"/>
          </w:divBdr>
        </w:div>
        <w:div w:id="697316786">
          <w:marLeft w:val="0"/>
          <w:marRight w:val="0"/>
          <w:marTop w:val="0"/>
          <w:marBottom w:val="0"/>
          <w:divBdr>
            <w:top w:val="none" w:sz="0" w:space="0" w:color="auto"/>
            <w:left w:val="none" w:sz="0" w:space="0" w:color="auto"/>
            <w:bottom w:val="none" w:sz="0" w:space="0" w:color="auto"/>
            <w:right w:val="none" w:sz="0" w:space="0" w:color="auto"/>
          </w:divBdr>
        </w:div>
        <w:div w:id="130908044">
          <w:marLeft w:val="0"/>
          <w:marRight w:val="0"/>
          <w:marTop w:val="0"/>
          <w:marBottom w:val="0"/>
          <w:divBdr>
            <w:top w:val="none" w:sz="0" w:space="0" w:color="auto"/>
            <w:left w:val="none" w:sz="0" w:space="0" w:color="auto"/>
            <w:bottom w:val="none" w:sz="0" w:space="0" w:color="auto"/>
            <w:right w:val="none" w:sz="0" w:space="0" w:color="auto"/>
          </w:divBdr>
        </w:div>
        <w:div w:id="1122043230">
          <w:marLeft w:val="0"/>
          <w:marRight w:val="0"/>
          <w:marTop w:val="0"/>
          <w:marBottom w:val="0"/>
          <w:divBdr>
            <w:top w:val="none" w:sz="0" w:space="0" w:color="auto"/>
            <w:left w:val="none" w:sz="0" w:space="0" w:color="auto"/>
            <w:bottom w:val="none" w:sz="0" w:space="0" w:color="auto"/>
            <w:right w:val="none" w:sz="0" w:space="0" w:color="auto"/>
          </w:divBdr>
        </w:div>
        <w:div w:id="1751653772">
          <w:marLeft w:val="0"/>
          <w:marRight w:val="0"/>
          <w:marTop w:val="0"/>
          <w:marBottom w:val="0"/>
          <w:divBdr>
            <w:top w:val="none" w:sz="0" w:space="0" w:color="auto"/>
            <w:left w:val="none" w:sz="0" w:space="0" w:color="auto"/>
            <w:bottom w:val="none" w:sz="0" w:space="0" w:color="auto"/>
            <w:right w:val="none" w:sz="0" w:space="0" w:color="auto"/>
          </w:divBdr>
        </w:div>
        <w:div w:id="411198018">
          <w:marLeft w:val="0"/>
          <w:marRight w:val="0"/>
          <w:marTop w:val="0"/>
          <w:marBottom w:val="0"/>
          <w:divBdr>
            <w:top w:val="none" w:sz="0" w:space="0" w:color="auto"/>
            <w:left w:val="none" w:sz="0" w:space="0" w:color="auto"/>
            <w:bottom w:val="none" w:sz="0" w:space="0" w:color="auto"/>
            <w:right w:val="none" w:sz="0" w:space="0" w:color="auto"/>
          </w:divBdr>
        </w:div>
        <w:div w:id="738527345">
          <w:marLeft w:val="0"/>
          <w:marRight w:val="0"/>
          <w:marTop w:val="0"/>
          <w:marBottom w:val="0"/>
          <w:divBdr>
            <w:top w:val="none" w:sz="0" w:space="0" w:color="auto"/>
            <w:left w:val="none" w:sz="0" w:space="0" w:color="auto"/>
            <w:bottom w:val="none" w:sz="0" w:space="0" w:color="auto"/>
            <w:right w:val="none" w:sz="0" w:space="0" w:color="auto"/>
          </w:divBdr>
        </w:div>
        <w:div w:id="1411195390">
          <w:marLeft w:val="0"/>
          <w:marRight w:val="0"/>
          <w:marTop w:val="0"/>
          <w:marBottom w:val="0"/>
          <w:divBdr>
            <w:top w:val="none" w:sz="0" w:space="0" w:color="auto"/>
            <w:left w:val="none" w:sz="0" w:space="0" w:color="auto"/>
            <w:bottom w:val="none" w:sz="0" w:space="0" w:color="auto"/>
            <w:right w:val="none" w:sz="0" w:space="0" w:color="auto"/>
          </w:divBdr>
        </w:div>
        <w:div w:id="384374410">
          <w:marLeft w:val="0"/>
          <w:marRight w:val="0"/>
          <w:marTop w:val="0"/>
          <w:marBottom w:val="0"/>
          <w:divBdr>
            <w:top w:val="none" w:sz="0" w:space="0" w:color="auto"/>
            <w:left w:val="none" w:sz="0" w:space="0" w:color="auto"/>
            <w:bottom w:val="none" w:sz="0" w:space="0" w:color="auto"/>
            <w:right w:val="none" w:sz="0" w:space="0" w:color="auto"/>
          </w:divBdr>
        </w:div>
        <w:div w:id="793446283">
          <w:marLeft w:val="0"/>
          <w:marRight w:val="0"/>
          <w:marTop w:val="0"/>
          <w:marBottom w:val="0"/>
          <w:divBdr>
            <w:top w:val="none" w:sz="0" w:space="0" w:color="auto"/>
            <w:left w:val="none" w:sz="0" w:space="0" w:color="auto"/>
            <w:bottom w:val="none" w:sz="0" w:space="0" w:color="auto"/>
            <w:right w:val="none" w:sz="0" w:space="0" w:color="auto"/>
          </w:divBdr>
        </w:div>
        <w:div w:id="1672677948">
          <w:marLeft w:val="0"/>
          <w:marRight w:val="0"/>
          <w:marTop w:val="0"/>
          <w:marBottom w:val="0"/>
          <w:divBdr>
            <w:top w:val="none" w:sz="0" w:space="0" w:color="auto"/>
            <w:left w:val="none" w:sz="0" w:space="0" w:color="auto"/>
            <w:bottom w:val="none" w:sz="0" w:space="0" w:color="auto"/>
            <w:right w:val="none" w:sz="0" w:space="0" w:color="auto"/>
          </w:divBdr>
        </w:div>
        <w:div w:id="931161344">
          <w:marLeft w:val="0"/>
          <w:marRight w:val="0"/>
          <w:marTop w:val="0"/>
          <w:marBottom w:val="0"/>
          <w:divBdr>
            <w:top w:val="none" w:sz="0" w:space="0" w:color="auto"/>
            <w:left w:val="none" w:sz="0" w:space="0" w:color="auto"/>
            <w:bottom w:val="none" w:sz="0" w:space="0" w:color="auto"/>
            <w:right w:val="none" w:sz="0" w:space="0" w:color="auto"/>
          </w:divBdr>
        </w:div>
        <w:div w:id="1730181636">
          <w:marLeft w:val="0"/>
          <w:marRight w:val="0"/>
          <w:marTop w:val="0"/>
          <w:marBottom w:val="0"/>
          <w:divBdr>
            <w:top w:val="none" w:sz="0" w:space="0" w:color="auto"/>
            <w:left w:val="none" w:sz="0" w:space="0" w:color="auto"/>
            <w:bottom w:val="none" w:sz="0" w:space="0" w:color="auto"/>
            <w:right w:val="none" w:sz="0" w:space="0" w:color="auto"/>
          </w:divBdr>
        </w:div>
        <w:div w:id="140926046">
          <w:marLeft w:val="0"/>
          <w:marRight w:val="0"/>
          <w:marTop w:val="0"/>
          <w:marBottom w:val="0"/>
          <w:divBdr>
            <w:top w:val="none" w:sz="0" w:space="0" w:color="auto"/>
            <w:left w:val="none" w:sz="0" w:space="0" w:color="auto"/>
            <w:bottom w:val="none" w:sz="0" w:space="0" w:color="auto"/>
            <w:right w:val="none" w:sz="0" w:space="0" w:color="auto"/>
          </w:divBdr>
        </w:div>
        <w:div w:id="907155629">
          <w:marLeft w:val="0"/>
          <w:marRight w:val="0"/>
          <w:marTop w:val="0"/>
          <w:marBottom w:val="0"/>
          <w:divBdr>
            <w:top w:val="none" w:sz="0" w:space="0" w:color="auto"/>
            <w:left w:val="none" w:sz="0" w:space="0" w:color="auto"/>
            <w:bottom w:val="none" w:sz="0" w:space="0" w:color="auto"/>
            <w:right w:val="none" w:sz="0" w:space="0" w:color="auto"/>
          </w:divBdr>
        </w:div>
      </w:divsChild>
    </w:div>
    <w:div w:id="954605128">
      <w:bodyDiv w:val="1"/>
      <w:marLeft w:val="0"/>
      <w:marRight w:val="0"/>
      <w:marTop w:val="0"/>
      <w:marBottom w:val="0"/>
      <w:divBdr>
        <w:top w:val="none" w:sz="0" w:space="0" w:color="auto"/>
        <w:left w:val="none" w:sz="0" w:space="0" w:color="auto"/>
        <w:bottom w:val="none" w:sz="0" w:space="0" w:color="auto"/>
        <w:right w:val="none" w:sz="0" w:space="0" w:color="auto"/>
      </w:divBdr>
      <w:divsChild>
        <w:div w:id="387999949">
          <w:marLeft w:val="0"/>
          <w:marRight w:val="0"/>
          <w:marTop w:val="0"/>
          <w:marBottom w:val="0"/>
          <w:divBdr>
            <w:top w:val="none" w:sz="0" w:space="0" w:color="auto"/>
            <w:left w:val="none" w:sz="0" w:space="0" w:color="auto"/>
            <w:bottom w:val="none" w:sz="0" w:space="0" w:color="auto"/>
            <w:right w:val="none" w:sz="0" w:space="0" w:color="auto"/>
          </w:divBdr>
        </w:div>
      </w:divsChild>
    </w:div>
    <w:div w:id="960499548">
      <w:bodyDiv w:val="1"/>
      <w:marLeft w:val="0"/>
      <w:marRight w:val="0"/>
      <w:marTop w:val="0"/>
      <w:marBottom w:val="0"/>
      <w:divBdr>
        <w:top w:val="none" w:sz="0" w:space="0" w:color="auto"/>
        <w:left w:val="none" w:sz="0" w:space="0" w:color="auto"/>
        <w:bottom w:val="none" w:sz="0" w:space="0" w:color="auto"/>
        <w:right w:val="none" w:sz="0" w:space="0" w:color="auto"/>
      </w:divBdr>
      <w:divsChild>
        <w:div w:id="1671328300">
          <w:marLeft w:val="0"/>
          <w:marRight w:val="0"/>
          <w:marTop w:val="0"/>
          <w:marBottom w:val="0"/>
          <w:divBdr>
            <w:top w:val="none" w:sz="0" w:space="0" w:color="auto"/>
            <w:left w:val="none" w:sz="0" w:space="0" w:color="auto"/>
            <w:bottom w:val="none" w:sz="0" w:space="0" w:color="auto"/>
            <w:right w:val="none" w:sz="0" w:space="0" w:color="auto"/>
          </w:divBdr>
        </w:div>
      </w:divsChild>
    </w:div>
    <w:div w:id="961114764">
      <w:bodyDiv w:val="1"/>
      <w:marLeft w:val="0"/>
      <w:marRight w:val="0"/>
      <w:marTop w:val="0"/>
      <w:marBottom w:val="0"/>
      <w:divBdr>
        <w:top w:val="none" w:sz="0" w:space="0" w:color="auto"/>
        <w:left w:val="none" w:sz="0" w:space="0" w:color="auto"/>
        <w:bottom w:val="none" w:sz="0" w:space="0" w:color="auto"/>
        <w:right w:val="none" w:sz="0" w:space="0" w:color="auto"/>
      </w:divBdr>
      <w:divsChild>
        <w:div w:id="1263032838">
          <w:marLeft w:val="0"/>
          <w:marRight w:val="0"/>
          <w:marTop w:val="0"/>
          <w:marBottom w:val="0"/>
          <w:divBdr>
            <w:top w:val="none" w:sz="0" w:space="0" w:color="auto"/>
            <w:left w:val="none" w:sz="0" w:space="0" w:color="auto"/>
            <w:bottom w:val="none" w:sz="0" w:space="0" w:color="auto"/>
            <w:right w:val="none" w:sz="0" w:space="0" w:color="auto"/>
          </w:divBdr>
        </w:div>
      </w:divsChild>
    </w:div>
    <w:div w:id="965351370">
      <w:bodyDiv w:val="1"/>
      <w:marLeft w:val="0"/>
      <w:marRight w:val="0"/>
      <w:marTop w:val="0"/>
      <w:marBottom w:val="0"/>
      <w:divBdr>
        <w:top w:val="none" w:sz="0" w:space="0" w:color="auto"/>
        <w:left w:val="none" w:sz="0" w:space="0" w:color="auto"/>
        <w:bottom w:val="none" w:sz="0" w:space="0" w:color="auto"/>
        <w:right w:val="none" w:sz="0" w:space="0" w:color="auto"/>
      </w:divBdr>
      <w:divsChild>
        <w:div w:id="1349059838">
          <w:marLeft w:val="0"/>
          <w:marRight w:val="0"/>
          <w:marTop w:val="0"/>
          <w:marBottom w:val="0"/>
          <w:divBdr>
            <w:top w:val="none" w:sz="0" w:space="0" w:color="auto"/>
            <w:left w:val="none" w:sz="0" w:space="0" w:color="auto"/>
            <w:bottom w:val="none" w:sz="0" w:space="0" w:color="auto"/>
            <w:right w:val="none" w:sz="0" w:space="0" w:color="auto"/>
          </w:divBdr>
        </w:div>
        <w:div w:id="2100514601">
          <w:marLeft w:val="0"/>
          <w:marRight w:val="0"/>
          <w:marTop w:val="0"/>
          <w:marBottom w:val="0"/>
          <w:divBdr>
            <w:top w:val="none" w:sz="0" w:space="0" w:color="auto"/>
            <w:left w:val="none" w:sz="0" w:space="0" w:color="auto"/>
            <w:bottom w:val="none" w:sz="0" w:space="0" w:color="auto"/>
            <w:right w:val="none" w:sz="0" w:space="0" w:color="auto"/>
          </w:divBdr>
        </w:div>
        <w:div w:id="133063731">
          <w:marLeft w:val="0"/>
          <w:marRight w:val="0"/>
          <w:marTop w:val="0"/>
          <w:marBottom w:val="0"/>
          <w:divBdr>
            <w:top w:val="none" w:sz="0" w:space="0" w:color="auto"/>
            <w:left w:val="none" w:sz="0" w:space="0" w:color="auto"/>
            <w:bottom w:val="none" w:sz="0" w:space="0" w:color="auto"/>
            <w:right w:val="none" w:sz="0" w:space="0" w:color="auto"/>
          </w:divBdr>
        </w:div>
        <w:div w:id="766196828">
          <w:marLeft w:val="0"/>
          <w:marRight w:val="0"/>
          <w:marTop w:val="0"/>
          <w:marBottom w:val="0"/>
          <w:divBdr>
            <w:top w:val="none" w:sz="0" w:space="0" w:color="auto"/>
            <w:left w:val="none" w:sz="0" w:space="0" w:color="auto"/>
            <w:bottom w:val="none" w:sz="0" w:space="0" w:color="auto"/>
            <w:right w:val="none" w:sz="0" w:space="0" w:color="auto"/>
          </w:divBdr>
        </w:div>
        <w:div w:id="576476374">
          <w:marLeft w:val="0"/>
          <w:marRight w:val="0"/>
          <w:marTop w:val="0"/>
          <w:marBottom w:val="0"/>
          <w:divBdr>
            <w:top w:val="none" w:sz="0" w:space="0" w:color="auto"/>
            <w:left w:val="none" w:sz="0" w:space="0" w:color="auto"/>
            <w:bottom w:val="none" w:sz="0" w:space="0" w:color="auto"/>
            <w:right w:val="none" w:sz="0" w:space="0" w:color="auto"/>
          </w:divBdr>
        </w:div>
        <w:div w:id="900796458">
          <w:marLeft w:val="0"/>
          <w:marRight w:val="0"/>
          <w:marTop w:val="0"/>
          <w:marBottom w:val="0"/>
          <w:divBdr>
            <w:top w:val="none" w:sz="0" w:space="0" w:color="auto"/>
            <w:left w:val="none" w:sz="0" w:space="0" w:color="auto"/>
            <w:bottom w:val="none" w:sz="0" w:space="0" w:color="auto"/>
            <w:right w:val="none" w:sz="0" w:space="0" w:color="auto"/>
          </w:divBdr>
        </w:div>
        <w:div w:id="527303184">
          <w:marLeft w:val="0"/>
          <w:marRight w:val="0"/>
          <w:marTop w:val="0"/>
          <w:marBottom w:val="0"/>
          <w:divBdr>
            <w:top w:val="none" w:sz="0" w:space="0" w:color="auto"/>
            <w:left w:val="none" w:sz="0" w:space="0" w:color="auto"/>
            <w:bottom w:val="none" w:sz="0" w:space="0" w:color="auto"/>
            <w:right w:val="none" w:sz="0" w:space="0" w:color="auto"/>
          </w:divBdr>
        </w:div>
      </w:divsChild>
    </w:div>
    <w:div w:id="965617951">
      <w:bodyDiv w:val="1"/>
      <w:marLeft w:val="0"/>
      <w:marRight w:val="0"/>
      <w:marTop w:val="0"/>
      <w:marBottom w:val="0"/>
      <w:divBdr>
        <w:top w:val="none" w:sz="0" w:space="0" w:color="auto"/>
        <w:left w:val="none" w:sz="0" w:space="0" w:color="auto"/>
        <w:bottom w:val="none" w:sz="0" w:space="0" w:color="auto"/>
        <w:right w:val="none" w:sz="0" w:space="0" w:color="auto"/>
      </w:divBdr>
      <w:divsChild>
        <w:div w:id="1053386524">
          <w:marLeft w:val="0"/>
          <w:marRight w:val="0"/>
          <w:marTop w:val="0"/>
          <w:marBottom w:val="0"/>
          <w:divBdr>
            <w:top w:val="none" w:sz="0" w:space="0" w:color="auto"/>
            <w:left w:val="none" w:sz="0" w:space="0" w:color="auto"/>
            <w:bottom w:val="none" w:sz="0" w:space="0" w:color="auto"/>
            <w:right w:val="none" w:sz="0" w:space="0" w:color="auto"/>
          </w:divBdr>
        </w:div>
      </w:divsChild>
    </w:div>
    <w:div w:id="971835283">
      <w:bodyDiv w:val="1"/>
      <w:marLeft w:val="0"/>
      <w:marRight w:val="0"/>
      <w:marTop w:val="0"/>
      <w:marBottom w:val="0"/>
      <w:divBdr>
        <w:top w:val="none" w:sz="0" w:space="0" w:color="auto"/>
        <w:left w:val="none" w:sz="0" w:space="0" w:color="auto"/>
        <w:bottom w:val="none" w:sz="0" w:space="0" w:color="auto"/>
        <w:right w:val="none" w:sz="0" w:space="0" w:color="auto"/>
      </w:divBdr>
      <w:divsChild>
        <w:div w:id="58481829">
          <w:marLeft w:val="0"/>
          <w:marRight w:val="0"/>
          <w:marTop w:val="0"/>
          <w:marBottom w:val="0"/>
          <w:divBdr>
            <w:top w:val="none" w:sz="0" w:space="0" w:color="auto"/>
            <w:left w:val="none" w:sz="0" w:space="0" w:color="auto"/>
            <w:bottom w:val="none" w:sz="0" w:space="0" w:color="auto"/>
            <w:right w:val="none" w:sz="0" w:space="0" w:color="auto"/>
          </w:divBdr>
          <w:divsChild>
            <w:div w:id="195824147">
              <w:blockQuote w:val="1"/>
              <w:marLeft w:val="720"/>
              <w:marRight w:val="720"/>
              <w:marTop w:val="100"/>
              <w:marBottom w:val="100"/>
              <w:divBdr>
                <w:top w:val="none" w:sz="0" w:space="0" w:color="auto"/>
                <w:left w:val="none" w:sz="0" w:space="0" w:color="auto"/>
                <w:bottom w:val="none" w:sz="0" w:space="0" w:color="auto"/>
                <w:right w:val="none" w:sz="0" w:space="0" w:color="auto"/>
              </w:divBdr>
            </w:div>
            <w:div w:id="139663680">
              <w:marLeft w:val="0"/>
              <w:marRight w:val="0"/>
              <w:marTop w:val="0"/>
              <w:marBottom w:val="0"/>
              <w:divBdr>
                <w:top w:val="none" w:sz="0" w:space="0" w:color="auto"/>
                <w:left w:val="none" w:sz="0" w:space="0" w:color="auto"/>
                <w:bottom w:val="none" w:sz="0" w:space="0" w:color="auto"/>
                <w:right w:val="none" w:sz="0" w:space="0" w:color="auto"/>
              </w:divBdr>
            </w:div>
            <w:div w:id="889730291">
              <w:marLeft w:val="0"/>
              <w:marRight w:val="0"/>
              <w:marTop w:val="0"/>
              <w:marBottom w:val="0"/>
              <w:divBdr>
                <w:top w:val="none" w:sz="0" w:space="0" w:color="auto"/>
                <w:left w:val="none" w:sz="0" w:space="0" w:color="auto"/>
                <w:bottom w:val="none" w:sz="0" w:space="0" w:color="auto"/>
                <w:right w:val="none" w:sz="0" w:space="0" w:color="auto"/>
              </w:divBdr>
            </w:div>
            <w:div w:id="1611743418">
              <w:marLeft w:val="0"/>
              <w:marRight w:val="0"/>
              <w:marTop w:val="0"/>
              <w:marBottom w:val="0"/>
              <w:divBdr>
                <w:top w:val="none" w:sz="0" w:space="0" w:color="auto"/>
                <w:left w:val="none" w:sz="0" w:space="0" w:color="auto"/>
                <w:bottom w:val="none" w:sz="0" w:space="0" w:color="auto"/>
                <w:right w:val="none" w:sz="0" w:space="0" w:color="auto"/>
              </w:divBdr>
            </w:div>
            <w:div w:id="1296064510">
              <w:marLeft w:val="0"/>
              <w:marRight w:val="0"/>
              <w:marTop w:val="0"/>
              <w:marBottom w:val="0"/>
              <w:divBdr>
                <w:top w:val="none" w:sz="0" w:space="0" w:color="auto"/>
                <w:left w:val="none" w:sz="0" w:space="0" w:color="auto"/>
                <w:bottom w:val="none" w:sz="0" w:space="0" w:color="auto"/>
                <w:right w:val="none" w:sz="0" w:space="0" w:color="auto"/>
              </w:divBdr>
            </w:div>
            <w:div w:id="677777338">
              <w:marLeft w:val="0"/>
              <w:marRight w:val="0"/>
              <w:marTop w:val="0"/>
              <w:marBottom w:val="0"/>
              <w:divBdr>
                <w:top w:val="none" w:sz="0" w:space="0" w:color="auto"/>
                <w:left w:val="none" w:sz="0" w:space="0" w:color="auto"/>
                <w:bottom w:val="none" w:sz="0" w:space="0" w:color="auto"/>
                <w:right w:val="none" w:sz="0" w:space="0" w:color="auto"/>
              </w:divBdr>
            </w:div>
            <w:div w:id="1819877835">
              <w:marLeft w:val="0"/>
              <w:marRight w:val="0"/>
              <w:marTop w:val="0"/>
              <w:marBottom w:val="0"/>
              <w:divBdr>
                <w:top w:val="none" w:sz="0" w:space="0" w:color="auto"/>
                <w:left w:val="none" w:sz="0" w:space="0" w:color="auto"/>
                <w:bottom w:val="none" w:sz="0" w:space="0" w:color="auto"/>
                <w:right w:val="none" w:sz="0" w:space="0" w:color="auto"/>
              </w:divBdr>
            </w:div>
            <w:div w:id="1950819285">
              <w:marLeft w:val="0"/>
              <w:marRight w:val="0"/>
              <w:marTop w:val="0"/>
              <w:marBottom w:val="0"/>
              <w:divBdr>
                <w:top w:val="none" w:sz="0" w:space="0" w:color="auto"/>
                <w:left w:val="none" w:sz="0" w:space="0" w:color="auto"/>
                <w:bottom w:val="none" w:sz="0" w:space="0" w:color="auto"/>
                <w:right w:val="none" w:sz="0" w:space="0" w:color="auto"/>
              </w:divBdr>
            </w:div>
            <w:div w:id="1074620933">
              <w:marLeft w:val="0"/>
              <w:marRight w:val="0"/>
              <w:marTop w:val="0"/>
              <w:marBottom w:val="0"/>
              <w:divBdr>
                <w:top w:val="none" w:sz="0" w:space="0" w:color="auto"/>
                <w:left w:val="none" w:sz="0" w:space="0" w:color="auto"/>
                <w:bottom w:val="none" w:sz="0" w:space="0" w:color="auto"/>
                <w:right w:val="none" w:sz="0" w:space="0" w:color="auto"/>
              </w:divBdr>
            </w:div>
            <w:div w:id="2007904406">
              <w:marLeft w:val="0"/>
              <w:marRight w:val="0"/>
              <w:marTop w:val="0"/>
              <w:marBottom w:val="0"/>
              <w:divBdr>
                <w:top w:val="none" w:sz="0" w:space="0" w:color="auto"/>
                <w:left w:val="none" w:sz="0" w:space="0" w:color="auto"/>
                <w:bottom w:val="none" w:sz="0" w:space="0" w:color="auto"/>
                <w:right w:val="none" w:sz="0" w:space="0" w:color="auto"/>
              </w:divBdr>
            </w:div>
            <w:div w:id="1868522883">
              <w:marLeft w:val="0"/>
              <w:marRight w:val="0"/>
              <w:marTop w:val="0"/>
              <w:marBottom w:val="0"/>
              <w:divBdr>
                <w:top w:val="none" w:sz="0" w:space="0" w:color="auto"/>
                <w:left w:val="none" w:sz="0" w:space="0" w:color="auto"/>
                <w:bottom w:val="none" w:sz="0" w:space="0" w:color="auto"/>
                <w:right w:val="none" w:sz="0" w:space="0" w:color="auto"/>
              </w:divBdr>
            </w:div>
            <w:div w:id="148913016">
              <w:marLeft w:val="0"/>
              <w:marRight w:val="0"/>
              <w:marTop w:val="0"/>
              <w:marBottom w:val="0"/>
              <w:divBdr>
                <w:top w:val="none" w:sz="0" w:space="0" w:color="auto"/>
                <w:left w:val="none" w:sz="0" w:space="0" w:color="auto"/>
                <w:bottom w:val="none" w:sz="0" w:space="0" w:color="auto"/>
                <w:right w:val="none" w:sz="0" w:space="0" w:color="auto"/>
              </w:divBdr>
            </w:div>
            <w:div w:id="2059939512">
              <w:marLeft w:val="0"/>
              <w:marRight w:val="0"/>
              <w:marTop w:val="0"/>
              <w:marBottom w:val="0"/>
              <w:divBdr>
                <w:top w:val="none" w:sz="0" w:space="0" w:color="auto"/>
                <w:left w:val="none" w:sz="0" w:space="0" w:color="auto"/>
                <w:bottom w:val="none" w:sz="0" w:space="0" w:color="auto"/>
                <w:right w:val="none" w:sz="0" w:space="0" w:color="auto"/>
              </w:divBdr>
            </w:div>
            <w:div w:id="1399792554">
              <w:marLeft w:val="0"/>
              <w:marRight w:val="0"/>
              <w:marTop w:val="0"/>
              <w:marBottom w:val="0"/>
              <w:divBdr>
                <w:top w:val="none" w:sz="0" w:space="0" w:color="auto"/>
                <w:left w:val="none" w:sz="0" w:space="0" w:color="auto"/>
                <w:bottom w:val="none" w:sz="0" w:space="0" w:color="auto"/>
                <w:right w:val="none" w:sz="0" w:space="0" w:color="auto"/>
              </w:divBdr>
            </w:div>
            <w:div w:id="1342396064">
              <w:marLeft w:val="0"/>
              <w:marRight w:val="0"/>
              <w:marTop w:val="0"/>
              <w:marBottom w:val="0"/>
              <w:divBdr>
                <w:top w:val="none" w:sz="0" w:space="0" w:color="auto"/>
                <w:left w:val="none" w:sz="0" w:space="0" w:color="auto"/>
                <w:bottom w:val="none" w:sz="0" w:space="0" w:color="auto"/>
                <w:right w:val="none" w:sz="0" w:space="0" w:color="auto"/>
              </w:divBdr>
            </w:div>
            <w:div w:id="1814130267">
              <w:marLeft w:val="0"/>
              <w:marRight w:val="0"/>
              <w:marTop w:val="0"/>
              <w:marBottom w:val="0"/>
              <w:divBdr>
                <w:top w:val="none" w:sz="0" w:space="0" w:color="auto"/>
                <w:left w:val="none" w:sz="0" w:space="0" w:color="auto"/>
                <w:bottom w:val="none" w:sz="0" w:space="0" w:color="auto"/>
                <w:right w:val="none" w:sz="0" w:space="0" w:color="auto"/>
              </w:divBdr>
            </w:div>
            <w:div w:id="1373532612">
              <w:marLeft w:val="0"/>
              <w:marRight w:val="0"/>
              <w:marTop w:val="0"/>
              <w:marBottom w:val="0"/>
              <w:divBdr>
                <w:top w:val="none" w:sz="0" w:space="0" w:color="auto"/>
                <w:left w:val="none" w:sz="0" w:space="0" w:color="auto"/>
                <w:bottom w:val="none" w:sz="0" w:space="0" w:color="auto"/>
                <w:right w:val="none" w:sz="0" w:space="0" w:color="auto"/>
              </w:divBdr>
            </w:div>
            <w:div w:id="323242465">
              <w:marLeft w:val="0"/>
              <w:marRight w:val="0"/>
              <w:marTop w:val="0"/>
              <w:marBottom w:val="0"/>
              <w:divBdr>
                <w:top w:val="none" w:sz="0" w:space="0" w:color="auto"/>
                <w:left w:val="none" w:sz="0" w:space="0" w:color="auto"/>
                <w:bottom w:val="none" w:sz="0" w:space="0" w:color="auto"/>
                <w:right w:val="none" w:sz="0" w:space="0" w:color="auto"/>
              </w:divBdr>
            </w:div>
            <w:div w:id="1641690081">
              <w:marLeft w:val="0"/>
              <w:marRight w:val="0"/>
              <w:marTop w:val="0"/>
              <w:marBottom w:val="0"/>
              <w:divBdr>
                <w:top w:val="none" w:sz="0" w:space="0" w:color="auto"/>
                <w:left w:val="none" w:sz="0" w:space="0" w:color="auto"/>
                <w:bottom w:val="none" w:sz="0" w:space="0" w:color="auto"/>
                <w:right w:val="none" w:sz="0" w:space="0" w:color="auto"/>
              </w:divBdr>
            </w:div>
            <w:div w:id="1432968042">
              <w:marLeft w:val="0"/>
              <w:marRight w:val="0"/>
              <w:marTop w:val="0"/>
              <w:marBottom w:val="0"/>
              <w:divBdr>
                <w:top w:val="none" w:sz="0" w:space="0" w:color="auto"/>
                <w:left w:val="none" w:sz="0" w:space="0" w:color="auto"/>
                <w:bottom w:val="none" w:sz="0" w:space="0" w:color="auto"/>
                <w:right w:val="none" w:sz="0" w:space="0" w:color="auto"/>
              </w:divBdr>
            </w:div>
            <w:div w:id="367730255">
              <w:marLeft w:val="0"/>
              <w:marRight w:val="0"/>
              <w:marTop w:val="0"/>
              <w:marBottom w:val="0"/>
              <w:divBdr>
                <w:top w:val="none" w:sz="0" w:space="0" w:color="auto"/>
                <w:left w:val="none" w:sz="0" w:space="0" w:color="auto"/>
                <w:bottom w:val="none" w:sz="0" w:space="0" w:color="auto"/>
                <w:right w:val="none" w:sz="0" w:space="0" w:color="auto"/>
              </w:divBdr>
            </w:div>
            <w:div w:id="1036857204">
              <w:marLeft w:val="0"/>
              <w:marRight w:val="0"/>
              <w:marTop w:val="0"/>
              <w:marBottom w:val="0"/>
              <w:divBdr>
                <w:top w:val="none" w:sz="0" w:space="0" w:color="auto"/>
                <w:left w:val="none" w:sz="0" w:space="0" w:color="auto"/>
                <w:bottom w:val="none" w:sz="0" w:space="0" w:color="auto"/>
                <w:right w:val="none" w:sz="0" w:space="0" w:color="auto"/>
              </w:divBdr>
            </w:div>
            <w:div w:id="260921864">
              <w:marLeft w:val="0"/>
              <w:marRight w:val="0"/>
              <w:marTop w:val="0"/>
              <w:marBottom w:val="0"/>
              <w:divBdr>
                <w:top w:val="none" w:sz="0" w:space="0" w:color="auto"/>
                <w:left w:val="none" w:sz="0" w:space="0" w:color="auto"/>
                <w:bottom w:val="none" w:sz="0" w:space="0" w:color="auto"/>
                <w:right w:val="none" w:sz="0" w:space="0" w:color="auto"/>
              </w:divBdr>
            </w:div>
            <w:div w:id="242111002">
              <w:marLeft w:val="0"/>
              <w:marRight w:val="0"/>
              <w:marTop w:val="0"/>
              <w:marBottom w:val="0"/>
              <w:divBdr>
                <w:top w:val="none" w:sz="0" w:space="0" w:color="auto"/>
                <w:left w:val="none" w:sz="0" w:space="0" w:color="auto"/>
                <w:bottom w:val="none" w:sz="0" w:space="0" w:color="auto"/>
                <w:right w:val="none" w:sz="0" w:space="0" w:color="auto"/>
              </w:divBdr>
            </w:div>
            <w:div w:id="1575773393">
              <w:marLeft w:val="0"/>
              <w:marRight w:val="0"/>
              <w:marTop w:val="0"/>
              <w:marBottom w:val="0"/>
              <w:divBdr>
                <w:top w:val="none" w:sz="0" w:space="0" w:color="auto"/>
                <w:left w:val="none" w:sz="0" w:space="0" w:color="auto"/>
                <w:bottom w:val="none" w:sz="0" w:space="0" w:color="auto"/>
                <w:right w:val="none" w:sz="0" w:space="0" w:color="auto"/>
              </w:divBdr>
            </w:div>
            <w:div w:id="1596589870">
              <w:marLeft w:val="0"/>
              <w:marRight w:val="0"/>
              <w:marTop w:val="0"/>
              <w:marBottom w:val="0"/>
              <w:divBdr>
                <w:top w:val="none" w:sz="0" w:space="0" w:color="auto"/>
                <w:left w:val="none" w:sz="0" w:space="0" w:color="auto"/>
                <w:bottom w:val="none" w:sz="0" w:space="0" w:color="auto"/>
                <w:right w:val="none" w:sz="0" w:space="0" w:color="auto"/>
              </w:divBdr>
            </w:div>
            <w:div w:id="2104107300">
              <w:marLeft w:val="0"/>
              <w:marRight w:val="0"/>
              <w:marTop w:val="0"/>
              <w:marBottom w:val="0"/>
              <w:divBdr>
                <w:top w:val="none" w:sz="0" w:space="0" w:color="auto"/>
                <w:left w:val="none" w:sz="0" w:space="0" w:color="auto"/>
                <w:bottom w:val="none" w:sz="0" w:space="0" w:color="auto"/>
                <w:right w:val="none" w:sz="0" w:space="0" w:color="auto"/>
              </w:divBdr>
            </w:div>
            <w:div w:id="1666939145">
              <w:marLeft w:val="0"/>
              <w:marRight w:val="0"/>
              <w:marTop w:val="0"/>
              <w:marBottom w:val="0"/>
              <w:divBdr>
                <w:top w:val="none" w:sz="0" w:space="0" w:color="auto"/>
                <w:left w:val="none" w:sz="0" w:space="0" w:color="auto"/>
                <w:bottom w:val="none" w:sz="0" w:space="0" w:color="auto"/>
                <w:right w:val="none" w:sz="0" w:space="0" w:color="auto"/>
              </w:divBdr>
            </w:div>
            <w:div w:id="214048524">
              <w:marLeft w:val="0"/>
              <w:marRight w:val="0"/>
              <w:marTop w:val="0"/>
              <w:marBottom w:val="0"/>
              <w:divBdr>
                <w:top w:val="none" w:sz="0" w:space="0" w:color="auto"/>
                <w:left w:val="none" w:sz="0" w:space="0" w:color="auto"/>
                <w:bottom w:val="none" w:sz="0" w:space="0" w:color="auto"/>
                <w:right w:val="none" w:sz="0" w:space="0" w:color="auto"/>
              </w:divBdr>
            </w:div>
            <w:div w:id="335348606">
              <w:marLeft w:val="0"/>
              <w:marRight w:val="0"/>
              <w:marTop w:val="0"/>
              <w:marBottom w:val="0"/>
              <w:divBdr>
                <w:top w:val="none" w:sz="0" w:space="0" w:color="auto"/>
                <w:left w:val="none" w:sz="0" w:space="0" w:color="auto"/>
                <w:bottom w:val="none" w:sz="0" w:space="0" w:color="auto"/>
                <w:right w:val="none" w:sz="0" w:space="0" w:color="auto"/>
              </w:divBdr>
            </w:div>
            <w:div w:id="263269735">
              <w:marLeft w:val="0"/>
              <w:marRight w:val="0"/>
              <w:marTop w:val="0"/>
              <w:marBottom w:val="0"/>
              <w:divBdr>
                <w:top w:val="none" w:sz="0" w:space="0" w:color="auto"/>
                <w:left w:val="none" w:sz="0" w:space="0" w:color="auto"/>
                <w:bottom w:val="none" w:sz="0" w:space="0" w:color="auto"/>
                <w:right w:val="none" w:sz="0" w:space="0" w:color="auto"/>
              </w:divBdr>
            </w:div>
            <w:div w:id="1323772667">
              <w:marLeft w:val="0"/>
              <w:marRight w:val="0"/>
              <w:marTop w:val="0"/>
              <w:marBottom w:val="0"/>
              <w:divBdr>
                <w:top w:val="none" w:sz="0" w:space="0" w:color="auto"/>
                <w:left w:val="none" w:sz="0" w:space="0" w:color="auto"/>
                <w:bottom w:val="none" w:sz="0" w:space="0" w:color="auto"/>
                <w:right w:val="none" w:sz="0" w:space="0" w:color="auto"/>
              </w:divBdr>
            </w:div>
            <w:div w:id="1627855284">
              <w:marLeft w:val="0"/>
              <w:marRight w:val="0"/>
              <w:marTop w:val="0"/>
              <w:marBottom w:val="0"/>
              <w:divBdr>
                <w:top w:val="none" w:sz="0" w:space="0" w:color="auto"/>
                <w:left w:val="none" w:sz="0" w:space="0" w:color="auto"/>
                <w:bottom w:val="none" w:sz="0" w:space="0" w:color="auto"/>
                <w:right w:val="none" w:sz="0" w:space="0" w:color="auto"/>
              </w:divBdr>
            </w:div>
            <w:div w:id="338891856">
              <w:marLeft w:val="0"/>
              <w:marRight w:val="0"/>
              <w:marTop w:val="0"/>
              <w:marBottom w:val="0"/>
              <w:divBdr>
                <w:top w:val="none" w:sz="0" w:space="0" w:color="auto"/>
                <w:left w:val="none" w:sz="0" w:space="0" w:color="auto"/>
                <w:bottom w:val="none" w:sz="0" w:space="0" w:color="auto"/>
                <w:right w:val="none" w:sz="0" w:space="0" w:color="auto"/>
              </w:divBdr>
            </w:div>
            <w:div w:id="1511598700">
              <w:marLeft w:val="0"/>
              <w:marRight w:val="0"/>
              <w:marTop w:val="0"/>
              <w:marBottom w:val="0"/>
              <w:divBdr>
                <w:top w:val="none" w:sz="0" w:space="0" w:color="auto"/>
                <w:left w:val="none" w:sz="0" w:space="0" w:color="auto"/>
                <w:bottom w:val="none" w:sz="0" w:space="0" w:color="auto"/>
                <w:right w:val="none" w:sz="0" w:space="0" w:color="auto"/>
              </w:divBdr>
            </w:div>
            <w:div w:id="3797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944982">
      <w:bodyDiv w:val="1"/>
      <w:marLeft w:val="0"/>
      <w:marRight w:val="0"/>
      <w:marTop w:val="0"/>
      <w:marBottom w:val="0"/>
      <w:divBdr>
        <w:top w:val="none" w:sz="0" w:space="0" w:color="auto"/>
        <w:left w:val="none" w:sz="0" w:space="0" w:color="auto"/>
        <w:bottom w:val="none" w:sz="0" w:space="0" w:color="auto"/>
        <w:right w:val="none" w:sz="0" w:space="0" w:color="auto"/>
      </w:divBdr>
      <w:divsChild>
        <w:div w:id="295457272">
          <w:marLeft w:val="0"/>
          <w:marRight w:val="0"/>
          <w:marTop w:val="0"/>
          <w:marBottom w:val="0"/>
          <w:divBdr>
            <w:top w:val="none" w:sz="0" w:space="0" w:color="auto"/>
            <w:left w:val="none" w:sz="0" w:space="0" w:color="auto"/>
            <w:bottom w:val="none" w:sz="0" w:space="0" w:color="auto"/>
            <w:right w:val="none" w:sz="0" w:space="0" w:color="auto"/>
          </w:divBdr>
          <w:divsChild>
            <w:div w:id="51660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996688843">
      <w:bodyDiv w:val="1"/>
      <w:marLeft w:val="0"/>
      <w:marRight w:val="0"/>
      <w:marTop w:val="0"/>
      <w:marBottom w:val="0"/>
      <w:divBdr>
        <w:top w:val="none" w:sz="0" w:space="0" w:color="auto"/>
        <w:left w:val="none" w:sz="0" w:space="0" w:color="auto"/>
        <w:bottom w:val="none" w:sz="0" w:space="0" w:color="auto"/>
        <w:right w:val="none" w:sz="0" w:space="0" w:color="auto"/>
      </w:divBdr>
      <w:divsChild>
        <w:div w:id="293953557">
          <w:marLeft w:val="0"/>
          <w:marRight w:val="0"/>
          <w:marTop w:val="0"/>
          <w:marBottom w:val="0"/>
          <w:divBdr>
            <w:top w:val="none" w:sz="0" w:space="0" w:color="auto"/>
            <w:left w:val="none" w:sz="0" w:space="0" w:color="auto"/>
            <w:bottom w:val="none" w:sz="0" w:space="0" w:color="auto"/>
            <w:right w:val="none" w:sz="0" w:space="0" w:color="auto"/>
          </w:divBdr>
          <w:divsChild>
            <w:div w:id="377126530">
              <w:marLeft w:val="0"/>
              <w:marRight w:val="0"/>
              <w:marTop w:val="0"/>
              <w:marBottom w:val="0"/>
              <w:divBdr>
                <w:top w:val="none" w:sz="0" w:space="0" w:color="auto"/>
                <w:left w:val="none" w:sz="0" w:space="0" w:color="auto"/>
                <w:bottom w:val="none" w:sz="0" w:space="0" w:color="auto"/>
                <w:right w:val="none" w:sz="0" w:space="0" w:color="auto"/>
              </w:divBdr>
            </w:div>
            <w:div w:id="34090235">
              <w:marLeft w:val="0"/>
              <w:marRight w:val="0"/>
              <w:marTop w:val="0"/>
              <w:marBottom w:val="0"/>
              <w:divBdr>
                <w:top w:val="none" w:sz="0" w:space="0" w:color="auto"/>
                <w:left w:val="none" w:sz="0" w:space="0" w:color="auto"/>
                <w:bottom w:val="none" w:sz="0" w:space="0" w:color="auto"/>
                <w:right w:val="none" w:sz="0" w:space="0" w:color="auto"/>
              </w:divBdr>
            </w:div>
            <w:div w:id="926184436">
              <w:marLeft w:val="0"/>
              <w:marRight w:val="0"/>
              <w:marTop w:val="0"/>
              <w:marBottom w:val="0"/>
              <w:divBdr>
                <w:top w:val="none" w:sz="0" w:space="0" w:color="auto"/>
                <w:left w:val="none" w:sz="0" w:space="0" w:color="auto"/>
                <w:bottom w:val="none" w:sz="0" w:space="0" w:color="auto"/>
                <w:right w:val="none" w:sz="0" w:space="0" w:color="auto"/>
              </w:divBdr>
            </w:div>
            <w:div w:id="237442560">
              <w:marLeft w:val="0"/>
              <w:marRight w:val="0"/>
              <w:marTop w:val="0"/>
              <w:marBottom w:val="0"/>
              <w:divBdr>
                <w:top w:val="none" w:sz="0" w:space="0" w:color="auto"/>
                <w:left w:val="none" w:sz="0" w:space="0" w:color="auto"/>
                <w:bottom w:val="none" w:sz="0" w:space="0" w:color="auto"/>
                <w:right w:val="none" w:sz="0" w:space="0" w:color="auto"/>
              </w:divBdr>
            </w:div>
            <w:div w:id="285816101">
              <w:marLeft w:val="0"/>
              <w:marRight w:val="0"/>
              <w:marTop w:val="0"/>
              <w:marBottom w:val="0"/>
              <w:divBdr>
                <w:top w:val="none" w:sz="0" w:space="0" w:color="auto"/>
                <w:left w:val="none" w:sz="0" w:space="0" w:color="auto"/>
                <w:bottom w:val="none" w:sz="0" w:space="0" w:color="auto"/>
                <w:right w:val="none" w:sz="0" w:space="0" w:color="auto"/>
              </w:divBdr>
            </w:div>
            <w:div w:id="1793094367">
              <w:marLeft w:val="0"/>
              <w:marRight w:val="0"/>
              <w:marTop w:val="0"/>
              <w:marBottom w:val="0"/>
              <w:divBdr>
                <w:top w:val="none" w:sz="0" w:space="0" w:color="auto"/>
                <w:left w:val="none" w:sz="0" w:space="0" w:color="auto"/>
                <w:bottom w:val="none" w:sz="0" w:space="0" w:color="auto"/>
                <w:right w:val="none" w:sz="0" w:space="0" w:color="auto"/>
              </w:divBdr>
            </w:div>
            <w:div w:id="2006476172">
              <w:marLeft w:val="0"/>
              <w:marRight w:val="0"/>
              <w:marTop w:val="0"/>
              <w:marBottom w:val="0"/>
              <w:divBdr>
                <w:top w:val="none" w:sz="0" w:space="0" w:color="auto"/>
                <w:left w:val="none" w:sz="0" w:space="0" w:color="auto"/>
                <w:bottom w:val="none" w:sz="0" w:space="0" w:color="auto"/>
                <w:right w:val="none" w:sz="0" w:space="0" w:color="auto"/>
              </w:divBdr>
            </w:div>
            <w:div w:id="1603025906">
              <w:marLeft w:val="0"/>
              <w:marRight w:val="0"/>
              <w:marTop w:val="0"/>
              <w:marBottom w:val="0"/>
              <w:divBdr>
                <w:top w:val="none" w:sz="0" w:space="0" w:color="auto"/>
                <w:left w:val="none" w:sz="0" w:space="0" w:color="auto"/>
                <w:bottom w:val="none" w:sz="0" w:space="0" w:color="auto"/>
                <w:right w:val="none" w:sz="0" w:space="0" w:color="auto"/>
              </w:divBdr>
            </w:div>
            <w:div w:id="1426463373">
              <w:marLeft w:val="0"/>
              <w:marRight w:val="0"/>
              <w:marTop w:val="0"/>
              <w:marBottom w:val="0"/>
              <w:divBdr>
                <w:top w:val="none" w:sz="0" w:space="0" w:color="auto"/>
                <w:left w:val="none" w:sz="0" w:space="0" w:color="auto"/>
                <w:bottom w:val="none" w:sz="0" w:space="0" w:color="auto"/>
                <w:right w:val="none" w:sz="0" w:space="0" w:color="auto"/>
              </w:divBdr>
            </w:div>
            <w:div w:id="747652313">
              <w:marLeft w:val="0"/>
              <w:marRight w:val="0"/>
              <w:marTop w:val="0"/>
              <w:marBottom w:val="0"/>
              <w:divBdr>
                <w:top w:val="none" w:sz="0" w:space="0" w:color="auto"/>
                <w:left w:val="none" w:sz="0" w:space="0" w:color="auto"/>
                <w:bottom w:val="none" w:sz="0" w:space="0" w:color="auto"/>
                <w:right w:val="none" w:sz="0" w:space="0" w:color="auto"/>
              </w:divBdr>
            </w:div>
            <w:div w:id="1376544805">
              <w:marLeft w:val="0"/>
              <w:marRight w:val="0"/>
              <w:marTop w:val="0"/>
              <w:marBottom w:val="0"/>
              <w:divBdr>
                <w:top w:val="none" w:sz="0" w:space="0" w:color="auto"/>
                <w:left w:val="none" w:sz="0" w:space="0" w:color="auto"/>
                <w:bottom w:val="none" w:sz="0" w:space="0" w:color="auto"/>
                <w:right w:val="none" w:sz="0" w:space="0" w:color="auto"/>
              </w:divBdr>
            </w:div>
            <w:div w:id="104008526">
              <w:marLeft w:val="0"/>
              <w:marRight w:val="0"/>
              <w:marTop w:val="0"/>
              <w:marBottom w:val="0"/>
              <w:divBdr>
                <w:top w:val="none" w:sz="0" w:space="0" w:color="auto"/>
                <w:left w:val="none" w:sz="0" w:space="0" w:color="auto"/>
                <w:bottom w:val="none" w:sz="0" w:space="0" w:color="auto"/>
                <w:right w:val="none" w:sz="0" w:space="0" w:color="auto"/>
              </w:divBdr>
            </w:div>
            <w:div w:id="739521568">
              <w:marLeft w:val="0"/>
              <w:marRight w:val="0"/>
              <w:marTop w:val="0"/>
              <w:marBottom w:val="0"/>
              <w:divBdr>
                <w:top w:val="none" w:sz="0" w:space="0" w:color="auto"/>
                <w:left w:val="none" w:sz="0" w:space="0" w:color="auto"/>
                <w:bottom w:val="none" w:sz="0" w:space="0" w:color="auto"/>
                <w:right w:val="none" w:sz="0" w:space="0" w:color="auto"/>
              </w:divBdr>
            </w:div>
            <w:div w:id="1265304791">
              <w:marLeft w:val="0"/>
              <w:marRight w:val="0"/>
              <w:marTop w:val="0"/>
              <w:marBottom w:val="0"/>
              <w:divBdr>
                <w:top w:val="none" w:sz="0" w:space="0" w:color="auto"/>
                <w:left w:val="none" w:sz="0" w:space="0" w:color="auto"/>
                <w:bottom w:val="none" w:sz="0" w:space="0" w:color="auto"/>
                <w:right w:val="none" w:sz="0" w:space="0" w:color="auto"/>
              </w:divBdr>
            </w:div>
            <w:div w:id="967122499">
              <w:marLeft w:val="0"/>
              <w:marRight w:val="0"/>
              <w:marTop w:val="0"/>
              <w:marBottom w:val="0"/>
              <w:divBdr>
                <w:top w:val="none" w:sz="0" w:space="0" w:color="auto"/>
                <w:left w:val="none" w:sz="0" w:space="0" w:color="auto"/>
                <w:bottom w:val="none" w:sz="0" w:space="0" w:color="auto"/>
                <w:right w:val="none" w:sz="0" w:space="0" w:color="auto"/>
              </w:divBdr>
            </w:div>
            <w:div w:id="1292131353">
              <w:marLeft w:val="0"/>
              <w:marRight w:val="0"/>
              <w:marTop w:val="0"/>
              <w:marBottom w:val="0"/>
              <w:divBdr>
                <w:top w:val="none" w:sz="0" w:space="0" w:color="auto"/>
                <w:left w:val="none" w:sz="0" w:space="0" w:color="auto"/>
                <w:bottom w:val="none" w:sz="0" w:space="0" w:color="auto"/>
                <w:right w:val="none" w:sz="0" w:space="0" w:color="auto"/>
              </w:divBdr>
            </w:div>
            <w:div w:id="1530072228">
              <w:marLeft w:val="0"/>
              <w:marRight w:val="0"/>
              <w:marTop w:val="0"/>
              <w:marBottom w:val="0"/>
              <w:divBdr>
                <w:top w:val="none" w:sz="0" w:space="0" w:color="auto"/>
                <w:left w:val="none" w:sz="0" w:space="0" w:color="auto"/>
                <w:bottom w:val="none" w:sz="0" w:space="0" w:color="auto"/>
                <w:right w:val="none" w:sz="0" w:space="0" w:color="auto"/>
              </w:divBdr>
            </w:div>
            <w:div w:id="1861047120">
              <w:marLeft w:val="0"/>
              <w:marRight w:val="0"/>
              <w:marTop w:val="0"/>
              <w:marBottom w:val="0"/>
              <w:divBdr>
                <w:top w:val="none" w:sz="0" w:space="0" w:color="auto"/>
                <w:left w:val="none" w:sz="0" w:space="0" w:color="auto"/>
                <w:bottom w:val="none" w:sz="0" w:space="0" w:color="auto"/>
                <w:right w:val="none" w:sz="0" w:space="0" w:color="auto"/>
              </w:divBdr>
            </w:div>
            <w:div w:id="110696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268478">
      <w:bodyDiv w:val="1"/>
      <w:marLeft w:val="0"/>
      <w:marRight w:val="0"/>
      <w:marTop w:val="0"/>
      <w:marBottom w:val="0"/>
      <w:divBdr>
        <w:top w:val="none" w:sz="0" w:space="0" w:color="auto"/>
        <w:left w:val="none" w:sz="0" w:space="0" w:color="auto"/>
        <w:bottom w:val="none" w:sz="0" w:space="0" w:color="auto"/>
        <w:right w:val="none" w:sz="0" w:space="0" w:color="auto"/>
      </w:divBdr>
      <w:divsChild>
        <w:div w:id="1933200588">
          <w:marLeft w:val="0"/>
          <w:marRight w:val="0"/>
          <w:marTop w:val="0"/>
          <w:marBottom w:val="0"/>
          <w:divBdr>
            <w:top w:val="none" w:sz="0" w:space="0" w:color="auto"/>
            <w:left w:val="none" w:sz="0" w:space="0" w:color="auto"/>
            <w:bottom w:val="none" w:sz="0" w:space="0" w:color="auto"/>
            <w:right w:val="none" w:sz="0" w:space="0" w:color="auto"/>
          </w:divBdr>
        </w:div>
      </w:divsChild>
    </w:div>
    <w:div w:id="997535678">
      <w:bodyDiv w:val="1"/>
      <w:marLeft w:val="0"/>
      <w:marRight w:val="0"/>
      <w:marTop w:val="0"/>
      <w:marBottom w:val="0"/>
      <w:divBdr>
        <w:top w:val="none" w:sz="0" w:space="0" w:color="auto"/>
        <w:left w:val="none" w:sz="0" w:space="0" w:color="auto"/>
        <w:bottom w:val="none" w:sz="0" w:space="0" w:color="auto"/>
        <w:right w:val="none" w:sz="0" w:space="0" w:color="auto"/>
      </w:divBdr>
      <w:divsChild>
        <w:div w:id="137381641">
          <w:marLeft w:val="0"/>
          <w:marRight w:val="0"/>
          <w:marTop w:val="0"/>
          <w:marBottom w:val="0"/>
          <w:divBdr>
            <w:top w:val="none" w:sz="0" w:space="0" w:color="auto"/>
            <w:left w:val="none" w:sz="0" w:space="0" w:color="auto"/>
            <w:bottom w:val="none" w:sz="0" w:space="0" w:color="auto"/>
            <w:right w:val="none" w:sz="0" w:space="0" w:color="auto"/>
          </w:divBdr>
          <w:divsChild>
            <w:div w:id="1718817159">
              <w:marLeft w:val="0"/>
              <w:marRight w:val="0"/>
              <w:marTop w:val="0"/>
              <w:marBottom w:val="0"/>
              <w:divBdr>
                <w:top w:val="none" w:sz="0" w:space="0" w:color="auto"/>
                <w:left w:val="none" w:sz="0" w:space="0" w:color="auto"/>
                <w:bottom w:val="none" w:sz="0" w:space="0" w:color="auto"/>
                <w:right w:val="none" w:sz="0" w:space="0" w:color="auto"/>
              </w:divBdr>
            </w:div>
            <w:div w:id="40911435">
              <w:marLeft w:val="0"/>
              <w:marRight w:val="0"/>
              <w:marTop w:val="0"/>
              <w:marBottom w:val="0"/>
              <w:divBdr>
                <w:top w:val="none" w:sz="0" w:space="0" w:color="auto"/>
                <w:left w:val="none" w:sz="0" w:space="0" w:color="auto"/>
                <w:bottom w:val="none" w:sz="0" w:space="0" w:color="auto"/>
                <w:right w:val="none" w:sz="0" w:space="0" w:color="auto"/>
              </w:divBdr>
            </w:div>
            <w:div w:id="1339119859">
              <w:marLeft w:val="0"/>
              <w:marRight w:val="0"/>
              <w:marTop w:val="0"/>
              <w:marBottom w:val="0"/>
              <w:divBdr>
                <w:top w:val="none" w:sz="0" w:space="0" w:color="auto"/>
                <w:left w:val="none" w:sz="0" w:space="0" w:color="auto"/>
                <w:bottom w:val="none" w:sz="0" w:space="0" w:color="auto"/>
                <w:right w:val="none" w:sz="0" w:space="0" w:color="auto"/>
              </w:divBdr>
            </w:div>
            <w:div w:id="2036031287">
              <w:marLeft w:val="0"/>
              <w:marRight w:val="0"/>
              <w:marTop w:val="0"/>
              <w:marBottom w:val="0"/>
              <w:divBdr>
                <w:top w:val="none" w:sz="0" w:space="0" w:color="auto"/>
                <w:left w:val="none" w:sz="0" w:space="0" w:color="auto"/>
                <w:bottom w:val="none" w:sz="0" w:space="0" w:color="auto"/>
                <w:right w:val="none" w:sz="0" w:space="0" w:color="auto"/>
              </w:divBdr>
            </w:div>
            <w:div w:id="1924141149">
              <w:marLeft w:val="0"/>
              <w:marRight w:val="0"/>
              <w:marTop w:val="0"/>
              <w:marBottom w:val="0"/>
              <w:divBdr>
                <w:top w:val="none" w:sz="0" w:space="0" w:color="auto"/>
                <w:left w:val="none" w:sz="0" w:space="0" w:color="auto"/>
                <w:bottom w:val="none" w:sz="0" w:space="0" w:color="auto"/>
                <w:right w:val="none" w:sz="0" w:space="0" w:color="auto"/>
              </w:divBdr>
            </w:div>
            <w:div w:id="969625559">
              <w:marLeft w:val="0"/>
              <w:marRight w:val="0"/>
              <w:marTop w:val="0"/>
              <w:marBottom w:val="0"/>
              <w:divBdr>
                <w:top w:val="none" w:sz="0" w:space="0" w:color="auto"/>
                <w:left w:val="none" w:sz="0" w:space="0" w:color="auto"/>
                <w:bottom w:val="none" w:sz="0" w:space="0" w:color="auto"/>
                <w:right w:val="none" w:sz="0" w:space="0" w:color="auto"/>
              </w:divBdr>
            </w:div>
            <w:div w:id="42484402">
              <w:marLeft w:val="0"/>
              <w:marRight w:val="0"/>
              <w:marTop w:val="0"/>
              <w:marBottom w:val="0"/>
              <w:divBdr>
                <w:top w:val="none" w:sz="0" w:space="0" w:color="auto"/>
                <w:left w:val="none" w:sz="0" w:space="0" w:color="auto"/>
                <w:bottom w:val="none" w:sz="0" w:space="0" w:color="auto"/>
                <w:right w:val="none" w:sz="0" w:space="0" w:color="auto"/>
              </w:divBdr>
            </w:div>
            <w:div w:id="803817593">
              <w:marLeft w:val="0"/>
              <w:marRight w:val="0"/>
              <w:marTop w:val="0"/>
              <w:marBottom w:val="0"/>
              <w:divBdr>
                <w:top w:val="none" w:sz="0" w:space="0" w:color="auto"/>
                <w:left w:val="none" w:sz="0" w:space="0" w:color="auto"/>
                <w:bottom w:val="none" w:sz="0" w:space="0" w:color="auto"/>
                <w:right w:val="none" w:sz="0" w:space="0" w:color="auto"/>
              </w:divBdr>
            </w:div>
            <w:div w:id="1784572851">
              <w:marLeft w:val="0"/>
              <w:marRight w:val="0"/>
              <w:marTop w:val="0"/>
              <w:marBottom w:val="0"/>
              <w:divBdr>
                <w:top w:val="none" w:sz="0" w:space="0" w:color="auto"/>
                <w:left w:val="none" w:sz="0" w:space="0" w:color="auto"/>
                <w:bottom w:val="none" w:sz="0" w:space="0" w:color="auto"/>
                <w:right w:val="none" w:sz="0" w:space="0" w:color="auto"/>
              </w:divBdr>
            </w:div>
            <w:div w:id="1537817892">
              <w:marLeft w:val="0"/>
              <w:marRight w:val="0"/>
              <w:marTop w:val="0"/>
              <w:marBottom w:val="0"/>
              <w:divBdr>
                <w:top w:val="none" w:sz="0" w:space="0" w:color="auto"/>
                <w:left w:val="none" w:sz="0" w:space="0" w:color="auto"/>
                <w:bottom w:val="none" w:sz="0" w:space="0" w:color="auto"/>
                <w:right w:val="none" w:sz="0" w:space="0" w:color="auto"/>
              </w:divBdr>
            </w:div>
            <w:div w:id="517699786">
              <w:marLeft w:val="0"/>
              <w:marRight w:val="0"/>
              <w:marTop w:val="0"/>
              <w:marBottom w:val="0"/>
              <w:divBdr>
                <w:top w:val="none" w:sz="0" w:space="0" w:color="auto"/>
                <w:left w:val="none" w:sz="0" w:space="0" w:color="auto"/>
                <w:bottom w:val="none" w:sz="0" w:space="0" w:color="auto"/>
                <w:right w:val="none" w:sz="0" w:space="0" w:color="auto"/>
              </w:divBdr>
            </w:div>
            <w:div w:id="444352164">
              <w:blockQuote w:val="1"/>
              <w:marLeft w:val="720"/>
              <w:marRight w:val="720"/>
              <w:marTop w:val="100"/>
              <w:marBottom w:val="100"/>
              <w:divBdr>
                <w:top w:val="none" w:sz="0" w:space="0" w:color="auto"/>
                <w:left w:val="none" w:sz="0" w:space="0" w:color="auto"/>
                <w:bottom w:val="none" w:sz="0" w:space="0" w:color="auto"/>
                <w:right w:val="none" w:sz="0" w:space="0" w:color="auto"/>
              </w:divBdr>
            </w:div>
            <w:div w:id="379016370">
              <w:marLeft w:val="0"/>
              <w:marRight w:val="0"/>
              <w:marTop w:val="0"/>
              <w:marBottom w:val="0"/>
              <w:divBdr>
                <w:top w:val="none" w:sz="0" w:space="0" w:color="auto"/>
                <w:left w:val="none" w:sz="0" w:space="0" w:color="auto"/>
                <w:bottom w:val="none" w:sz="0" w:space="0" w:color="auto"/>
                <w:right w:val="none" w:sz="0" w:space="0" w:color="auto"/>
              </w:divBdr>
            </w:div>
            <w:div w:id="1219631817">
              <w:marLeft w:val="0"/>
              <w:marRight w:val="0"/>
              <w:marTop w:val="0"/>
              <w:marBottom w:val="0"/>
              <w:divBdr>
                <w:top w:val="none" w:sz="0" w:space="0" w:color="auto"/>
                <w:left w:val="none" w:sz="0" w:space="0" w:color="auto"/>
                <w:bottom w:val="none" w:sz="0" w:space="0" w:color="auto"/>
                <w:right w:val="none" w:sz="0" w:space="0" w:color="auto"/>
              </w:divBdr>
            </w:div>
            <w:div w:id="574903531">
              <w:marLeft w:val="0"/>
              <w:marRight w:val="0"/>
              <w:marTop w:val="0"/>
              <w:marBottom w:val="0"/>
              <w:divBdr>
                <w:top w:val="none" w:sz="0" w:space="0" w:color="auto"/>
                <w:left w:val="none" w:sz="0" w:space="0" w:color="auto"/>
                <w:bottom w:val="none" w:sz="0" w:space="0" w:color="auto"/>
                <w:right w:val="none" w:sz="0" w:space="0" w:color="auto"/>
              </w:divBdr>
            </w:div>
            <w:div w:id="1684237810">
              <w:marLeft w:val="0"/>
              <w:marRight w:val="0"/>
              <w:marTop w:val="0"/>
              <w:marBottom w:val="0"/>
              <w:divBdr>
                <w:top w:val="none" w:sz="0" w:space="0" w:color="auto"/>
                <w:left w:val="none" w:sz="0" w:space="0" w:color="auto"/>
                <w:bottom w:val="none" w:sz="0" w:space="0" w:color="auto"/>
                <w:right w:val="none" w:sz="0" w:space="0" w:color="auto"/>
              </w:divBdr>
            </w:div>
            <w:div w:id="324093985">
              <w:marLeft w:val="0"/>
              <w:marRight w:val="0"/>
              <w:marTop w:val="0"/>
              <w:marBottom w:val="0"/>
              <w:divBdr>
                <w:top w:val="none" w:sz="0" w:space="0" w:color="auto"/>
                <w:left w:val="none" w:sz="0" w:space="0" w:color="auto"/>
                <w:bottom w:val="none" w:sz="0" w:space="0" w:color="auto"/>
                <w:right w:val="none" w:sz="0" w:space="0" w:color="auto"/>
              </w:divBdr>
            </w:div>
            <w:div w:id="735514077">
              <w:marLeft w:val="0"/>
              <w:marRight w:val="0"/>
              <w:marTop w:val="0"/>
              <w:marBottom w:val="0"/>
              <w:divBdr>
                <w:top w:val="none" w:sz="0" w:space="0" w:color="auto"/>
                <w:left w:val="none" w:sz="0" w:space="0" w:color="auto"/>
                <w:bottom w:val="none" w:sz="0" w:space="0" w:color="auto"/>
                <w:right w:val="none" w:sz="0" w:space="0" w:color="auto"/>
              </w:divBdr>
            </w:div>
            <w:div w:id="1731731267">
              <w:marLeft w:val="0"/>
              <w:marRight w:val="0"/>
              <w:marTop w:val="0"/>
              <w:marBottom w:val="0"/>
              <w:divBdr>
                <w:top w:val="none" w:sz="0" w:space="0" w:color="auto"/>
                <w:left w:val="none" w:sz="0" w:space="0" w:color="auto"/>
                <w:bottom w:val="none" w:sz="0" w:space="0" w:color="auto"/>
                <w:right w:val="none" w:sz="0" w:space="0" w:color="auto"/>
              </w:divBdr>
            </w:div>
            <w:div w:id="1617516505">
              <w:marLeft w:val="0"/>
              <w:marRight w:val="0"/>
              <w:marTop w:val="0"/>
              <w:marBottom w:val="0"/>
              <w:divBdr>
                <w:top w:val="none" w:sz="0" w:space="0" w:color="auto"/>
                <w:left w:val="none" w:sz="0" w:space="0" w:color="auto"/>
                <w:bottom w:val="none" w:sz="0" w:space="0" w:color="auto"/>
                <w:right w:val="none" w:sz="0" w:space="0" w:color="auto"/>
              </w:divBdr>
            </w:div>
            <w:div w:id="1294947978">
              <w:marLeft w:val="0"/>
              <w:marRight w:val="0"/>
              <w:marTop w:val="0"/>
              <w:marBottom w:val="0"/>
              <w:divBdr>
                <w:top w:val="none" w:sz="0" w:space="0" w:color="auto"/>
                <w:left w:val="none" w:sz="0" w:space="0" w:color="auto"/>
                <w:bottom w:val="none" w:sz="0" w:space="0" w:color="auto"/>
                <w:right w:val="none" w:sz="0" w:space="0" w:color="auto"/>
              </w:divBdr>
            </w:div>
            <w:div w:id="2079203484">
              <w:marLeft w:val="0"/>
              <w:marRight w:val="0"/>
              <w:marTop w:val="0"/>
              <w:marBottom w:val="0"/>
              <w:divBdr>
                <w:top w:val="none" w:sz="0" w:space="0" w:color="auto"/>
                <w:left w:val="none" w:sz="0" w:space="0" w:color="auto"/>
                <w:bottom w:val="none" w:sz="0" w:space="0" w:color="auto"/>
                <w:right w:val="none" w:sz="0" w:space="0" w:color="auto"/>
              </w:divBdr>
            </w:div>
            <w:div w:id="366223957">
              <w:marLeft w:val="0"/>
              <w:marRight w:val="0"/>
              <w:marTop w:val="0"/>
              <w:marBottom w:val="0"/>
              <w:divBdr>
                <w:top w:val="none" w:sz="0" w:space="0" w:color="auto"/>
                <w:left w:val="none" w:sz="0" w:space="0" w:color="auto"/>
                <w:bottom w:val="none" w:sz="0" w:space="0" w:color="auto"/>
                <w:right w:val="none" w:sz="0" w:space="0" w:color="auto"/>
              </w:divBdr>
            </w:div>
            <w:div w:id="768893726">
              <w:marLeft w:val="0"/>
              <w:marRight w:val="0"/>
              <w:marTop w:val="0"/>
              <w:marBottom w:val="0"/>
              <w:divBdr>
                <w:top w:val="none" w:sz="0" w:space="0" w:color="auto"/>
                <w:left w:val="none" w:sz="0" w:space="0" w:color="auto"/>
                <w:bottom w:val="none" w:sz="0" w:space="0" w:color="auto"/>
                <w:right w:val="none" w:sz="0" w:space="0" w:color="auto"/>
              </w:divBdr>
            </w:div>
            <w:div w:id="294682050">
              <w:marLeft w:val="0"/>
              <w:marRight w:val="0"/>
              <w:marTop w:val="0"/>
              <w:marBottom w:val="0"/>
              <w:divBdr>
                <w:top w:val="none" w:sz="0" w:space="0" w:color="auto"/>
                <w:left w:val="none" w:sz="0" w:space="0" w:color="auto"/>
                <w:bottom w:val="none" w:sz="0" w:space="0" w:color="auto"/>
                <w:right w:val="none" w:sz="0" w:space="0" w:color="auto"/>
              </w:divBdr>
            </w:div>
            <w:div w:id="943654880">
              <w:marLeft w:val="0"/>
              <w:marRight w:val="0"/>
              <w:marTop w:val="0"/>
              <w:marBottom w:val="0"/>
              <w:divBdr>
                <w:top w:val="none" w:sz="0" w:space="0" w:color="auto"/>
                <w:left w:val="none" w:sz="0" w:space="0" w:color="auto"/>
                <w:bottom w:val="none" w:sz="0" w:space="0" w:color="auto"/>
                <w:right w:val="none" w:sz="0" w:space="0" w:color="auto"/>
              </w:divBdr>
            </w:div>
            <w:div w:id="739867435">
              <w:marLeft w:val="0"/>
              <w:marRight w:val="0"/>
              <w:marTop w:val="0"/>
              <w:marBottom w:val="0"/>
              <w:divBdr>
                <w:top w:val="none" w:sz="0" w:space="0" w:color="auto"/>
                <w:left w:val="none" w:sz="0" w:space="0" w:color="auto"/>
                <w:bottom w:val="none" w:sz="0" w:space="0" w:color="auto"/>
                <w:right w:val="none" w:sz="0" w:space="0" w:color="auto"/>
              </w:divBdr>
            </w:div>
            <w:div w:id="1617565938">
              <w:marLeft w:val="0"/>
              <w:marRight w:val="0"/>
              <w:marTop w:val="0"/>
              <w:marBottom w:val="0"/>
              <w:divBdr>
                <w:top w:val="none" w:sz="0" w:space="0" w:color="auto"/>
                <w:left w:val="none" w:sz="0" w:space="0" w:color="auto"/>
                <w:bottom w:val="none" w:sz="0" w:space="0" w:color="auto"/>
                <w:right w:val="none" w:sz="0" w:space="0" w:color="auto"/>
              </w:divBdr>
            </w:div>
            <w:div w:id="130485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703993">
      <w:bodyDiv w:val="1"/>
      <w:marLeft w:val="0"/>
      <w:marRight w:val="0"/>
      <w:marTop w:val="0"/>
      <w:marBottom w:val="0"/>
      <w:divBdr>
        <w:top w:val="none" w:sz="0" w:space="0" w:color="auto"/>
        <w:left w:val="none" w:sz="0" w:space="0" w:color="auto"/>
        <w:bottom w:val="none" w:sz="0" w:space="0" w:color="auto"/>
        <w:right w:val="none" w:sz="0" w:space="0" w:color="auto"/>
      </w:divBdr>
      <w:divsChild>
        <w:div w:id="1488746885">
          <w:marLeft w:val="0"/>
          <w:marRight w:val="0"/>
          <w:marTop w:val="0"/>
          <w:marBottom w:val="0"/>
          <w:divBdr>
            <w:top w:val="none" w:sz="0" w:space="0" w:color="auto"/>
            <w:left w:val="none" w:sz="0" w:space="0" w:color="auto"/>
            <w:bottom w:val="none" w:sz="0" w:space="0" w:color="auto"/>
            <w:right w:val="none" w:sz="0" w:space="0" w:color="auto"/>
          </w:divBdr>
        </w:div>
        <w:div w:id="524564826">
          <w:marLeft w:val="0"/>
          <w:marRight w:val="0"/>
          <w:marTop w:val="0"/>
          <w:marBottom w:val="0"/>
          <w:divBdr>
            <w:top w:val="none" w:sz="0" w:space="0" w:color="auto"/>
            <w:left w:val="none" w:sz="0" w:space="0" w:color="auto"/>
            <w:bottom w:val="none" w:sz="0" w:space="0" w:color="auto"/>
            <w:right w:val="none" w:sz="0" w:space="0" w:color="auto"/>
          </w:divBdr>
        </w:div>
        <w:div w:id="958990517">
          <w:marLeft w:val="0"/>
          <w:marRight w:val="0"/>
          <w:marTop w:val="0"/>
          <w:marBottom w:val="0"/>
          <w:divBdr>
            <w:top w:val="none" w:sz="0" w:space="0" w:color="auto"/>
            <w:left w:val="none" w:sz="0" w:space="0" w:color="auto"/>
            <w:bottom w:val="none" w:sz="0" w:space="0" w:color="auto"/>
            <w:right w:val="none" w:sz="0" w:space="0" w:color="auto"/>
          </w:divBdr>
        </w:div>
        <w:div w:id="255286445">
          <w:marLeft w:val="0"/>
          <w:marRight w:val="0"/>
          <w:marTop w:val="0"/>
          <w:marBottom w:val="0"/>
          <w:divBdr>
            <w:top w:val="none" w:sz="0" w:space="0" w:color="auto"/>
            <w:left w:val="none" w:sz="0" w:space="0" w:color="auto"/>
            <w:bottom w:val="none" w:sz="0" w:space="0" w:color="auto"/>
            <w:right w:val="none" w:sz="0" w:space="0" w:color="auto"/>
          </w:divBdr>
        </w:div>
        <w:div w:id="2012294091">
          <w:marLeft w:val="0"/>
          <w:marRight w:val="0"/>
          <w:marTop w:val="0"/>
          <w:marBottom w:val="0"/>
          <w:divBdr>
            <w:top w:val="none" w:sz="0" w:space="0" w:color="auto"/>
            <w:left w:val="none" w:sz="0" w:space="0" w:color="auto"/>
            <w:bottom w:val="none" w:sz="0" w:space="0" w:color="auto"/>
            <w:right w:val="none" w:sz="0" w:space="0" w:color="auto"/>
          </w:divBdr>
        </w:div>
        <w:div w:id="508373015">
          <w:marLeft w:val="0"/>
          <w:marRight w:val="0"/>
          <w:marTop w:val="0"/>
          <w:marBottom w:val="0"/>
          <w:divBdr>
            <w:top w:val="none" w:sz="0" w:space="0" w:color="auto"/>
            <w:left w:val="none" w:sz="0" w:space="0" w:color="auto"/>
            <w:bottom w:val="none" w:sz="0" w:space="0" w:color="auto"/>
            <w:right w:val="none" w:sz="0" w:space="0" w:color="auto"/>
          </w:divBdr>
        </w:div>
        <w:div w:id="513687402">
          <w:marLeft w:val="0"/>
          <w:marRight w:val="0"/>
          <w:marTop w:val="0"/>
          <w:marBottom w:val="0"/>
          <w:divBdr>
            <w:top w:val="none" w:sz="0" w:space="0" w:color="auto"/>
            <w:left w:val="none" w:sz="0" w:space="0" w:color="auto"/>
            <w:bottom w:val="none" w:sz="0" w:space="0" w:color="auto"/>
            <w:right w:val="none" w:sz="0" w:space="0" w:color="auto"/>
          </w:divBdr>
        </w:div>
        <w:div w:id="1911227447">
          <w:marLeft w:val="0"/>
          <w:marRight w:val="0"/>
          <w:marTop w:val="0"/>
          <w:marBottom w:val="0"/>
          <w:divBdr>
            <w:top w:val="none" w:sz="0" w:space="0" w:color="auto"/>
            <w:left w:val="none" w:sz="0" w:space="0" w:color="auto"/>
            <w:bottom w:val="none" w:sz="0" w:space="0" w:color="auto"/>
            <w:right w:val="none" w:sz="0" w:space="0" w:color="auto"/>
          </w:divBdr>
        </w:div>
        <w:div w:id="1217863397">
          <w:marLeft w:val="0"/>
          <w:marRight w:val="0"/>
          <w:marTop w:val="0"/>
          <w:marBottom w:val="0"/>
          <w:divBdr>
            <w:top w:val="none" w:sz="0" w:space="0" w:color="auto"/>
            <w:left w:val="none" w:sz="0" w:space="0" w:color="auto"/>
            <w:bottom w:val="none" w:sz="0" w:space="0" w:color="auto"/>
            <w:right w:val="none" w:sz="0" w:space="0" w:color="auto"/>
          </w:divBdr>
        </w:div>
      </w:divsChild>
    </w:div>
    <w:div w:id="1004671181">
      <w:bodyDiv w:val="1"/>
      <w:marLeft w:val="0"/>
      <w:marRight w:val="0"/>
      <w:marTop w:val="0"/>
      <w:marBottom w:val="0"/>
      <w:divBdr>
        <w:top w:val="none" w:sz="0" w:space="0" w:color="auto"/>
        <w:left w:val="none" w:sz="0" w:space="0" w:color="auto"/>
        <w:bottom w:val="none" w:sz="0" w:space="0" w:color="auto"/>
        <w:right w:val="none" w:sz="0" w:space="0" w:color="auto"/>
      </w:divBdr>
      <w:divsChild>
        <w:div w:id="397215979">
          <w:marLeft w:val="0"/>
          <w:marRight w:val="0"/>
          <w:marTop w:val="0"/>
          <w:marBottom w:val="0"/>
          <w:divBdr>
            <w:top w:val="none" w:sz="0" w:space="0" w:color="auto"/>
            <w:left w:val="none" w:sz="0" w:space="0" w:color="auto"/>
            <w:bottom w:val="none" w:sz="0" w:space="0" w:color="auto"/>
            <w:right w:val="none" w:sz="0" w:space="0" w:color="auto"/>
          </w:divBdr>
        </w:div>
      </w:divsChild>
    </w:div>
    <w:div w:id="1010333317">
      <w:bodyDiv w:val="1"/>
      <w:marLeft w:val="0"/>
      <w:marRight w:val="0"/>
      <w:marTop w:val="0"/>
      <w:marBottom w:val="0"/>
      <w:divBdr>
        <w:top w:val="none" w:sz="0" w:space="0" w:color="auto"/>
        <w:left w:val="none" w:sz="0" w:space="0" w:color="auto"/>
        <w:bottom w:val="none" w:sz="0" w:space="0" w:color="auto"/>
        <w:right w:val="none" w:sz="0" w:space="0" w:color="auto"/>
      </w:divBdr>
      <w:divsChild>
        <w:div w:id="1392776659">
          <w:marLeft w:val="0"/>
          <w:marRight w:val="0"/>
          <w:marTop w:val="0"/>
          <w:marBottom w:val="0"/>
          <w:divBdr>
            <w:top w:val="none" w:sz="0" w:space="0" w:color="auto"/>
            <w:left w:val="none" w:sz="0" w:space="0" w:color="auto"/>
            <w:bottom w:val="none" w:sz="0" w:space="0" w:color="auto"/>
            <w:right w:val="none" w:sz="0" w:space="0" w:color="auto"/>
          </w:divBdr>
        </w:div>
      </w:divsChild>
    </w:div>
    <w:div w:id="1011025531">
      <w:bodyDiv w:val="1"/>
      <w:marLeft w:val="0"/>
      <w:marRight w:val="0"/>
      <w:marTop w:val="0"/>
      <w:marBottom w:val="0"/>
      <w:divBdr>
        <w:top w:val="none" w:sz="0" w:space="0" w:color="auto"/>
        <w:left w:val="none" w:sz="0" w:space="0" w:color="auto"/>
        <w:bottom w:val="none" w:sz="0" w:space="0" w:color="auto"/>
        <w:right w:val="none" w:sz="0" w:space="0" w:color="auto"/>
      </w:divBdr>
      <w:divsChild>
        <w:div w:id="2121757445">
          <w:marLeft w:val="0"/>
          <w:marRight w:val="0"/>
          <w:marTop w:val="0"/>
          <w:marBottom w:val="0"/>
          <w:divBdr>
            <w:top w:val="none" w:sz="0" w:space="0" w:color="auto"/>
            <w:left w:val="none" w:sz="0" w:space="0" w:color="auto"/>
            <w:bottom w:val="none" w:sz="0" w:space="0" w:color="auto"/>
            <w:right w:val="none" w:sz="0" w:space="0" w:color="auto"/>
          </w:divBdr>
        </w:div>
      </w:divsChild>
    </w:div>
    <w:div w:id="1012873430">
      <w:bodyDiv w:val="1"/>
      <w:marLeft w:val="0"/>
      <w:marRight w:val="0"/>
      <w:marTop w:val="0"/>
      <w:marBottom w:val="0"/>
      <w:divBdr>
        <w:top w:val="none" w:sz="0" w:space="0" w:color="auto"/>
        <w:left w:val="none" w:sz="0" w:space="0" w:color="auto"/>
        <w:bottom w:val="none" w:sz="0" w:space="0" w:color="auto"/>
        <w:right w:val="none" w:sz="0" w:space="0" w:color="auto"/>
      </w:divBdr>
      <w:divsChild>
        <w:div w:id="746613726">
          <w:marLeft w:val="0"/>
          <w:marRight w:val="0"/>
          <w:marTop w:val="0"/>
          <w:marBottom w:val="0"/>
          <w:divBdr>
            <w:top w:val="none" w:sz="0" w:space="0" w:color="auto"/>
            <w:left w:val="none" w:sz="0" w:space="0" w:color="auto"/>
            <w:bottom w:val="none" w:sz="0" w:space="0" w:color="auto"/>
            <w:right w:val="none" w:sz="0" w:space="0" w:color="auto"/>
          </w:divBdr>
        </w:div>
      </w:divsChild>
    </w:div>
    <w:div w:id="1015889044">
      <w:bodyDiv w:val="1"/>
      <w:marLeft w:val="0"/>
      <w:marRight w:val="0"/>
      <w:marTop w:val="0"/>
      <w:marBottom w:val="0"/>
      <w:divBdr>
        <w:top w:val="none" w:sz="0" w:space="0" w:color="auto"/>
        <w:left w:val="none" w:sz="0" w:space="0" w:color="auto"/>
        <w:bottom w:val="none" w:sz="0" w:space="0" w:color="auto"/>
        <w:right w:val="none" w:sz="0" w:space="0" w:color="auto"/>
      </w:divBdr>
      <w:divsChild>
        <w:div w:id="1087732162">
          <w:marLeft w:val="0"/>
          <w:marRight w:val="0"/>
          <w:marTop w:val="0"/>
          <w:marBottom w:val="0"/>
          <w:divBdr>
            <w:top w:val="none" w:sz="0" w:space="0" w:color="auto"/>
            <w:left w:val="none" w:sz="0" w:space="0" w:color="auto"/>
            <w:bottom w:val="none" w:sz="0" w:space="0" w:color="auto"/>
            <w:right w:val="none" w:sz="0" w:space="0" w:color="auto"/>
          </w:divBdr>
        </w:div>
      </w:divsChild>
    </w:div>
    <w:div w:id="1019427691">
      <w:bodyDiv w:val="1"/>
      <w:marLeft w:val="0"/>
      <w:marRight w:val="0"/>
      <w:marTop w:val="0"/>
      <w:marBottom w:val="0"/>
      <w:divBdr>
        <w:top w:val="none" w:sz="0" w:space="0" w:color="auto"/>
        <w:left w:val="none" w:sz="0" w:space="0" w:color="auto"/>
        <w:bottom w:val="none" w:sz="0" w:space="0" w:color="auto"/>
        <w:right w:val="none" w:sz="0" w:space="0" w:color="auto"/>
      </w:divBdr>
      <w:divsChild>
        <w:div w:id="172305159">
          <w:marLeft w:val="0"/>
          <w:marRight w:val="0"/>
          <w:marTop w:val="0"/>
          <w:marBottom w:val="0"/>
          <w:divBdr>
            <w:top w:val="none" w:sz="0" w:space="0" w:color="auto"/>
            <w:left w:val="none" w:sz="0" w:space="0" w:color="auto"/>
            <w:bottom w:val="none" w:sz="0" w:space="0" w:color="auto"/>
            <w:right w:val="none" w:sz="0" w:space="0" w:color="auto"/>
          </w:divBdr>
        </w:div>
      </w:divsChild>
    </w:div>
    <w:div w:id="1023703175">
      <w:bodyDiv w:val="1"/>
      <w:marLeft w:val="0"/>
      <w:marRight w:val="0"/>
      <w:marTop w:val="0"/>
      <w:marBottom w:val="0"/>
      <w:divBdr>
        <w:top w:val="none" w:sz="0" w:space="0" w:color="auto"/>
        <w:left w:val="none" w:sz="0" w:space="0" w:color="auto"/>
        <w:bottom w:val="none" w:sz="0" w:space="0" w:color="auto"/>
        <w:right w:val="none" w:sz="0" w:space="0" w:color="auto"/>
      </w:divBdr>
      <w:divsChild>
        <w:div w:id="460224749">
          <w:marLeft w:val="0"/>
          <w:marRight w:val="0"/>
          <w:marTop w:val="0"/>
          <w:marBottom w:val="0"/>
          <w:divBdr>
            <w:top w:val="none" w:sz="0" w:space="0" w:color="auto"/>
            <w:left w:val="none" w:sz="0" w:space="0" w:color="auto"/>
            <w:bottom w:val="none" w:sz="0" w:space="0" w:color="auto"/>
            <w:right w:val="none" w:sz="0" w:space="0" w:color="auto"/>
          </w:divBdr>
          <w:divsChild>
            <w:div w:id="174461295">
              <w:marLeft w:val="0"/>
              <w:marRight w:val="0"/>
              <w:marTop w:val="0"/>
              <w:marBottom w:val="0"/>
              <w:divBdr>
                <w:top w:val="none" w:sz="0" w:space="0" w:color="auto"/>
                <w:left w:val="none" w:sz="0" w:space="0" w:color="auto"/>
                <w:bottom w:val="none" w:sz="0" w:space="0" w:color="auto"/>
                <w:right w:val="none" w:sz="0" w:space="0" w:color="auto"/>
              </w:divBdr>
            </w:div>
            <w:div w:id="1405176502">
              <w:marLeft w:val="0"/>
              <w:marRight w:val="0"/>
              <w:marTop w:val="0"/>
              <w:marBottom w:val="0"/>
              <w:divBdr>
                <w:top w:val="none" w:sz="0" w:space="0" w:color="auto"/>
                <w:left w:val="none" w:sz="0" w:space="0" w:color="auto"/>
                <w:bottom w:val="none" w:sz="0" w:space="0" w:color="auto"/>
                <w:right w:val="none" w:sz="0" w:space="0" w:color="auto"/>
              </w:divBdr>
            </w:div>
            <w:div w:id="928926631">
              <w:marLeft w:val="0"/>
              <w:marRight w:val="0"/>
              <w:marTop w:val="0"/>
              <w:marBottom w:val="0"/>
              <w:divBdr>
                <w:top w:val="none" w:sz="0" w:space="0" w:color="auto"/>
                <w:left w:val="none" w:sz="0" w:space="0" w:color="auto"/>
                <w:bottom w:val="none" w:sz="0" w:space="0" w:color="auto"/>
                <w:right w:val="none" w:sz="0" w:space="0" w:color="auto"/>
              </w:divBdr>
            </w:div>
            <w:div w:id="1818645702">
              <w:marLeft w:val="0"/>
              <w:marRight w:val="0"/>
              <w:marTop w:val="0"/>
              <w:marBottom w:val="0"/>
              <w:divBdr>
                <w:top w:val="none" w:sz="0" w:space="0" w:color="auto"/>
                <w:left w:val="none" w:sz="0" w:space="0" w:color="auto"/>
                <w:bottom w:val="none" w:sz="0" w:space="0" w:color="auto"/>
                <w:right w:val="none" w:sz="0" w:space="0" w:color="auto"/>
              </w:divBdr>
            </w:div>
            <w:div w:id="1349453771">
              <w:marLeft w:val="0"/>
              <w:marRight w:val="0"/>
              <w:marTop w:val="0"/>
              <w:marBottom w:val="0"/>
              <w:divBdr>
                <w:top w:val="none" w:sz="0" w:space="0" w:color="auto"/>
                <w:left w:val="none" w:sz="0" w:space="0" w:color="auto"/>
                <w:bottom w:val="none" w:sz="0" w:space="0" w:color="auto"/>
                <w:right w:val="none" w:sz="0" w:space="0" w:color="auto"/>
              </w:divBdr>
            </w:div>
            <w:div w:id="134569083">
              <w:marLeft w:val="0"/>
              <w:marRight w:val="0"/>
              <w:marTop w:val="0"/>
              <w:marBottom w:val="0"/>
              <w:divBdr>
                <w:top w:val="none" w:sz="0" w:space="0" w:color="auto"/>
                <w:left w:val="none" w:sz="0" w:space="0" w:color="auto"/>
                <w:bottom w:val="none" w:sz="0" w:space="0" w:color="auto"/>
                <w:right w:val="none" w:sz="0" w:space="0" w:color="auto"/>
              </w:divBdr>
            </w:div>
            <w:div w:id="231087836">
              <w:marLeft w:val="0"/>
              <w:marRight w:val="0"/>
              <w:marTop w:val="0"/>
              <w:marBottom w:val="0"/>
              <w:divBdr>
                <w:top w:val="none" w:sz="0" w:space="0" w:color="auto"/>
                <w:left w:val="none" w:sz="0" w:space="0" w:color="auto"/>
                <w:bottom w:val="none" w:sz="0" w:space="0" w:color="auto"/>
                <w:right w:val="none" w:sz="0" w:space="0" w:color="auto"/>
              </w:divBdr>
            </w:div>
            <w:div w:id="9766966">
              <w:marLeft w:val="0"/>
              <w:marRight w:val="0"/>
              <w:marTop w:val="0"/>
              <w:marBottom w:val="0"/>
              <w:divBdr>
                <w:top w:val="none" w:sz="0" w:space="0" w:color="auto"/>
                <w:left w:val="none" w:sz="0" w:space="0" w:color="auto"/>
                <w:bottom w:val="none" w:sz="0" w:space="0" w:color="auto"/>
                <w:right w:val="none" w:sz="0" w:space="0" w:color="auto"/>
              </w:divBdr>
            </w:div>
            <w:div w:id="285090176">
              <w:marLeft w:val="0"/>
              <w:marRight w:val="0"/>
              <w:marTop w:val="0"/>
              <w:marBottom w:val="0"/>
              <w:divBdr>
                <w:top w:val="none" w:sz="0" w:space="0" w:color="auto"/>
                <w:left w:val="none" w:sz="0" w:space="0" w:color="auto"/>
                <w:bottom w:val="none" w:sz="0" w:space="0" w:color="auto"/>
                <w:right w:val="none" w:sz="0" w:space="0" w:color="auto"/>
              </w:divBdr>
            </w:div>
            <w:div w:id="849443436">
              <w:marLeft w:val="0"/>
              <w:marRight w:val="0"/>
              <w:marTop w:val="0"/>
              <w:marBottom w:val="0"/>
              <w:divBdr>
                <w:top w:val="none" w:sz="0" w:space="0" w:color="auto"/>
                <w:left w:val="none" w:sz="0" w:space="0" w:color="auto"/>
                <w:bottom w:val="none" w:sz="0" w:space="0" w:color="auto"/>
                <w:right w:val="none" w:sz="0" w:space="0" w:color="auto"/>
              </w:divBdr>
            </w:div>
            <w:div w:id="675301219">
              <w:marLeft w:val="0"/>
              <w:marRight w:val="0"/>
              <w:marTop w:val="0"/>
              <w:marBottom w:val="0"/>
              <w:divBdr>
                <w:top w:val="none" w:sz="0" w:space="0" w:color="auto"/>
                <w:left w:val="none" w:sz="0" w:space="0" w:color="auto"/>
                <w:bottom w:val="none" w:sz="0" w:space="0" w:color="auto"/>
                <w:right w:val="none" w:sz="0" w:space="0" w:color="auto"/>
              </w:divBdr>
            </w:div>
            <w:div w:id="758066431">
              <w:marLeft w:val="0"/>
              <w:marRight w:val="0"/>
              <w:marTop w:val="0"/>
              <w:marBottom w:val="0"/>
              <w:divBdr>
                <w:top w:val="none" w:sz="0" w:space="0" w:color="auto"/>
                <w:left w:val="none" w:sz="0" w:space="0" w:color="auto"/>
                <w:bottom w:val="none" w:sz="0" w:space="0" w:color="auto"/>
                <w:right w:val="none" w:sz="0" w:space="0" w:color="auto"/>
              </w:divBdr>
            </w:div>
            <w:div w:id="1160660428">
              <w:marLeft w:val="0"/>
              <w:marRight w:val="0"/>
              <w:marTop w:val="0"/>
              <w:marBottom w:val="0"/>
              <w:divBdr>
                <w:top w:val="none" w:sz="0" w:space="0" w:color="auto"/>
                <w:left w:val="none" w:sz="0" w:space="0" w:color="auto"/>
                <w:bottom w:val="none" w:sz="0" w:space="0" w:color="auto"/>
                <w:right w:val="none" w:sz="0" w:space="0" w:color="auto"/>
              </w:divBdr>
            </w:div>
            <w:div w:id="926765231">
              <w:marLeft w:val="0"/>
              <w:marRight w:val="0"/>
              <w:marTop w:val="0"/>
              <w:marBottom w:val="0"/>
              <w:divBdr>
                <w:top w:val="none" w:sz="0" w:space="0" w:color="auto"/>
                <w:left w:val="none" w:sz="0" w:space="0" w:color="auto"/>
                <w:bottom w:val="none" w:sz="0" w:space="0" w:color="auto"/>
                <w:right w:val="none" w:sz="0" w:space="0" w:color="auto"/>
              </w:divBdr>
            </w:div>
            <w:div w:id="1810777699">
              <w:marLeft w:val="0"/>
              <w:marRight w:val="0"/>
              <w:marTop w:val="0"/>
              <w:marBottom w:val="0"/>
              <w:divBdr>
                <w:top w:val="none" w:sz="0" w:space="0" w:color="auto"/>
                <w:left w:val="none" w:sz="0" w:space="0" w:color="auto"/>
                <w:bottom w:val="none" w:sz="0" w:space="0" w:color="auto"/>
                <w:right w:val="none" w:sz="0" w:space="0" w:color="auto"/>
              </w:divBdr>
            </w:div>
            <w:div w:id="1820920790">
              <w:marLeft w:val="0"/>
              <w:marRight w:val="0"/>
              <w:marTop w:val="0"/>
              <w:marBottom w:val="0"/>
              <w:divBdr>
                <w:top w:val="none" w:sz="0" w:space="0" w:color="auto"/>
                <w:left w:val="none" w:sz="0" w:space="0" w:color="auto"/>
                <w:bottom w:val="none" w:sz="0" w:space="0" w:color="auto"/>
                <w:right w:val="none" w:sz="0" w:space="0" w:color="auto"/>
              </w:divBdr>
            </w:div>
            <w:div w:id="360085819">
              <w:marLeft w:val="0"/>
              <w:marRight w:val="0"/>
              <w:marTop w:val="0"/>
              <w:marBottom w:val="0"/>
              <w:divBdr>
                <w:top w:val="none" w:sz="0" w:space="0" w:color="auto"/>
                <w:left w:val="none" w:sz="0" w:space="0" w:color="auto"/>
                <w:bottom w:val="none" w:sz="0" w:space="0" w:color="auto"/>
                <w:right w:val="none" w:sz="0" w:space="0" w:color="auto"/>
              </w:divBdr>
            </w:div>
            <w:div w:id="2047677383">
              <w:marLeft w:val="0"/>
              <w:marRight w:val="0"/>
              <w:marTop w:val="0"/>
              <w:marBottom w:val="0"/>
              <w:divBdr>
                <w:top w:val="none" w:sz="0" w:space="0" w:color="auto"/>
                <w:left w:val="none" w:sz="0" w:space="0" w:color="auto"/>
                <w:bottom w:val="none" w:sz="0" w:space="0" w:color="auto"/>
                <w:right w:val="none" w:sz="0" w:space="0" w:color="auto"/>
              </w:divBdr>
            </w:div>
            <w:div w:id="1008170822">
              <w:marLeft w:val="0"/>
              <w:marRight w:val="0"/>
              <w:marTop w:val="0"/>
              <w:marBottom w:val="0"/>
              <w:divBdr>
                <w:top w:val="none" w:sz="0" w:space="0" w:color="auto"/>
                <w:left w:val="none" w:sz="0" w:space="0" w:color="auto"/>
                <w:bottom w:val="none" w:sz="0" w:space="0" w:color="auto"/>
                <w:right w:val="none" w:sz="0" w:space="0" w:color="auto"/>
              </w:divBdr>
            </w:div>
            <w:div w:id="1866408744">
              <w:marLeft w:val="0"/>
              <w:marRight w:val="0"/>
              <w:marTop w:val="0"/>
              <w:marBottom w:val="0"/>
              <w:divBdr>
                <w:top w:val="none" w:sz="0" w:space="0" w:color="auto"/>
                <w:left w:val="none" w:sz="0" w:space="0" w:color="auto"/>
                <w:bottom w:val="none" w:sz="0" w:space="0" w:color="auto"/>
                <w:right w:val="none" w:sz="0" w:space="0" w:color="auto"/>
              </w:divBdr>
            </w:div>
            <w:div w:id="1139036839">
              <w:marLeft w:val="0"/>
              <w:marRight w:val="0"/>
              <w:marTop w:val="0"/>
              <w:marBottom w:val="0"/>
              <w:divBdr>
                <w:top w:val="none" w:sz="0" w:space="0" w:color="auto"/>
                <w:left w:val="none" w:sz="0" w:space="0" w:color="auto"/>
                <w:bottom w:val="none" w:sz="0" w:space="0" w:color="auto"/>
                <w:right w:val="none" w:sz="0" w:space="0" w:color="auto"/>
              </w:divBdr>
            </w:div>
            <w:div w:id="209821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793524">
      <w:bodyDiv w:val="1"/>
      <w:marLeft w:val="0"/>
      <w:marRight w:val="0"/>
      <w:marTop w:val="0"/>
      <w:marBottom w:val="0"/>
      <w:divBdr>
        <w:top w:val="none" w:sz="0" w:space="0" w:color="auto"/>
        <w:left w:val="none" w:sz="0" w:space="0" w:color="auto"/>
        <w:bottom w:val="none" w:sz="0" w:space="0" w:color="auto"/>
        <w:right w:val="none" w:sz="0" w:space="0" w:color="auto"/>
      </w:divBdr>
      <w:divsChild>
        <w:div w:id="129246355">
          <w:marLeft w:val="0"/>
          <w:marRight w:val="0"/>
          <w:marTop w:val="0"/>
          <w:marBottom w:val="0"/>
          <w:divBdr>
            <w:top w:val="none" w:sz="0" w:space="0" w:color="auto"/>
            <w:left w:val="none" w:sz="0" w:space="0" w:color="auto"/>
            <w:bottom w:val="none" w:sz="0" w:space="0" w:color="auto"/>
            <w:right w:val="none" w:sz="0" w:space="0" w:color="auto"/>
          </w:divBdr>
          <w:divsChild>
            <w:div w:id="470292439">
              <w:marLeft w:val="0"/>
              <w:marRight w:val="0"/>
              <w:marTop w:val="0"/>
              <w:marBottom w:val="0"/>
              <w:divBdr>
                <w:top w:val="none" w:sz="0" w:space="0" w:color="auto"/>
                <w:left w:val="none" w:sz="0" w:space="0" w:color="auto"/>
                <w:bottom w:val="none" w:sz="0" w:space="0" w:color="auto"/>
                <w:right w:val="none" w:sz="0" w:space="0" w:color="auto"/>
              </w:divBdr>
            </w:div>
            <w:div w:id="653218988">
              <w:marLeft w:val="0"/>
              <w:marRight w:val="0"/>
              <w:marTop w:val="0"/>
              <w:marBottom w:val="0"/>
              <w:divBdr>
                <w:top w:val="none" w:sz="0" w:space="0" w:color="auto"/>
                <w:left w:val="none" w:sz="0" w:space="0" w:color="auto"/>
                <w:bottom w:val="none" w:sz="0" w:space="0" w:color="auto"/>
                <w:right w:val="none" w:sz="0" w:space="0" w:color="auto"/>
              </w:divBdr>
            </w:div>
            <w:div w:id="2039700199">
              <w:marLeft w:val="0"/>
              <w:marRight w:val="0"/>
              <w:marTop w:val="0"/>
              <w:marBottom w:val="0"/>
              <w:divBdr>
                <w:top w:val="none" w:sz="0" w:space="0" w:color="auto"/>
                <w:left w:val="none" w:sz="0" w:space="0" w:color="auto"/>
                <w:bottom w:val="none" w:sz="0" w:space="0" w:color="auto"/>
                <w:right w:val="none" w:sz="0" w:space="0" w:color="auto"/>
              </w:divBdr>
            </w:div>
            <w:div w:id="1615867902">
              <w:marLeft w:val="0"/>
              <w:marRight w:val="0"/>
              <w:marTop w:val="0"/>
              <w:marBottom w:val="0"/>
              <w:divBdr>
                <w:top w:val="none" w:sz="0" w:space="0" w:color="auto"/>
                <w:left w:val="none" w:sz="0" w:space="0" w:color="auto"/>
                <w:bottom w:val="none" w:sz="0" w:space="0" w:color="auto"/>
                <w:right w:val="none" w:sz="0" w:space="0" w:color="auto"/>
              </w:divBdr>
            </w:div>
            <w:div w:id="797258014">
              <w:marLeft w:val="0"/>
              <w:marRight w:val="0"/>
              <w:marTop w:val="0"/>
              <w:marBottom w:val="0"/>
              <w:divBdr>
                <w:top w:val="none" w:sz="0" w:space="0" w:color="auto"/>
                <w:left w:val="none" w:sz="0" w:space="0" w:color="auto"/>
                <w:bottom w:val="none" w:sz="0" w:space="0" w:color="auto"/>
                <w:right w:val="none" w:sz="0" w:space="0" w:color="auto"/>
              </w:divBdr>
            </w:div>
            <w:div w:id="1695962323">
              <w:marLeft w:val="0"/>
              <w:marRight w:val="0"/>
              <w:marTop w:val="0"/>
              <w:marBottom w:val="0"/>
              <w:divBdr>
                <w:top w:val="none" w:sz="0" w:space="0" w:color="auto"/>
                <w:left w:val="none" w:sz="0" w:space="0" w:color="auto"/>
                <w:bottom w:val="none" w:sz="0" w:space="0" w:color="auto"/>
                <w:right w:val="none" w:sz="0" w:space="0" w:color="auto"/>
              </w:divBdr>
            </w:div>
            <w:div w:id="827982767">
              <w:marLeft w:val="0"/>
              <w:marRight w:val="0"/>
              <w:marTop w:val="0"/>
              <w:marBottom w:val="0"/>
              <w:divBdr>
                <w:top w:val="none" w:sz="0" w:space="0" w:color="auto"/>
                <w:left w:val="none" w:sz="0" w:space="0" w:color="auto"/>
                <w:bottom w:val="none" w:sz="0" w:space="0" w:color="auto"/>
                <w:right w:val="none" w:sz="0" w:space="0" w:color="auto"/>
              </w:divBdr>
            </w:div>
            <w:div w:id="1205947475">
              <w:marLeft w:val="0"/>
              <w:marRight w:val="0"/>
              <w:marTop w:val="0"/>
              <w:marBottom w:val="0"/>
              <w:divBdr>
                <w:top w:val="none" w:sz="0" w:space="0" w:color="auto"/>
                <w:left w:val="none" w:sz="0" w:space="0" w:color="auto"/>
                <w:bottom w:val="none" w:sz="0" w:space="0" w:color="auto"/>
                <w:right w:val="none" w:sz="0" w:space="0" w:color="auto"/>
              </w:divBdr>
            </w:div>
            <w:div w:id="723531454">
              <w:marLeft w:val="0"/>
              <w:marRight w:val="0"/>
              <w:marTop w:val="0"/>
              <w:marBottom w:val="0"/>
              <w:divBdr>
                <w:top w:val="none" w:sz="0" w:space="0" w:color="auto"/>
                <w:left w:val="none" w:sz="0" w:space="0" w:color="auto"/>
                <w:bottom w:val="none" w:sz="0" w:space="0" w:color="auto"/>
                <w:right w:val="none" w:sz="0" w:space="0" w:color="auto"/>
              </w:divBdr>
            </w:div>
            <w:div w:id="1004824441">
              <w:marLeft w:val="0"/>
              <w:marRight w:val="0"/>
              <w:marTop w:val="0"/>
              <w:marBottom w:val="0"/>
              <w:divBdr>
                <w:top w:val="none" w:sz="0" w:space="0" w:color="auto"/>
                <w:left w:val="none" w:sz="0" w:space="0" w:color="auto"/>
                <w:bottom w:val="none" w:sz="0" w:space="0" w:color="auto"/>
                <w:right w:val="none" w:sz="0" w:space="0" w:color="auto"/>
              </w:divBdr>
            </w:div>
            <w:div w:id="935287151">
              <w:marLeft w:val="0"/>
              <w:marRight w:val="0"/>
              <w:marTop w:val="0"/>
              <w:marBottom w:val="0"/>
              <w:divBdr>
                <w:top w:val="none" w:sz="0" w:space="0" w:color="auto"/>
                <w:left w:val="none" w:sz="0" w:space="0" w:color="auto"/>
                <w:bottom w:val="none" w:sz="0" w:space="0" w:color="auto"/>
                <w:right w:val="none" w:sz="0" w:space="0" w:color="auto"/>
              </w:divBdr>
            </w:div>
            <w:div w:id="442269687">
              <w:marLeft w:val="0"/>
              <w:marRight w:val="0"/>
              <w:marTop w:val="0"/>
              <w:marBottom w:val="0"/>
              <w:divBdr>
                <w:top w:val="none" w:sz="0" w:space="0" w:color="auto"/>
                <w:left w:val="none" w:sz="0" w:space="0" w:color="auto"/>
                <w:bottom w:val="none" w:sz="0" w:space="0" w:color="auto"/>
                <w:right w:val="none" w:sz="0" w:space="0" w:color="auto"/>
              </w:divBdr>
            </w:div>
            <w:div w:id="1625888804">
              <w:marLeft w:val="0"/>
              <w:marRight w:val="0"/>
              <w:marTop w:val="0"/>
              <w:marBottom w:val="0"/>
              <w:divBdr>
                <w:top w:val="none" w:sz="0" w:space="0" w:color="auto"/>
                <w:left w:val="none" w:sz="0" w:space="0" w:color="auto"/>
                <w:bottom w:val="none" w:sz="0" w:space="0" w:color="auto"/>
                <w:right w:val="none" w:sz="0" w:space="0" w:color="auto"/>
              </w:divBdr>
            </w:div>
            <w:div w:id="707995495">
              <w:marLeft w:val="0"/>
              <w:marRight w:val="0"/>
              <w:marTop w:val="0"/>
              <w:marBottom w:val="0"/>
              <w:divBdr>
                <w:top w:val="none" w:sz="0" w:space="0" w:color="auto"/>
                <w:left w:val="none" w:sz="0" w:space="0" w:color="auto"/>
                <w:bottom w:val="none" w:sz="0" w:space="0" w:color="auto"/>
                <w:right w:val="none" w:sz="0" w:space="0" w:color="auto"/>
              </w:divBdr>
            </w:div>
            <w:div w:id="694647969">
              <w:marLeft w:val="0"/>
              <w:marRight w:val="0"/>
              <w:marTop w:val="0"/>
              <w:marBottom w:val="0"/>
              <w:divBdr>
                <w:top w:val="none" w:sz="0" w:space="0" w:color="auto"/>
                <w:left w:val="none" w:sz="0" w:space="0" w:color="auto"/>
                <w:bottom w:val="none" w:sz="0" w:space="0" w:color="auto"/>
                <w:right w:val="none" w:sz="0" w:space="0" w:color="auto"/>
              </w:divBdr>
            </w:div>
            <w:div w:id="135804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571586">
      <w:bodyDiv w:val="1"/>
      <w:marLeft w:val="0"/>
      <w:marRight w:val="0"/>
      <w:marTop w:val="0"/>
      <w:marBottom w:val="0"/>
      <w:divBdr>
        <w:top w:val="none" w:sz="0" w:space="0" w:color="auto"/>
        <w:left w:val="none" w:sz="0" w:space="0" w:color="auto"/>
        <w:bottom w:val="none" w:sz="0" w:space="0" w:color="auto"/>
        <w:right w:val="none" w:sz="0" w:space="0" w:color="auto"/>
      </w:divBdr>
      <w:divsChild>
        <w:div w:id="1418672734">
          <w:marLeft w:val="0"/>
          <w:marRight w:val="0"/>
          <w:marTop w:val="0"/>
          <w:marBottom w:val="0"/>
          <w:divBdr>
            <w:top w:val="none" w:sz="0" w:space="0" w:color="auto"/>
            <w:left w:val="none" w:sz="0" w:space="0" w:color="auto"/>
            <w:bottom w:val="none" w:sz="0" w:space="0" w:color="auto"/>
            <w:right w:val="none" w:sz="0" w:space="0" w:color="auto"/>
          </w:divBdr>
        </w:div>
      </w:divsChild>
    </w:div>
    <w:div w:id="1030765330">
      <w:bodyDiv w:val="1"/>
      <w:marLeft w:val="0"/>
      <w:marRight w:val="0"/>
      <w:marTop w:val="0"/>
      <w:marBottom w:val="0"/>
      <w:divBdr>
        <w:top w:val="none" w:sz="0" w:space="0" w:color="auto"/>
        <w:left w:val="none" w:sz="0" w:space="0" w:color="auto"/>
        <w:bottom w:val="none" w:sz="0" w:space="0" w:color="auto"/>
        <w:right w:val="none" w:sz="0" w:space="0" w:color="auto"/>
      </w:divBdr>
    </w:div>
    <w:div w:id="1034111084">
      <w:bodyDiv w:val="1"/>
      <w:marLeft w:val="0"/>
      <w:marRight w:val="0"/>
      <w:marTop w:val="0"/>
      <w:marBottom w:val="0"/>
      <w:divBdr>
        <w:top w:val="none" w:sz="0" w:space="0" w:color="auto"/>
        <w:left w:val="none" w:sz="0" w:space="0" w:color="auto"/>
        <w:bottom w:val="none" w:sz="0" w:space="0" w:color="auto"/>
        <w:right w:val="none" w:sz="0" w:space="0" w:color="auto"/>
      </w:divBdr>
      <w:divsChild>
        <w:div w:id="316156422">
          <w:marLeft w:val="0"/>
          <w:marRight w:val="0"/>
          <w:marTop w:val="0"/>
          <w:marBottom w:val="0"/>
          <w:divBdr>
            <w:top w:val="none" w:sz="0" w:space="0" w:color="auto"/>
            <w:left w:val="none" w:sz="0" w:space="0" w:color="auto"/>
            <w:bottom w:val="none" w:sz="0" w:space="0" w:color="auto"/>
            <w:right w:val="none" w:sz="0" w:space="0" w:color="auto"/>
          </w:divBdr>
        </w:div>
      </w:divsChild>
    </w:div>
    <w:div w:id="1036737171">
      <w:bodyDiv w:val="1"/>
      <w:marLeft w:val="0"/>
      <w:marRight w:val="0"/>
      <w:marTop w:val="0"/>
      <w:marBottom w:val="0"/>
      <w:divBdr>
        <w:top w:val="none" w:sz="0" w:space="0" w:color="auto"/>
        <w:left w:val="none" w:sz="0" w:space="0" w:color="auto"/>
        <w:bottom w:val="none" w:sz="0" w:space="0" w:color="auto"/>
        <w:right w:val="none" w:sz="0" w:space="0" w:color="auto"/>
      </w:divBdr>
      <w:divsChild>
        <w:div w:id="1157186935">
          <w:marLeft w:val="0"/>
          <w:marRight w:val="0"/>
          <w:marTop w:val="0"/>
          <w:marBottom w:val="0"/>
          <w:divBdr>
            <w:top w:val="none" w:sz="0" w:space="0" w:color="auto"/>
            <w:left w:val="none" w:sz="0" w:space="0" w:color="auto"/>
            <w:bottom w:val="none" w:sz="0" w:space="0" w:color="auto"/>
            <w:right w:val="none" w:sz="0" w:space="0" w:color="auto"/>
          </w:divBdr>
        </w:div>
        <w:div w:id="2137798677">
          <w:marLeft w:val="0"/>
          <w:marRight w:val="0"/>
          <w:marTop w:val="0"/>
          <w:marBottom w:val="0"/>
          <w:divBdr>
            <w:top w:val="none" w:sz="0" w:space="0" w:color="auto"/>
            <w:left w:val="none" w:sz="0" w:space="0" w:color="auto"/>
            <w:bottom w:val="none" w:sz="0" w:space="0" w:color="auto"/>
            <w:right w:val="none" w:sz="0" w:space="0" w:color="auto"/>
          </w:divBdr>
        </w:div>
        <w:div w:id="540477692">
          <w:marLeft w:val="0"/>
          <w:marRight w:val="0"/>
          <w:marTop w:val="0"/>
          <w:marBottom w:val="0"/>
          <w:divBdr>
            <w:top w:val="none" w:sz="0" w:space="0" w:color="auto"/>
            <w:left w:val="none" w:sz="0" w:space="0" w:color="auto"/>
            <w:bottom w:val="none" w:sz="0" w:space="0" w:color="auto"/>
            <w:right w:val="none" w:sz="0" w:space="0" w:color="auto"/>
          </w:divBdr>
        </w:div>
        <w:div w:id="830565321">
          <w:marLeft w:val="0"/>
          <w:marRight w:val="0"/>
          <w:marTop w:val="0"/>
          <w:marBottom w:val="0"/>
          <w:divBdr>
            <w:top w:val="none" w:sz="0" w:space="0" w:color="auto"/>
            <w:left w:val="none" w:sz="0" w:space="0" w:color="auto"/>
            <w:bottom w:val="none" w:sz="0" w:space="0" w:color="auto"/>
            <w:right w:val="none" w:sz="0" w:space="0" w:color="auto"/>
          </w:divBdr>
        </w:div>
        <w:div w:id="825242564">
          <w:marLeft w:val="0"/>
          <w:marRight w:val="0"/>
          <w:marTop w:val="0"/>
          <w:marBottom w:val="0"/>
          <w:divBdr>
            <w:top w:val="none" w:sz="0" w:space="0" w:color="auto"/>
            <w:left w:val="none" w:sz="0" w:space="0" w:color="auto"/>
            <w:bottom w:val="none" w:sz="0" w:space="0" w:color="auto"/>
            <w:right w:val="none" w:sz="0" w:space="0" w:color="auto"/>
          </w:divBdr>
        </w:div>
        <w:div w:id="1934124193">
          <w:marLeft w:val="0"/>
          <w:marRight w:val="0"/>
          <w:marTop w:val="0"/>
          <w:marBottom w:val="0"/>
          <w:divBdr>
            <w:top w:val="none" w:sz="0" w:space="0" w:color="auto"/>
            <w:left w:val="none" w:sz="0" w:space="0" w:color="auto"/>
            <w:bottom w:val="none" w:sz="0" w:space="0" w:color="auto"/>
            <w:right w:val="none" w:sz="0" w:space="0" w:color="auto"/>
          </w:divBdr>
        </w:div>
        <w:div w:id="636883653">
          <w:marLeft w:val="0"/>
          <w:marRight w:val="0"/>
          <w:marTop w:val="0"/>
          <w:marBottom w:val="0"/>
          <w:divBdr>
            <w:top w:val="none" w:sz="0" w:space="0" w:color="auto"/>
            <w:left w:val="none" w:sz="0" w:space="0" w:color="auto"/>
            <w:bottom w:val="none" w:sz="0" w:space="0" w:color="auto"/>
            <w:right w:val="none" w:sz="0" w:space="0" w:color="auto"/>
          </w:divBdr>
        </w:div>
        <w:div w:id="579407529">
          <w:marLeft w:val="0"/>
          <w:marRight w:val="0"/>
          <w:marTop w:val="0"/>
          <w:marBottom w:val="0"/>
          <w:divBdr>
            <w:top w:val="none" w:sz="0" w:space="0" w:color="auto"/>
            <w:left w:val="none" w:sz="0" w:space="0" w:color="auto"/>
            <w:bottom w:val="none" w:sz="0" w:space="0" w:color="auto"/>
            <w:right w:val="none" w:sz="0" w:space="0" w:color="auto"/>
          </w:divBdr>
        </w:div>
        <w:div w:id="6685381">
          <w:marLeft w:val="0"/>
          <w:marRight w:val="0"/>
          <w:marTop w:val="0"/>
          <w:marBottom w:val="0"/>
          <w:divBdr>
            <w:top w:val="none" w:sz="0" w:space="0" w:color="auto"/>
            <w:left w:val="none" w:sz="0" w:space="0" w:color="auto"/>
            <w:bottom w:val="none" w:sz="0" w:space="0" w:color="auto"/>
            <w:right w:val="none" w:sz="0" w:space="0" w:color="auto"/>
          </w:divBdr>
        </w:div>
        <w:div w:id="950428858">
          <w:marLeft w:val="0"/>
          <w:marRight w:val="0"/>
          <w:marTop w:val="0"/>
          <w:marBottom w:val="0"/>
          <w:divBdr>
            <w:top w:val="none" w:sz="0" w:space="0" w:color="auto"/>
            <w:left w:val="none" w:sz="0" w:space="0" w:color="auto"/>
            <w:bottom w:val="none" w:sz="0" w:space="0" w:color="auto"/>
            <w:right w:val="none" w:sz="0" w:space="0" w:color="auto"/>
          </w:divBdr>
        </w:div>
        <w:div w:id="1732582783">
          <w:marLeft w:val="0"/>
          <w:marRight w:val="0"/>
          <w:marTop w:val="0"/>
          <w:marBottom w:val="0"/>
          <w:divBdr>
            <w:top w:val="none" w:sz="0" w:space="0" w:color="auto"/>
            <w:left w:val="none" w:sz="0" w:space="0" w:color="auto"/>
            <w:bottom w:val="none" w:sz="0" w:space="0" w:color="auto"/>
            <w:right w:val="none" w:sz="0" w:space="0" w:color="auto"/>
          </w:divBdr>
        </w:div>
        <w:div w:id="619653261">
          <w:marLeft w:val="0"/>
          <w:marRight w:val="0"/>
          <w:marTop w:val="0"/>
          <w:marBottom w:val="0"/>
          <w:divBdr>
            <w:top w:val="none" w:sz="0" w:space="0" w:color="auto"/>
            <w:left w:val="none" w:sz="0" w:space="0" w:color="auto"/>
            <w:bottom w:val="none" w:sz="0" w:space="0" w:color="auto"/>
            <w:right w:val="none" w:sz="0" w:space="0" w:color="auto"/>
          </w:divBdr>
        </w:div>
      </w:divsChild>
    </w:div>
    <w:div w:id="1039472143">
      <w:bodyDiv w:val="1"/>
      <w:marLeft w:val="0"/>
      <w:marRight w:val="0"/>
      <w:marTop w:val="0"/>
      <w:marBottom w:val="0"/>
      <w:divBdr>
        <w:top w:val="none" w:sz="0" w:space="0" w:color="auto"/>
        <w:left w:val="none" w:sz="0" w:space="0" w:color="auto"/>
        <w:bottom w:val="none" w:sz="0" w:space="0" w:color="auto"/>
        <w:right w:val="none" w:sz="0" w:space="0" w:color="auto"/>
      </w:divBdr>
      <w:divsChild>
        <w:div w:id="671178246">
          <w:marLeft w:val="0"/>
          <w:marRight w:val="0"/>
          <w:marTop w:val="0"/>
          <w:marBottom w:val="0"/>
          <w:divBdr>
            <w:top w:val="none" w:sz="0" w:space="0" w:color="auto"/>
            <w:left w:val="none" w:sz="0" w:space="0" w:color="auto"/>
            <w:bottom w:val="none" w:sz="0" w:space="0" w:color="auto"/>
            <w:right w:val="none" w:sz="0" w:space="0" w:color="auto"/>
          </w:divBdr>
          <w:divsChild>
            <w:div w:id="1568607097">
              <w:marLeft w:val="0"/>
              <w:marRight w:val="0"/>
              <w:marTop w:val="0"/>
              <w:marBottom w:val="0"/>
              <w:divBdr>
                <w:top w:val="none" w:sz="0" w:space="0" w:color="auto"/>
                <w:left w:val="none" w:sz="0" w:space="0" w:color="auto"/>
                <w:bottom w:val="none" w:sz="0" w:space="0" w:color="auto"/>
                <w:right w:val="none" w:sz="0" w:space="0" w:color="auto"/>
              </w:divBdr>
            </w:div>
            <w:div w:id="809592373">
              <w:marLeft w:val="0"/>
              <w:marRight w:val="0"/>
              <w:marTop w:val="0"/>
              <w:marBottom w:val="0"/>
              <w:divBdr>
                <w:top w:val="none" w:sz="0" w:space="0" w:color="auto"/>
                <w:left w:val="none" w:sz="0" w:space="0" w:color="auto"/>
                <w:bottom w:val="none" w:sz="0" w:space="0" w:color="auto"/>
                <w:right w:val="none" w:sz="0" w:space="0" w:color="auto"/>
              </w:divBdr>
            </w:div>
            <w:div w:id="475802381">
              <w:marLeft w:val="0"/>
              <w:marRight w:val="0"/>
              <w:marTop w:val="0"/>
              <w:marBottom w:val="0"/>
              <w:divBdr>
                <w:top w:val="none" w:sz="0" w:space="0" w:color="auto"/>
                <w:left w:val="none" w:sz="0" w:space="0" w:color="auto"/>
                <w:bottom w:val="none" w:sz="0" w:space="0" w:color="auto"/>
                <w:right w:val="none" w:sz="0" w:space="0" w:color="auto"/>
              </w:divBdr>
            </w:div>
            <w:div w:id="457451600">
              <w:marLeft w:val="0"/>
              <w:marRight w:val="0"/>
              <w:marTop w:val="0"/>
              <w:marBottom w:val="0"/>
              <w:divBdr>
                <w:top w:val="none" w:sz="0" w:space="0" w:color="auto"/>
                <w:left w:val="none" w:sz="0" w:space="0" w:color="auto"/>
                <w:bottom w:val="none" w:sz="0" w:space="0" w:color="auto"/>
                <w:right w:val="none" w:sz="0" w:space="0" w:color="auto"/>
              </w:divBdr>
            </w:div>
            <w:div w:id="322469600">
              <w:marLeft w:val="0"/>
              <w:marRight w:val="0"/>
              <w:marTop w:val="0"/>
              <w:marBottom w:val="0"/>
              <w:divBdr>
                <w:top w:val="none" w:sz="0" w:space="0" w:color="auto"/>
                <w:left w:val="none" w:sz="0" w:space="0" w:color="auto"/>
                <w:bottom w:val="none" w:sz="0" w:space="0" w:color="auto"/>
                <w:right w:val="none" w:sz="0" w:space="0" w:color="auto"/>
              </w:divBdr>
            </w:div>
            <w:div w:id="108135876">
              <w:marLeft w:val="0"/>
              <w:marRight w:val="0"/>
              <w:marTop w:val="0"/>
              <w:marBottom w:val="0"/>
              <w:divBdr>
                <w:top w:val="none" w:sz="0" w:space="0" w:color="auto"/>
                <w:left w:val="none" w:sz="0" w:space="0" w:color="auto"/>
                <w:bottom w:val="none" w:sz="0" w:space="0" w:color="auto"/>
                <w:right w:val="none" w:sz="0" w:space="0" w:color="auto"/>
              </w:divBdr>
            </w:div>
            <w:div w:id="856431857">
              <w:marLeft w:val="0"/>
              <w:marRight w:val="0"/>
              <w:marTop w:val="0"/>
              <w:marBottom w:val="0"/>
              <w:divBdr>
                <w:top w:val="none" w:sz="0" w:space="0" w:color="auto"/>
                <w:left w:val="none" w:sz="0" w:space="0" w:color="auto"/>
                <w:bottom w:val="none" w:sz="0" w:space="0" w:color="auto"/>
                <w:right w:val="none" w:sz="0" w:space="0" w:color="auto"/>
              </w:divBdr>
            </w:div>
            <w:div w:id="1615285974">
              <w:marLeft w:val="0"/>
              <w:marRight w:val="0"/>
              <w:marTop w:val="0"/>
              <w:marBottom w:val="0"/>
              <w:divBdr>
                <w:top w:val="none" w:sz="0" w:space="0" w:color="auto"/>
                <w:left w:val="none" w:sz="0" w:space="0" w:color="auto"/>
                <w:bottom w:val="none" w:sz="0" w:space="0" w:color="auto"/>
                <w:right w:val="none" w:sz="0" w:space="0" w:color="auto"/>
              </w:divBdr>
            </w:div>
            <w:div w:id="211236932">
              <w:marLeft w:val="0"/>
              <w:marRight w:val="0"/>
              <w:marTop w:val="0"/>
              <w:marBottom w:val="0"/>
              <w:divBdr>
                <w:top w:val="none" w:sz="0" w:space="0" w:color="auto"/>
                <w:left w:val="none" w:sz="0" w:space="0" w:color="auto"/>
                <w:bottom w:val="none" w:sz="0" w:space="0" w:color="auto"/>
                <w:right w:val="none" w:sz="0" w:space="0" w:color="auto"/>
              </w:divBdr>
            </w:div>
            <w:div w:id="751512447">
              <w:marLeft w:val="0"/>
              <w:marRight w:val="0"/>
              <w:marTop w:val="0"/>
              <w:marBottom w:val="0"/>
              <w:divBdr>
                <w:top w:val="none" w:sz="0" w:space="0" w:color="auto"/>
                <w:left w:val="none" w:sz="0" w:space="0" w:color="auto"/>
                <w:bottom w:val="none" w:sz="0" w:space="0" w:color="auto"/>
                <w:right w:val="none" w:sz="0" w:space="0" w:color="auto"/>
              </w:divBdr>
            </w:div>
            <w:div w:id="758796709">
              <w:marLeft w:val="0"/>
              <w:marRight w:val="0"/>
              <w:marTop w:val="0"/>
              <w:marBottom w:val="0"/>
              <w:divBdr>
                <w:top w:val="none" w:sz="0" w:space="0" w:color="auto"/>
                <w:left w:val="none" w:sz="0" w:space="0" w:color="auto"/>
                <w:bottom w:val="none" w:sz="0" w:space="0" w:color="auto"/>
                <w:right w:val="none" w:sz="0" w:space="0" w:color="auto"/>
              </w:divBdr>
            </w:div>
            <w:div w:id="898397378">
              <w:blockQuote w:val="1"/>
              <w:marLeft w:val="720"/>
              <w:marRight w:val="720"/>
              <w:marTop w:val="100"/>
              <w:marBottom w:val="100"/>
              <w:divBdr>
                <w:top w:val="none" w:sz="0" w:space="0" w:color="auto"/>
                <w:left w:val="none" w:sz="0" w:space="0" w:color="auto"/>
                <w:bottom w:val="none" w:sz="0" w:space="0" w:color="auto"/>
                <w:right w:val="none" w:sz="0" w:space="0" w:color="auto"/>
              </w:divBdr>
            </w:div>
            <w:div w:id="1635519578">
              <w:marLeft w:val="0"/>
              <w:marRight w:val="0"/>
              <w:marTop w:val="0"/>
              <w:marBottom w:val="0"/>
              <w:divBdr>
                <w:top w:val="none" w:sz="0" w:space="0" w:color="auto"/>
                <w:left w:val="none" w:sz="0" w:space="0" w:color="auto"/>
                <w:bottom w:val="none" w:sz="0" w:space="0" w:color="auto"/>
                <w:right w:val="none" w:sz="0" w:space="0" w:color="auto"/>
              </w:divBdr>
            </w:div>
            <w:div w:id="1549874615">
              <w:marLeft w:val="0"/>
              <w:marRight w:val="0"/>
              <w:marTop w:val="0"/>
              <w:marBottom w:val="0"/>
              <w:divBdr>
                <w:top w:val="none" w:sz="0" w:space="0" w:color="auto"/>
                <w:left w:val="none" w:sz="0" w:space="0" w:color="auto"/>
                <w:bottom w:val="none" w:sz="0" w:space="0" w:color="auto"/>
                <w:right w:val="none" w:sz="0" w:space="0" w:color="auto"/>
              </w:divBdr>
            </w:div>
            <w:div w:id="868102061">
              <w:marLeft w:val="0"/>
              <w:marRight w:val="0"/>
              <w:marTop w:val="0"/>
              <w:marBottom w:val="0"/>
              <w:divBdr>
                <w:top w:val="none" w:sz="0" w:space="0" w:color="auto"/>
                <w:left w:val="none" w:sz="0" w:space="0" w:color="auto"/>
                <w:bottom w:val="none" w:sz="0" w:space="0" w:color="auto"/>
                <w:right w:val="none" w:sz="0" w:space="0" w:color="auto"/>
              </w:divBdr>
            </w:div>
            <w:div w:id="1142770561">
              <w:marLeft w:val="0"/>
              <w:marRight w:val="0"/>
              <w:marTop w:val="0"/>
              <w:marBottom w:val="0"/>
              <w:divBdr>
                <w:top w:val="none" w:sz="0" w:space="0" w:color="auto"/>
                <w:left w:val="none" w:sz="0" w:space="0" w:color="auto"/>
                <w:bottom w:val="none" w:sz="0" w:space="0" w:color="auto"/>
                <w:right w:val="none" w:sz="0" w:space="0" w:color="auto"/>
              </w:divBdr>
            </w:div>
            <w:div w:id="723483733">
              <w:marLeft w:val="0"/>
              <w:marRight w:val="0"/>
              <w:marTop w:val="0"/>
              <w:marBottom w:val="0"/>
              <w:divBdr>
                <w:top w:val="none" w:sz="0" w:space="0" w:color="auto"/>
                <w:left w:val="none" w:sz="0" w:space="0" w:color="auto"/>
                <w:bottom w:val="none" w:sz="0" w:space="0" w:color="auto"/>
                <w:right w:val="none" w:sz="0" w:space="0" w:color="auto"/>
              </w:divBdr>
            </w:div>
            <w:div w:id="1916939785">
              <w:marLeft w:val="0"/>
              <w:marRight w:val="0"/>
              <w:marTop w:val="0"/>
              <w:marBottom w:val="0"/>
              <w:divBdr>
                <w:top w:val="none" w:sz="0" w:space="0" w:color="auto"/>
                <w:left w:val="none" w:sz="0" w:space="0" w:color="auto"/>
                <w:bottom w:val="none" w:sz="0" w:space="0" w:color="auto"/>
                <w:right w:val="none" w:sz="0" w:space="0" w:color="auto"/>
              </w:divBdr>
            </w:div>
            <w:div w:id="344678407">
              <w:marLeft w:val="0"/>
              <w:marRight w:val="0"/>
              <w:marTop w:val="0"/>
              <w:marBottom w:val="0"/>
              <w:divBdr>
                <w:top w:val="none" w:sz="0" w:space="0" w:color="auto"/>
                <w:left w:val="none" w:sz="0" w:space="0" w:color="auto"/>
                <w:bottom w:val="none" w:sz="0" w:space="0" w:color="auto"/>
                <w:right w:val="none" w:sz="0" w:space="0" w:color="auto"/>
              </w:divBdr>
            </w:div>
            <w:div w:id="471990816">
              <w:marLeft w:val="0"/>
              <w:marRight w:val="0"/>
              <w:marTop w:val="0"/>
              <w:marBottom w:val="0"/>
              <w:divBdr>
                <w:top w:val="none" w:sz="0" w:space="0" w:color="auto"/>
                <w:left w:val="none" w:sz="0" w:space="0" w:color="auto"/>
                <w:bottom w:val="none" w:sz="0" w:space="0" w:color="auto"/>
                <w:right w:val="none" w:sz="0" w:space="0" w:color="auto"/>
              </w:divBdr>
            </w:div>
            <w:div w:id="2063214940">
              <w:marLeft w:val="0"/>
              <w:marRight w:val="0"/>
              <w:marTop w:val="0"/>
              <w:marBottom w:val="0"/>
              <w:divBdr>
                <w:top w:val="none" w:sz="0" w:space="0" w:color="auto"/>
                <w:left w:val="none" w:sz="0" w:space="0" w:color="auto"/>
                <w:bottom w:val="none" w:sz="0" w:space="0" w:color="auto"/>
                <w:right w:val="none" w:sz="0" w:space="0" w:color="auto"/>
              </w:divBdr>
            </w:div>
            <w:div w:id="1275945624">
              <w:marLeft w:val="0"/>
              <w:marRight w:val="0"/>
              <w:marTop w:val="0"/>
              <w:marBottom w:val="0"/>
              <w:divBdr>
                <w:top w:val="none" w:sz="0" w:space="0" w:color="auto"/>
                <w:left w:val="none" w:sz="0" w:space="0" w:color="auto"/>
                <w:bottom w:val="none" w:sz="0" w:space="0" w:color="auto"/>
                <w:right w:val="none" w:sz="0" w:space="0" w:color="auto"/>
              </w:divBdr>
            </w:div>
            <w:div w:id="33627652">
              <w:marLeft w:val="0"/>
              <w:marRight w:val="0"/>
              <w:marTop w:val="0"/>
              <w:marBottom w:val="0"/>
              <w:divBdr>
                <w:top w:val="none" w:sz="0" w:space="0" w:color="auto"/>
                <w:left w:val="none" w:sz="0" w:space="0" w:color="auto"/>
                <w:bottom w:val="none" w:sz="0" w:space="0" w:color="auto"/>
                <w:right w:val="none" w:sz="0" w:space="0" w:color="auto"/>
              </w:divBdr>
            </w:div>
            <w:div w:id="2138375034">
              <w:marLeft w:val="0"/>
              <w:marRight w:val="0"/>
              <w:marTop w:val="0"/>
              <w:marBottom w:val="0"/>
              <w:divBdr>
                <w:top w:val="none" w:sz="0" w:space="0" w:color="auto"/>
                <w:left w:val="none" w:sz="0" w:space="0" w:color="auto"/>
                <w:bottom w:val="none" w:sz="0" w:space="0" w:color="auto"/>
                <w:right w:val="none" w:sz="0" w:space="0" w:color="auto"/>
              </w:divBdr>
            </w:div>
            <w:div w:id="1733455959">
              <w:marLeft w:val="0"/>
              <w:marRight w:val="0"/>
              <w:marTop w:val="0"/>
              <w:marBottom w:val="0"/>
              <w:divBdr>
                <w:top w:val="none" w:sz="0" w:space="0" w:color="auto"/>
                <w:left w:val="none" w:sz="0" w:space="0" w:color="auto"/>
                <w:bottom w:val="none" w:sz="0" w:space="0" w:color="auto"/>
                <w:right w:val="none" w:sz="0" w:space="0" w:color="auto"/>
              </w:divBdr>
            </w:div>
            <w:div w:id="1632512625">
              <w:marLeft w:val="0"/>
              <w:marRight w:val="0"/>
              <w:marTop w:val="0"/>
              <w:marBottom w:val="0"/>
              <w:divBdr>
                <w:top w:val="none" w:sz="0" w:space="0" w:color="auto"/>
                <w:left w:val="none" w:sz="0" w:space="0" w:color="auto"/>
                <w:bottom w:val="none" w:sz="0" w:space="0" w:color="auto"/>
                <w:right w:val="none" w:sz="0" w:space="0" w:color="auto"/>
              </w:divBdr>
            </w:div>
            <w:div w:id="992412845">
              <w:marLeft w:val="0"/>
              <w:marRight w:val="0"/>
              <w:marTop w:val="0"/>
              <w:marBottom w:val="0"/>
              <w:divBdr>
                <w:top w:val="none" w:sz="0" w:space="0" w:color="auto"/>
                <w:left w:val="none" w:sz="0" w:space="0" w:color="auto"/>
                <w:bottom w:val="none" w:sz="0" w:space="0" w:color="auto"/>
                <w:right w:val="none" w:sz="0" w:space="0" w:color="auto"/>
              </w:divBdr>
            </w:div>
            <w:div w:id="1777015450">
              <w:marLeft w:val="0"/>
              <w:marRight w:val="0"/>
              <w:marTop w:val="0"/>
              <w:marBottom w:val="0"/>
              <w:divBdr>
                <w:top w:val="none" w:sz="0" w:space="0" w:color="auto"/>
                <w:left w:val="none" w:sz="0" w:space="0" w:color="auto"/>
                <w:bottom w:val="none" w:sz="0" w:space="0" w:color="auto"/>
                <w:right w:val="none" w:sz="0" w:space="0" w:color="auto"/>
              </w:divBdr>
            </w:div>
            <w:div w:id="496653034">
              <w:marLeft w:val="0"/>
              <w:marRight w:val="0"/>
              <w:marTop w:val="0"/>
              <w:marBottom w:val="0"/>
              <w:divBdr>
                <w:top w:val="none" w:sz="0" w:space="0" w:color="auto"/>
                <w:left w:val="none" w:sz="0" w:space="0" w:color="auto"/>
                <w:bottom w:val="none" w:sz="0" w:space="0" w:color="auto"/>
                <w:right w:val="none" w:sz="0" w:space="0" w:color="auto"/>
              </w:divBdr>
            </w:div>
            <w:div w:id="2087918603">
              <w:marLeft w:val="0"/>
              <w:marRight w:val="0"/>
              <w:marTop w:val="0"/>
              <w:marBottom w:val="0"/>
              <w:divBdr>
                <w:top w:val="none" w:sz="0" w:space="0" w:color="auto"/>
                <w:left w:val="none" w:sz="0" w:space="0" w:color="auto"/>
                <w:bottom w:val="none" w:sz="0" w:space="0" w:color="auto"/>
                <w:right w:val="none" w:sz="0" w:space="0" w:color="auto"/>
              </w:divBdr>
            </w:div>
            <w:div w:id="1787852603">
              <w:marLeft w:val="0"/>
              <w:marRight w:val="0"/>
              <w:marTop w:val="0"/>
              <w:marBottom w:val="0"/>
              <w:divBdr>
                <w:top w:val="none" w:sz="0" w:space="0" w:color="auto"/>
                <w:left w:val="none" w:sz="0" w:space="0" w:color="auto"/>
                <w:bottom w:val="none" w:sz="0" w:space="0" w:color="auto"/>
                <w:right w:val="none" w:sz="0" w:space="0" w:color="auto"/>
              </w:divBdr>
            </w:div>
            <w:div w:id="1054305904">
              <w:marLeft w:val="0"/>
              <w:marRight w:val="0"/>
              <w:marTop w:val="0"/>
              <w:marBottom w:val="0"/>
              <w:divBdr>
                <w:top w:val="none" w:sz="0" w:space="0" w:color="auto"/>
                <w:left w:val="none" w:sz="0" w:space="0" w:color="auto"/>
                <w:bottom w:val="none" w:sz="0" w:space="0" w:color="auto"/>
                <w:right w:val="none" w:sz="0" w:space="0" w:color="auto"/>
              </w:divBdr>
            </w:div>
            <w:div w:id="1543202180">
              <w:marLeft w:val="0"/>
              <w:marRight w:val="0"/>
              <w:marTop w:val="0"/>
              <w:marBottom w:val="0"/>
              <w:divBdr>
                <w:top w:val="none" w:sz="0" w:space="0" w:color="auto"/>
                <w:left w:val="none" w:sz="0" w:space="0" w:color="auto"/>
                <w:bottom w:val="none" w:sz="0" w:space="0" w:color="auto"/>
                <w:right w:val="none" w:sz="0" w:space="0" w:color="auto"/>
              </w:divBdr>
            </w:div>
            <w:div w:id="756943030">
              <w:marLeft w:val="0"/>
              <w:marRight w:val="0"/>
              <w:marTop w:val="0"/>
              <w:marBottom w:val="0"/>
              <w:divBdr>
                <w:top w:val="none" w:sz="0" w:space="0" w:color="auto"/>
                <w:left w:val="none" w:sz="0" w:space="0" w:color="auto"/>
                <w:bottom w:val="none" w:sz="0" w:space="0" w:color="auto"/>
                <w:right w:val="none" w:sz="0" w:space="0" w:color="auto"/>
              </w:divBdr>
            </w:div>
            <w:div w:id="1121266611">
              <w:marLeft w:val="0"/>
              <w:marRight w:val="0"/>
              <w:marTop w:val="0"/>
              <w:marBottom w:val="0"/>
              <w:divBdr>
                <w:top w:val="none" w:sz="0" w:space="0" w:color="auto"/>
                <w:left w:val="none" w:sz="0" w:space="0" w:color="auto"/>
                <w:bottom w:val="none" w:sz="0" w:space="0" w:color="auto"/>
                <w:right w:val="none" w:sz="0" w:space="0" w:color="auto"/>
              </w:divBdr>
            </w:div>
            <w:div w:id="2112973864">
              <w:marLeft w:val="0"/>
              <w:marRight w:val="0"/>
              <w:marTop w:val="0"/>
              <w:marBottom w:val="0"/>
              <w:divBdr>
                <w:top w:val="none" w:sz="0" w:space="0" w:color="auto"/>
                <w:left w:val="none" w:sz="0" w:space="0" w:color="auto"/>
                <w:bottom w:val="none" w:sz="0" w:space="0" w:color="auto"/>
                <w:right w:val="none" w:sz="0" w:space="0" w:color="auto"/>
              </w:divBdr>
            </w:div>
            <w:div w:id="1831827180">
              <w:marLeft w:val="0"/>
              <w:marRight w:val="0"/>
              <w:marTop w:val="0"/>
              <w:marBottom w:val="0"/>
              <w:divBdr>
                <w:top w:val="none" w:sz="0" w:space="0" w:color="auto"/>
                <w:left w:val="none" w:sz="0" w:space="0" w:color="auto"/>
                <w:bottom w:val="none" w:sz="0" w:space="0" w:color="auto"/>
                <w:right w:val="none" w:sz="0" w:space="0" w:color="auto"/>
              </w:divBdr>
            </w:div>
            <w:div w:id="1706366216">
              <w:marLeft w:val="0"/>
              <w:marRight w:val="0"/>
              <w:marTop w:val="0"/>
              <w:marBottom w:val="0"/>
              <w:divBdr>
                <w:top w:val="none" w:sz="0" w:space="0" w:color="auto"/>
                <w:left w:val="none" w:sz="0" w:space="0" w:color="auto"/>
                <w:bottom w:val="none" w:sz="0" w:space="0" w:color="auto"/>
                <w:right w:val="none" w:sz="0" w:space="0" w:color="auto"/>
              </w:divBdr>
            </w:div>
            <w:div w:id="1350717347">
              <w:marLeft w:val="0"/>
              <w:marRight w:val="0"/>
              <w:marTop w:val="0"/>
              <w:marBottom w:val="0"/>
              <w:divBdr>
                <w:top w:val="none" w:sz="0" w:space="0" w:color="auto"/>
                <w:left w:val="none" w:sz="0" w:space="0" w:color="auto"/>
                <w:bottom w:val="none" w:sz="0" w:space="0" w:color="auto"/>
                <w:right w:val="none" w:sz="0" w:space="0" w:color="auto"/>
              </w:divBdr>
            </w:div>
            <w:div w:id="840200672">
              <w:marLeft w:val="0"/>
              <w:marRight w:val="0"/>
              <w:marTop w:val="0"/>
              <w:marBottom w:val="0"/>
              <w:divBdr>
                <w:top w:val="none" w:sz="0" w:space="0" w:color="auto"/>
                <w:left w:val="none" w:sz="0" w:space="0" w:color="auto"/>
                <w:bottom w:val="none" w:sz="0" w:space="0" w:color="auto"/>
                <w:right w:val="none" w:sz="0" w:space="0" w:color="auto"/>
              </w:divBdr>
            </w:div>
            <w:div w:id="1432623074">
              <w:blockQuote w:val="1"/>
              <w:marLeft w:val="720"/>
              <w:marRight w:val="720"/>
              <w:marTop w:val="100"/>
              <w:marBottom w:val="100"/>
              <w:divBdr>
                <w:top w:val="none" w:sz="0" w:space="0" w:color="auto"/>
                <w:left w:val="none" w:sz="0" w:space="0" w:color="auto"/>
                <w:bottom w:val="none" w:sz="0" w:space="0" w:color="auto"/>
                <w:right w:val="none" w:sz="0" w:space="0" w:color="auto"/>
              </w:divBdr>
            </w:div>
            <w:div w:id="1521167650">
              <w:marLeft w:val="0"/>
              <w:marRight w:val="0"/>
              <w:marTop w:val="0"/>
              <w:marBottom w:val="0"/>
              <w:divBdr>
                <w:top w:val="none" w:sz="0" w:space="0" w:color="auto"/>
                <w:left w:val="none" w:sz="0" w:space="0" w:color="auto"/>
                <w:bottom w:val="none" w:sz="0" w:space="0" w:color="auto"/>
                <w:right w:val="none" w:sz="0" w:space="0" w:color="auto"/>
              </w:divBdr>
            </w:div>
            <w:div w:id="143742025">
              <w:marLeft w:val="0"/>
              <w:marRight w:val="0"/>
              <w:marTop w:val="0"/>
              <w:marBottom w:val="0"/>
              <w:divBdr>
                <w:top w:val="none" w:sz="0" w:space="0" w:color="auto"/>
                <w:left w:val="none" w:sz="0" w:space="0" w:color="auto"/>
                <w:bottom w:val="none" w:sz="0" w:space="0" w:color="auto"/>
                <w:right w:val="none" w:sz="0" w:space="0" w:color="auto"/>
              </w:divBdr>
            </w:div>
            <w:div w:id="518852767">
              <w:marLeft w:val="0"/>
              <w:marRight w:val="0"/>
              <w:marTop w:val="0"/>
              <w:marBottom w:val="0"/>
              <w:divBdr>
                <w:top w:val="none" w:sz="0" w:space="0" w:color="auto"/>
                <w:left w:val="none" w:sz="0" w:space="0" w:color="auto"/>
                <w:bottom w:val="none" w:sz="0" w:space="0" w:color="auto"/>
                <w:right w:val="none" w:sz="0" w:space="0" w:color="auto"/>
              </w:divBdr>
            </w:div>
            <w:div w:id="1361206007">
              <w:marLeft w:val="0"/>
              <w:marRight w:val="0"/>
              <w:marTop w:val="0"/>
              <w:marBottom w:val="0"/>
              <w:divBdr>
                <w:top w:val="none" w:sz="0" w:space="0" w:color="auto"/>
                <w:left w:val="none" w:sz="0" w:space="0" w:color="auto"/>
                <w:bottom w:val="none" w:sz="0" w:space="0" w:color="auto"/>
                <w:right w:val="none" w:sz="0" w:space="0" w:color="auto"/>
              </w:divBdr>
            </w:div>
            <w:div w:id="1218512869">
              <w:marLeft w:val="0"/>
              <w:marRight w:val="0"/>
              <w:marTop w:val="0"/>
              <w:marBottom w:val="0"/>
              <w:divBdr>
                <w:top w:val="none" w:sz="0" w:space="0" w:color="auto"/>
                <w:left w:val="none" w:sz="0" w:space="0" w:color="auto"/>
                <w:bottom w:val="none" w:sz="0" w:space="0" w:color="auto"/>
                <w:right w:val="none" w:sz="0" w:space="0" w:color="auto"/>
              </w:divBdr>
            </w:div>
            <w:div w:id="160111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515807">
      <w:bodyDiv w:val="1"/>
      <w:marLeft w:val="0"/>
      <w:marRight w:val="0"/>
      <w:marTop w:val="0"/>
      <w:marBottom w:val="0"/>
      <w:divBdr>
        <w:top w:val="none" w:sz="0" w:space="0" w:color="auto"/>
        <w:left w:val="none" w:sz="0" w:space="0" w:color="auto"/>
        <w:bottom w:val="none" w:sz="0" w:space="0" w:color="auto"/>
        <w:right w:val="none" w:sz="0" w:space="0" w:color="auto"/>
      </w:divBdr>
      <w:divsChild>
        <w:div w:id="1779713943">
          <w:marLeft w:val="0"/>
          <w:marRight w:val="0"/>
          <w:marTop w:val="0"/>
          <w:marBottom w:val="0"/>
          <w:divBdr>
            <w:top w:val="none" w:sz="0" w:space="0" w:color="auto"/>
            <w:left w:val="none" w:sz="0" w:space="0" w:color="auto"/>
            <w:bottom w:val="none" w:sz="0" w:space="0" w:color="auto"/>
            <w:right w:val="none" w:sz="0" w:space="0" w:color="auto"/>
          </w:divBdr>
        </w:div>
        <w:div w:id="2014062809">
          <w:marLeft w:val="0"/>
          <w:marRight w:val="0"/>
          <w:marTop w:val="0"/>
          <w:marBottom w:val="0"/>
          <w:divBdr>
            <w:top w:val="none" w:sz="0" w:space="0" w:color="auto"/>
            <w:left w:val="none" w:sz="0" w:space="0" w:color="auto"/>
            <w:bottom w:val="none" w:sz="0" w:space="0" w:color="auto"/>
            <w:right w:val="none" w:sz="0" w:space="0" w:color="auto"/>
          </w:divBdr>
        </w:div>
        <w:div w:id="627124273">
          <w:marLeft w:val="0"/>
          <w:marRight w:val="0"/>
          <w:marTop w:val="0"/>
          <w:marBottom w:val="0"/>
          <w:divBdr>
            <w:top w:val="none" w:sz="0" w:space="0" w:color="auto"/>
            <w:left w:val="none" w:sz="0" w:space="0" w:color="auto"/>
            <w:bottom w:val="none" w:sz="0" w:space="0" w:color="auto"/>
            <w:right w:val="none" w:sz="0" w:space="0" w:color="auto"/>
          </w:divBdr>
        </w:div>
        <w:div w:id="2141730080">
          <w:marLeft w:val="0"/>
          <w:marRight w:val="0"/>
          <w:marTop w:val="0"/>
          <w:marBottom w:val="0"/>
          <w:divBdr>
            <w:top w:val="none" w:sz="0" w:space="0" w:color="auto"/>
            <w:left w:val="none" w:sz="0" w:space="0" w:color="auto"/>
            <w:bottom w:val="none" w:sz="0" w:space="0" w:color="auto"/>
            <w:right w:val="none" w:sz="0" w:space="0" w:color="auto"/>
          </w:divBdr>
        </w:div>
        <w:div w:id="702556741">
          <w:marLeft w:val="0"/>
          <w:marRight w:val="0"/>
          <w:marTop w:val="0"/>
          <w:marBottom w:val="0"/>
          <w:divBdr>
            <w:top w:val="none" w:sz="0" w:space="0" w:color="auto"/>
            <w:left w:val="none" w:sz="0" w:space="0" w:color="auto"/>
            <w:bottom w:val="none" w:sz="0" w:space="0" w:color="auto"/>
            <w:right w:val="none" w:sz="0" w:space="0" w:color="auto"/>
          </w:divBdr>
        </w:div>
      </w:divsChild>
    </w:div>
    <w:div w:id="1042292689">
      <w:bodyDiv w:val="1"/>
      <w:marLeft w:val="0"/>
      <w:marRight w:val="0"/>
      <w:marTop w:val="0"/>
      <w:marBottom w:val="0"/>
      <w:divBdr>
        <w:top w:val="none" w:sz="0" w:space="0" w:color="auto"/>
        <w:left w:val="none" w:sz="0" w:space="0" w:color="auto"/>
        <w:bottom w:val="none" w:sz="0" w:space="0" w:color="auto"/>
        <w:right w:val="none" w:sz="0" w:space="0" w:color="auto"/>
      </w:divBdr>
      <w:divsChild>
        <w:div w:id="94373143">
          <w:marLeft w:val="0"/>
          <w:marRight w:val="0"/>
          <w:marTop w:val="0"/>
          <w:marBottom w:val="0"/>
          <w:divBdr>
            <w:top w:val="none" w:sz="0" w:space="0" w:color="auto"/>
            <w:left w:val="none" w:sz="0" w:space="0" w:color="auto"/>
            <w:bottom w:val="none" w:sz="0" w:space="0" w:color="auto"/>
            <w:right w:val="none" w:sz="0" w:space="0" w:color="auto"/>
          </w:divBdr>
          <w:divsChild>
            <w:div w:id="193928905">
              <w:marLeft w:val="0"/>
              <w:marRight w:val="0"/>
              <w:marTop w:val="0"/>
              <w:marBottom w:val="0"/>
              <w:divBdr>
                <w:top w:val="none" w:sz="0" w:space="0" w:color="auto"/>
                <w:left w:val="none" w:sz="0" w:space="0" w:color="auto"/>
                <w:bottom w:val="none" w:sz="0" w:space="0" w:color="auto"/>
                <w:right w:val="none" w:sz="0" w:space="0" w:color="auto"/>
              </w:divBdr>
            </w:div>
            <w:div w:id="478301567">
              <w:marLeft w:val="0"/>
              <w:marRight w:val="0"/>
              <w:marTop w:val="0"/>
              <w:marBottom w:val="0"/>
              <w:divBdr>
                <w:top w:val="none" w:sz="0" w:space="0" w:color="auto"/>
                <w:left w:val="none" w:sz="0" w:space="0" w:color="auto"/>
                <w:bottom w:val="none" w:sz="0" w:space="0" w:color="auto"/>
                <w:right w:val="none" w:sz="0" w:space="0" w:color="auto"/>
              </w:divBdr>
            </w:div>
            <w:div w:id="531379145">
              <w:marLeft w:val="0"/>
              <w:marRight w:val="0"/>
              <w:marTop w:val="0"/>
              <w:marBottom w:val="0"/>
              <w:divBdr>
                <w:top w:val="none" w:sz="0" w:space="0" w:color="auto"/>
                <w:left w:val="none" w:sz="0" w:space="0" w:color="auto"/>
                <w:bottom w:val="none" w:sz="0" w:space="0" w:color="auto"/>
                <w:right w:val="none" w:sz="0" w:space="0" w:color="auto"/>
              </w:divBdr>
            </w:div>
            <w:div w:id="1068458837">
              <w:marLeft w:val="0"/>
              <w:marRight w:val="0"/>
              <w:marTop w:val="0"/>
              <w:marBottom w:val="0"/>
              <w:divBdr>
                <w:top w:val="none" w:sz="0" w:space="0" w:color="auto"/>
                <w:left w:val="none" w:sz="0" w:space="0" w:color="auto"/>
                <w:bottom w:val="none" w:sz="0" w:space="0" w:color="auto"/>
                <w:right w:val="none" w:sz="0" w:space="0" w:color="auto"/>
              </w:divBdr>
            </w:div>
            <w:div w:id="1806660404">
              <w:marLeft w:val="0"/>
              <w:marRight w:val="0"/>
              <w:marTop w:val="0"/>
              <w:marBottom w:val="0"/>
              <w:divBdr>
                <w:top w:val="none" w:sz="0" w:space="0" w:color="auto"/>
                <w:left w:val="none" w:sz="0" w:space="0" w:color="auto"/>
                <w:bottom w:val="none" w:sz="0" w:space="0" w:color="auto"/>
                <w:right w:val="none" w:sz="0" w:space="0" w:color="auto"/>
              </w:divBdr>
            </w:div>
            <w:div w:id="1285427229">
              <w:marLeft w:val="0"/>
              <w:marRight w:val="0"/>
              <w:marTop w:val="0"/>
              <w:marBottom w:val="0"/>
              <w:divBdr>
                <w:top w:val="none" w:sz="0" w:space="0" w:color="auto"/>
                <w:left w:val="none" w:sz="0" w:space="0" w:color="auto"/>
                <w:bottom w:val="none" w:sz="0" w:space="0" w:color="auto"/>
                <w:right w:val="none" w:sz="0" w:space="0" w:color="auto"/>
              </w:divBdr>
            </w:div>
            <w:div w:id="685135605">
              <w:marLeft w:val="0"/>
              <w:marRight w:val="0"/>
              <w:marTop w:val="0"/>
              <w:marBottom w:val="0"/>
              <w:divBdr>
                <w:top w:val="none" w:sz="0" w:space="0" w:color="auto"/>
                <w:left w:val="none" w:sz="0" w:space="0" w:color="auto"/>
                <w:bottom w:val="none" w:sz="0" w:space="0" w:color="auto"/>
                <w:right w:val="none" w:sz="0" w:space="0" w:color="auto"/>
              </w:divBdr>
            </w:div>
            <w:div w:id="634026715">
              <w:marLeft w:val="0"/>
              <w:marRight w:val="0"/>
              <w:marTop w:val="0"/>
              <w:marBottom w:val="0"/>
              <w:divBdr>
                <w:top w:val="none" w:sz="0" w:space="0" w:color="auto"/>
                <w:left w:val="none" w:sz="0" w:space="0" w:color="auto"/>
                <w:bottom w:val="none" w:sz="0" w:space="0" w:color="auto"/>
                <w:right w:val="none" w:sz="0" w:space="0" w:color="auto"/>
              </w:divBdr>
            </w:div>
            <w:div w:id="1652905206">
              <w:marLeft w:val="0"/>
              <w:marRight w:val="0"/>
              <w:marTop w:val="0"/>
              <w:marBottom w:val="0"/>
              <w:divBdr>
                <w:top w:val="none" w:sz="0" w:space="0" w:color="auto"/>
                <w:left w:val="none" w:sz="0" w:space="0" w:color="auto"/>
                <w:bottom w:val="none" w:sz="0" w:space="0" w:color="auto"/>
                <w:right w:val="none" w:sz="0" w:space="0" w:color="auto"/>
              </w:divBdr>
            </w:div>
            <w:div w:id="1882475682">
              <w:marLeft w:val="0"/>
              <w:marRight w:val="0"/>
              <w:marTop w:val="0"/>
              <w:marBottom w:val="0"/>
              <w:divBdr>
                <w:top w:val="none" w:sz="0" w:space="0" w:color="auto"/>
                <w:left w:val="none" w:sz="0" w:space="0" w:color="auto"/>
                <w:bottom w:val="none" w:sz="0" w:space="0" w:color="auto"/>
                <w:right w:val="none" w:sz="0" w:space="0" w:color="auto"/>
              </w:divBdr>
            </w:div>
            <w:div w:id="263804580">
              <w:marLeft w:val="0"/>
              <w:marRight w:val="0"/>
              <w:marTop w:val="0"/>
              <w:marBottom w:val="0"/>
              <w:divBdr>
                <w:top w:val="none" w:sz="0" w:space="0" w:color="auto"/>
                <w:left w:val="none" w:sz="0" w:space="0" w:color="auto"/>
                <w:bottom w:val="none" w:sz="0" w:space="0" w:color="auto"/>
                <w:right w:val="none" w:sz="0" w:space="0" w:color="auto"/>
              </w:divBdr>
            </w:div>
            <w:div w:id="1616599641">
              <w:marLeft w:val="0"/>
              <w:marRight w:val="0"/>
              <w:marTop w:val="0"/>
              <w:marBottom w:val="0"/>
              <w:divBdr>
                <w:top w:val="none" w:sz="0" w:space="0" w:color="auto"/>
                <w:left w:val="none" w:sz="0" w:space="0" w:color="auto"/>
                <w:bottom w:val="none" w:sz="0" w:space="0" w:color="auto"/>
                <w:right w:val="none" w:sz="0" w:space="0" w:color="auto"/>
              </w:divBdr>
            </w:div>
            <w:div w:id="902452398">
              <w:marLeft w:val="0"/>
              <w:marRight w:val="0"/>
              <w:marTop w:val="0"/>
              <w:marBottom w:val="0"/>
              <w:divBdr>
                <w:top w:val="none" w:sz="0" w:space="0" w:color="auto"/>
                <w:left w:val="none" w:sz="0" w:space="0" w:color="auto"/>
                <w:bottom w:val="none" w:sz="0" w:space="0" w:color="auto"/>
                <w:right w:val="none" w:sz="0" w:space="0" w:color="auto"/>
              </w:divBdr>
            </w:div>
            <w:div w:id="629167752">
              <w:marLeft w:val="0"/>
              <w:marRight w:val="0"/>
              <w:marTop w:val="0"/>
              <w:marBottom w:val="0"/>
              <w:divBdr>
                <w:top w:val="none" w:sz="0" w:space="0" w:color="auto"/>
                <w:left w:val="none" w:sz="0" w:space="0" w:color="auto"/>
                <w:bottom w:val="none" w:sz="0" w:space="0" w:color="auto"/>
                <w:right w:val="none" w:sz="0" w:space="0" w:color="auto"/>
              </w:divBdr>
            </w:div>
            <w:div w:id="1097016797">
              <w:marLeft w:val="0"/>
              <w:marRight w:val="0"/>
              <w:marTop w:val="0"/>
              <w:marBottom w:val="0"/>
              <w:divBdr>
                <w:top w:val="none" w:sz="0" w:space="0" w:color="auto"/>
                <w:left w:val="none" w:sz="0" w:space="0" w:color="auto"/>
                <w:bottom w:val="none" w:sz="0" w:space="0" w:color="auto"/>
                <w:right w:val="none" w:sz="0" w:space="0" w:color="auto"/>
              </w:divBdr>
            </w:div>
            <w:div w:id="307561258">
              <w:marLeft w:val="0"/>
              <w:marRight w:val="0"/>
              <w:marTop w:val="0"/>
              <w:marBottom w:val="0"/>
              <w:divBdr>
                <w:top w:val="none" w:sz="0" w:space="0" w:color="auto"/>
                <w:left w:val="none" w:sz="0" w:space="0" w:color="auto"/>
                <w:bottom w:val="none" w:sz="0" w:space="0" w:color="auto"/>
                <w:right w:val="none" w:sz="0" w:space="0" w:color="auto"/>
              </w:divBdr>
            </w:div>
            <w:div w:id="2011443053">
              <w:marLeft w:val="0"/>
              <w:marRight w:val="0"/>
              <w:marTop w:val="0"/>
              <w:marBottom w:val="0"/>
              <w:divBdr>
                <w:top w:val="none" w:sz="0" w:space="0" w:color="auto"/>
                <w:left w:val="none" w:sz="0" w:space="0" w:color="auto"/>
                <w:bottom w:val="none" w:sz="0" w:space="0" w:color="auto"/>
                <w:right w:val="none" w:sz="0" w:space="0" w:color="auto"/>
              </w:divBdr>
            </w:div>
            <w:div w:id="2031175216">
              <w:marLeft w:val="0"/>
              <w:marRight w:val="0"/>
              <w:marTop w:val="0"/>
              <w:marBottom w:val="0"/>
              <w:divBdr>
                <w:top w:val="none" w:sz="0" w:space="0" w:color="auto"/>
                <w:left w:val="none" w:sz="0" w:space="0" w:color="auto"/>
                <w:bottom w:val="none" w:sz="0" w:space="0" w:color="auto"/>
                <w:right w:val="none" w:sz="0" w:space="0" w:color="auto"/>
              </w:divBdr>
            </w:div>
            <w:div w:id="946697798">
              <w:marLeft w:val="0"/>
              <w:marRight w:val="0"/>
              <w:marTop w:val="0"/>
              <w:marBottom w:val="0"/>
              <w:divBdr>
                <w:top w:val="none" w:sz="0" w:space="0" w:color="auto"/>
                <w:left w:val="none" w:sz="0" w:space="0" w:color="auto"/>
                <w:bottom w:val="none" w:sz="0" w:space="0" w:color="auto"/>
                <w:right w:val="none" w:sz="0" w:space="0" w:color="auto"/>
              </w:divBdr>
            </w:div>
            <w:div w:id="410204267">
              <w:marLeft w:val="0"/>
              <w:marRight w:val="0"/>
              <w:marTop w:val="0"/>
              <w:marBottom w:val="0"/>
              <w:divBdr>
                <w:top w:val="none" w:sz="0" w:space="0" w:color="auto"/>
                <w:left w:val="none" w:sz="0" w:space="0" w:color="auto"/>
                <w:bottom w:val="none" w:sz="0" w:space="0" w:color="auto"/>
                <w:right w:val="none" w:sz="0" w:space="0" w:color="auto"/>
              </w:divBdr>
            </w:div>
            <w:div w:id="83888655">
              <w:marLeft w:val="0"/>
              <w:marRight w:val="0"/>
              <w:marTop w:val="0"/>
              <w:marBottom w:val="0"/>
              <w:divBdr>
                <w:top w:val="none" w:sz="0" w:space="0" w:color="auto"/>
                <w:left w:val="none" w:sz="0" w:space="0" w:color="auto"/>
                <w:bottom w:val="none" w:sz="0" w:space="0" w:color="auto"/>
                <w:right w:val="none" w:sz="0" w:space="0" w:color="auto"/>
              </w:divBdr>
            </w:div>
            <w:div w:id="2040203658">
              <w:marLeft w:val="0"/>
              <w:marRight w:val="0"/>
              <w:marTop w:val="0"/>
              <w:marBottom w:val="0"/>
              <w:divBdr>
                <w:top w:val="none" w:sz="0" w:space="0" w:color="auto"/>
                <w:left w:val="none" w:sz="0" w:space="0" w:color="auto"/>
                <w:bottom w:val="none" w:sz="0" w:space="0" w:color="auto"/>
                <w:right w:val="none" w:sz="0" w:space="0" w:color="auto"/>
              </w:divBdr>
            </w:div>
            <w:div w:id="1972202545">
              <w:marLeft w:val="0"/>
              <w:marRight w:val="0"/>
              <w:marTop w:val="0"/>
              <w:marBottom w:val="0"/>
              <w:divBdr>
                <w:top w:val="none" w:sz="0" w:space="0" w:color="auto"/>
                <w:left w:val="none" w:sz="0" w:space="0" w:color="auto"/>
                <w:bottom w:val="none" w:sz="0" w:space="0" w:color="auto"/>
                <w:right w:val="none" w:sz="0" w:space="0" w:color="auto"/>
              </w:divBdr>
            </w:div>
            <w:div w:id="707800050">
              <w:marLeft w:val="0"/>
              <w:marRight w:val="0"/>
              <w:marTop w:val="0"/>
              <w:marBottom w:val="0"/>
              <w:divBdr>
                <w:top w:val="none" w:sz="0" w:space="0" w:color="auto"/>
                <w:left w:val="none" w:sz="0" w:space="0" w:color="auto"/>
                <w:bottom w:val="none" w:sz="0" w:space="0" w:color="auto"/>
                <w:right w:val="none" w:sz="0" w:space="0" w:color="auto"/>
              </w:divBdr>
            </w:div>
            <w:div w:id="47145101">
              <w:marLeft w:val="0"/>
              <w:marRight w:val="0"/>
              <w:marTop w:val="0"/>
              <w:marBottom w:val="0"/>
              <w:divBdr>
                <w:top w:val="none" w:sz="0" w:space="0" w:color="auto"/>
                <w:left w:val="none" w:sz="0" w:space="0" w:color="auto"/>
                <w:bottom w:val="none" w:sz="0" w:space="0" w:color="auto"/>
                <w:right w:val="none" w:sz="0" w:space="0" w:color="auto"/>
              </w:divBdr>
            </w:div>
            <w:div w:id="616059712">
              <w:marLeft w:val="0"/>
              <w:marRight w:val="0"/>
              <w:marTop w:val="0"/>
              <w:marBottom w:val="0"/>
              <w:divBdr>
                <w:top w:val="none" w:sz="0" w:space="0" w:color="auto"/>
                <w:left w:val="none" w:sz="0" w:space="0" w:color="auto"/>
                <w:bottom w:val="none" w:sz="0" w:space="0" w:color="auto"/>
                <w:right w:val="none" w:sz="0" w:space="0" w:color="auto"/>
              </w:divBdr>
            </w:div>
            <w:div w:id="1623687007">
              <w:marLeft w:val="0"/>
              <w:marRight w:val="0"/>
              <w:marTop w:val="0"/>
              <w:marBottom w:val="0"/>
              <w:divBdr>
                <w:top w:val="none" w:sz="0" w:space="0" w:color="auto"/>
                <w:left w:val="none" w:sz="0" w:space="0" w:color="auto"/>
                <w:bottom w:val="none" w:sz="0" w:space="0" w:color="auto"/>
                <w:right w:val="none" w:sz="0" w:space="0" w:color="auto"/>
              </w:divBdr>
            </w:div>
            <w:div w:id="267272284">
              <w:marLeft w:val="0"/>
              <w:marRight w:val="0"/>
              <w:marTop w:val="0"/>
              <w:marBottom w:val="0"/>
              <w:divBdr>
                <w:top w:val="none" w:sz="0" w:space="0" w:color="auto"/>
                <w:left w:val="none" w:sz="0" w:space="0" w:color="auto"/>
                <w:bottom w:val="none" w:sz="0" w:space="0" w:color="auto"/>
                <w:right w:val="none" w:sz="0" w:space="0" w:color="auto"/>
              </w:divBdr>
            </w:div>
            <w:div w:id="332418496">
              <w:marLeft w:val="0"/>
              <w:marRight w:val="0"/>
              <w:marTop w:val="0"/>
              <w:marBottom w:val="0"/>
              <w:divBdr>
                <w:top w:val="none" w:sz="0" w:space="0" w:color="auto"/>
                <w:left w:val="none" w:sz="0" w:space="0" w:color="auto"/>
                <w:bottom w:val="none" w:sz="0" w:space="0" w:color="auto"/>
                <w:right w:val="none" w:sz="0" w:space="0" w:color="auto"/>
              </w:divBdr>
            </w:div>
            <w:div w:id="1610817734">
              <w:marLeft w:val="0"/>
              <w:marRight w:val="0"/>
              <w:marTop w:val="0"/>
              <w:marBottom w:val="0"/>
              <w:divBdr>
                <w:top w:val="none" w:sz="0" w:space="0" w:color="auto"/>
                <w:left w:val="none" w:sz="0" w:space="0" w:color="auto"/>
                <w:bottom w:val="none" w:sz="0" w:space="0" w:color="auto"/>
                <w:right w:val="none" w:sz="0" w:space="0" w:color="auto"/>
              </w:divBdr>
            </w:div>
            <w:div w:id="1326974681">
              <w:marLeft w:val="0"/>
              <w:marRight w:val="0"/>
              <w:marTop w:val="0"/>
              <w:marBottom w:val="0"/>
              <w:divBdr>
                <w:top w:val="none" w:sz="0" w:space="0" w:color="auto"/>
                <w:left w:val="none" w:sz="0" w:space="0" w:color="auto"/>
                <w:bottom w:val="none" w:sz="0" w:space="0" w:color="auto"/>
                <w:right w:val="none" w:sz="0" w:space="0" w:color="auto"/>
              </w:divBdr>
            </w:div>
            <w:div w:id="1149596537">
              <w:marLeft w:val="0"/>
              <w:marRight w:val="0"/>
              <w:marTop w:val="0"/>
              <w:marBottom w:val="0"/>
              <w:divBdr>
                <w:top w:val="none" w:sz="0" w:space="0" w:color="auto"/>
                <w:left w:val="none" w:sz="0" w:space="0" w:color="auto"/>
                <w:bottom w:val="none" w:sz="0" w:space="0" w:color="auto"/>
                <w:right w:val="none" w:sz="0" w:space="0" w:color="auto"/>
              </w:divBdr>
            </w:div>
            <w:div w:id="237400582">
              <w:marLeft w:val="0"/>
              <w:marRight w:val="0"/>
              <w:marTop w:val="0"/>
              <w:marBottom w:val="0"/>
              <w:divBdr>
                <w:top w:val="none" w:sz="0" w:space="0" w:color="auto"/>
                <w:left w:val="none" w:sz="0" w:space="0" w:color="auto"/>
                <w:bottom w:val="none" w:sz="0" w:space="0" w:color="auto"/>
                <w:right w:val="none" w:sz="0" w:space="0" w:color="auto"/>
              </w:divBdr>
            </w:div>
            <w:div w:id="212813417">
              <w:marLeft w:val="0"/>
              <w:marRight w:val="0"/>
              <w:marTop w:val="0"/>
              <w:marBottom w:val="0"/>
              <w:divBdr>
                <w:top w:val="none" w:sz="0" w:space="0" w:color="auto"/>
                <w:left w:val="none" w:sz="0" w:space="0" w:color="auto"/>
                <w:bottom w:val="none" w:sz="0" w:space="0" w:color="auto"/>
                <w:right w:val="none" w:sz="0" w:space="0" w:color="auto"/>
              </w:divBdr>
            </w:div>
            <w:div w:id="1376080221">
              <w:marLeft w:val="0"/>
              <w:marRight w:val="0"/>
              <w:marTop w:val="0"/>
              <w:marBottom w:val="0"/>
              <w:divBdr>
                <w:top w:val="none" w:sz="0" w:space="0" w:color="auto"/>
                <w:left w:val="none" w:sz="0" w:space="0" w:color="auto"/>
                <w:bottom w:val="none" w:sz="0" w:space="0" w:color="auto"/>
                <w:right w:val="none" w:sz="0" w:space="0" w:color="auto"/>
              </w:divBdr>
            </w:div>
            <w:div w:id="1877497119">
              <w:marLeft w:val="0"/>
              <w:marRight w:val="0"/>
              <w:marTop w:val="0"/>
              <w:marBottom w:val="0"/>
              <w:divBdr>
                <w:top w:val="none" w:sz="0" w:space="0" w:color="auto"/>
                <w:left w:val="none" w:sz="0" w:space="0" w:color="auto"/>
                <w:bottom w:val="none" w:sz="0" w:space="0" w:color="auto"/>
                <w:right w:val="none" w:sz="0" w:space="0" w:color="auto"/>
              </w:divBdr>
            </w:div>
            <w:div w:id="683171525">
              <w:marLeft w:val="0"/>
              <w:marRight w:val="0"/>
              <w:marTop w:val="0"/>
              <w:marBottom w:val="0"/>
              <w:divBdr>
                <w:top w:val="none" w:sz="0" w:space="0" w:color="auto"/>
                <w:left w:val="none" w:sz="0" w:space="0" w:color="auto"/>
                <w:bottom w:val="none" w:sz="0" w:space="0" w:color="auto"/>
                <w:right w:val="none" w:sz="0" w:space="0" w:color="auto"/>
              </w:divBdr>
            </w:div>
            <w:div w:id="1369256624">
              <w:marLeft w:val="0"/>
              <w:marRight w:val="0"/>
              <w:marTop w:val="0"/>
              <w:marBottom w:val="0"/>
              <w:divBdr>
                <w:top w:val="none" w:sz="0" w:space="0" w:color="auto"/>
                <w:left w:val="none" w:sz="0" w:space="0" w:color="auto"/>
                <w:bottom w:val="none" w:sz="0" w:space="0" w:color="auto"/>
                <w:right w:val="none" w:sz="0" w:space="0" w:color="auto"/>
              </w:divBdr>
            </w:div>
            <w:div w:id="674771559">
              <w:marLeft w:val="0"/>
              <w:marRight w:val="0"/>
              <w:marTop w:val="0"/>
              <w:marBottom w:val="0"/>
              <w:divBdr>
                <w:top w:val="none" w:sz="0" w:space="0" w:color="auto"/>
                <w:left w:val="none" w:sz="0" w:space="0" w:color="auto"/>
                <w:bottom w:val="none" w:sz="0" w:space="0" w:color="auto"/>
                <w:right w:val="none" w:sz="0" w:space="0" w:color="auto"/>
              </w:divBdr>
            </w:div>
            <w:div w:id="738556353">
              <w:marLeft w:val="0"/>
              <w:marRight w:val="0"/>
              <w:marTop w:val="0"/>
              <w:marBottom w:val="0"/>
              <w:divBdr>
                <w:top w:val="none" w:sz="0" w:space="0" w:color="auto"/>
                <w:left w:val="none" w:sz="0" w:space="0" w:color="auto"/>
                <w:bottom w:val="none" w:sz="0" w:space="0" w:color="auto"/>
                <w:right w:val="none" w:sz="0" w:space="0" w:color="auto"/>
              </w:divBdr>
            </w:div>
            <w:div w:id="335348001">
              <w:marLeft w:val="0"/>
              <w:marRight w:val="0"/>
              <w:marTop w:val="0"/>
              <w:marBottom w:val="0"/>
              <w:divBdr>
                <w:top w:val="none" w:sz="0" w:space="0" w:color="auto"/>
                <w:left w:val="none" w:sz="0" w:space="0" w:color="auto"/>
                <w:bottom w:val="none" w:sz="0" w:space="0" w:color="auto"/>
                <w:right w:val="none" w:sz="0" w:space="0" w:color="auto"/>
              </w:divBdr>
            </w:div>
            <w:div w:id="1660188195">
              <w:marLeft w:val="0"/>
              <w:marRight w:val="0"/>
              <w:marTop w:val="0"/>
              <w:marBottom w:val="0"/>
              <w:divBdr>
                <w:top w:val="none" w:sz="0" w:space="0" w:color="auto"/>
                <w:left w:val="none" w:sz="0" w:space="0" w:color="auto"/>
                <w:bottom w:val="none" w:sz="0" w:space="0" w:color="auto"/>
                <w:right w:val="none" w:sz="0" w:space="0" w:color="auto"/>
              </w:divBdr>
            </w:div>
            <w:div w:id="1266156729">
              <w:marLeft w:val="0"/>
              <w:marRight w:val="0"/>
              <w:marTop w:val="0"/>
              <w:marBottom w:val="0"/>
              <w:divBdr>
                <w:top w:val="none" w:sz="0" w:space="0" w:color="auto"/>
                <w:left w:val="none" w:sz="0" w:space="0" w:color="auto"/>
                <w:bottom w:val="none" w:sz="0" w:space="0" w:color="auto"/>
                <w:right w:val="none" w:sz="0" w:space="0" w:color="auto"/>
              </w:divBdr>
            </w:div>
            <w:div w:id="7776503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055473586">
      <w:bodyDiv w:val="1"/>
      <w:marLeft w:val="0"/>
      <w:marRight w:val="0"/>
      <w:marTop w:val="0"/>
      <w:marBottom w:val="0"/>
      <w:divBdr>
        <w:top w:val="none" w:sz="0" w:space="0" w:color="auto"/>
        <w:left w:val="none" w:sz="0" w:space="0" w:color="auto"/>
        <w:bottom w:val="none" w:sz="0" w:space="0" w:color="auto"/>
        <w:right w:val="none" w:sz="0" w:space="0" w:color="auto"/>
      </w:divBdr>
      <w:divsChild>
        <w:div w:id="773938748">
          <w:marLeft w:val="0"/>
          <w:marRight w:val="0"/>
          <w:marTop w:val="0"/>
          <w:marBottom w:val="0"/>
          <w:divBdr>
            <w:top w:val="none" w:sz="0" w:space="0" w:color="auto"/>
            <w:left w:val="none" w:sz="0" w:space="0" w:color="auto"/>
            <w:bottom w:val="none" w:sz="0" w:space="0" w:color="auto"/>
            <w:right w:val="none" w:sz="0" w:space="0" w:color="auto"/>
          </w:divBdr>
          <w:divsChild>
            <w:div w:id="19048257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058477332">
      <w:bodyDiv w:val="1"/>
      <w:marLeft w:val="0"/>
      <w:marRight w:val="0"/>
      <w:marTop w:val="0"/>
      <w:marBottom w:val="0"/>
      <w:divBdr>
        <w:top w:val="none" w:sz="0" w:space="0" w:color="auto"/>
        <w:left w:val="none" w:sz="0" w:space="0" w:color="auto"/>
        <w:bottom w:val="none" w:sz="0" w:space="0" w:color="auto"/>
        <w:right w:val="none" w:sz="0" w:space="0" w:color="auto"/>
      </w:divBdr>
      <w:divsChild>
        <w:div w:id="316374990">
          <w:marLeft w:val="0"/>
          <w:marRight w:val="0"/>
          <w:marTop w:val="0"/>
          <w:marBottom w:val="0"/>
          <w:divBdr>
            <w:top w:val="none" w:sz="0" w:space="0" w:color="auto"/>
            <w:left w:val="none" w:sz="0" w:space="0" w:color="auto"/>
            <w:bottom w:val="none" w:sz="0" w:space="0" w:color="auto"/>
            <w:right w:val="none" w:sz="0" w:space="0" w:color="auto"/>
          </w:divBdr>
          <w:divsChild>
            <w:div w:id="927814269">
              <w:marLeft w:val="0"/>
              <w:marRight w:val="0"/>
              <w:marTop w:val="0"/>
              <w:marBottom w:val="0"/>
              <w:divBdr>
                <w:top w:val="none" w:sz="0" w:space="0" w:color="auto"/>
                <w:left w:val="none" w:sz="0" w:space="0" w:color="auto"/>
                <w:bottom w:val="none" w:sz="0" w:space="0" w:color="auto"/>
                <w:right w:val="none" w:sz="0" w:space="0" w:color="auto"/>
              </w:divBdr>
            </w:div>
            <w:div w:id="503858622">
              <w:marLeft w:val="0"/>
              <w:marRight w:val="0"/>
              <w:marTop w:val="0"/>
              <w:marBottom w:val="0"/>
              <w:divBdr>
                <w:top w:val="none" w:sz="0" w:space="0" w:color="auto"/>
                <w:left w:val="none" w:sz="0" w:space="0" w:color="auto"/>
                <w:bottom w:val="none" w:sz="0" w:space="0" w:color="auto"/>
                <w:right w:val="none" w:sz="0" w:space="0" w:color="auto"/>
              </w:divBdr>
            </w:div>
            <w:div w:id="867645846">
              <w:marLeft w:val="0"/>
              <w:marRight w:val="0"/>
              <w:marTop w:val="0"/>
              <w:marBottom w:val="0"/>
              <w:divBdr>
                <w:top w:val="none" w:sz="0" w:space="0" w:color="auto"/>
                <w:left w:val="none" w:sz="0" w:space="0" w:color="auto"/>
                <w:bottom w:val="none" w:sz="0" w:space="0" w:color="auto"/>
                <w:right w:val="none" w:sz="0" w:space="0" w:color="auto"/>
              </w:divBdr>
            </w:div>
            <w:div w:id="1504976533">
              <w:marLeft w:val="0"/>
              <w:marRight w:val="0"/>
              <w:marTop w:val="0"/>
              <w:marBottom w:val="0"/>
              <w:divBdr>
                <w:top w:val="none" w:sz="0" w:space="0" w:color="auto"/>
                <w:left w:val="none" w:sz="0" w:space="0" w:color="auto"/>
                <w:bottom w:val="none" w:sz="0" w:space="0" w:color="auto"/>
                <w:right w:val="none" w:sz="0" w:space="0" w:color="auto"/>
              </w:divBdr>
            </w:div>
            <w:div w:id="1515415065">
              <w:marLeft w:val="0"/>
              <w:marRight w:val="0"/>
              <w:marTop w:val="0"/>
              <w:marBottom w:val="0"/>
              <w:divBdr>
                <w:top w:val="none" w:sz="0" w:space="0" w:color="auto"/>
                <w:left w:val="none" w:sz="0" w:space="0" w:color="auto"/>
                <w:bottom w:val="none" w:sz="0" w:space="0" w:color="auto"/>
                <w:right w:val="none" w:sz="0" w:space="0" w:color="auto"/>
              </w:divBdr>
            </w:div>
            <w:div w:id="1674410496">
              <w:marLeft w:val="0"/>
              <w:marRight w:val="0"/>
              <w:marTop w:val="0"/>
              <w:marBottom w:val="0"/>
              <w:divBdr>
                <w:top w:val="none" w:sz="0" w:space="0" w:color="auto"/>
                <w:left w:val="none" w:sz="0" w:space="0" w:color="auto"/>
                <w:bottom w:val="none" w:sz="0" w:space="0" w:color="auto"/>
                <w:right w:val="none" w:sz="0" w:space="0" w:color="auto"/>
              </w:divBdr>
            </w:div>
            <w:div w:id="71854669">
              <w:marLeft w:val="0"/>
              <w:marRight w:val="0"/>
              <w:marTop w:val="0"/>
              <w:marBottom w:val="0"/>
              <w:divBdr>
                <w:top w:val="none" w:sz="0" w:space="0" w:color="auto"/>
                <w:left w:val="none" w:sz="0" w:space="0" w:color="auto"/>
                <w:bottom w:val="none" w:sz="0" w:space="0" w:color="auto"/>
                <w:right w:val="none" w:sz="0" w:space="0" w:color="auto"/>
              </w:divBdr>
            </w:div>
            <w:div w:id="719014605">
              <w:marLeft w:val="0"/>
              <w:marRight w:val="0"/>
              <w:marTop w:val="0"/>
              <w:marBottom w:val="0"/>
              <w:divBdr>
                <w:top w:val="none" w:sz="0" w:space="0" w:color="auto"/>
                <w:left w:val="none" w:sz="0" w:space="0" w:color="auto"/>
                <w:bottom w:val="none" w:sz="0" w:space="0" w:color="auto"/>
                <w:right w:val="none" w:sz="0" w:space="0" w:color="auto"/>
              </w:divBdr>
            </w:div>
            <w:div w:id="909582390">
              <w:marLeft w:val="0"/>
              <w:marRight w:val="0"/>
              <w:marTop w:val="0"/>
              <w:marBottom w:val="0"/>
              <w:divBdr>
                <w:top w:val="none" w:sz="0" w:space="0" w:color="auto"/>
                <w:left w:val="none" w:sz="0" w:space="0" w:color="auto"/>
                <w:bottom w:val="none" w:sz="0" w:space="0" w:color="auto"/>
                <w:right w:val="none" w:sz="0" w:space="0" w:color="auto"/>
              </w:divBdr>
            </w:div>
            <w:div w:id="1312250371">
              <w:marLeft w:val="0"/>
              <w:marRight w:val="0"/>
              <w:marTop w:val="0"/>
              <w:marBottom w:val="0"/>
              <w:divBdr>
                <w:top w:val="none" w:sz="0" w:space="0" w:color="auto"/>
                <w:left w:val="none" w:sz="0" w:space="0" w:color="auto"/>
                <w:bottom w:val="none" w:sz="0" w:space="0" w:color="auto"/>
                <w:right w:val="none" w:sz="0" w:space="0" w:color="auto"/>
              </w:divBdr>
            </w:div>
            <w:div w:id="1519344026">
              <w:marLeft w:val="0"/>
              <w:marRight w:val="0"/>
              <w:marTop w:val="0"/>
              <w:marBottom w:val="0"/>
              <w:divBdr>
                <w:top w:val="none" w:sz="0" w:space="0" w:color="auto"/>
                <w:left w:val="none" w:sz="0" w:space="0" w:color="auto"/>
                <w:bottom w:val="none" w:sz="0" w:space="0" w:color="auto"/>
                <w:right w:val="none" w:sz="0" w:space="0" w:color="auto"/>
              </w:divBdr>
            </w:div>
            <w:div w:id="359668976">
              <w:marLeft w:val="0"/>
              <w:marRight w:val="0"/>
              <w:marTop w:val="0"/>
              <w:marBottom w:val="0"/>
              <w:divBdr>
                <w:top w:val="none" w:sz="0" w:space="0" w:color="auto"/>
                <w:left w:val="none" w:sz="0" w:space="0" w:color="auto"/>
                <w:bottom w:val="none" w:sz="0" w:space="0" w:color="auto"/>
                <w:right w:val="none" w:sz="0" w:space="0" w:color="auto"/>
              </w:divBdr>
            </w:div>
            <w:div w:id="934754023">
              <w:marLeft w:val="0"/>
              <w:marRight w:val="0"/>
              <w:marTop w:val="0"/>
              <w:marBottom w:val="0"/>
              <w:divBdr>
                <w:top w:val="none" w:sz="0" w:space="0" w:color="auto"/>
                <w:left w:val="none" w:sz="0" w:space="0" w:color="auto"/>
                <w:bottom w:val="none" w:sz="0" w:space="0" w:color="auto"/>
                <w:right w:val="none" w:sz="0" w:space="0" w:color="auto"/>
              </w:divBdr>
            </w:div>
            <w:div w:id="1648126453">
              <w:marLeft w:val="0"/>
              <w:marRight w:val="0"/>
              <w:marTop w:val="0"/>
              <w:marBottom w:val="0"/>
              <w:divBdr>
                <w:top w:val="none" w:sz="0" w:space="0" w:color="auto"/>
                <w:left w:val="none" w:sz="0" w:space="0" w:color="auto"/>
                <w:bottom w:val="none" w:sz="0" w:space="0" w:color="auto"/>
                <w:right w:val="none" w:sz="0" w:space="0" w:color="auto"/>
              </w:divBdr>
            </w:div>
            <w:div w:id="324820622">
              <w:marLeft w:val="0"/>
              <w:marRight w:val="0"/>
              <w:marTop w:val="0"/>
              <w:marBottom w:val="0"/>
              <w:divBdr>
                <w:top w:val="none" w:sz="0" w:space="0" w:color="auto"/>
                <w:left w:val="none" w:sz="0" w:space="0" w:color="auto"/>
                <w:bottom w:val="none" w:sz="0" w:space="0" w:color="auto"/>
                <w:right w:val="none" w:sz="0" w:space="0" w:color="auto"/>
              </w:divBdr>
            </w:div>
            <w:div w:id="349068712">
              <w:marLeft w:val="0"/>
              <w:marRight w:val="0"/>
              <w:marTop w:val="0"/>
              <w:marBottom w:val="0"/>
              <w:divBdr>
                <w:top w:val="none" w:sz="0" w:space="0" w:color="auto"/>
                <w:left w:val="none" w:sz="0" w:space="0" w:color="auto"/>
                <w:bottom w:val="none" w:sz="0" w:space="0" w:color="auto"/>
                <w:right w:val="none" w:sz="0" w:space="0" w:color="auto"/>
              </w:divBdr>
            </w:div>
            <w:div w:id="661783847">
              <w:marLeft w:val="0"/>
              <w:marRight w:val="0"/>
              <w:marTop w:val="0"/>
              <w:marBottom w:val="0"/>
              <w:divBdr>
                <w:top w:val="none" w:sz="0" w:space="0" w:color="auto"/>
                <w:left w:val="none" w:sz="0" w:space="0" w:color="auto"/>
                <w:bottom w:val="none" w:sz="0" w:space="0" w:color="auto"/>
                <w:right w:val="none" w:sz="0" w:space="0" w:color="auto"/>
              </w:divBdr>
            </w:div>
            <w:div w:id="1169641741">
              <w:marLeft w:val="0"/>
              <w:marRight w:val="0"/>
              <w:marTop w:val="0"/>
              <w:marBottom w:val="0"/>
              <w:divBdr>
                <w:top w:val="none" w:sz="0" w:space="0" w:color="auto"/>
                <w:left w:val="none" w:sz="0" w:space="0" w:color="auto"/>
                <w:bottom w:val="none" w:sz="0" w:space="0" w:color="auto"/>
                <w:right w:val="none" w:sz="0" w:space="0" w:color="auto"/>
              </w:divBdr>
            </w:div>
            <w:div w:id="162480279">
              <w:marLeft w:val="0"/>
              <w:marRight w:val="0"/>
              <w:marTop w:val="0"/>
              <w:marBottom w:val="0"/>
              <w:divBdr>
                <w:top w:val="none" w:sz="0" w:space="0" w:color="auto"/>
                <w:left w:val="none" w:sz="0" w:space="0" w:color="auto"/>
                <w:bottom w:val="none" w:sz="0" w:space="0" w:color="auto"/>
                <w:right w:val="none" w:sz="0" w:space="0" w:color="auto"/>
              </w:divBdr>
            </w:div>
            <w:div w:id="1989089503">
              <w:marLeft w:val="0"/>
              <w:marRight w:val="0"/>
              <w:marTop w:val="0"/>
              <w:marBottom w:val="0"/>
              <w:divBdr>
                <w:top w:val="none" w:sz="0" w:space="0" w:color="auto"/>
                <w:left w:val="none" w:sz="0" w:space="0" w:color="auto"/>
                <w:bottom w:val="none" w:sz="0" w:space="0" w:color="auto"/>
                <w:right w:val="none" w:sz="0" w:space="0" w:color="auto"/>
              </w:divBdr>
            </w:div>
            <w:div w:id="1125999038">
              <w:marLeft w:val="0"/>
              <w:marRight w:val="0"/>
              <w:marTop w:val="0"/>
              <w:marBottom w:val="0"/>
              <w:divBdr>
                <w:top w:val="none" w:sz="0" w:space="0" w:color="auto"/>
                <w:left w:val="none" w:sz="0" w:space="0" w:color="auto"/>
                <w:bottom w:val="none" w:sz="0" w:space="0" w:color="auto"/>
                <w:right w:val="none" w:sz="0" w:space="0" w:color="auto"/>
              </w:divBdr>
            </w:div>
            <w:div w:id="1591236074">
              <w:marLeft w:val="0"/>
              <w:marRight w:val="0"/>
              <w:marTop w:val="0"/>
              <w:marBottom w:val="0"/>
              <w:divBdr>
                <w:top w:val="none" w:sz="0" w:space="0" w:color="auto"/>
                <w:left w:val="none" w:sz="0" w:space="0" w:color="auto"/>
                <w:bottom w:val="none" w:sz="0" w:space="0" w:color="auto"/>
                <w:right w:val="none" w:sz="0" w:space="0" w:color="auto"/>
              </w:divBdr>
            </w:div>
            <w:div w:id="400638360">
              <w:marLeft w:val="0"/>
              <w:marRight w:val="0"/>
              <w:marTop w:val="0"/>
              <w:marBottom w:val="0"/>
              <w:divBdr>
                <w:top w:val="none" w:sz="0" w:space="0" w:color="auto"/>
                <w:left w:val="none" w:sz="0" w:space="0" w:color="auto"/>
                <w:bottom w:val="none" w:sz="0" w:space="0" w:color="auto"/>
                <w:right w:val="none" w:sz="0" w:space="0" w:color="auto"/>
              </w:divBdr>
            </w:div>
            <w:div w:id="1951693155">
              <w:marLeft w:val="0"/>
              <w:marRight w:val="0"/>
              <w:marTop w:val="0"/>
              <w:marBottom w:val="0"/>
              <w:divBdr>
                <w:top w:val="none" w:sz="0" w:space="0" w:color="auto"/>
                <w:left w:val="none" w:sz="0" w:space="0" w:color="auto"/>
                <w:bottom w:val="none" w:sz="0" w:space="0" w:color="auto"/>
                <w:right w:val="none" w:sz="0" w:space="0" w:color="auto"/>
              </w:divBdr>
            </w:div>
            <w:div w:id="1881473741">
              <w:marLeft w:val="0"/>
              <w:marRight w:val="0"/>
              <w:marTop w:val="0"/>
              <w:marBottom w:val="0"/>
              <w:divBdr>
                <w:top w:val="none" w:sz="0" w:space="0" w:color="auto"/>
                <w:left w:val="none" w:sz="0" w:space="0" w:color="auto"/>
                <w:bottom w:val="none" w:sz="0" w:space="0" w:color="auto"/>
                <w:right w:val="none" w:sz="0" w:space="0" w:color="auto"/>
              </w:divBdr>
            </w:div>
            <w:div w:id="2125804350">
              <w:marLeft w:val="0"/>
              <w:marRight w:val="0"/>
              <w:marTop w:val="0"/>
              <w:marBottom w:val="0"/>
              <w:divBdr>
                <w:top w:val="none" w:sz="0" w:space="0" w:color="auto"/>
                <w:left w:val="none" w:sz="0" w:space="0" w:color="auto"/>
                <w:bottom w:val="none" w:sz="0" w:space="0" w:color="auto"/>
                <w:right w:val="none" w:sz="0" w:space="0" w:color="auto"/>
              </w:divBdr>
            </w:div>
            <w:div w:id="1527987952">
              <w:marLeft w:val="0"/>
              <w:marRight w:val="0"/>
              <w:marTop w:val="0"/>
              <w:marBottom w:val="0"/>
              <w:divBdr>
                <w:top w:val="none" w:sz="0" w:space="0" w:color="auto"/>
                <w:left w:val="none" w:sz="0" w:space="0" w:color="auto"/>
                <w:bottom w:val="none" w:sz="0" w:space="0" w:color="auto"/>
                <w:right w:val="none" w:sz="0" w:space="0" w:color="auto"/>
              </w:divBdr>
            </w:div>
            <w:div w:id="48589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746183">
      <w:bodyDiv w:val="1"/>
      <w:marLeft w:val="0"/>
      <w:marRight w:val="0"/>
      <w:marTop w:val="0"/>
      <w:marBottom w:val="0"/>
      <w:divBdr>
        <w:top w:val="none" w:sz="0" w:space="0" w:color="auto"/>
        <w:left w:val="none" w:sz="0" w:space="0" w:color="auto"/>
        <w:bottom w:val="none" w:sz="0" w:space="0" w:color="auto"/>
        <w:right w:val="none" w:sz="0" w:space="0" w:color="auto"/>
      </w:divBdr>
      <w:divsChild>
        <w:div w:id="405078765">
          <w:marLeft w:val="0"/>
          <w:marRight w:val="0"/>
          <w:marTop w:val="0"/>
          <w:marBottom w:val="0"/>
          <w:divBdr>
            <w:top w:val="none" w:sz="0" w:space="0" w:color="auto"/>
            <w:left w:val="none" w:sz="0" w:space="0" w:color="auto"/>
            <w:bottom w:val="none" w:sz="0" w:space="0" w:color="auto"/>
            <w:right w:val="none" w:sz="0" w:space="0" w:color="auto"/>
          </w:divBdr>
        </w:div>
      </w:divsChild>
    </w:div>
    <w:div w:id="1061053128">
      <w:bodyDiv w:val="1"/>
      <w:marLeft w:val="0"/>
      <w:marRight w:val="0"/>
      <w:marTop w:val="0"/>
      <w:marBottom w:val="0"/>
      <w:divBdr>
        <w:top w:val="none" w:sz="0" w:space="0" w:color="auto"/>
        <w:left w:val="none" w:sz="0" w:space="0" w:color="auto"/>
        <w:bottom w:val="none" w:sz="0" w:space="0" w:color="auto"/>
        <w:right w:val="none" w:sz="0" w:space="0" w:color="auto"/>
      </w:divBdr>
      <w:divsChild>
        <w:div w:id="1373269375">
          <w:marLeft w:val="0"/>
          <w:marRight w:val="0"/>
          <w:marTop w:val="0"/>
          <w:marBottom w:val="0"/>
          <w:divBdr>
            <w:top w:val="none" w:sz="0" w:space="0" w:color="auto"/>
            <w:left w:val="none" w:sz="0" w:space="0" w:color="auto"/>
            <w:bottom w:val="none" w:sz="0" w:space="0" w:color="auto"/>
            <w:right w:val="none" w:sz="0" w:space="0" w:color="auto"/>
          </w:divBdr>
        </w:div>
      </w:divsChild>
    </w:div>
    <w:div w:id="1095511926">
      <w:bodyDiv w:val="1"/>
      <w:marLeft w:val="0"/>
      <w:marRight w:val="0"/>
      <w:marTop w:val="0"/>
      <w:marBottom w:val="0"/>
      <w:divBdr>
        <w:top w:val="none" w:sz="0" w:space="0" w:color="auto"/>
        <w:left w:val="none" w:sz="0" w:space="0" w:color="auto"/>
        <w:bottom w:val="none" w:sz="0" w:space="0" w:color="auto"/>
        <w:right w:val="none" w:sz="0" w:space="0" w:color="auto"/>
      </w:divBdr>
      <w:divsChild>
        <w:div w:id="1308165542">
          <w:marLeft w:val="0"/>
          <w:marRight w:val="0"/>
          <w:marTop w:val="0"/>
          <w:marBottom w:val="0"/>
          <w:divBdr>
            <w:top w:val="none" w:sz="0" w:space="0" w:color="auto"/>
            <w:left w:val="none" w:sz="0" w:space="0" w:color="auto"/>
            <w:bottom w:val="none" w:sz="0" w:space="0" w:color="auto"/>
            <w:right w:val="none" w:sz="0" w:space="0" w:color="auto"/>
          </w:divBdr>
        </w:div>
      </w:divsChild>
    </w:div>
    <w:div w:id="1099257028">
      <w:bodyDiv w:val="1"/>
      <w:marLeft w:val="0"/>
      <w:marRight w:val="0"/>
      <w:marTop w:val="0"/>
      <w:marBottom w:val="0"/>
      <w:divBdr>
        <w:top w:val="none" w:sz="0" w:space="0" w:color="auto"/>
        <w:left w:val="none" w:sz="0" w:space="0" w:color="auto"/>
        <w:bottom w:val="none" w:sz="0" w:space="0" w:color="auto"/>
        <w:right w:val="none" w:sz="0" w:space="0" w:color="auto"/>
      </w:divBdr>
      <w:divsChild>
        <w:div w:id="1520006030">
          <w:marLeft w:val="0"/>
          <w:marRight w:val="0"/>
          <w:marTop w:val="0"/>
          <w:marBottom w:val="0"/>
          <w:divBdr>
            <w:top w:val="none" w:sz="0" w:space="0" w:color="auto"/>
            <w:left w:val="none" w:sz="0" w:space="0" w:color="auto"/>
            <w:bottom w:val="none" w:sz="0" w:space="0" w:color="auto"/>
            <w:right w:val="none" w:sz="0" w:space="0" w:color="auto"/>
          </w:divBdr>
        </w:div>
      </w:divsChild>
    </w:div>
    <w:div w:id="1103912820">
      <w:bodyDiv w:val="1"/>
      <w:marLeft w:val="0"/>
      <w:marRight w:val="0"/>
      <w:marTop w:val="0"/>
      <w:marBottom w:val="0"/>
      <w:divBdr>
        <w:top w:val="none" w:sz="0" w:space="0" w:color="auto"/>
        <w:left w:val="none" w:sz="0" w:space="0" w:color="auto"/>
        <w:bottom w:val="none" w:sz="0" w:space="0" w:color="auto"/>
        <w:right w:val="none" w:sz="0" w:space="0" w:color="auto"/>
      </w:divBdr>
      <w:divsChild>
        <w:div w:id="140312704">
          <w:marLeft w:val="0"/>
          <w:marRight w:val="0"/>
          <w:marTop w:val="0"/>
          <w:marBottom w:val="0"/>
          <w:divBdr>
            <w:top w:val="none" w:sz="0" w:space="0" w:color="auto"/>
            <w:left w:val="none" w:sz="0" w:space="0" w:color="auto"/>
            <w:bottom w:val="none" w:sz="0" w:space="0" w:color="auto"/>
            <w:right w:val="none" w:sz="0" w:space="0" w:color="auto"/>
          </w:divBdr>
        </w:div>
      </w:divsChild>
    </w:div>
    <w:div w:id="1106198193">
      <w:bodyDiv w:val="1"/>
      <w:marLeft w:val="0"/>
      <w:marRight w:val="0"/>
      <w:marTop w:val="0"/>
      <w:marBottom w:val="0"/>
      <w:divBdr>
        <w:top w:val="none" w:sz="0" w:space="0" w:color="auto"/>
        <w:left w:val="none" w:sz="0" w:space="0" w:color="auto"/>
        <w:bottom w:val="none" w:sz="0" w:space="0" w:color="auto"/>
        <w:right w:val="none" w:sz="0" w:space="0" w:color="auto"/>
      </w:divBdr>
      <w:divsChild>
        <w:div w:id="1315143426">
          <w:marLeft w:val="0"/>
          <w:marRight w:val="0"/>
          <w:marTop w:val="0"/>
          <w:marBottom w:val="0"/>
          <w:divBdr>
            <w:top w:val="none" w:sz="0" w:space="0" w:color="auto"/>
            <w:left w:val="none" w:sz="0" w:space="0" w:color="auto"/>
            <w:bottom w:val="none" w:sz="0" w:space="0" w:color="auto"/>
            <w:right w:val="none" w:sz="0" w:space="0" w:color="auto"/>
          </w:divBdr>
        </w:div>
        <w:div w:id="760488749">
          <w:marLeft w:val="0"/>
          <w:marRight w:val="0"/>
          <w:marTop w:val="0"/>
          <w:marBottom w:val="0"/>
          <w:divBdr>
            <w:top w:val="none" w:sz="0" w:space="0" w:color="auto"/>
            <w:left w:val="none" w:sz="0" w:space="0" w:color="auto"/>
            <w:bottom w:val="none" w:sz="0" w:space="0" w:color="auto"/>
            <w:right w:val="none" w:sz="0" w:space="0" w:color="auto"/>
          </w:divBdr>
        </w:div>
        <w:div w:id="83771428">
          <w:marLeft w:val="0"/>
          <w:marRight w:val="0"/>
          <w:marTop w:val="0"/>
          <w:marBottom w:val="0"/>
          <w:divBdr>
            <w:top w:val="none" w:sz="0" w:space="0" w:color="auto"/>
            <w:left w:val="none" w:sz="0" w:space="0" w:color="auto"/>
            <w:bottom w:val="none" w:sz="0" w:space="0" w:color="auto"/>
            <w:right w:val="none" w:sz="0" w:space="0" w:color="auto"/>
          </w:divBdr>
        </w:div>
        <w:div w:id="1183789065">
          <w:marLeft w:val="0"/>
          <w:marRight w:val="0"/>
          <w:marTop w:val="0"/>
          <w:marBottom w:val="0"/>
          <w:divBdr>
            <w:top w:val="none" w:sz="0" w:space="0" w:color="auto"/>
            <w:left w:val="none" w:sz="0" w:space="0" w:color="auto"/>
            <w:bottom w:val="none" w:sz="0" w:space="0" w:color="auto"/>
            <w:right w:val="none" w:sz="0" w:space="0" w:color="auto"/>
          </w:divBdr>
        </w:div>
        <w:div w:id="1640263589">
          <w:marLeft w:val="0"/>
          <w:marRight w:val="0"/>
          <w:marTop w:val="0"/>
          <w:marBottom w:val="0"/>
          <w:divBdr>
            <w:top w:val="none" w:sz="0" w:space="0" w:color="auto"/>
            <w:left w:val="none" w:sz="0" w:space="0" w:color="auto"/>
            <w:bottom w:val="none" w:sz="0" w:space="0" w:color="auto"/>
            <w:right w:val="none" w:sz="0" w:space="0" w:color="auto"/>
          </w:divBdr>
        </w:div>
        <w:div w:id="993800015">
          <w:marLeft w:val="0"/>
          <w:marRight w:val="0"/>
          <w:marTop w:val="0"/>
          <w:marBottom w:val="0"/>
          <w:divBdr>
            <w:top w:val="none" w:sz="0" w:space="0" w:color="auto"/>
            <w:left w:val="none" w:sz="0" w:space="0" w:color="auto"/>
            <w:bottom w:val="none" w:sz="0" w:space="0" w:color="auto"/>
            <w:right w:val="none" w:sz="0" w:space="0" w:color="auto"/>
          </w:divBdr>
        </w:div>
        <w:div w:id="53697895">
          <w:marLeft w:val="0"/>
          <w:marRight w:val="0"/>
          <w:marTop w:val="0"/>
          <w:marBottom w:val="0"/>
          <w:divBdr>
            <w:top w:val="none" w:sz="0" w:space="0" w:color="auto"/>
            <w:left w:val="none" w:sz="0" w:space="0" w:color="auto"/>
            <w:bottom w:val="none" w:sz="0" w:space="0" w:color="auto"/>
            <w:right w:val="none" w:sz="0" w:space="0" w:color="auto"/>
          </w:divBdr>
        </w:div>
        <w:div w:id="1819226129">
          <w:marLeft w:val="0"/>
          <w:marRight w:val="0"/>
          <w:marTop w:val="0"/>
          <w:marBottom w:val="0"/>
          <w:divBdr>
            <w:top w:val="none" w:sz="0" w:space="0" w:color="auto"/>
            <w:left w:val="none" w:sz="0" w:space="0" w:color="auto"/>
            <w:bottom w:val="none" w:sz="0" w:space="0" w:color="auto"/>
            <w:right w:val="none" w:sz="0" w:space="0" w:color="auto"/>
          </w:divBdr>
        </w:div>
        <w:div w:id="570508632">
          <w:marLeft w:val="0"/>
          <w:marRight w:val="0"/>
          <w:marTop w:val="0"/>
          <w:marBottom w:val="0"/>
          <w:divBdr>
            <w:top w:val="none" w:sz="0" w:space="0" w:color="auto"/>
            <w:left w:val="none" w:sz="0" w:space="0" w:color="auto"/>
            <w:bottom w:val="none" w:sz="0" w:space="0" w:color="auto"/>
            <w:right w:val="none" w:sz="0" w:space="0" w:color="auto"/>
          </w:divBdr>
        </w:div>
        <w:div w:id="1675917397">
          <w:marLeft w:val="0"/>
          <w:marRight w:val="0"/>
          <w:marTop w:val="0"/>
          <w:marBottom w:val="0"/>
          <w:divBdr>
            <w:top w:val="none" w:sz="0" w:space="0" w:color="auto"/>
            <w:left w:val="none" w:sz="0" w:space="0" w:color="auto"/>
            <w:bottom w:val="none" w:sz="0" w:space="0" w:color="auto"/>
            <w:right w:val="none" w:sz="0" w:space="0" w:color="auto"/>
          </w:divBdr>
        </w:div>
        <w:div w:id="2075660057">
          <w:marLeft w:val="0"/>
          <w:marRight w:val="0"/>
          <w:marTop w:val="0"/>
          <w:marBottom w:val="0"/>
          <w:divBdr>
            <w:top w:val="none" w:sz="0" w:space="0" w:color="auto"/>
            <w:left w:val="none" w:sz="0" w:space="0" w:color="auto"/>
            <w:bottom w:val="none" w:sz="0" w:space="0" w:color="auto"/>
            <w:right w:val="none" w:sz="0" w:space="0" w:color="auto"/>
          </w:divBdr>
        </w:div>
        <w:div w:id="843978026">
          <w:marLeft w:val="0"/>
          <w:marRight w:val="0"/>
          <w:marTop w:val="0"/>
          <w:marBottom w:val="0"/>
          <w:divBdr>
            <w:top w:val="none" w:sz="0" w:space="0" w:color="auto"/>
            <w:left w:val="none" w:sz="0" w:space="0" w:color="auto"/>
            <w:bottom w:val="none" w:sz="0" w:space="0" w:color="auto"/>
            <w:right w:val="none" w:sz="0" w:space="0" w:color="auto"/>
          </w:divBdr>
        </w:div>
        <w:div w:id="1831827049">
          <w:marLeft w:val="0"/>
          <w:marRight w:val="0"/>
          <w:marTop w:val="0"/>
          <w:marBottom w:val="0"/>
          <w:divBdr>
            <w:top w:val="none" w:sz="0" w:space="0" w:color="auto"/>
            <w:left w:val="none" w:sz="0" w:space="0" w:color="auto"/>
            <w:bottom w:val="none" w:sz="0" w:space="0" w:color="auto"/>
            <w:right w:val="none" w:sz="0" w:space="0" w:color="auto"/>
          </w:divBdr>
        </w:div>
      </w:divsChild>
    </w:div>
    <w:div w:id="1106314425">
      <w:bodyDiv w:val="1"/>
      <w:marLeft w:val="0"/>
      <w:marRight w:val="0"/>
      <w:marTop w:val="0"/>
      <w:marBottom w:val="0"/>
      <w:divBdr>
        <w:top w:val="none" w:sz="0" w:space="0" w:color="auto"/>
        <w:left w:val="none" w:sz="0" w:space="0" w:color="auto"/>
        <w:bottom w:val="none" w:sz="0" w:space="0" w:color="auto"/>
        <w:right w:val="none" w:sz="0" w:space="0" w:color="auto"/>
      </w:divBdr>
      <w:divsChild>
        <w:div w:id="856769262">
          <w:marLeft w:val="0"/>
          <w:marRight w:val="0"/>
          <w:marTop w:val="0"/>
          <w:marBottom w:val="0"/>
          <w:divBdr>
            <w:top w:val="none" w:sz="0" w:space="0" w:color="auto"/>
            <w:left w:val="none" w:sz="0" w:space="0" w:color="auto"/>
            <w:bottom w:val="none" w:sz="0" w:space="0" w:color="auto"/>
            <w:right w:val="none" w:sz="0" w:space="0" w:color="auto"/>
          </w:divBdr>
          <w:divsChild>
            <w:div w:id="2049329802">
              <w:marLeft w:val="0"/>
              <w:marRight w:val="0"/>
              <w:marTop w:val="0"/>
              <w:marBottom w:val="0"/>
              <w:divBdr>
                <w:top w:val="none" w:sz="0" w:space="0" w:color="auto"/>
                <w:left w:val="none" w:sz="0" w:space="0" w:color="auto"/>
                <w:bottom w:val="none" w:sz="0" w:space="0" w:color="auto"/>
                <w:right w:val="none" w:sz="0" w:space="0" w:color="auto"/>
              </w:divBdr>
              <w:divsChild>
                <w:div w:id="2130199430">
                  <w:marLeft w:val="0"/>
                  <w:marRight w:val="0"/>
                  <w:marTop w:val="0"/>
                  <w:marBottom w:val="0"/>
                  <w:divBdr>
                    <w:top w:val="none" w:sz="0" w:space="0" w:color="auto"/>
                    <w:left w:val="none" w:sz="0" w:space="0" w:color="auto"/>
                    <w:bottom w:val="none" w:sz="0" w:space="0" w:color="auto"/>
                    <w:right w:val="none" w:sz="0" w:space="0" w:color="auto"/>
                  </w:divBdr>
                  <w:divsChild>
                    <w:div w:id="68309815">
                      <w:marLeft w:val="0"/>
                      <w:marRight w:val="0"/>
                      <w:marTop w:val="0"/>
                      <w:marBottom w:val="0"/>
                      <w:divBdr>
                        <w:top w:val="none" w:sz="0" w:space="0" w:color="auto"/>
                        <w:left w:val="none" w:sz="0" w:space="0" w:color="auto"/>
                        <w:bottom w:val="none" w:sz="0" w:space="0" w:color="auto"/>
                        <w:right w:val="none" w:sz="0" w:space="0" w:color="auto"/>
                      </w:divBdr>
                      <w:divsChild>
                        <w:div w:id="1732802011">
                          <w:marLeft w:val="0"/>
                          <w:marRight w:val="0"/>
                          <w:marTop w:val="0"/>
                          <w:marBottom w:val="0"/>
                          <w:divBdr>
                            <w:top w:val="none" w:sz="0" w:space="0" w:color="auto"/>
                            <w:left w:val="none" w:sz="0" w:space="0" w:color="auto"/>
                            <w:bottom w:val="none" w:sz="0" w:space="0" w:color="auto"/>
                            <w:right w:val="none" w:sz="0" w:space="0" w:color="auto"/>
                          </w:divBdr>
                          <w:divsChild>
                            <w:div w:id="682783374">
                              <w:marLeft w:val="0"/>
                              <w:marRight w:val="0"/>
                              <w:marTop w:val="0"/>
                              <w:marBottom w:val="0"/>
                              <w:divBdr>
                                <w:top w:val="none" w:sz="0" w:space="0" w:color="auto"/>
                                <w:left w:val="none" w:sz="0" w:space="0" w:color="auto"/>
                                <w:bottom w:val="none" w:sz="0" w:space="0" w:color="auto"/>
                                <w:right w:val="none" w:sz="0" w:space="0" w:color="auto"/>
                              </w:divBdr>
                              <w:divsChild>
                                <w:div w:id="1937129347">
                                  <w:marLeft w:val="0"/>
                                  <w:marRight w:val="0"/>
                                  <w:marTop w:val="0"/>
                                  <w:marBottom w:val="0"/>
                                  <w:divBdr>
                                    <w:top w:val="none" w:sz="0" w:space="0" w:color="auto"/>
                                    <w:left w:val="none" w:sz="0" w:space="0" w:color="auto"/>
                                    <w:bottom w:val="none" w:sz="0" w:space="0" w:color="auto"/>
                                    <w:right w:val="none" w:sz="0" w:space="0" w:color="auto"/>
                                  </w:divBdr>
                                  <w:divsChild>
                                    <w:div w:id="571547496">
                                      <w:marLeft w:val="0"/>
                                      <w:marRight w:val="0"/>
                                      <w:marTop w:val="0"/>
                                      <w:marBottom w:val="0"/>
                                      <w:divBdr>
                                        <w:top w:val="none" w:sz="0" w:space="0" w:color="auto"/>
                                        <w:left w:val="none" w:sz="0" w:space="0" w:color="auto"/>
                                        <w:bottom w:val="none" w:sz="0" w:space="0" w:color="auto"/>
                                        <w:right w:val="none" w:sz="0" w:space="0" w:color="auto"/>
                                      </w:divBdr>
                                      <w:divsChild>
                                        <w:div w:id="1021854082">
                                          <w:marLeft w:val="0"/>
                                          <w:marRight w:val="0"/>
                                          <w:marTop w:val="0"/>
                                          <w:marBottom w:val="0"/>
                                          <w:divBdr>
                                            <w:top w:val="none" w:sz="0" w:space="0" w:color="auto"/>
                                            <w:left w:val="none" w:sz="0" w:space="0" w:color="auto"/>
                                            <w:bottom w:val="none" w:sz="0" w:space="0" w:color="auto"/>
                                            <w:right w:val="none" w:sz="0" w:space="0" w:color="auto"/>
                                          </w:divBdr>
                                          <w:divsChild>
                                            <w:div w:id="1567498164">
                                              <w:marLeft w:val="0"/>
                                              <w:marRight w:val="0"/>
                                              <w:marTop w:val="0"/>
                                              <w:marBottom w:val="0"/>
                                              <w:divBdr>
                                                <w:top w:val="none" w:sz="0" w:space="0" w:color="auto"/>
                                                <w:left w:val="none" w:sz="0" w:space="0" w:color="auto"/>
                                                <w:bottom w:val="none" w:sz="0" w:space="0" w:color="auto"/>
                                                <w:right w:val="none" w:sz="0" w:space="0" w:color="auto"/>
                                              </w:divBdr>
                                              <w:divsChild>
                                                <w:div w:id="29151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9366422">
                              <w:marLeft w:val="0"/>
                              <w:marRight w:val="0"/>
                              <w:marTop w:val="0"/>
                              <w:marBottom w:val="0"/>
                              <w:divBdr>
                                <w:top w:val="none" w:sz="0" w:space="0" w:color="auto"/>
                                <w:left w:val="none" w:sz="0" w:space="0" w:color="auto"/>
                                <w:bottom w:val="none" w:sz="0" w:space="0" w:color="auto"/>
                                <w:right w:val="none" w:sz="0" w:space="0" w:color="auto"/>
                              </w:divBdr>
                              <w:divsChild>
                                <w:div w:id="1781291402">
                                  <w:marLeft w:val="0"/>
                                  <w:marRight w:val="0"/>
                                  <w:marTop w:val="0"/>
                                  <w:marBottom w:val="0"/>
                                  <w:divBdr>
                                    <w:top w:val="none" w:sz="0" w:space="0" w:color="auto"/>
                                    <w:left w:val="none" w:sz="0" w:space="0" w:color="auto"/>
                                    <w:bottom w:val="none" w:sz="0" w:space="0" w:color="auto"/>
                                    <w:right w:val="none" w:sz="0" w:space="0" w:color="auto"/>
                                  </w:divBdr>
                                  <w:divsChild>
                                    <w:div w:id="1812675397">
                                      <w:marLeft w:val="0"/>
                                      <w:marRight w:val="0"/>
                                      <w:marTop w:val="0"/>
                                      <w:marBottom w:val="0"/>
                                      <w:divBdr>
                                        <w:top w:val="none" w:sz="0" w:space="0" w:color="auto"/>
                                        <w:left w:val="none" w:sz="0" w:space="0" w:color="auto"/>
                                        <w:bottom w:val="none" w:sz="0" w:space="0" w:color="auto"/>
                                        <w:right w:val="none" w:sz="0" w:space="0" w:color="auto"/>
                                      </w:divBdr>
                                      <w:divsChild>
                                        <w:div w:id="1508669792">
                                          <w:marLeft w:val="0"/>
                                          <w:marRight w:val="0"/>
                                          <w:marTop w:val="0"/>
                                          <w:marBottom w:val="0"/>
                                          <w:divBdr>
                                            <w:top w:val="none" w:sz="0" w:space="0" w:color="auto"/>
                                            <w:left w:val="none" w:sz="0" w:space="0" w:color="auto"/>
                                            <w:bottom w:val="none" w:sz="0" w:space="0" w:color="auto"/>
                                            <w:right w:val="none" w:sz="0" w:space="0" w:color="auto"/>
                                          </w:divBdr>
                                          <w:divsChild>
                                            <w:div w:id="136075786">
                                              <w:marLeft w:val="0"/>
                                              <w:marRight w:val="0"/>
                                              <w:marTop w:val="0"/>
                                              <w:marBottom w:val="0"/>
                                              <w:divBdr>
                                                <w:top w:val="none" w:sz="0" w:space="0" w:color="auto"/>
                                                <w:left w:val="none" w:sz="0" w:space="0" w:color="auto"/>
                                                <w:bottom w:val="none" w:sz="0" w:space="0" w:color="auto"/>
                                                <w:right w:val="none" w:sz="0" w:space="0" w:color="auto"/>
                                              </w:divBdr>
                                              <w:divsChild>
                                                <w:div w:id="2038847424">
                                                  <w:marLeft w:val="0"/>
                                                  <w:marRight w:val="0"/>
                                                  <w:marTop w:val="0"/>
                                                  <w:marBottom w:val="0"/>
                                                  <w:divBdr>
                                                    <w:top w:val="none" w:sz="0" w:space="0" w:color="auto"/>
                                                    <w:left w:val="none" w:sz="0" w:space="0" w:color="auto"/>
                                                    <w:bottom w:val="none" w:sz="0" w:space="0" w:color="auto"/>
                                                    <w:right w:val="none" w:sz="0" w:space="0" w:color="auto"/>
                                                  </w:divBdr>
                                                  <w:divsChild>
                                                    <w:div w:id="595478413">
                                                      <w:marLeft w:val="0"/>
                                                      <w:marRight w:val="0"/>
                                                      <w:marTop w:val="0"/>
                                                      <w:marBottom w:val="0"/>
                                                      <w:divBdr>
                                                        <w:top w:val="none" w:sz="0" w:space="0" w:color="auto"/>
                                                        <w:left w:val="none" w:sz="0" w:space="0" w:color="auto"/>
                                                        <w:bottom w:val="none" w:sz="0" w:space="0" w:color="auto"/>
                                                        <w:right w:val="none" w:sz="0" w:space="0" w:color="auto"/>
                                                      </w:divBdr>
                                                      <w:divsChild>
                                                        <w:div w:id="278804425">
                                                          <w:marLeft w:val="0"/>
                                                          <w:marRight w:val="0"/>
                                                          <w:marTop w:val="0"/>
                                                          <w:marBottom w:val="0"/>
                                                          <w:divBdr>
                                                            <w:top w:val="none" w:sz="0" w:space="0" w:color="auto"/>
                                                            <w:left w:val="none" w:sz="0" w:space="0" w:color="auto"/>
                                                            <w:bottom w:val="none" w:sz="0" w:space="0" w:color="auto"/>
                                                            <w:right w:val="none" w:sz="0" w:space="0" w:color="auto"/>
                                                          </w:divBdr>
                                                          <w:divsChild>
                                                            <w:div w:id="1517420928">
                                                              <w:marLeft w:val="0"/>
                                                              <w:marRight w:val="0"/>
                                                              <w:marTop w:val="0"/>
                                                              <w:marBottom w:val="0"/>
                                                              <w:divBdr>
                                                                <w:top w:val="none" w:sz="0" w:space="0" w:color="auto"/>
                                                                <w:left w:val="none" w:sz="0" w:space="0" w:color="auto"/>
                                                                <w:bottom w:val="none" w:sz="0" w:space="0" w:color="auto"/>
                                                                <w:right w:val="none" w:sz="0" w:space="0" w:color="auto"/>
                                                              </w:divBdr>
                                                              <w:divsChild>
                                                                <w:div w:id="1728605846">
                                                                  <w:marLeft w:val="0"/>
                                                                  <w:marRight w:val="0"/>
                                                                  <w:marTop w:val="0"/>
                                                                  <w:marBottom w:val="0"/>
                                                                  <w:divBdr>
                                                                    <w:top w:val="none" w:sz="0" w:space="0" w:color="auto"/>
                                                                    <w:left w:val="none" w:sz="0" w:space="0" w:color="auto"/>
                                                                    <w:bottom w:val="none" w:sz="0" w:space="0" w:color="auto"/>
                                                                    <w:right w:val="none" w:sz="0" w:space="0" w:color="auto"/>
                                                                  </w:divBdr>
                                                                </w:div>
                                                                <w:div w:id="12932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038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9680022">
              <w:marLeft w:val="0"/>
              <w:marRight w:val="0"/>
              <w:marTop w:val="0"/>
              <w:marBottom w:val="0"/>
              <w:divBdr>
                <w:top w:val="none" w:sz="0" w:space="0" w:color="auto"/>
                <w:left w:val="none" w:sz="0" w:space="0" w:color="auto"/>
                <w:bottom w:val="none" w:sz="0" w:space="0" w:color="auto"/>
                <w:right w:val="none" w:sz="0" w:space="0" w:color="auto"/>
              </w:divBdr>
              <w:divsChild>
                <w:div w:id="1222133635">
                  <w:marLeft w:val="0"/>
                  <w:marRight w:val="0"/>
                  <w:marTop w:val="0"/>
                  <w:marBottom w:val="0"/>
                  <w:divBdr>
                    <w:top w:val="none" w:sz="0" w:space="0" w:color="auto"/>
                    <w:left w:val="none" w:sz="0" w:space="0" w:color="auto"/>
                    <w:bottom w:val="none" w:sz="0" w:space="0" w:color="auto"/>
                    <w:right w:val="none" w:sz="0" w:space="0" w:color="auto"/>
                  </w:divBdr>
                  <w:divsChild>
                    <w:div w:id="1277981162">
                      <w:marLeft w:val="0"/>
                      <w:marRight w:val="0"/>
                      <w:marTop w:val="0"/>
                      <w:marBottom w:val="0"/>
                      <w:divBdr>
                        <w:top w:val="none" w:sz="0" w:space="0" w:color="auto"/>
                        <w:left w:val="none" w:sz="0" w:space="0" w:color="auto"/>
                        <w:bottom w:val="none" w:sz="0" w:space="0" w:color="auto"/>
                        <w:right w:val="none" w:sz="0" w:space="0" w:color="auto"/>
                      </w:divBdr>
                      <w:divsChild>
                        <w:div w:id="520435444">
                          <w:marLeft w:val="0"/>
                          <w:marRight w:val="0"/>
                          <w:marTop w:val="0"/>
                          <w:marBottom w:val="0"/>
                          <w:divBdr>
                            <w:top w:val="none" w:sz="0" w:space="0" w:color="auto"/>
                            <w:left w:val="none" w:sz="0" w:space="0" w:color="auto"/>
                            <w:bottom w:val="none" w:sz="0" w:space="0" w:color="auto"/>
                            <w:right w:val="none" w:sz="0" w:space="0" w:color="auto"/>
                          </w:divBdr>
                          <w:divsChild>
                            <w:div w:id="147216259">
                              <w:marLeft w:val="0"/>
                              <w:marRight w:val="0"/>
                              <w:marTop w:val="0"/>
                              <w:marBottom w:val="0"/>
                              <w:divBdr>
                                <w:top w:val="none" w:sz="0" w:space="0" w:color="auto"/>
                                <w:left w:val="none" w:sz="0" w:space="0" w:color="auto"/>
                                <w:bottom w:val="none" w:sz="0" w:space="0" w:color="auto"/>
                                <w:right w:val="none" w:sz="0" w:space="0" w:color="auto"/>
                              </w:divBdr>
                              <w:divsChild>
                                <w:div w:id="498081491">
                                  <w:marLeft w:val="0"/>
                                  <w:marRight w:val="0"/>
                                  <w:marTop w:val="0"/>
                                  <w:marBottom w:val="0"/>
                                  <w:divBdr>
                                    <w:top w:val="none" w:sz="0" w:space="0" w:color="auto"/>
                                    <w:left w:val="none" w:sz="0" w:space="0" w:color="auto"/>
                                    <w:bottom w:val="none" w:sz="0" w:space="0" w:color="auto"/>
                                    <w:right w:val="none" w:sz="0" w:space="0" w:color="auto"/>
                                  </w:divBdr>
                                  <w:divsChild>
                                    <w:div w:id="124202768">
                                      <w:marLeft w:val="0"/>
                                      <w:marRight w:val="0"/>
                                      <w:marTop w:val="0"/>
                                      <w:marBottom w:val="0"/>
                                      <w:divBdr>
                                        <w:top w:val="none" w:sz="0" w:space="0" w:color="auto"/>
                                        <w:left w:val="none" w:sz="0" w:space="0" w:color="auto"/>
                                        <w:bottom w:val="none" w:sz="0" w:space="0" w:color="auto"/>
                                        <w:right w:val="none" w:sz="0" w:space="0" w:color="auto"/>
                                      </w:divBdr>
                                      <w:divsChild>
                                        <w:div w:id="1178543467">
                                          <w:marLeft w:val="0"/>
                                          <w:marRight w:val="0"/>
                                          <w:marTop w:val="0"/>
                                          <w:marBottom w:val="0"/>
                                          <w:divBdr>
                                            <w:top w:val="none" w:sz="0" w:space="0" w:color="auto"/>
                                            <w:left w:val="none" w:sz="0" w:space="0" w:color="auto"/>
                                            <w:bottom w:val="none" w:sz="0" w:space="0" w:color="auto"/>
                                            <w:right w:val="none" w:sz="0" w:space="0" w:color="auto"/>
                                          </w:divBdr>
                                          <w:divsChild>
                                            <w:div w:id="1270772449">
                                              <w:marLeft w:val="0"/>
                                              <w:marRight w:val="0"/>
                                              <w:marTop w:val="0"/>
                                              <w:marBottom w:val="0"/>
                                              <w:divBdr>
                                                <w:top w:val="none" w:sz="0" w:space="0" w:color="auto"/>
                                                <w:left w:val="none" w:sz="0" w:space="0" w:color="auto"/>
                                                <w:bottom w:val="none" w:sz="0" w:space="0" w:color="auto"/>
                                                <w:right w:val="none" w:sz="0" w:space="0" w:color="auto"/>
                                              </w:divBdr>
                                              <w:divsChild>
                                                <w:div w:id="3658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5175275">
                              <w:marLeft w:val="0"/>
                              <w:marRight w:val="0"/>
                              <w:marTop w:val="0"/>
                              <w:marBottom w:val="0"/>
                              <w:divBdr>
                                <w:top w:val="none" w:sz="0" w:space="0" w:color="auto"/>
                                <w:left w:val="none" w:sz="0" w:space="0" w:color="auto"/>
                                <w:bottom w:val="none" w:sz="0" w:space="0" w:color="auto"/>
                                <w:right w:val="none" w:sz="0" w:space="0" w:color="auto"/>
                              </w:divBdr>
                              <w:divsChild>
                                <w:div w:id="968589152">
                                  <w:marLeft w:val="0"/>
                                  <w:marRight w:val="0"/>
                                  <w:marTop w:val="0"/>
                                  <w:marBottom w:val="0"/>
                                  <w:divBdr>
                                    <w:top w:val="none" w:sz="0" w:space="0" w:color="auto"/>
                                    <w:left w:val="none" w:sz="0" w:space="0" w:color="auto"/>
                                    <w:bottom w:val="none" w:sz="0" w:space="0" w:color="auto"/>
                                    <w:right w:val="none" w:sz="0" w:space="0" w:color="auto"/>
                                  </w:divBdr>
                                  <w:divsChild>
                                    <w:div w:id="455879154">
                                      <w:marLeft w:val="0"/>
                                      <w:marRight w:val="0"/>
                                      <w:marTop w:val="0"/>
                                      <w:marBottom w:val="0"/>
                                      <w:divBdr>
                                        <w:top w:val="none" w:sz="0" w:space="0" w:color="auto"/>
                                        <w:left w:val="none" w:sz="0" w:space="0" w:color="auto"/>
                                        <w:bottom w:val="none" w:sz="0" w:space="0" w:color="auto"/>
                                        <w:right w:val="none" w:sz="0" w:space="0" w:color="auto"/>
                                      </w:divBdr>
                                      <w:divsChild>
                                        <w:div w:id="1599095789">
                                          <w:marLeft w:val="0"/>
                                          <w:marRight w:val="0"/>
                                          <w:marTop w:val="0"/>
                                          <w:marBottom w:val="0"/>
                                          <w:divBdr>
                                            <w:top w:val="none" w:sz="0" w:space="0" w:color="auto"/>
                                            <w:left w:val="none" w:sz="0" w:space="0" w:color="auto"/>
                                            <w:bottom w:val="none" w:sz="0" w:space="0" w:color="auto"/>
                                            <w:right w:val="none" w:sz="0" w:space="0" w:color="auto"/>
                                          </w:divBdr>
                                          <w:divsChild>
                                            <w:div w:id="618269172">
                                              <w:marLeft w:val="0"/>
                                              <w:marRight w:val="0"/>
                                              <w:marTop w:val="0"/>
                                              <w:marBottom w:val="0"/>
                                              <w:divBdr>
                                                <w:top w:val="none" w:sz="0" w:space="0" w:color="auto"/>
                                                <w:left w:val="none" w:sz="0" w:space="0" w:color="auto"/>
                                                <w:bottom w:val="none" w:sz="0" w:space="0" w:color="auto"/>
                                                <w:right w:val="none" w:sz="0" w:space="0" w:color="auto"/>
                                              </w:divBdr>
                                              <w:divsChild>
                                                <w:div w:id="1422414421">
                                                  <w:marLeft w:val="0"/>
                                                  <w:marRight w:val="0"/>
                                                  <w:marTop w:val="0"/>
                                                  <w:marBottom w:val="0"/>
                                                  <w:divBdr>
                                                    <w:top w:val="none" w:sz="0" w:space="0" w:color="auto"/>
                                                    <w:left w:val="none" w:sz="0" w:space="0" w:color="auto"/>
                                                    <w:bottom w:val="none" w:sz="0" w:space="0" w:color="auto"/>
                                                    <w:right w:val="none" w:sz="0" w:space="0" w:color="auto"/>
                                                  </w:divBdr>
                                                  <w:divsChild>
                                                    <w:div w:id="995694606">
                                                      <w:marLeft w:val="0"/>
                                                      <w:marRight w:val="0"/>
                                                      <w:marTop w:val="0"/>
                                                      <w:marBottom w:val="0"/>
                                                      <w:divBdr>
                                                        <w:top w:val="none" w:sz="0" w:space="0" w:color="auto"/>
                                                        <w:left w:val="none" w:sz="0" w:space="0" w:color="auto"/>
                                                        <w:bottom w:val="none" w:sz="0" w:space="0" w:color="auto"/>
                                                        <w:right w:val="none" w:sz="0" w:space="0" w:color="auto"/>
                                                      </w:divBdr>
                                                      <w:divsChild>
                                                        <w:div w:id="32580028">
                                                          <w:marLeft w:val="0"/>
                                                          <w:marRight w:val="0"/>
                                                          <w:marTop w:val="0"/>
                                                          <w:marBottom w:val="0"/>
                                                          <w:divBdr>
                                                            <w:top w:val="none" w:sz="0" w:space="0" w:color="auto"/>
                                                            <w:left w:val="none" w:sz="0" w:space="0" w:color="auto"/>
                                                            <w:bottom w:val="none" w:sz="0" w:space="0" w:color="auto"/>
                                                            <w:right w:val="none" w:sz="0" w:space="0" w:color="auto"/>
                                                          </w:divBdr>
                                                          <w:divsChild>
                                                            <w:div w:id="1794900875">
                                                              <w:marLeft w:val="0"/>
                                                              <w:marRight w:val="0"/>
                                                              <w:marTop w:val="0"/>
                                                              <w:marBottom w:val="0"/>
                                                              <w:divBdr>
                                                                <w:top w:val="none" w:sz="0" w:space="0" w:color="auto"/>
                                                                <w:left w:val="none" w:sz="0" w:space="0" w:color="auto"/>
                                                                <w:bottom w:val="none" w:sz="0" w:space="0" w:color="auto"/>
                                                                <w:right w:val="none" w:sz="0" w:space="0" w:color="auto"/>
                                                              </w:divBdr>
                                                              <w:divsChild>
                                                                <w:div w:id="147471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787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20492671">
      <w:bodyDiv w:val="1"/>
      <w:marLeft w:val="0"/>
      <w:marRight w:val="0"/>
      <w:marTop w:val="0"/>
      <w:marBottom w:val="0"/>
      <w:divBdr>
        <w:top w:val="none" w:sz="0" w:space="0" w:color="auto"/>
        <w:left w:val="none" w:sz="0" w:space="0" w:color="auto"/>
        <w:bottom w:val="none" w:sz="0" w:space="0" w:color="auto"/>
        <w:right w:val="none" w:sz="0" w:space="0" w:color="auto"/>
      </w:divBdr>
      <w:divsChild>
        <w:div w:id="1984311494">
          <w:marLeft w:val="0"/>
          <w:marRight w:val="0"/>
          <w:marTop w:val="0"/>
          <w:marBottom w:val="0"/>
          <w:divBdr>
            <w:top w:val="none" w:sz="0" w:space="0" w:color="auto"/>
            <w:left w:val="none" w:sz="0" w:space="0" w:color="auto"/>
            <w:bottom w:val="none" w:sz="0" w:space="0" w:color="auto"/>
            <w:right w:val="none" w:sz="0" w:space="0" w:color="auto"/>
          </w:divBdr>
        </w:div>
      </w:divsChild>
    </w:div>
    <w:div w:id="1135489063">
      <w:bodyDiv w:val="1"/>
      <w:marLeft w:val="0"/>
      <w:marRight w:val="0"/>
      <w:marTop w:val="0"/>
      <w:marBottom w:val="0"/>
      <w:divBdr>
        <w:top w:val="none" w:sz="0" w:space="0" w:color="auto"/>
        <w:left w:val="none" w:sz="0" w:space="0" w:color="auto"/>
        <w:bottom w:val="none" w:sz="0" w:space="0" w:color="auto"/>
        <w:right w:val="none" w:sz="0" w:space="0" w:color="auto"/>
      </w:divBdr>
      <w:divsChild>
        <w:div w:id="188686493">
          <w:marLeft w:val="0"/>
          <w:marRight w:val="0"/>
          <w:marTop w:val="0"/>
          <w:marBottom w:val="0"/>
          <w:divBdr>
            <w:top w:val="none" w:sz="0" w:space="0" w:color="auto"/>
            <w:left w:val="none" w:sz="0" w:space="0" w:color="auto"/>
            <w:bottom w:val="none" w:sz="0" w:space="0" w:color="auto"/>
            <w:right w:val="none" w:sz="0" w:space="0" w:color="auto"/>
          </w:divBdr>
        </w:div>
      </w:divsChild>
    </w:div>
    <w:div w:id="1136339923">
      <w:bodyDiv w:val="1"/>
      <w:marLeft w:val="0"/>
      <w:marRight w:val="0"/>
      <w:marTop w:val="0"/>
      <w:marBottom w:val="0"/>
      <w:divBdr>
        <w:top w:val="none" w:sz="0" w:space="0" w:color="auto"/>
        <w:left w:val="none" w:sz="0" w:space="0" w:color="auto"/>
        <w:bottom w:val="none" w:sz="0" w:space="0" w:color="auto"/>
        <w:right w:val="none" w:sz="0" w:space="0" w:color="auto"/>
      </w:divBdr>
      <w:divsChild>
        <w:div w:id="305203684">
          <w:marLeft w:val="0"/>
          <w:marRight w:val="0"/>
          <w:marTop w:val="0"/>
          <w:marBottom w:val="0"/>
          <w:divBdr>
            <w:top w:val="none" w:sz="0" w:space="0" w:color="auto"/>
            <w:left w:val="none" w:sz="0" w:space="0" w:color="auto"/>
            <w:bottom w:val="none" w:sz="0" w:space="0" w:color="auto"/>
            <w:right w:val="none" w:sz="0" w:space="0" w:color="auto"/>
          </w:divBdr>
        </w:div>
        <w:div w:id="201990008">
          <w:marLeft w:val="0"/>
          <w:marRight w:val="0"/>
          <w:marTop w:val="0"/>
          <w:marBottom w:val="0"/>
          <w:divBdr>
            <w:top w:val="none" w:sz="0" w:space="0" w:color="auto"/>
            <w:left w:val="none" w:sz="0" w:space="0" w:color="auto"/>
            <w:bottom w:val="none" w:sz="0" w:space="0" w:color="auto"/>
            <w:right w:val="none" w:sz="0" w:space="0" w:color="auto"/>
          </w:divBdr>
        </w:div>
        <w:div w:id="1605184379">
          <w:marLeft w:val="0"/>
          <w:marRight w:val="0"/>
          <w:marTop w:val="0"/>
          <w:marBottom w:val="0"/>
          <w:divBdr>
            <w:top w:val="none" w:sz="0" w:space="0" w:color="auto"/>
            <w:left w:val="none" w:sz="0" w:space="0" w:color="auto"/>
            <w:bottom w:val="none" w:sz="0" w:space="0" w:color="auto"/>
            <w:right w:val="none" w:sz="0" w:space="0" w:color="auto"/>
          </w:divBdr>
        </w:div>
        <w:div w:id="657804191">
          <w:marLeft w:val="0"/>
          <w:marRight w:val="0"/>
          <w:marTop w:val="0"/>
          <w:marBottom w:val="0"/>
          <w:divBdr>
            <w:top w:val="none" w:sz="0" w:space="0" w:color="auto"/>
            <w:left w:val="none" w:sz="0" w:space="0" w:color="auto"/>
            <w:bottom w:val="none" w:sz="0" w:space="0" w:color="auto"/>
            <w:right w:val="none" w:sz="0" w:space="0" w:color="auto"/>
          </w:divBdr>
        </w:div>
        <w:div w:id="809129992">
          <w:marLeft w:val="0"/>
          <w:marRight w:val="0"/>
          <w:marTop w:val="0"/>
          <w:marBottom w:val="0"/>
          <w:divBdr>
            <w:top w:val="none" w:sz="0" w:space="0" w:color="auto"/>
            <w:left w:val="none" w:sz="0" w:space="0" w:color="auto"/>
            <w:bottom w:val="none" w:sz="0" w:space="0" w:color="auto"/>
            <w:right w:val="none" w:sz="0" w:space="0" w:color="auto"/>
          </w:divBdr>
        </w:div>
      </w:divsChild>
    </w:div>
    <w:div w:id="1157068181">
      <w:bodyDiv w:val="1"/>
      <w:marLeft w:val="0"/>
      <w:marRight w:val="0"/>
      <w:marTop w:val="0"/>
      <w:marBottom w:val="0"/>
      <w:divBdr>
        <w:top w:val="none" w:sz="0" w:space="0" w:color="auto"/>
        <w:left w:val="none" w:sz="0" w:space="0" w:color="auto"/>
        <w:bottom w:val="none" w:sz="0" w:space="0" w:color="auto"/>
        <w:right w:val="none" w:sz="0" w:space="0" w:color="auto"/>
      </w:divBdr>
      <w:divsChild>
        <w:div w:id="1752241185">
          <w:marLeft w:val="0"/>
          <w:marRight w:val="0"/>
          <w:marTop w:val="0"/>
          <w:marBottom w:val="0"/>
          <w:divBdr>
            <w:top w:val="none" w:sz="0" w:space="0" w:color="auto"/>
            <w:left w:val="none" w:sz="0" w:space="0" w:color="auto"/>
            <w:bottom w:val="none" w:sz="0" w:space="0" w:color="auto"/>
            <w:right w:val="none" w:sz="0" w:space="0" w:color="auto"/>
          </w:divBdr>
          <w:divsChild>
            <w:div w:id="73011257">
              <w:marLeft w:val="0"/>
              <w:marRight w:val="0"/>
              <w:marTop w:val="0"/>
              <w:marBottom w:val="0"/>
              <w:divBdr>
                <w:top w:val="single" w:sz="4" w:space="6" w:color="auto"/>
                <w:left w:val="single" w:sz="4" w:space="12" w:color="auto"/>
                <w:bottom w:val="single" w:sz="4" w:space="6" w:color="auto"/>
                <w:right w:val="single" w:sz="4" w:space="12" w:color="auto"/>
              </w:divBdr>
              <w:divsChild>
                <w:div w:id="76018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9031843">
      <w:bodyDiv w:val="1"/>
      <w:marLeft w:val="0"/>
      <w:marRight w:val="0"/>
      <w:marTop w:val="0"/>
      <w:marBottom w:val="0"/>
      <w:divBdr>
        <w:top w:val="none" w:sz="0" w:space="0" w:color="auto"/>
        <w:left w:val="none" w:sz="0" w:space="0" w:color="auto"/>
        <w:bottom w:val="none" w:sz="0" w:space="0" w:color="auto"/>
        <w:right w:val="none" w:sz="0" w:space="0" w:color="auto"/>
      </w:divBdr>
      <w:divsChild>
        <w:div w:id="1603807125">
          <w:marLeft w:val="0"/>
          <w:marRight w:val="0"/>
          <w:marTop w:val="0"/>
          <w:marBottom w:val="0"/>
          <w:divBdr>
            <w:top w:val="none" w:sz="0" w:space="0" w:color="auto"/>
            <w:left w:val="none" w:sz="0" w:space="0" w:color="auto"/>
            <w:bottom w:val="none" w:sz="0" w:space="0" w:color="auto"/>
            <w:right w:val="none" w:sz="0" w:space="0" w:color="auto"/>
          </w:divBdr>
        </w:div>
        <w:div w:id="331297025">
          <w:marLeft w:val="0"/>
          <w:marRight w:val="0"/>
          <w:marTop w:val="0"/>
          <w:marBottom w:val="0"/>
          <w:divBdr>
            <w:top w:val="none" w:sz="0" w:space="0" w:color="auto"/>
            <w:left w:val="none" w:sz="0" w:space="0" w:color="auto"/>
            <w:bottom w:val="none" w:sz="0" w:space="0" w:color="auto"/>
            <w:right w:val="none" w:sz="0" w:space="0" w:color="auto"/>
          </w:divBdr>
        </w:div>
        <w:div w:id="403842483">
          <w:marLeft w:val="0"/>
          <w:marRight w:val="0"/>
          <w:marTop w:val="0"/>
          <w:marBottom w:val="0"/>
          <w:divBdr>
            <w:top w:val="none" w:sz="0" w:space="0" w:color="auto"/>
            <w:left w:val="none" w:sz="0" w:space="0" w:color="auto"/>
            <w:bottom w:val="none" w:sz="0" w:space="0" w:color="auto"/>
            <w:right w:val="none" w:sz="0" w:space="0" w:color="auto"/>
          </w:divBdr>
        </w:div>
        <w:div w:id="1519663484">
          <w:marLeft w:val="0"/>
          <w:marRight w:val="0"/>
          <w:marTop w:val="0"/>
          <w:marBottom w:val="0"/>
          <w:divBdr>
            <w:top w:val="none" w:sz="0" w:space="0" w:color="auto"/>
            <w:left w:val="none" w:sz="0" w:space="0" w:color="auto"/>
            <w:bottom w:val="none" w:sz="0" w:space="0" w:color="auto"/>
            <w:right w:val="none" w:sz="0" w:space="0" w:color="auto"/>
          </w:divBdr>
        </w:div>
        <w:div w:id="1866596984">
          <w:marLeft w:val="0"/>
          <w:marRight w:val="0"/>
          <w:marTop w:val="0"/>
          <w:marBottom w:val="0"/>
          <w:divBdr>
            <w:top w:val="none" w:sz="0" w:space="0" w:color="auto"/>
            <w:left w:val="none" w:sz="0" w:space="0" w:color="auto"/>
            <w:bottom w:val="none" w:sz="0" w:space="0" w:color="auto"/>
            <w:right w:val="none" w:sz="0" w:space="0" w:color="auto"/>
          </w:divBdr>
        </w:div>
        <w:div w:id="1349454083">
          <w:marLeft w:val="0"/>
          <w:marRight w:val="0"/>
          <w:marTop w:val="0"/>
          <w:marBottom w:val="0"/>
          <w:divBdr>
            <w:top w:val="none" w:sz="0" w:space="0" w:color="auto"/>
            <w:left w:val="none" w:sz="0" w:space="0" w:color="auto"/>
            <w:bottom w:val="none" w:sz="0" w:space="0" w:color="auto"/>
            <w:right w:val="none" w:sz="0" w:space="0" w:color="auto"/>
          </w:divBdr>
        </w:div>
      </w:divsChild>
    </w:div>
    <w:div w:id="1161385451">
      <w:bodyDiv w:val="1"/>
      <w:marLeft w:val="0"/>
      <w:marRight w:val="0"/>
      <w:marTop w:val="0"/>
      <w:marBottom w:val="0"/>
      <w:divBdr>
        <w:top w:val="none" w:sz="0" w:space="0" w:color="auto"/>
        <w:left w:val="none" w:sz="0" w:space="0" w:color="auto"/>
        <w:bottom w:val="none" w:sz="0" w:space="0" w:color="auto"/>
        <w:right w:val="none" w:sz="0" w:space="0" w:color="auto"/>
      </w:divBdr>
      <w:divsChild>
        <w:div w:id="165176085">
          <w:marLeft w:val="0"/>
          <w:marRight w:val="0"/>
          <w:marTop w:val="0"/>
          <w:marBottom w:val="0"/>
          <w:divBdr>
            <w:top w:val="none" w:sz="0" w:space="0" w:color="auto"/>
            <w:left w:val="none" w:sz="0" w:space="0" w:color="auto"/>
            <w:bottom w:val="none" w:sz="0" w:space="0" w:color="auto"/>
            <w:right w:val="none" w:sz="0" w:space="0" w:color="auto"/>
          </w:divBdr>
        </w:div>
      </w:divsChild>
    </w:div>
    <w:div w:id="1162741321">
      <w:bodyDiv w:val="1"/>
      <w:marLeft w:val="0"/>
      <w:marRight w:val="0"/>
      <w:marTop w:val="0"/>
      <w:marBottom w:val="0"/>
      <w:divBdr>
        <w:top w:val="none" w:sz="0" w:space="0" w:color="auto"/>
        <w:left w:val="none" w:sz="0" w:space="0" w:color="auto"/>
        <w:bottom w:val="none" w:sz="0" w:space="0" w:color="auto"/>
        <w:right w:val="none" w:sz="0" w:space="0" w:color="auto"/>
      </w:divBdr>
      <w:divsChild>
        <w:div w:id="1973440156">
          <w:marLeft w:val="0"/>
          <w:marRight w:val="0"/>
          <w:marTop w:val="0"/>
          <w:marBottom w:val="0"/>
          <w:divBdr>
            <w:top w:val="none" w:sz="0" w:space="0" w:color="auto"/>
            <w:left w:val="none" w:sz="0" w:space="0" w:color="auto"/>
            <w:bottom w:val="none" w:sz="0" w:space="0" w:color="auto"/>
            <w:right w:val="none" w:sz="0" w:space="0" w:color="auto"/>
          </w:divBdr>
        </w:div>
      </w:divsChild>
    </w:div>
    <w:div w:id="1165823003">
      <w:bodyDiv w:val="1"/>
      <w:marLeft w:val="0"/>
      <w:marRight w:val="0"/>
      <w:marTop w:val="0"/>
      <w:marBottom w:val="0"/>
      <w:divBdr>
        <w:top w:val="none" w:sz="0" w:space="0" w:color="auto"/>
        <w:left w:val="none" w:sz="0" w:space="0" w:color="auto"/>
        <w:bottom w:val="none" w:sz="0" w:space="0" w:color="auto"/>
        <w:right w:val="none" w:sz="0" w:space="0" w:color="auto"/>
      </w:divBdr>
      <w:divsChild>
        <w:div w:id="1363632407">
          <w:marLeft w:val="0"/>
          <w:marRight w:val="0"/>
          <w:marTop w:val="0"/>
          <w:marBottom w:val="0"/>
          <w:divBdr>
            <w:top w:val="none" w:sz="0" w:space="0" w:color="auto"/>
            <w:left w:val="none" w:sz="0" w:space="0" w:color="auto"/>
            <w:bottom w:val="none" w:sz="0" w:space="0" w:color="auto"/>
            <w:right w:val="none" w:sz="0" w:space="0" w:color="auto"/>
          </w:divBdr>
        </w:div>
        <w:div w:id="1299411877">
          <w:marLeft w:val="0"/>
          <w:marRight w:val="0"/>
          <w:marTop w:val="0"/>
          <w:marBottom w:val="0"/>
          <w:divBdr>
            <w:top w:val="none" w:sz="0" w:space="0" w:color="auto"/>
            <w:left w:val="none" w:sz="0" w:space="0" w:color="auto"/>
            <w:bottom w:val="none" w:sz="0" w:space="0" w:color="auto"/>
            <w:right w:val="none" w:sz="0" w:space="0" w:color="auto"/>
          </w:divBdr>
        </w:div>
        <w:div w:id="840318913">
          <w:marLeft w:val="0"/>
          <w:marRight w:val="0"/>
          <w:marTop w:val="0"/>
          <w:marBottom w:val="0"/>
          <w:divBdr>
            <w:top w:val="none" w:sz="0" w:space="0" w:color="auto"/>
            <w:left w:val="none" w:sz="0" w:space="0" w:color="auto"/>
            <w:bottom w:val="none" w:sz="0" w:space="0" w:color="auto"/>
            <w:right w:val="none" w:sz="0" w:space="0" w:color="auto"/>
          </w:divBdr>
        </w:div>
        <w:div w:id="1882008462">
          <w:marLeft w:val="0"/>
          <w:marRight w:val="0"/>
          <w:marTop w:val="0"/>
          <w:marBottom w:val="0"/>
          <w:divBdr>
            <w:top w:val="none" w:sz="0" w:space="0" w:color="auto"/>
            <w:left w:val="none" w:sz="0" w:space="0" w:color="auto"/>
            <w:bottom w:val="none" w:sz="0" w:space="0" w:color="auto"/>
            <w:right w:val="none" w:sz="0" w:space="0" w:color="auto"/>
          </w:divBdr>
        </w:div>
        <w:div w:id="1785151115">
          <w:marLeft w:val="0"/>
          <w:marRight w:val="0"/>
          <w:marTop w:val="0"/>
          <w:marBottom w:val="0"/>
          <w:divBdr>
            <w:top w:val="none" w:sz="0" w:space="0" w:color="auto"/>
            <w:left w:val="none" w:sz="0" w:space="0" w:color="auto"/>
            <w:bottom w:val="none" w:sz="0" w:space="0" w:color="auto"/>
            <w:right w:val="none" w:sz="0" w:space="0" w:color="auto"/>
          </w:divBdr>
        </w:div>
        <w:div w:id="1862740591">
          <w:marLeft w:val="0"/>
          <w:marRight w:val="0"/>
          <w:marTop w:val="0"/>
          <w:marBottom w:val="0"/>
          <w:divBdr>
            <w:top w:val="none" w:sz="0" w:space="0" w:color="auto"/>
            <w:left w:val="none" w:sz="0" w:space="0" w:color="auto"/>
            <w:bottom w:val="none" w:sz="0" w:space="0" w:color="auto"/>
            <w:right w:val="none" w:sz="0" w:space="0" w:color="auto"/>
          </w:divBdr>
        </w:div>
        <w:div w:id="83888051">
          <w:marLeft w:val="0"/>
          <w:marRight w:val="0"/>
          <w:marTop w:val="0"/>
          <w:marBottom w:val="0"/>
          <w:divBdr>
            <w:top w:val="none" w:sz="0" w:space="0" w:color="auto"/>
            <w:left w:val="none" w:sz="0" w:space="0" w:color="auto"/>
            <w:bottom w:val="none" w:sz="0" w:space="0" w:color="auto"/>
            <w:right w:val="none" w:sz="0" w:space="0" w:color="auto"/>
          </w:divBdr>
        </w:div>
        <w:div w:id="1668167899">
          <w:marLeft w:val="0"/>
          <w:marRight w:val="0"/>
          <w:marTop w:val="0"/>
          <w:marBottom w:val="0"/>
          <w:divBdr>
            <w:top w:val="none" w:sz="0" w:space="0" w:color="auto"/>
            <w:left w:val="none" w:sz="0" w:space="0" w:color="auto"/>
            <w:bottom w:val="none" w:sz="0" w:space="0" w:color="auto"/>
            <w:right w:val="none" w:sz="0" w:space="0" w:color="auto"/>
          </w:divBdr>
        </w:div>
        <w:div w:id="1409304686">
          <w:marLeft w:val="0"/>
          <w:marRight w:val="0"/>
          <w:marTop w:val="0"/>
          <w:marBottom w:val="0"/>
          <w:divBdr>
            <w:top w:val="none" w:sz="0" w:space="0" w:color="auto"/>
            <w:left w:val="none" w:sz="0" w:space="0" w:color="auto"/>
            <w:bottom w:val="none" w:sz="0" w:space="0" w:color="auto"/>
            <w:right w:val="none" w:sz="0" w:space="0" w:color="auto"/>
          </w:divBdr>
        </w:div>
        <w:div w:id="1269239495">
          <w:marLeft w:val="0"/>
          <w:marRight w:val="0"/>
          <w:marTop w:val="0"/>
          <w:marBottom w:val="0"/>
          <w:divBdr>
            <w:top w:val="none" w:sz="0" w:space="0" w:color="auto"/>
            <w:left w:val="none" w:sz="0" w:space="0" w:color="auto"/>
            <w:bottom w:val="none" w:sz="0" w:space="0" w:color="auto"/>
            <w:right w:val="none" w:sz="0" w:space="0" w:color="auto"/>
          </w:divBdr>
        </w:div>
        <w:div w:id="36667375">
          <w:marLeft w:val="0"/>
          <w:marRight w:val="0"/>
          <w:marTop w:val="0"/>
          <w:marBottom w:val="0"/>
          <w:divBdr>
            <w:top w:val="none" w:sz="0" w:space="0" w:color="auto"/>
            <w:left w:val="none" w:sz="0" w:space="0" w:color="auto"/>
            <w:bottom w:val="none" w:sz="0" w:space="0" w:color="auto"/>
            <w:right w:val="none" w:sz="0" w:space="0" w:color="auto"/>
          </w:divBdr>
        </w:div>
        <w:div w:id="444153790">
          <w:marLeft w:val="0"/>
          <w:marRight w:val="0"/>
          <w:marTop w:val="0"/>
          <w:marBottom w:val="0"/>
          <w:divBdr>
            <w:top w:val="none" w:sz="0" w:space="0" w:color="auto"/>
            <w:left w:val="none" w:sz="0" w:space="0" w:color="auto"/>
            <w:bottom w:val="none" w:sz="0" w:space="0" w:color="auto"/>
            <w:right w:val="none" w:sz="0" w:space="0" w:color="auto"/>
          </w:divBdr>
        </w:div>
        <w:div w:id="1817335756">
          <w:marLeft w:val="0"/>
          <w:marRight w:val="0"/>
          <w:marTop w:val="0"/>
          <w:marBottom w:val="0"/>
          <w:divBdr>
            <w:top w:val="none" w:sz="0" w:space="0" w:color="auto"/>
            <w:left w:val="none" w:sz="0" w:space="0" w:color="auto"/>
            <w:bottom w:val="none" w:sz="0" w:space="0" w:color="auto"/>
            <w:right w:val="none" w:sz="0" w:space="0" w:color="auto"/>
          </w:divBdr>
        </w:div>
      </w:divsChild>
    </w:div>
    <w:div w:id="1182236310">
      <w:bodyDiv w:val="1"/>
      <w:marLeft w:val="0"/>
      <w:marRight w:val="0"/>
      <w:marTop w:val="0"/>
      <w:marBottom w:val="0"/>
      <w:divBdr>
        <w:top w:val="none" w:sz="0" w:space="0" w:color="auto"/>
        <w:left w:val="none" w:sz="0" w:space="0" w:color="auto"/>
        <w:bottom w:val="none" w:sz="0" w:space="0" w:color="auto"/>
        <w:right w:val="none" w:sz="0" w:space="0" w:color="auto"/>
      </w:divBdr>
      <w:divsChild>
        <w:div w:id="37900178">
          <w:marLeft w:val="0"/>
          <w:marRight w:val="0"/>
          <w:marTop w:val="0"/>
          <w:marBottom w:val="0"/>
          <w:divBdr>
            <w:top w:val="none" w:sz="0" w:space="0" w:color="auto"/>
            <w:left w:val="none" w:sz="0" w:space="0" w:color="auto"/>
            <w:bottom w:val="none" w:sz="0" w:space="0" w:color="auto"/>
            <w:right w:val="none" w:sz="0" w:space="0" w:color="auto"/>
          </w:divBdr>
        </w:div>
      </w:divsChild>
    </w:div>
    <w:div w:id="1184829139">
      <w:bodyDiv w:val="1"/>
      <w:marLeft w:val="0"/>
      <w:marRight w:val="0"/>
      <w:marTop w:val="0"/>
      <w:marBottom w:val="0"/>
      <w:divBdr>
        <w:top w:val="none" w:sz="0" w:space="0" w:color="auto"/>
        <w:left w:val="none" w:sz="0" w:space="0" w:color="auto"/>
        <w:bottom w:val="none" w:sz="0" w:space="0" w:color="auto"/>
        <w:right w:val="none" w:sz="0" w:space="0" w:color="auto"/>
      </w:divBdr>
      <w:divsChild>
        <w:div w:id="598684797">
          <w:marLeft w:val="0"/>
          <w:marRight w:val="0"/>
          <w:marTop w:val="0"/>
          <w:marBottom w:val="0"/>
          <w:divBdr>
            <w:top w:val="none" w:sz="0" w:space="0" w:color="auto"/>
            <w:left w:val="none" w:sz="0" w:space="0" w:color="auto"/>
            <w:bottom w:val="none" w:sz="0" w:space="0" w:color="auto"/>
            <w:right w:val="none" w:sz="0" w:space="0" w:color="auto"/>
          </w:divBdr>
        </w:div>
      </w:divsChild>
    </w:div>
    <w:div w:id="1201623234">
      <w:bodyDiv w:val="1"/>
      <w:marLeft w:val="0"/>
      <w:marRight w:val="0"/>
      <w:marTop w:val="0"/>
      <w:marBottom w:val="0"/>
      <w:divBdr>
        <w:top w:val="none" w:sz="0" w:space="0" w:color="auto"/>
        <w:left w:val="none" w:sz="0" w:space="0" w:color="auto"/>
        <w:bottom w:val="none" w:sz="0" w:space="0" w:color="auto"/>
        <w:right w:val="none" w:sz="0" w:space="0" w:color="auto"/>
      </w:divBdr>
      <w:divsChild>
        <w:div w:id="1241598713">
          <w:marLeft w:val="0"/>
          <w:marRight w:val="0"/>
          <w:marTop w:val="0"/>
          <w:marBottom w:val="0"/>
          <w:divBdr>
            <w:top w:val="none" w:sz="0" w:space="0" w:color="auto"/>
            <w:left w:val="none" w:sz="0" w:space="0" w:color="auto"/>
            <w:bottom w:val="none" w:sz="0" w:space="0" w:color="auto"/>
            <w:right w:val="none" w:sz="0" w:space="0" w:color="auto"/>
          </w:divBdr>
          <w:divsChild>
            <w:div w:id="1232739228">
              <w:marLeft w:val="0"/>
              <w:marRight w:val="0"/>
              <w:marTop w:val="0"/>
              <w:marBottom w:val="0"/>
              <w:divBdr>
                <w:top w:val="none" w:sz="0" w:space="0" w:color="auto"/>
                <w:left w:val="none" w:sz="0" w:space="0" w:color="auto"/>
                <w:bottom w:val="none" w:sz="0" w:space="0" w:color="auto"/>
                <w:right w:val="none" w:sz="0" w:space="0" w:color="auto"/>
              </w:divBdr>
            </w:div>
            <w:div w:id="1250768350">
              <w:marLeft w:val="0"/>
              <w:marRight w:val="0"/>
              <w:marTop w:val="0"/>
              <w:marBottom w:val="0"/>
              <w:divBdr>
                <w:top w:val="none" w:sz="0" w:space="0" w:color="auto"/>
                <w:left w:val="none" w:sz="0" w:space="0" w:color="auto"/>
                <w:bottom w:val="none" w:sz="0" w:space="0" w:color="auto"/>
                <w:right w:val="none" w:sz="0" w:space="0" w:color="auto"/>
              </w:divBdr>
            </w:div>
            <w:div w:id="223689479">
              <w:marLeft w:val="0"/>
              <w:marRight w:val="0"/>
              <w:marTop w:val="0"/>
              <w:marBottom w:val="0"/>
              <w:divBdr>
                <w:top w:val="none" w:sz="0" w:space="0" w:color="auto"/>
                <w:left w:val="none" w:sz="0" w:space="0" w:color="auto"/>
                <w:bottom w:val="none" w:sz="0" w:space="0" w:color="auto"/>
                <w:right w:val="none" w:sz="0" w:space="0" w:color="auto"/>
              </w:divBdr>
            </w:div>
            <w:div w:id="349188507">
              <w:marLeft w:val="0"/>
              <w:marRight w:val="0"/>
              <w:marTop w:val="0"/>
              <w:marBottom w:val="0"/>
              <w:divBdr>
                <w:top w:val="none" w:sz="0" w:space="0" w:color="auto"/>
                <w:left w:val="none" w:sz="0" w:space="0" w:color="auto"/>
                <w:bottom w:val="none" w:sz="0" w:space="0" w:color="auto"/>
                <w:right w:val="none" w:sz="0" w:space="0" w:color="auto"/>
              </w:divBdr>
            </w:div>
            <w:div w:id="198325141">
              <w:marLeft w:val="0"/>
              <w:marRight w:val="0"/>
              <w:marTop w:val="0"/>
              <w:marBottom w:val="0"/>
              <w:divBdr>
                <w:top w:val="none" w:sz="0" w:space="0" w:color="auto"/>
                <w:left w:val="none" w:sz="0" w:space="0" w:color="auto"/>
                <w:bottom w:val="none" w:sz="0" w:space="0" w:color="auto"/>
                <w:right w:val="none" w:sz="0" w:space="0" w:color="auto"/>
              </w:divBdr>
            </w:div>
            <w:div w:id="67043705">
              <w:marLeft w:val="0"/>
              <w:marRight w:val="0"/>
              <w:marTop w:val="0"/>
              <w:marBottom w:val="0"/>
              <w:divBdr>
                <w:top w:val="none" w:sz="0" w:space="0" w:color="auto"/>
                <w:left w:val="none" w:sz="0" w:space="0" w:color="auto"/>
                <w:bottom w:val="none" w:sz="0" w:space="0" w:color="auto"/>
                <w:right w:val="none" w:sz="0" w:space="0" w:color="auto"/>
              </w:divBdr>
            </w:div>
            <w:div w:id="212618441">
              <w:marLeft w:val="0"/>
              <w:marRight w:val="0"/>
              <w:marTop w:val="0"/>
              <w:marBottom w:val="0"/>
              <w:divBdr>
                <w:top w:val="none" w:sz="0" w:space="0" w:color="auto"/>
                <w:left w:val="none" w:sz="0" w:space="0" w:color="auto"/>
                <w:bottom w:val="none" w:sz="0" w:space="0" w:color="auto"/>
                <w:right w:val="none" w:sz="0" w:space="0" w:color="auto"/>
              </w:divBdr>
            </w:div>
            <w:div w:id="1588614433">
              <w:marLeft w:val="0"/>
              <w:marRight w:val="0"/>
              <w:marTop w:val="0"/>
              <w:marBottom w:val="0"/>
              <w:divBdr>
                <w:top w:val="none" w:sz="0" w:space="0" w:color="auto"/>
                <w:left w:val="none" w:sz="0" w:space="0" w:color="auto"/>
                <w:bottom w:val="none" w:sz="0" w:space="0" w:color="auto"/>
                <w:right w:val="none" w:sz="0" w:space="0" w:color="auto"/>
              </w:divBdr>
            </w:div>
            <w:div w:id="42295143">
              <w:marLeft w:val="0"/>
              <w:marRight w:val="0"/>
              <w:marTop w:val="0"/>
              <w:marBottom w:val="0"/>
              <w:divBdr>
                <w:top w:val="none" w:sz="0" w:space="0" w:color="auto"/>
                <w:left w:val="none" w:sz="0" w:space="0" w:color="auto"/>
                <w:bottom w:val="none" w:sz="0" w:space="0" w:color="auto"/>
                <w:right w:val="none" w:sz="0" w:space="0" w:color="auto"/>
              </w:divBdr>
            </w:div>
            <w:div w:id="681594612">
              <w:marLeft w:val="0"/>
              <w:marRight w:val="0"/>
              <w:marTop w:val="0"/>
              <w:marBottom w:val="0"/>
              <w:divBdr>
                <w:top w:val="none" w:sz="0" w:space="0" w:color="auto"/>
                <w:left w:val="none" w:sz="0" w:space="0" w:color="auto"/>
                <w:bottom w:val="none" w:sz="0" w:space="0" w:color="auto"/>
                <w:right w:val="none" w:sz="0" w:space="0" w:color="auto"/>
              </w:divBdr>
            </w:div>
            <w:div w:id="2075273112">
              <w:marLeft w:val="0"/>
              <w:marRight w:val="0"/>
              <w:marTop w:val="0"/>
              <w:marBottom w:val="0"/>
              <w:divBdr>
                <w:top w:val="none" w:sz="0" w:space="0" w:color="auto"/>
                <w:left w:val="none" w:sz="0" w:space="0" w:color="auto"/>
                <w:bottom w:val="none" w:sz="0" w:space="0" w:color="auto"/>
                <w:right w:val="none" w:sz="0" w:space="0" w:color="auto"/>
              </w:divBdr>
            </w:div>
            <w:div w:id="345906155">
              <w:marLeft w:val="0"/>
              <w:marRight w:val="0"/>
              <w:marTop w:val="0"/>
              <w:marBottom w:val="0"/>
              <w:divBdr>
                <w:top w:val="none" w:sz="0" w:space="0" w:color="auto"/>
                <w:left w:val="none" w:sz="0" w:space="0" w:color="auto"/>
                <w:bottom w:val="none" w:sz="0" w:space="0" w:color="auto"/>
                <w:right w:val="none" w:sz="0" w:space="0" w:color="auto"/>
              </w:divBdr>
            </w:div>
            <w:div w:id="122965660">
              <w:marLeft w:val="0"/>
              <w:marRight w:val="0"/>
              <w:marTop w:val="0"/>
              <w:marBottom w:val="0"/>
              <w:divBdr>
                <w:top w:val="none" w:sz="0" w:space="0" w:color="auto"/>
                <w:left w:val="none" w:sz="0" w:space="0" w:color="auto"/>
                <w:bottom w:val="none" w:sz="0" w:space="0" w:color="auto"/>
                <w:right w:val="none" w:sz="0" w:space="0" w:color="auto"/>
              </w:divBdr>
            </w:div>
            <w:div w:id="1499615334">
              <w:marLeft w:val="0"/>
              <w:marRight w:val="0"/>
              <w:marTop w:val="0"/>
              <w:marBottom w:val="0"/>
              <w:divBdr>
                <w:top w:val="none" w:sz="0" w:space="0" w:color="auto"/>
                <w:left w:val="none" w:sz="0" w:space="0" w:color="auto"/>
                <w:bottom w:val="none" w:sz="0" w:space="0" w:color="auto"/>
                <w:right w:val="none" w:sz="0" w:space="0" w:color="auto"/>
              </w:divBdr>
            </w:div>
            <w:div w:id="2104183600">
              <w:marLeft w:val="0"/>
              <w:marRight w:val="0"/>
              <w:marTop w:val="0"/>
              <w:marBottom w:val="0"/>
              <w:divBdr>
                <w:top w:val="none" w:sz="0" w:space="0" w:color="auto"/>
                <w:left w:val="none" w:sz="0" w:space="0" w:color="auto"/>
                <w:bottom w:val="none" w:sz="0" w:space="0" w:color="auto"/>
                <w:right w:val="none" w:sz="0" w:space="0" w:color="auto"/>
              </w:divBdr>
            </w:div>
            <w:div w:id="378478324">
              <w:marLeft w:val="0"/>
              <w:marRight w:val="0"/>
              <w:marTop w:val="0"/>
              <w:marBottom w:val="0"/>
              <w:divBdr>
                <w:top w:val="none" w:sz="0" w:space="0" w:color="auto"/>
                <w:left w:val="none" w:sz="0" w:space="0" w:color="auto"/>
                <w:bottom w:val="none" w:sz="0" w:space="0" w:color="auto"/>
                <w:right w:val="none" w:sz="0" w:space="0" w:color="auto"/>
              </w:divBdr>
            </w:div>
            <w:div w:id="338310838">
              <w:marLeft w:val="0"/>
              <w:marRight w:val="0"/>
              <w:marTop w:val="0"/>
              <w:marBottom w:val="0"/>
              <w:divBdr>
                <w:top w:val="none" w:sz="0" w:space="0" w:color="auto"/>
                <w:left w:val="none" w:sz="0" w:space="0" w:color="auto"/>
                <w:bottom w:val="none" w:sz="0" w:space="0" w:color="auto"/>
                <w:right w:val="none" w:sz="0" w:space="0" w:color="auto"/>
              </w:divBdr>
            </w:div>
            <w:div w:id="146824399">
              <w:marLeft w:val="0"/>
              <w:marRight w:val="0"/>
              <w:marTop w:val="0"/>
              <w:marBottom w:val="0"/>
              <w:divBdr>
                <w:top w:val="none" w:sz="0" w:space="0" w:color="auto"/>
                <w:left w:val="none" w:sz="0" w:space="0" w:color="auto"/>
                <w:bottom w:val="none" w:sz="0" w:space="0" w:color="auto"/>
                <w:right w:val="none" w:sz="0" w:space="0" w:color="auto"/>
              </w:divBdr>
            </w:div>
            <w:div w:id="428278227">
              <w:marLeft w:val="0"/>
              <w:marRight w:val="0"/>
              <w:marTop w:val="0"/>
              <w:marBottom w:val="0"/>
              <w:divBdr>
                <w:top w:val="none" w:sz="0" w:space="0" w:color="auto"/>
                <w:left w:val="none" w:sz="0" w:space="0" w:color="auto"/>
                <w:bottom w:val="none" w:sz="0" w:space="0" w:color="auto"/>
                <w:right w:val="none" w:sz="0" w:space="0" w:color="auto"/>
              </w:divBdr>
            </w:div>
            <w:div w:id="2002001840">
              <w:marLeft w:val="0"/>
              <w:marRight w:val="0"/>
              <w:marTop w:val="0"/>
              <w:marBottom w:val="0"/>
              <w:divBdr>
                <w:top w:val="none" w:sz="0" w:space="0" w:color="auto"/>
                <w:left w:val="none" w:sz="0" w:space="0" w:color="auto"/>
                <w:bottom w:val="none" w:sz="0" w:space="0" w:color="auto"/>
                <w:right w:val="none" w:sz="0" w:space="0" w:color="auto"/>
              </w:divBdr>
            </w:div>
            <w:div w:id="722874210">
              <w:marLeft w:val="0"/>
              <w:marRight w:val="0"/>
              <w:marTop w:val="0"/>
              <w:marBottom w:val="0"/>
              <w:divBdr>
                <w:top w:val="none" w:sz="0" w:space="0" w:color="auto"/>
                <w:left w:val="none" w:sz="0" w:space="0" w:color="auto"/>
                <w:bottom w:val="none" w:sz="0" w:space="0" w:color="auto"/>
                <w:right w:val="none" w:sz="0" w:space="0" w:color="auto"/>
              </w:divBdr>
            </w:div>
            <w:div w:id="1631859608">
              <w:marLeft w:val="0"/>
              <w:marRight w:val="0"/>
              <w:marTop w:val="0"/>
              <w:marBottom w:val="0"/>
              <w:divBdr>
                <w:top w:val="none" w:sz="0" w:space="0" w:color="auto"/>
                <w:left w:val="none" w:sz="0" w:space="0" w:color="auto"/>
                <w:bottom w:val="none" w:sz="0" w:space="0" w:color="auto"/>
                <w:right w:val="none" w:sz="0" w:space="0" w:color="auto"/>
              </w:divBdr>
            </w:div>
            <w:div w:id="1856067617">
              <w:marLeft w:val="0"/>
              <w:marRight w:val="0"/>
              <w:marTop w:val="0"/>
              <w:marBottom w:val="0"/>
              <w:divBdr>
                <w:top w:val="none" w:sz="0" w:space="0" w:color="auto"/>
                <w:left w:val="none" w:sz="0" w:space="0" w:color="auto"/>
                <w:bottom w:val="none" w:sz="0" w:space="0" w:color="auto"/>
                <w:right w:val="none" w:sz="0" w:space="0" w:color="auto"/>
              </w:divBdr>
            </w:div>
            <w:div w:id="445586939">
              <w:marLeft w:val="0"/>
              <w:marRight w:val="0"/>
              <w:marTop w:val="0"/>
              <w:marBottom w:val="0"/>
              <w:divBdr>
                <w:top w:val="none" w:sz="0" w:space="0" w:color="auto"/>
                <w:left w:val="none" w:sz="0" w:space="0" w:color="auto"/>
                <w:bottom w:val="none" w:sz="0" w:space="0" w:color="auto"/>
                <w:right w:val="none" w:sz="0" w:space="0" w:color="auto"/>
              </w:divBdr>
            </w:div>
            <w:div w:id="1114254626">
              <w:marLeft w:val="0"/>
              <w:marRight w:val="0"/>
              <w:marTop w:val="0"/>
              <w:marBottom w:val="0"/>
              <w:divBdr>
                <w:top w:val="none" w:sz="0" w:space="0" w:color="auto"/>
                <w:left w:val="none" w:sz="0" w:space="0" w:color="auto"/>
                <w:bottom w:val="none" w:sz="0" w:space="0" w:color="auto"/>
                <w:right w:val="none" w:sz="0" w:space="0" w:color="auto"/>
              </w:divBdr>
            </w:div>
            <w:div w:id="337974583">
              <w:marLeft w:val="0"/>
              <w:marRight w:val="0"/>
              <w:marTop w:val="0"/>
              <w:marBottom w:val="0"/>
              <w:divBdr>
                <w:top w:val="none" w:sz="0" w:space="0" w:color="auto"/>
                <w:left w:val="none" w:sz="0" w:space="0" w:color="auto"/>
                <w:bottom w:val="none" w:sz="0" w:space="0" w:color="auto"/>
                <w:right w:val="none" w:sz="0" w:space="0" w:color="auto"/>
              </w:divBdr>
            </w:div>
            <w:div w:id="1898008780">
              <w:marLeft w:val="0"/>
              <w:marRight w:val="0"/>
              <w:marTop w:val="0"/>
              <w:marBottom w:val="0"/>
              <w:divBdr>
                <w:top w:val="none" w:sz="0" w:space="0" w:color="auto"/>
                <w:left w:val="none" w:sz="0" w:space="0" w:color="auto"/>
                <w:bottom w:val="none" w:sz="0" w:space="0" w:color="auto"/>
                <w:right w:val="none" w:sz="0" w:space="0" w:color="auto"/>
              </w:divBdr>
            </w:div>
            <w:div w:id="1310865478">
              <w:marLeft w:val="0"/>
              <w:marRight w:val="0"/>
              <w:marTop w:val="0"/>
              <w:marBottom w:val="0"/>
              <w:divBdr>
                <w:top w:val="none" w:sz="0" w:space="0" w:color="auto"/>
                <w:left w:val="none" w:sz="0" w:space="0" w:color="auto"/>
                <w:bottom w:val="none" w:sz="0" w:space="0" w:color="auto"/>
                <w:right w:val="none" w:sz="0" w:space="0" w:color="auto"/>
              </w:divBdr>
            </w:div>
            <w:div w:id="1600333175">
              <w:marLeft w:val="0"/>
              <w:marRight w:val="0"/>
              <w:marTop w:val="0"/>
              <w:marBottom w:val="0"/>
              <w:divBdr>
                <w:top w:val="none" w:sz="0" w:space="0" w:color="auto"/>
                <w:left w:val="none" w:sz="0" w:space="0" w:color="auto"/>
                <w:bottom w:val="none" w:sz="0" w:space="0" w:color="auto"/>
                <w:right w:val="none" w:sz="0" w:space="0" w:color="auto"/>
              </w:divBdr>
            </w:div>
            <w:div w:id="1370566041">
              <w:marLeft w:val="0"/>
              <w:marRight w:val="0"/>
              <w:marTop w:val="0"/>
              <w:marBottom w:val="0"/>
              <w:divBdr>
                <w:top w:val="none" w:sz="0" w:space="0" w:color="auto"/>
                <w:left w:val="none" w:sz="0" w:space="0" w:color="auto"/>
                <w:bottom w:val="none" w:sz="0" w:space="0" w:color="auto"/>
                <w:right w:val="none" w:sz="0" w:space="0" w:color="auto"/>
              </w:divBdr>
            </w:div>
            <w:div w:id="1415518428">
              <w:marLeft w:val="0"/>
              <w:marRight w:val="0"/>
              <w:marTop w:val="0"/>
              <w:marBottom w:val="0"/>
              <w:divBdr>
                <w:top w:val="none" w:sz="0" w:space="0" w:color="auto"/>
                <w:left w:val="none" w:sz="0" w:space="0" w:color="auto"/>
                <w:bottom w:val="none" w:sz="0" w:space="0" w:color="auto"/>
                <w:right w:val="none" w:sz="0" w:space="0" w:color="auto"/>
              </w:divBdr>
            </w:div>
            <w:div w:id="845438750">
              <w:marLeft w:val="0"/>
              <w:marRight w:val="0"/>
              <w:marTop w:val="0"/>
              <w:marBottom w:val="0"/>
              <w:divBdr>
                <w:top w:val="none" w:sz="0" w:space="0" w:color="auto"/>
                <w:left w:val="none" w:sz="0" w:space="0" w:color="auto"/>
                <w:bottom w:val="none" w:sz="0" w:space="0" w:color="auto"/>
                <w:right w:val="none" w:sz="0" w:space="0" w:color="auto"/>
              </w:divBdr>
            </w:div>
            <w:div w:id="783887912">
              <w:marLeft w:val="0"/>
              <w:marRight w:val="0"/>
              <w:marTop w:val="0"/>
              <w:marBottom w:val="0"/>
              <w:divBdr>
                <w:top w:val="none" w:sz="0" w:space="0" w:color="auto"/>
                <w:left w:val="none" w:sz="0" w:space="0" w:color="auto"/>
                <w:bottom w:val="none" w:sz="0" w:space="0" w:color="auto"/>
                <w:right w:val="none" w:sz="0" w:space="0" w:color="auto"/>
              </w:divBdr>
            </w:div>
            <w:div w:id="1292444325">
              <w:marLeft w:val="0"/>
              <w:marRight w:val="0"/>
              <w:marTop w:val="0"/>
              <w:marBottom w:val="0"/>
              <w:divBdr>
                <w:top w:val="none" w:sz="0" w:space="0" w:color="auto"/>
                <w:left w:val="none" w:sz="0" w:space="0" w:color="auto"/>
                <w:bottom w:val="none" w:sz="0" w:space="0" w:color="auto"/>
                <w:right w:val="none" w:sz="0" w:space="0" w:color="auto"/>
              </w:divBdr>
            </w:div>
            <w:div w:id="658970080">
              <w:marLeft w:val="0"/>
              <w:marRight w:val="0"/>
              <w:marTop w:val="0"/>
              <w:marBottom w:val="0"/>
              <w:divBdr>
                <w:top w:val="none" w:sz="0" w:space="0" w:color="auto"/>
                <w:left w:val="none" w:sz="0" w:space="0" w:color="auto"/>
                <w:bottom w:val="none" w:sz="0" w:space="0" w:color="auto"/>
                <w:right w:val="none" w:sz="0" w:space="0" w:color="auto"/>
              </w:divBdr>
            </w:div>
            <w:div w:id="1200896132">
              <w:marLeft w:val="0"/>
              <w:marRight w:val="0"/>
              <w:marTop w:val="0"/>
              <w:marBottom w:val="0"/>
              <w:divBdr>
                <w:top w:val="none" w:sz="0" w:space="0" w:color="auto"/>
                <w:left w:val="none" w:sz="0" w:space="0" w:color="auto"/>
                <w:bottom w:val="none" w:sz="0" w:space="0" w:color="auto"/>
                <w:right w:val="none" w:sz="0" w:space="0" w:color="auto"/>
              </w:divBdr>
            </w:div>
            <w:div w:id="926621595">
              <w:marLeft w:val="0"/>
              <w:marRight w:val="0"/>
              <w:marTop w:val="0"/>
              <w:marBottom w:val="0"/>
              <w:divBdr>
                <w:top w:val="none" w:sz="0" w:space="0" w:color="auto"/>
                <w:left w:val="none" w:sz="0" w:space="0" w:color="auto"/>
                <w:bottom w:val="none" w:sz="0" w:space="0" w:color="auto"/>
                <w:right w:val="none" w:sz="0" w:space="0" w:color="auto"/>
              </w:divBdr>
            </w:div>
            <w:div w:id="115485960">
              <w:marLeft w:val="0"/>
              <w:marRight w:val="0"/>
              <w:marTop w:val="0"/>
              <w:marBottom w:val="0"/>
              <w:divBdr>
                <w:top w:val="none" w:sz="0" w:space="0" w:color="auto"/>
                <w:left w:val="none" w:sz="0" w:space="0" w:color="auto"/>
                <w:bottom w:val="none" w:sz="0" w:space="0" w:color="auto"/>
                <w:right w:val="none" w:sz="0" w:space="0" w:color="auto"/>
              </w:divBdr>
            </w:div>
            <w:div w:id="702749656">
              <w:marLeft w:val="0"/>
              <w:marRight w:val="0"/>
              <w:marTop w:val="0"/>
              <w:marBottom w:val="0"/>
              <w:divBdr>
                <w:top w:val="none" w:sz="0" w:space="0" w:color="auto"/>
                <w:left w:val="none" w:sz="0" w:space="0" w:color="auto"/>
                <w:bottom w:val="none" w:sz="0" w:space="0" w:color="auto"/>
                <w:right w:val="none" w:sz="0" w:space="0" w:color="auto"/>
              </w:divBdr>
            </w:div>
            <w:div w:id="857498828">
              <w:marLeft w:val="0"/>
              <w:marRight w:val="0"/>
              <w:marTop w:val="0"/>
              <w:marBottom w:val="0"/>
              <w:divBdr>
                <w:top w:val="none" w:sz="0" w:space="0" w:color="auto"/>
                <w:left w:val="none" w:sz="0" w:space="0" w:color="auto"/>
                <w:bottom w:val="none" w:sz="0" w:space="0" w:color="auto"/>
                <w:right w:val="none" w:sz="0" w:space="0" w:color="auto"/>
              </w:divBdr>
            </w:div>
            <w:div w:id="130514624">
              <w:marLeft w:val="0"/>
              <w:marRight w:val="0"/>
              <w:marTop w:val="0"/>
              <w:marBottom w:val="0"/>
              <w:divBdr>
                <w:top w:val="none" w:sz="0" w:space="0" w:color="auto"/>
                <w:left w:val="none" w:sz="0" w:space="0" w:color="auto"/>
                <w:bottom w:val="none" w:sz="0" w:space="0" w:color="auto"/>
                <w:right w:val="none" w:sz="0" w:space="0" w:color="auto"/>
              </w:divBdr>
            </w:div>
            <w:div w:id="884878332">
              <w:marLeft w:val="0"/>
              <w:marRight w:val="0"/>
              <w:marTop w:val="0"/>
              <w:marBottom w:val="0"/>
              <w:divBdr>
                <w:top w:val="none" w:sz="0" w:space="0" w:color="auto"/>
                <w:left w:val="none" w:sz="0" w:space="0" w:color="auto"/>
                <w:bottom w:val="none" w:sz="0" w:space="0" w:color="auto"/>
                <w:right w:val="none" w:sz="0" w:space="0" w:color="auto"/>
              </w:divBdr>
            </w:div>
            <w:div w:id="1994947862">
              <w:marLeft w:val="0"/>
              <w:marRight w:val="0"/>
              <w:marTop w:val="0"/>
              <w:marBottom w:val="0"/>
              <w:divBdr>
                <w:top w:val="none" w:sz="0" w:space="0" w:color="auto"/>
                <w:left w:val="none" w:sz="0" w:space="0" w:color="auto"/>
                <w:bottom w:val="none" w:sz="0" w:space="0" w:color="auto"/>
                <w:right w:val="none" w:sz="0" w:space="0" w:color="auto"/>
              </w:divBdr>
            </w:div>
            <w:div w:id="1664310823">
              <w:marLeft w:val="0"/>
              <w:marRight w:val="0"/>
              <w:marTop w:val="0"/>
              <w:marBottom w:val="0"/>
              <w:divBdr>
                <w:top w:val="none" w:sz="0" w:space="0" w:color="auto"/>
                <w:left w:val="none" w:sz="0" w:space="0" w:color="auto"/>
                <w:bottom w:val="none" w:sz="0" w:space="0" w:color="auto"/>
                <w:right w:val="none" w:sz="0" w:space="0" w:color="auto"/>
              </w:divBdr>
            </w:div>
            <w:div w:id="617185105">
              <w:marLeft w:val="0"/>
              <w:marRight w:val="0"/>
              <w:marTop w:val="0"/>
              <w:marBottom w:val="0"/>
              <w:divBdr>
                <w:top w:val="none" w:sz="0" w:space="0" w:color="auto"/>
                <w:left w:val="none" w:sz="0" w:space="0" w:color="auto"/>
                <w:bottom w:val="none" w:sz="0" w:space="0" w:color="auto"/>
                <w:right w:val="none" w:sz="0" w:space="0" w:color="auto"/>
              </w:divBdr>
            </w:div>
            <w:div w:id="2021538159">
              <w:marLeft w:val="0"/>
              <w:marRight w:val="0"/>
              <w:marTop w:val="0"/>
              <w:marBottom w:val="0"/>
              <w:divBdr>
                <w:top w:val="none" w:sz="0" w:space="0" w:color="auto"/>
                <w:left w:val="none" w:sz="0" w:space="0" w:color="auto"/>
                <w:bottom w:val="none" w:sz="0" w:space="0" w:color="auto"/>
                <w:right w:val="none" w:sz="0" w:space="0" w:color="auto"/>
              </w:divBdr>
            </w:div>
            <w:div w:id="1936203692">
              <w:marLeft w:val="0"/>
              <w:marRight w:val="0"/>
              <w:marTop w:val="0"/>
              <w:marBottom w:val="0"/>
              <w:divBdr>
                <w:top w:val="none" w:sz="0" w:space="0" w:color="auto"/>
                <w:left w:val="none" w:sz="0" w:space="0" w:color="auto"/>
                <w:bottom w:val="none" w:sz="0" w:space="0" w:color="auto"/>
                <w:right w:val="none" w:sz="0" w:space="0" w:color="auto"/>
              </w:divBdr>
            </w:div>
            <w:div w:id="714425830">
              <w:marLeft w:val="0"/>
              <w:marRight w:val="0"/>
              <w:marTop w:val="0"/>
              <w:marBottom w:val="0"/>
              <w:divBdr>
                <w:top w:val="none" w:sz="0" w:space="0" w:color="auto"/>
                <w:left w:val="none" w:sz="0" w:space="0" w:color="auto"/>
                <w:bottom w:val="none" w:sz="0" w:space="0" w:color="auto"/>
                <w:right w:val="none" w:sz="0" w:space="0" w:color="auto"/>
              </w:divBdr>
            </w:div>
            <w:div w:id="816142105">
              <w:blockQuote w:val="1"/>
              <w:marLeft w:val="720"/>
              <w:marRight w:val="720"/>
              <w:marTop w:val="100"/>
              <w:marBottom w:val="100"/>
              <w:divBdr>
                <w:top w:val="none" w:sz="0" w:space="0" w:color="auto"/>
                <w:left w:val="none" w:sz="0" w:space="0" w:color="auto"/>
                <w:bottom w:val="none" w:sz="0" w:space="0" w:color="auto"/>
                <w:right w:val="none" w:sz="0" w:space="0" w:color="auto"/>
              </w:divBdr>
            </w:div>
            <w:div w:id="252664391">
              <w:marLeft w:val="0"/>
              <w:marRight w:val="0"/>
              <w:marTop w:val="0"/>
              <w:marBottom w:val="0"/>
              <w:divBdr>
                <w:top w:val="none" w:sz="0" w:space="0" w:color="auto"/>
                <w:left w:val="none" w:sz="0" w:space="0" w:color="auto"/>
                <w:bottom w:val="none" w:sz="0" w:space="0" w:color="auto"/>
                <w:right w:val="none" w:sz="0" w:space="0" w:color="auto"/>
              </w:divBdr>
            </w:div>
            <w:div w:id="136382123">
              <w:marLeft w:val="0"/>
              <w:marRight w:val="0"/>
              <w:marTop w:val="0"/>
              <w:marBottom w:val="0"/>
              <w:divBdr>
                <w:top w:val="none" w:sz="0" w:space="0" w:color="auto"/>
                <w:left w:val="none" w:sz="0" w:space="0" w:color="auto"/>
                <w:bottom w:val="none" w:sz="0" w:space="0" w:color="auto"/>
                <w:right w:val="none" w:sz="0" w:space="0" w:color="auto"/>
              </w:divBdr>
            </w:div>
            <w:div w:id="1707565174">
              <w:marLeft w:val="0"/>
              <w:marRight w:val="0"/>
              <w:marTop w:val="0"/>
              <w:marBottom w:val="0"/>
              <w:divBdr>
                <w:top w:val="none" w:sz="0" w:space="0" w:color="auto"/>
                <w:left w:val="none" w:sz="0" w:space="0" w:color="auto"/>
                <w:bottom w:val="none" w:sz="0" w:space="0" w:color="auto"/>
                <w:right w:val="none" w:sz="0" w:space="0" w:color="auto"/>
              </w:divBdr>
            </w:div>
            <w:div w:id="721364630">
              <w:marLeft w:val="0"/>
              <w:marRight w:val="0"/>
              <w:marTop w:val="0"/>
              <w:marBottom w:val="0"/>
              <w:divBdr>
                <w:top w:val="none" w:sz="0" w:space="0" w:color="auto"/>
                <w:left w:val="none" w:sz="0" w:space="0" w:color="auto"/>
                <w:bottom w:val="none" w:sz="0" w:space="0" w:color="auto"/>
                <w:right w:val="none" w:sz="0" w:space="0" w:color="auto"/>
              </w:divBdr>
            </w:div>
            <w:div w:id="1437015908">
              <w:marLeft w:val="0"/>
              <w:marRight w:val="0"/>
              <w:marTop w:val="0"/>
              <w:marBottom w:val="0"/>
              <w:divBdr>
                <w:top w:val="none" w:sz="0" w:space="0" w:color="auto"/>
                <w:left w:val="none" w:sz="0" w:space="0" w:color="auto"/>
                <w:bottom w:val="none" w:sz="0" w:space="0" w:color="auto"/>
                <w:right w:val="none" w:sz="0" w:space="0" w:color="auto"/>
              </w:divBdr>
            </w:div>
            <w:div w:id="1491947672">
              <w:marLeft w:val="0"/>
              <w:marRight w:val="0"/>
              <w:marTop w:val="0"/>
              <w:marBottom w:val="0"/>
              <w:divBdr>
                <w:top w:val="none" w:sz="0" w:space="0" w:color="auto"/>
                <w:left w:val="none" w:sz="0" w:space="0" w:color="auto"/>
                <w:bottom w:val="none" w:sz="0" w:space="0" w:color="auto"/>
                <w:right w:val="none" w:sz="0" w:space="0" w:color="auto"/>
              </w:divBdr>
            </w:div>
            <w:div w:id="1819616039">
              <w:marLeft w:val="0"/>
              <w:marRight w:val="0"/>
              <w:marTop w:val="0"/>
              <w:marBottom w:val="0"/>
              <w:divBdr>
                <w:top w:val="none" w:sz="0" w:space="0" w:color="auto"/>
                <w:left w:val="none" w:sz="0" w:space="0" w:color="auto"/>
                <w:bottom w:val="none" w:sz="0" w:space="0" w:color="auto"/>
                <w:right w:val="none" w:sz="0" w:space="0" w:color="auto"/>
              </w:divBdr>
            </w:div>
            <w:div w:id="291713396">
              <w:marLeft w:val="0"/>
              <w:marRight w:val="0"/>
              <w:marTop w:val="0"/>
              <w:marBottom w:val="0"/>
              <w:divBdr>
                <w:top w:val="none" w:sz="0" w:space="0" w:color="auto"/>
                <w:left w:val="none" w:sz="0" w:space="0" w:color="auto"/>
                <w:bottom w:val="none" w:sz="0" w:space="0" w:color="auto"/>
                <w:right w:val="none" w:sz="0" w:space="0" w:color="auto"/>
              </w:divBdr>
            </w:div>
            <w:div w:id="1174298074">
              <w:marLeft w:val="0"/>
              <w:marRight w:val="0"/>
              <w:marTop w:val="0"/>
              <w:marBottom w:val="0"/>
              <w:divBdr>
                <w:top w:val="none" w:sz="0" w:space="0" w:color="auto"/>
                <w:left w:val="none" w:sz="0" w:space="0" w:color="auto"/>
                <w:bottom w:val="none" w:sz="0" w:space="0" w:color="auto"/>
                <w:right w:val="none" w:sz="0" w:space="0" w:color="auto"/>
              </w:divBdr>
            </w:div>
            <w:div w:id="44847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278695">
      <w:bodyDiv w:val="1"/>
      <w:marLeft w:val="0"/>
      <w:marRight w:val="0"/>
      <w:marTop w:val="0"/>
      <w:marBottom w:val="0"/>
      <w:divBdr>
        <w:top w:val="none" w:sz="0" w:space="0" w:color="auto"/>
        <w:left w:val="none" w:sz="0" w:space="0" w:color="auto"/>
        <w:bottom w:val="none" w:sz="0" w:space="0" w:color="auto"/>
        <w:right w:val="none" w:sz="0" w:space="0" w:color="auto"/>
      </w:divBdr>
      <w:divsChild>
        <w:div w:id="1509565975">
          <w:marLeft w:val="0"/>
          <w:marRight w:val="0"/>
          <w:marTop w:val="0"/>
          <w:marBottom w:val="0"/>
          <w:divBdr>
            <w:top w:val="none" w:sz="0" w:space="0" w:color="auto"/>
            <w:left w:val="none" w:sz="0" w:space="0" w:color="auto"/>
            <w:bottom w:val="none" w:sz="0" w:space="0" w:color="auto"/>
            <w:right w:val="none" w:sz="0" w:space="0" w:color="auto"/>
          </w:divBdr>
          <w:divsChild>
            <w:div w:id="1797871500">
              <w:marLeft w:val="0"/>
              <w:marRight w:val="0"/>
              <w:marTop w:val="0"/>
              <w:marBottom w:val="0"/>
              <w:divBdr>
                <w:top w:val="none" w:sz="0" w:space="0" w:color="auto"/>
                <w:left w:val="none" w:sz="0" w:space="0" w:color="auto"/>
                <w:bottom w:val="none" w:sz="0" w:space="0" w:color="auto"/>
                <w:right w:val="none" w:sz="0" w:space="0" w:color="auto"/>
              </w:divBdr>
            </w:div>
            <w:div w:id="661086306">
              <w:marLeft w:val="0"/>
              <w:marRight w:val="0"/>
              <w:marTop w:val="0"/>
              <w:marBottom w:val="0"/>
              <w:divBdr>
                <w:top w:val="none" w:sz="0" w:space="0" w:color="auto"/>
                <w:left w:val="none" w:sz="0" w:space="0" w:color="auto"/>
                <w:bottom w:val="none" w:sz="0" w:space="0" w:color="auto"/>
                <w:right w:val="none" w:sz="0" w:space="0" w:color="auto"/>
              </w:divBdr>
            </w:div>
            <w:div w:id="718627609">
              <w:marLeft w:val="0"/>
              <w:marRight w:val="0"/>
              <w:marTop w:val="0"/>
              <w:marBottom w:val="0"/>
              <w:divBdr>
                <w:top w:val="none" w:sz="0" w:space="0" w:color="auto"/>
                <w:left w:val="none" w:sz="0" w:space="0" w:color="auto"/>
                <w:bottom w:val="none" w:sz="0" w:space="0" w:color="auto"/>
                <w:right w:val="none" w:sz="0" w:space="0" w:color="auto"/>
              </w:divBdr>
            </w:div>
            <w:div w:id="1372263411">
              <w:marLeft w:val="0"/>
              <w:marRight w:val="0"/>
              <w:marTop w:val="0"/>
              <w:marBottom w:val="0"/>
              <w:divBdr>
                <w:top w:val="none" w:sz="0" w:space="0" w:color="auto"/>
                <w:left w:val="none" w:sz="0" w:space="0" w:color="auto"/>
                <w:bottom w:val="none" w:sz="0" w:space="0" w:color="auto"/>
                <w:right w:val="none" w:sz="0" w:space="0" w:color="auto"/>
              </w:divBdr>
            </w:div>
            <w:div w:id="1317487989">
              <w:marLeft w:val="0"/>
              <w:marRight w:val="0"/>
              <w:marTop w:val="0"/>
              <w:marBottom w:val="0"/>
              <w:divBdr>
                <w:top w:val="none" w:sz="0" w:space="0" w:color="auto"/>
                <w:left w:val="none" w:sz="0" w:space="0" w:color="auto"/>
                <w:bottom w:val="none" w:sz="0" w:space="0" w:color="auto"/>
                <w:right w:val="none" w:sz="0" w:space="0" w:color="auto"/>
              </w:divBdr>
            </w:div>
            <w:div w:id="617875831">
              <w:marLeft w:val="0"/>
              <w:marRight w:val="0"/>
              <w:marTop w:val="0"/>
              <w:marBottom w:val="0"/>
              <w:divBdr>
                <w:top w:val="none" w:sz="0" w:space="0" w:color="auto"/>
                <w:left w:val="none" w:sz="0" w:space="0" w:color="auto"/>
                <w:bottom w:val="none" w:sz="0" w:space="0" w:color="auto"/>
                <w:right w:val="none" w:sz="0" w:space="0" w:color="auto"/>
              </w:divBdr>
            </w:div>
            <w:div w:id="737674967">
              <w:marLeft w:val="0"/>
              <w:marRight w:val="0"/>
              <w:marTop w:val="0"/>
              <w:marBottom w:val="0"/>
              <w:divBdr>
                <w:top w:val="none" w:sz="0" w:space="0" w:color="auto"/>
                <w:left w:val="none" w:sz="0" w:space="0" w:color="auto"/>
                <w:bottom w:val="none" w:sz="0" w:space="0" w:color="auto"/>
                <w:right w:val="none" w:sz="0" w:space="0" w:color="auto"/>
              </w:divBdr>
            </w:div>
            <w:div w:id="2054035703">
              <w:marLeft w:val="0"/>
              <w:marRight w:val="0"/>
              <w:marTop w:val="0"/>
              <w:marBottom w:val="0"/>
              <w:divBdr>
                <w:top w:val="none" w:sz="0" w:space="0" w:color="auto"/>
                <w:left w:val="none" w:sz="0" w:space="0" w:color="auto"/>
                <w:bottom w:val="none" w:sz="0" w:space="0" w:color="auto"/>
                <w:right w:val="none" w:sz="0" w:space="0" w:color="auto"/>
              </w:divBdr>
            </w:div>
            <w:div w:id="1050107641">
              <w:marLeft w:val="0"/>
              <w:marRight w:val="0"/>
              <w:marTop w:val="0"/>
              <w:marBottom w:val="0"/>
              <w:divBdr>
                <w:top w:val="none" w:sz="0" w:space="0" w:color="auto"/>
                <w:left w:val="none" w:sz="0" w:space="0" w:color="auto"/>
                <w:bottom w:val="none" w:sz="0" w:space="0" w:color="auto"/>
                <w:right w:val="none" w:sz="0" w:space="0" w:color="auto"/>
              </w:divBdr>
            </w:div>
            <w:div w:id="22557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590252">
      <w:bodyDiv w:val="1"/>
      <w:marLeft w:val="0"/>
      <w:marRight w:val="0"/>
      <w:marTop w:val="0"/>
      <w:marBottom w:val="0"/>
      <w:divBdr>
        <w:top w:val="none" w:sz="0" w:space="0" w:color="auto"/>
        <w:left w:val="none" w:sz="0" w:space="0" w:color="auto"/>
        <w:bottom w:val="none" w:sz="0" w:space="0" w:color="auto"/>
        <w:right w:val="none" w:sz="0" w:space="0" w:color="auto"/>
      </w:divBdr>
      <w:divsChild>
        <w:div w:id="1820073784">
          <w:marLeft w:val="0"/>
          <w:marRight w:val="0"/>
          <w:marTop w:val="0"/>
          <w:marBottom w:val="0"/>
          <w:divBdr>
            <w:top w:val="none" w:sz="0" w:space="0" w:color="auto"/>
            <w:left w:val="none" w:sz="0" w:space="0" w:color="auto"/>
            <w:bottom w:val="none" w:sz="0" w:space="0" w:color="auto"/>
            <w:right w:val="none" w:sz="0" w:space="0" w:color="auto"/>
          </w:divBdr>
        </w:div>
      </w:divsChild>
    </w:div>
    <w:div w:id="1206991453">
      <w:bodyDiv w:val="1"/>
      <w:marLeft w:val="0"/>
      <w:marRight w:val="0"/>
      <w:marTop w:val="0"/>
      <w:marBottom w:val="0"/>
      <w:divBdr>
        <w:top w:val="none" w:sz="0" w:space="0" w:color="auto"/>
        <w:left w:val="none" w:sz="0" w:space="0" w:color="auto"/>
        <w:bottom w:val="none" w:sz="0" w:space="0" w:color="auto"/>
        <w:right w:val="none" w:sz="0" w:space="0" w:color="auto"/>
      </w:divBdr>
      <w:divsChild>
        <w:div w:id="1234005012">
          <w:marLeft w:val="0"/>
          <w:marRight w:val="0"/>
          <w:marTop w:val="0"/>
          <w:marBottom w:val="0"/>
          <w:divBdr>
            <w:top w:val="none" w:sz="0" w:space="0" w:color="auto"/>
            <w:left w:val="none" w:sz="0" w:space="0" w:color="auto"/>
            <w:bottom w:val="none" w:sz="0" w:space="0" w:color="auto"/>
            <w:right w:val="none" w:sz="0" w:space="0" w:color="auto"/>
          </w:divBdr>
        </w:div>
        <w:div w:id="1432310621">
          <w:marLeft w:val="0"/>
          <w:marRight w:val="0"/>
          <w:marTop w:val="0"/>
          <w:marBottom w:val="0"/>
          <w:divBdr>
            <w:top w:val="none" w:sz="0" w:space="0" w:color="auto"/>
            <w:left w:val="none" w:sz="0" w:space="0" w:color="auto"/>
            <w:bottom w:val="none" w:sz="0" w:space="0" w:color="auto"/>
            <w:right w:val="none" w:sz="0" w:space="0" w:color="auto"/>
          </w:divBdr>
        </w:div>
        <w:div w:id="979922903">
          <w:marLeft w:val="0"/>
          <w:marRight w:val="0"/>
          <w:marTop w:val="0"/>
          <w:marBottom w:val="0"/>
          <w:divBdr>
            <w:top w:val="none" w:sz="0" w:space="0" w:color="auto"/>
            <w:left w:val="none" w:sz="0" w:space="0" w:color="auto"/>
            <w:bottom w:val="none" w:sz="0" w:space="0" w:color="auto"/>
            <w:right w:val="none" w:sz="0" w:space="0" w:color="auto"/>
          </w:divBdr>
        </w:div>
        <w:div w:id="884174950">
          <w:marLeft w:val="0"/>
          <w:marRight w:val="0"/>
          <w:marTop w:val="0"/>
          <w:marBottom w:val="0"/>
          <w:divBdr>
            <w:top w:val="none" w:sz="0" w:space="0" w:color="auto"/>
            <w:left w:val="none" w:sz="0" w:space="0" w:color="auto"/>
            <w:bottom w:val="none" w:sz="0" w:space="0" w:color="auto"/>
            <w:right w:val="none" w:sz="0" w:space="0" w:color="auto"/>
          </w:divBdr>
        </w:div>
        <w:div w:id="815531223">
          <w:marLeft w:val="0"/>
          <w:marRight w:val="0"/>
          <w:marTop w:val="0"/>
          <w:marBottom w:val="0"/>
          <w:divBdr>
            <w:top w:val="none" w:sz="0" w:space="0" w:color="auto"/>
            <w:left w:val="none" w:sz="0" w:space="0" w:color="auto"/>
            <w:bottom w:val="none" w:sz="0" w:space="0" w:color="auto"/>
            <w:right w:val="none" w:sz="0" w:space="0" w:color="auto"/>
          </w:divBdr>
        </w:div>
      </w:divsChild>
    </w:div>
    <w:div w:id="1212352301">
      <w:bodyDiv w:val="1"/>
      <w:marLeft w:val="0"/>
      <w:marRight w:val="0"/>
      <w:marTop w:val="0"/>
      <w:marBottom w:val="0"/>
      <w:divBdr>
        <w:top w:val="none" w:sz="0" w:space="0" w:color="auto"/>
        <w:left w:val="none" w:sz="0" w:space="0" w:color="auto"/>
        <w:bottom w:val="none" w:sz="0" w:space="0" w:color="auto"/>
        <w:right w:val="none" w:sz="0" w:space="0" w:color="auto"/>
      </w:divBdr>
      <w:divsChild>
        <w:div w:id="1474713218">
          <w:marLeft w:val="0"/>
          <w:marRight w:val="0"/>
          <w:marTop w:val="0"/>
          <w:marBottom w:val="0"/>
          <w:divBdr>
            <w:top w:val="none" w:sz="0" w:space="0" w:color="auto"/>
            <w:left w:val="none" w:sz="0" w:space="0" w:color="auto"/>
            <w:bottom w:val="none" w:sz="0" w:space="0" w:color="auto"/>
            <w:right w:val="none" w:sz="0" w:space="0" w:color="auto"/>
          </w:divBdr>
        </w:div>
      </w:divsChild>
    </w:div>
    <w:div w:id="1213692908">
      <w:bodyDiv w:val="1"/>
      <w:marLeft w:val="0"/>
      <w:marRight w:val="0"/>
      <w:marTop w:val="0"/>
      <w:marBottom w:val="0"/>
      <w:divBdr>
        <w:top w:val="none" w:sz="0" w:space="0" w:color="auto"/>
        <w:left w:val="none" w:sz="0" w:space="0" w:color="auto"/>
        <w:bottom w:val="none" w:sz="0" w:space="0" w:color="auto"/>
        <w:right w:val="none" w:sz="0" w:space="0" w:color="auto"/>
      </w:divBdr>
      <w:divsChild>
        <w:div w:id="478960271">
          <w:marLeft w:val="0"/>
          <w:marRight w:val="0"/>
          <w:marTop w:val="0"/>
          <w:marBottom w:val="0"/>
          <w:divBdr>
            <w:top w:val="none" w:sz="0" w:space="0" w:color="auto"/>
            <w:left w:val="none" w:sz="0" w:space="0" w:color="auto"/>
            <w:bottom w:val="none" w:sz="0" w:space="0" w:color="auto"/>
            <w:right w:val="none" w:sz="0" w:space="0" w:color="auto"/>
          </w:divBdr>
        </w:div>
      </w:divsChild>
    </w:div>
    <w:div w:id="1216967885">
      <w:bodyDiv w:val="1"/>
      <w:marLeft w:val="0"/>
      <w:marRight w:val="0"/>
      <w:marTop w:val="0"/>
      <w:marBottom w:val="0"/>
      <w:divBdr>
        <w:top w:val="none" w:sz="0" w:space="0" w:color="auto"/>
        <w:left w:val="none" w:sz="0" w:space="0" w:color="auto"/>
        <w:bottom w:val="none" w:sz="0" w:space="0" w:color="auto"/>
        <w:right w:val="none" w:sz="0" w:space="0" w:color="auto"/>
      </w:divBdr>
      <w:divsChild>
        <w:div w:id="1525170416">
          <w:marLeft w:val="0"/>
          <w:marRight w:val="0"/>
          <w:marTop w:val="0"/>
          <w:marBottom w:val="0"/>
          <w:divBdr>
            <w:top w:val="none" w:sz="0" w:space="0" w:color="auto"/>
            <w:left w:val="none" w:sz="0" w:space="0" w:color="auto"/>
            <w:bottom w:val="none" w:sz="0" w:space="0" w:color="auto"/>
            <w:right w:val="none" w:sz="0" w:space="0" w:color="auto"/>
          </w:divBdr>
        </w:div>
      </w:divsChild>
    </w:div>
    <w:div w:id="1217938287">
      <w:bodyDiv w:val="1"/>
      <w:marLeft w:val="0"/>
      <w:marRight w:val="0"/>
      <w:marTop w:val="0"/>
      <w:marBottom w:val="0"/>
      <w:divBdr>
        <w:top w:val="none" w:sz="0" w:space="0" w:color="auto"/>
        <w:left w:val="none" w:sz="0" w:space="0" w:color="auto"/>
        <w:bottom w:val="none" w:sz="0" w:space="0" w:color="auto"/>
        <w:right w:val="none" w:sz="0" w:space="0" w:color="auto"/>
      </w:divBdr>
      <w:divsChild>
        <w:div w:id="1549490137">
          <w:marLeft w:val="0"/>
          <w:marRight w:val="0"/>
          <w:marTop w:val="0"/>
          <w:marBottom w:val="0"/>
          <w:divBdr>
            <w:top w:val="none" w:sz="0" w:space="0" w:color="auto"/>
            <w:left w:val="none" w:sz="0" w:space="0" w:color="auto"/>
            <w:bottom w:val="none" w:sz="0" w:space="0" w:color="auto"/>
            <w:right w:val="none" w:sz="0" w:space="0" w:color="auto"/>
          </w:divBdr>
        </w:div>
        <w:div w:id="1223717107">
          <w:marLeft w:val="0"/>
          <w:marRight w:val="0"/>
          <w:marTop w:val="0"/>
          <w:marBottom w:val="0"/>
          <w:divBdr>
            <w:top w:val="none" w:sz="0" w:space="0" w:color="auto"/>
            <w:left w:val="none" w:sz="0" w:space="0" w:color="auto"/>
            <w:bottom w:val="none" w:sz="0" w:space="0" w:color="auto"/>
            <w:right w:val="none" w:sz="0" w:space="0" w:color="auto"/>
          </w:divBdr>
        </w:div>
        <w:div w:id="1068572775">
          <w:marLeft w:val="0"/>
          <w:marRight w:val="0"/>
          <w:marTop w:val="0"/>
          <w:marBottom w:val="0"/>
          <w:divBdr>
            <w:top w:val="none" w:sz="0" w:space="0" w:color="auto"/>
            <w:left w:val="none" w:sz="0" w:space="0" w:color="auto"/>
            <w:bottom w:val="none" w:sz="0" w:space="0" w:color="auto"/>
            <w:right w:val="none" w:sz="0" w:space="0" w:color="auto"/>
          </w:divBdr>
        </w:div>
        <w:div w:id="252713269">
          <w:marLeft w:val="0"/>
          <w:marRight w:val="0"/>
          <w:marTop w:val="0"/>
          <w:marBottom w:val="0"/>
          <w:divBdr>
            <w:top w:val="none" w:sz="0" w:space="0" w:color="auto"/>
            <w:left w:val="none" w:sz="0" w:space="0" w:color="auto"/>
            <w:bottom w:val="none" w:sz="0" w:space="0" w:color="auto"/>
            <w:right w:val="none" w:sz="0" w:space="0" w:color="auto"/>
          </w:divBdr>
        </w:div>
        <w:div w:id="327639604">
          <w:marLeft w:val="0"/>
          <w:marRight w:val="0"/>
          <w:marTop w:val="0"/>
          <w:marBottom w:val="0"/>
          <w:divBdr>
            <w:top w:val="none" w:sz="0" w:space="0" w:color="auto"/>
            <w:left w:val="none" w:sz="0" w:space="0" w:color="auto"/>
            <w:bottom w:val="none" w:sz="0" w:space="0" w:color="auto"/>
            <w:right w:val="none" w:sz="0" w:space="0" w:color="auto"/>
          </w:divBdr>
        </w:div>
        <w:div w:id="258803840">
          <w:marLeft w:val="0"/>
          <w:marRight w:val="0"/>
          <w:marTop w:val="0"/>
          <w:marBottom w:val="0"/>
          <w:divBdr>
            <w:top w:val="none" w:sz="0" w:space="0" w:color="auto"/>
            <w:left w:val="none" w:sz="0" w:space="0" w:color="auto"/>
            <w:bottom w:val="none" w:sz="0" w:space="0" w:color="auto"/>
            <w:right w:val="none" w:sz="0" w:space="0" w:color="auto"/>
          </w:divBdr>
        </w:div>
        <w:div w:id="660427727">
          <w:marLeft w:val="0"/>
          <w:marRight w:val="0"/>
          <w:marTop w:val="0"/>
          <w:marBottom w:val="0"/>
          <w:divBdr>
            <w:top w:val="none" w:sz="0" w:space="0" w:color="auto"/>
            <w:left w:val="none" w:sz="0" w:space="0" w:color="auto"/>
            <w:bottom w:val="none" w:sz="0" w:space="0" w:color="auto"/>
            <w:right w:val="none" w:sz="0" w:space="0" w:color="auto"/>
          </w:divBdr>
        </w:div>
      </w:divsChild>
    </w:div>
    <w:div w:id="1221525766">
      <w:bodyDiv w:val="1"/>
      <w:marLeft w:val="0"/>
      <w:marRight w:val="0"/>
      <w:marTop w:val="0"/>
      <w:marBottom w:val="0"/>
      <w:divBdr>
        <w:top w:val="none" w:sz="0" w:space="0" w:color="auto"/>
        <w:left w:val="none" w:sz="0" w:space="0" w:color="auto"/>
        <w:bottom w:val="none" w:sz="0" w:space="0" w:color="auto"/>
        <w:right w:val="none" w:sz="0" w:space="0" w:color="auto"/>
      </w:divBdr>
      <w:divsChild>
        <w:div w:id="1231846597">
          <w:marLeft w:val="0"/>
          <w:marRight w:val="0"/>
          <w:marTop w:val="0"/>
          <w:marBottom w:val="0"/>
          <w:divBdr>
            <w:top w:val="none" w:sz="0" w:space="0" w:color="auto"/>
            <w:left w:val="none" w:sz="0" w:space="0" w:color="auto"/>
            <w:bottom w:val="none" w:sz="0" w:space="0" w:color="auto"/>
            <w:right w:val="none" w:sz="0" w:space="0" w:color="auto"/>
          </w:divBdr>
          <w:divsChild>
            <w:div w:id="20956595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223910845">
      <w:bodyDiv w:val="1"/>
      <w:marLeft w:val="0"/>
      <w:marRight w:val="0"/>
      <w:marTop w:val="0"/>
      <w:marBottom w:val="0"/>
      <w:divBdr>
        <w:top w:val="none" w:sz="0" w:space="0" w:color="auto"/>
        <w:left w:val="none" w:sz="0" w:space="0" w:color="auto"/>
        <w:bottom w:val="none" w:sz="0" w:space="0" w:color="auto"/>
        <w:right w:val="none" w:sz="0" w:space="0" w:color="auto"/>
      </w:divBdr>
      <w:divsChild>
        <w:div w:id="1537741584">
          <w:marLeft w:val="0"/>
          <w:marRight w:val="0"/>
          <w:marTop w:val="0"/>
          <w:marBottom w:val="0"/>
          <w:divBdr>
            <w:top w:val="none" w:sz="0" w:space="0" w:color="auto"/>
            <w:left w:val="none" w:sz="0" w:space="0" w:color="auto"/>
            <w:bottom w:val="none" w:sz="0" w:space="0" w:color="auto"/>
            <w:right w:val="none" w:sz="0" w:space="0" w:color="auto"/>
          </w:divBdr>
        </w:div>
      </w:divsChild>
    </w:div>
    <w:div w:id="1229537057">
      <w:bodyDiv w:val="1"/>
      <w:marLeft w:val="0"/>
      <w:marRight w:val="0"/>
      <w:marTop w:val="0"/>
      <w:marBottom w:val="0"/>
      <w:divBdr>
        <w:top w:val="none" w:sz="0" w:space="0" w:color="auto"/>
        <w:left w:val="none" w:sz="0" w:space="0" w:color="auto"/>
        <w:bottom w:val="none" w:sz="0" w:space="0" w:color="auto"/>
        <w:right w:val="none" w:sz="0" w:space="0" w:color="auto"/>
      </w:divBdr>
      <w:divsChild>
        <w:div w:id="2038235527">
          <w:marLeft w:val="0"/>
          <w:marRight w:val="0"/>
          <w:marTop w:val="0"/>
          <w:marBottom w:val="0"/>
          <w:divBdr>
            <w:top w:val="none" w:sz="0" w:space="0" w:color="auto"/>
            <w:left w:val="none" w:sz="0" w:space="0" w:color="auto"/>
            <w:bottom w:val="none" w:sz="0" w:space="0" w:color="auto"/>
            <w:right w:val="none" w:sz="0" w:space="0" w:color="auto"/>
          </w:divBdr>
        </w:div>
        <w:div w:id="642083050">
          <w:marLeft w:val="0"/>
          <w:marRight w:val="0"/>
          <w:marTop w:val="0"/>
          <w:marBottom w:val="0"/>
          <w:divBdr>
            <w:top w:val="none" w:sz="0" w:space="0" w:color="auto"/>
            <w:left w:val="none" w:sz="0" w:space="0" w:color="auto"/>
            <w:bottom w:val="none" w:sz="0" w:space="0" w:color="auto"/>
            <w:right w:val="none" w:sz="0" w:space="0" w:color="auto"/>
          </w:divBdr>
        </w:div>
        <w:div w:id="262997070">
          <w:marLeft w:val="0"/>
          <w:marRight w:val="0"/>
          <w:marTop w:val="0"/>
          <w:marBottom w:val="0"/>
          <w:divBdr>
            <w:top w:val="none" w:sz="0" w:space="0" w:color="auto"/>
            <w:left w:val="none" w:sz="0" w:space="0" w:color="auto"/>
            <w:bottom w:val="none" w:sz="0" w:space="0" w:color="auto"/>
            <w:right w:val="none" w:sz="0" w:space="0" w:color="auto"/>
          </w:divBdr>
        </w:div>
        <w:div w:id="1041170724">
          <w:marLeft w:val="0"/>
          <w:marRight w:val="0"/>
          <w:marTop w:val="0"/>
          <w:marBottom w:val="0"/>
          <w:divBdr>
            <w:top w:val="none" w:sz="0" w:space="0" w:color="auto"/>
            <w:left w:val="none" w:sz="0" w:space="0" w:color="auto"/>
            <w:bottom w:val="none" w:sz="0" w:space="0" w:color="auto"/>
            <w:right w:val="none" w:sz="0" w:space="0" w:color="auto"/>
          </w:divBdr>
        </w:div>
      </w:divsChild>
    </w:div>
    <w:div w:id="1236429559">
      <w:bodyDiv w:val="1"/>
      <w:marLeft w:val="0"/>
      <w:marRight w:val="0"/>
      <w:marTop w:val="0"/>
      <w:marBottom w:val="0"/>
      <w:divBdr>
        <w:top w:val="none" w:sz="0" w:space="0" w:color="auto"/>
        <w:left w:val="none" w:sz="0" w:space="0" w:color="auto"/>
        <w:bottom w:val="none" w:sz="0" w:space="0" w:color="auto"/>
        <w:right w:val="none" w:sz="0" w:space="0" w:color="auto"/>
      </w:divBdr>
      <w:divsChild>
        <w:div w:id="382412884">
          <w:marLeft w:val="0"/>
          <w:marRight w:val="0"/>
          <w:marTop w:val="0"/>
          <w:marBottom w:val="0"/>
          <w:divBdr>
            <w:top w:val="none" w:sz="0" w:space="0" w:color="auto"/>
            <w:left w:val="none" w:sz="0" w:space="0" w:color="auto"/>
            <w:bottom w:val="none" w:sz="0" w:space="0" w:color="auto"/>
            <w:right w:val="none" w:sz="0" w:space="0" w:color="auto"/>
          </w:divBdr>
        </w:div>
        <w:div w:id="816727044">
          <w:marLeft w:val="0"/>
          <w:marRight w:val="0"/>
          <w:marTop w:val="0"/>
          <w:marBottom w:val="0"/>
          <w:divBdr>
            <w:top w:val="none" w:sz="0" w:space="0" w:color="auto"/>
            <w:left w:val="none" w:sz="0" w:space="0" w:color="auto"/>
            <w:bottom w:val="none" w:sz="0" w:space="0" w:color="auto"/>
            <w:right w:val="none" w:sz="0" w:space="0" w:color="auto"/>
          </w:divBdr>
        </w:div>
        <w:div w:id="1948585074">
          <w:marLeft w:val="0"/>
          <w:marRight w:val="0"/>
          <w:marTop w:val="0"/>
          <w:marBottom w:val="0"/>
          <w:divBdr>
            <w:top w:val="none" w:sz="0" w:space="0" w:color="auto"/>
            <w:left w:val="none" w:sz="0" w:space="0" w:color="auto"/>
            <w:bottom w:val="none" w:sz="0" w:space="0" w:color="auto"/>
            <w:right w:val="none" w:sz="0" w:space="0" w:color="auto"/>
          </w:divBdr>
        </w:div>
        <w:div w:id="2902409">
          <w:marLeft w:val="0"/>
          <w:marRight w:val="0"/>
          <w:marTop w:val="0"/>
          <w:marBottom w:val="0"/>
          <w:divBdr>
            <w:top w:val="none" w:sz="0" w:space="0" w:color="auto"/>
            <w:left w:val="none" w:sz="0" w:space="0" w:color="auto"/>
            <w:bottom w:val="none" w:sz="0" w:space="0" w:color="auto"/>
            <w:right w:val="none" w:sz="0" w:space="0" w:color="auto"/>
          </w:divBdr>
        </w:div>
        <w:div w:id="866140551">
          <w:marLeft w:val="0"/>
          <w:marRight w:val="0"/>
          <w:marTop w:val="0"/>
          <w:marBottom w:val="0"/>
          <w:divBdr>
            <w:top w:val="none" w:sz="0" w:space="0" w:color="auto"/>
            <w:left w:val="none" w:sz="0" w:space="0" w:color="auto"/>
            <w:bottom w:val="none" w:sz="0" w:space="0" w:color="auto"/>
            <w:right w:val="none" w:sz="0" w:space="0" w:color="auto"/>
          </w:divBdr>
        </w:div>
        <w:div w:id="1789814254">
          <w:marLeft w:val="0"/>
          <w:marRight w:val="0"/>
          <w:marTop w:val="0"/>
          <w:marBottom w:val="0"/>
          <w:divBdr>
            <w:top w:val="none" w:sz="0" w:space="0" w:color="auto"/>
            <w:left w:val="none" w:sz="0" w:space="0" w:color="auto"/>
            <w:bottom w:val="none" w:sz="0" w:space="0" w:color="auto"/>
            <w:right w:val="none" w:sz="0" w:space="0" w:color="auto"/>
          </w:divBdr>
        </w:div>
        <w:div w:id="157576502">
          <w:marLeft w:val="0"/>
          <w:marRight w:val="0"/>
          <w:marTop w:val="0"/>
          <w:marBottom w:val="0"/>
          <w:divBdr>
            <w:top w:val="none" w:sz="0" w:space="0" w:color="auto"/>
            <w:left w:val="none" w:sz="0" w:space="0" w:color="auto"/>
            <w:bottom w:val="none" w:sz="0" w:space="0" w:color="auto"/>
            <w:right w:val="none" w:sz="0" w:space="0" w:color="auto"/>
          </w:divBdr>
        </w:div>
        <w:div w:id="1507674427">
          <w:marLeft w:val="0"/>
          <w:marRight w:val="0"/>
          <w:marTop w:val="0"/>
          <w:marBottom w:val="0"/>
          <w:divBdr>
            <w:top w:val="none" w:sz="0" w:space="0" w:color="auto"/>
            <w:left w:val="none" w:sz="0" w:space="0" w:color="auto"/>
            <w:bottom w:val="none" w:sz="0" w:space="0" w:color="auto"/>
            <w:right w:val="none" w:sz="0" w:space="0" w:color="auto"/>
          </w:divBdr>
        </w:div>
        <w:div w:id="1809207564">
          <w:marLeft w:val="0"/>
          <w:marRight w:val="0"/>
          <w:marTop w:val="0"/>
          <w:marBottom w:val="0"/>
          <w:divBdr>
            <w:top w:val="none" w:sz="0" w:space="0" w:color="auto"/>
            <w:left w:val="none" w:sz="0" w:space="0" w:color="auto"/>
            <w:bottom w:val="none" w:sz="0" w:space="0" w:color="auto"/>
            <w:right w:val="none" w:sz="0" w:space="0" w:color="auto"/>
          </w:divBdr>
        </w:div>
        <w:div w:id="1763649750">
          <w:marLeft w:val="0"/>
          <w:marRight w:val="0"/>
          <w:marTop w:val="0"/>
          <w:marBottom w:val="0"/>
          <w:divBdr>
            <w:top w:val="none" w:sz="0" w:space="0" w:color="auto"/>
            <w:left w:val="none" w:sz="0" w:space="0" w:color="auto"/>
            <w:bottom w:val="none" w:sz="0" w:space="0" w:color="auto"/>
            <w:right w:val="none" w:sz="0" w:space="0" w:color="auto"/>
          </w:divBdr>
        </w:div>
        <w:div w:id="948588974">
          <w:marLeft w:val="0"/>
          <w:marRight w:val="0"/>
          <w:marTop w:val="0"/>
          <w:marBottom w:val="0"/>
          <w:divBdr>
            <w:top w:val="none" w:sz="0" w:space="0" w:color="auto"/>
            <w:left w:val="none" w:sz="0" w:space="0" w:color="auto"/>
            <w:bottom w:val="none" w:sz="0" w:space="0" w:color="auto"/>
            <w:right w:val="none" w:sz="0" w:space="0" w:color="auto"/>
          </w:divBdr>
        </w:div>
        <w:div w:id="265239149">
          <w:marLeft w:val="0"/>
          <w:marRight w:val="0"/>
          <w:marTop w:val="0"/>
          <w:marBottom w:val="0"/>
          <w:divBdr>
            <w:top w:val="none" w:sz="0" w:space="0" w:color="auto"/>
            <w:left w:val="none" w:sz="0" w:space="0" w:color="auto"/>
            <w:bottom w:val="none" w:sz="0" w:space="0" w:color="auto"/>
            <w:right w:val="none" w:sz="0" w:space="0" w:color="auto"/>
          </w:divBdr>
        </w:div>
        <w:div w:id="2010785363">
          <w:marLeft w:val="0"/>
          <w:marRight w:val="0"/>
          <w:marTop w:val="0"/>
          <w:marBottom w:val="0"/>
          <w:divBdr>
            <w:top w:val="none" w:sz="0" w:space="0" w:color="auto"/>
            <w:left w:val="none" w:sz="0" w:space="0" w:color="auto"/>
            <w:bottom w:val="none" w:sz="0" w:space="0" w:color="auto"/>
            <w:right w:val="none" w:sz="0" w:space="0" w:color="auto"/>
          </w:divBdr>
        </w:div>
      </w:divsChild>
    </w:div>
    <w:div w:id="1238978351">
      <w:bodyDiv w:val="1"/>
      <w:marLeft w:val="0"/>
      <w:marRight w:val="0"/>
      <w:marTop w:val="0"/>
      <w:marBottom w:val="0"/>
      <w:divBdr>
        <w:top w:val="none" w:sz="0" w:space="0" w:color="auto"/>
        <w:left w:val="none" w:sz="0" w:space="0" w:color="auto"/>
        <w:bottom w:val="none" w:sz="0" w:space="0" w:color="auto"/>
        <w:right w:val="none" w:sz="0" w:space="0" w:color="auto"/>
      </w:divBdr>
      <w:divsChild>
        <w:div w:id="1008602680">
          <w:marLeft w:val="0"/>
          <w:marRight w:val="0"/>
          <w:marTop w:val="0"/>
          <w:marBottom w:val="0"/>
          <w:divBdr>
            <w:top w:val="none" w:sz="0" w:space="0" w:color="auto"/>
            <w:left w:val="none" w:sz="0" w:space="0" w:color="auto"/>
            <w:bottom w:val="none" w:sz="0" w:space="0" w:color="auto"/>
            <w:right w:val="none" w:sz="0" w:space="0" w:color="auto"/>
          </w:divBdr>
        </w:div>
        <w:div w:id="205718971">
          <w:marLeft w:val="0"/>
          <w:marRight w:val="0"/>
          <w:marTop w:val="0"/>
          <w:marBottom w:val="0"/>
          <w:divBdr>
            <w:top w:val="none" w:sz="0" w:space="0" w:color="auto"/>
            <w:left w:val="none" w:sz="0" w:space="0" w:color="auto"/>
            <w:bottom w:val="none" w:sz="0" w:space="0" w:color="auto"/>
            <w:right w:val="none" w:sz="0" w:space="0" w:color="auto"/>
          </w:divBdr>
        </w:div>
        <w:div w:id="1458377183">
          <w:marLeft w:val="0"/>
          <w:marRight w:val="0"/>
          <w:marTop w:val="0"/>
          <w:marBottom w:val="0"/>
          <w:divBdr>
            <w:top w:val="none" w:sz="0" w:space="0" w:color="auto"/>
            <w:left w:val="none" w:sz="0" w:space="0" w:color="auto"/>
            <w:bottom w:val="none" w:sz="0" w:space="0" w:color="auto"/>
            <w:right w:val="none" w:sz="0" w:space="0" w:color="auto"/>
          </w:divBdr>
        </w:div>
        <w:div w:id="509413931">
          <w:marLeft w:val="0"/>
          <w:marRight w:val="0"/>
          <w:marTop w:val="0"/>
          <w:marBottom w:val="0"/>
          <w:divBdr>
            <w:top w:val="none" w:sz="0" w:space="0" w:color="auto"/>
            <w:left w:val="none" w:sz="0" w:space="0" w:color="auto"/>
            <w:bottom w:val="none" w:sz="0" w:space="0" w:color="auto"/>
            <w:right w:val="none" w:sz="0" w:space="0" w:color="auto"/>
          </w:divBdr>
        </w:div>
        <w:div w:id="475611923">
          <w:marLeft w:val="0"/>
          <w:marRight w:val="0"/>
          <w:marTop w:val="0"/>
          <w:marBottom w:val="0"/>
          <w:divBdr>
            <w:top w:val="none" w:sz="0" w:space="0" w:color="auto"/>
            <w:left w:val="none" w:sz="0" w:space="0" w:color="auto"/>
            <w:bottom w:val="none" w:sz="0" w:space="0" w:color="auto"/>
            <w:right w:val="none" w:sz="0" w:space="0" w:color="auto"/>
          </w:divBdr>
        </w:div>
        <w:div w:id="1457678815">
          <w:marLeft w:val="0"/>
          <w:marRight w:val="0"/>
          <w:marTop w:val="0"/>
          <w:marBottom w:val="0"/>
          <w:divBdr>
            <w:top w:val="none" w:sz="0" w:space="0" w:color="auto"/>
            <w:left w:val="none" w:sz="0" w:space="0" w:color="auto"/>
            <w:bottom w:val="none" w:sz="0" w:space="0" w:color="auto"/>
            <w:right w:val="none" w:sz="0" w:space="0" w:color="auto"/>
          </w:divBdr>
        </w:div>
        <w:div w:id="1135104323">
          <w:marLeft w:val="0"/>
          <w:marRight w:val="0"/>
          <w:marTop w:val="0"/>
          <w:marBottom w:val="0"/>
          <w:divBdr>
            <w:top w:val="none" w:sz="0" w:space="0" w:color="auto"/>
            <w:left w:val="none" w:sz="0" w:space="0" w:color="auto"/>
            <w:bottom w:val="none" w:sz="0" w:space="0" w:color="auto"/>
            <w:right w:val="none" w:sz="0" w:space="0" w:color="auto"/>
          </w:divBdr>
        </w:div>
        <w:div w:id="140392448">
          <w:marLeft w:val="0"/>
          <w:marRight w:val="0"/>
          <w:marTop w:val="0"/>
          <w:marBottom w:val="0"/>
          <w:divBdr>
            <w:top w:val="none" w:sz="0" w:space="0" w:color="auto"/>
            <w:left w:val="none" w:sz="0" w:space="0" w:color="auto"/>
            <w:bottom w:val="none" w:sz="0" w:space="0" w:color="auto"/>
            <w:right w:val="none" w:sz="0" w:space="0" w:color="auto"/>
          </w:divBdr>
        </w:div>
        <w:div w:id="2014529274">
          <w:marLeft w:val="0"/>
          <w:marRight w:val="0"/>
          <w:marTop w:val="0"/>
          <w:marBottom w:val="0"/>
          <w:divBdr>
            <w:top w:val="none" w:sz="0" w:space="0" w:color="auto"/>
            <w:left w:val="none" w:sz="0" w:space="0" w:color="auto"/>
            <w:bottom w:val="none" w:sz="0" w:space="0" w:color="auto"/>
            <w:right w:val="none" w:sz="0" w:space="0" w:color="auto"/>
          </w:divBdr>
        </w:div>
        <w:div w:id="47648680">
          <w:marLeft w:val="0"/>
          <w:marRight w:val="0"/>
          <w:marTop w:val="0"/>
          <w:marBottom w:val="0"/>
          <w:divBdr>
            <w:top w:val="none" w:sz="0" w:space="0" w:color="auto"/>
            <w:left w:val="none" w:sz="0" w:space="0" w:color="auto"/>
            <w:bottom w:val="none" w:sz="0" w:space="0" w:color="auto"/>
            <w:right w:val="none" w:sz="0" w:space="0" w:color="auto"/>
          </w:divBdr>
        </w:div>
        <w:div w:id="504706621">
          <w:marLeft w:val="0"/>
          <w:marRight w:val="0"/>
          <w:marTop w:val="0"/>
          <w:marBottom w:val="0"/>
          <w:divBdr>
            <w:top w:val="none" w:sz="0" w:space="0" w:color="auto"/>
            <w:left w:val="none" w:sz="0" w:space="0" w:color="auto"/>
            <w:bottom w:val="none" w:sz="0" w:space="0" w:color="auto"/>
            <w:right w:val="none" w:sz="0" w:space="0" w:color="auto"/>
          </w:divBdr>
        </w:div>
        <w:div w:id="1590773946">
          <w:marLeft w:val="0"/>
          <w:marRight w:val="0"/>
          <w:marTop w:val="0"/>
          <w:marBottom w:val="0"/>
          <w:divBdr>
            <w:top w:val="none" w:sz="0" w:space="0" w:color="auto"/>
            <w:left w:val="none" w:sz="0" w:space="0" w:color="auto"/>
            <w:bottom w:val="none" w:sz="0" w:space="0" w:color="auto"/>
            <w:right w:val="none" w:sz="0" w:space="0" w:color="auto"/>
          </w:divBdr>
        </w:div>
        <w:div w:id="539391882">
          <w:marLeft w:val="0"/>
          <w:marRight w:val="0"/>
          <w:marTop w:val="0"/>
          <w:marBottom w:val="0"/>
          <w:divBdr>
            <w:top w:val="none" w:sz="0" w:space="0" w:color="auto"/>
            <w:left w:val="none" w:sz="0" w:space="0" w:color="auto"/>
            <w:bottom w:val="none" w:sz="0" w:space="0" w:color="auto"/>
            <w:right w:val="none" w:sz="0" w:space="0" w:color="auto"/>
          </w:divBdr>
        </w:div>
        <w:div w:id="431978379">
          <w:marLeft w:val="0"/>
          <w:marRight w:val="0"/>
          <w:marTop w:val="0"/>
          <w:marBottom w:val="0"/>
          <w:divBdr>
            <w:top w:val="none" w:sz="0" w:space="0" w:color="auto"/>
            <w:left w:val="none" w:sz="0" w:space="0" w:color="auto"/>
            <w:bottom w:val="none" w:sz="0" w:space="0" w:color="auto"/>
            <w:right w:val="none" w:sz="0" w:space="0" w:color="auto"/>
          </w:divBdr>
        </w:div>
        <w:div w:id="675184073">
          <w:marLeft w:val="0"/>
          <w:marRight w:val="0"/>
          <w:marTop w:val="0"/>
          <w:marBottom w:val="0"/>
          <w:divBdr>
            <w:top w:val="none" w:sz="0" w:space="0" w:color="auto"/>
            <w:left w:val="none" w:sz="0" w:space="0" w:color="auto"/>
            <w:bottom w:val="none" w:sz="0" w:space="0" w:color="auto"/>
            <w:right w:val="none" w:sz="0" w:space="0" w:color="auto"/>
          </w:divBdr>
        </w:div>
        <w:div w:id="811217734">
          <w:marLeft w:val="0"/>
          <w:marRight w:val="0"/>
          <w:marTop w:val="0"/>
          <w:marBottom w:val="0"/>
          <w:divBdr>
            <w:top w:val="none" w:sz="0" w:space="0" w:color="auto"/>
            <w:left w:val="none" w:sz="0" w:space="0" w:color="auto"/>
            <w:bottom w:val="none" w:sz="0" w:space="0" w:color="auto"/>
            <w:right w:val="none" w:sz="0" w:space="0" w:color="auto"/>
          </w:divBdr>
        </w:div>
        <w:div w:id="461266949">
          <w:marLeft w:val="0"/>
          <w:marRight w:val="0"/>
          <w:marTop w:val="0"/>
          <w:marBottom w:val="0"/>
          <w:divBdr>
            <w:top w:val="none" w:sz="0" w:space="0" w:color="auto"/>
            <w:left w:val="none" w:sz="0" w:space="0" w:color="auto"/>
            <w:bottom w:val="none" w:sz="0" w:space="0" w:color="auto"/>
            <w:right w:val="none" w:sz="0" w:space="0" w:color="auto"/>
          </w:divBdr>
        </w:div>
        <w:div w:id="1032925784">
          <w:marLeft w:val="0"/>
          <w:marRight w:val="0"/>
          <w:marTop w:val="0"/>
          <w:marBottom w:val="0"/>
          <w:divBdr>
            <w:top w:val="none" w:sz="0" w:space="0" w:color="auto"/>
            <w:left w:val="none" w:sz="0" w:space="0" w:color="auto"/>
            <w:bottom w:val="none" w:sz="0" w:space="0" w:color="auto"/>
            <w:right w:val="none" w:sz="0" w:space="0" w:color="auto"/>
          </w:divBdr>
        </w:div>
        <w:div w:id="1643268301">
          <w:marLeft w:val="0"/>
          <w:marRight w:val="0"/>
          <w:marTop w:val="0"/>
          <w:marBottom w:val="0"/>
          <w:divBdr>
            <w:top w:val="none" w:sz="0" w:space="0" w:color="auto"/>
            <w:left w:val="none" w:sz="0" w:space="0" w:color="auto"/>
            <w:bottom w:val="none" w:sz="0" w:space="0" w:color="auto"/>
            <w:right w:val="none" w:sz="0" w:space="0" w:color="auto"/>
          </w:divBdr>
        </w:div>
        <w:div w:id="89476420">
          <w:marLeft w:val="0"/>
          <w:marRight w:val="0"/>
          <w:marTop w:val="0"/>
          <w:marBottom w:val="0"/>
          <w:divBdr>
            <w:top w:val="none" w:sz="0" w:space="0" w:color="auto"/>
            <w:left w:val="none" w:sz="0" w:space="0" w:color="auto"/>
            <w:bottom w:val="none" w:sz="0" w:space="0" w:color="auto"/>
            <w:right w:val="none" w:sz="0" w:space="0" w:color="auto"/>
          </w:divBdr>
        </w:div>
        <w:div w:id="1397242928">
          <w:marLeft w:val="0"/>
          <w:marRight w:val="0"/>
          <w:marTop w:val="0"/>
          <w:marBottom w:val="0"/>
          <w:divBdr>
            <w:top w:val="none" w:sz="0" w:space="0" w:color="auto"/>
            <w:left w:val="none" w:sz="0" w:space="0" w:color="auto"/>
            <w:bottom w:val="none" w:sz="0" w:space="0" w:color="auto"/>
            <w:right w:val="none" w:sz="0" w:space="0" w:color="auto"/>
          </w:divBdr>
        </w:div>
        <w:div w:id="155145887">
          <w:marLeft w:val="0"/>
          <w:marRight w:val="0"/>
          <w:marTop w:val="0"/>
          <w:marBottom w:val="0"/>
          <w:divBdr>
            <w:top w:val="none" w:sz="0" w:space="0" w:color="auto"/>
            <w:left w:val="none" w:sz="0" w:space="0" w:color="auto"/>
            <w:bottom w:val="none" w:sz="0" w:space="0" w:color="auto"/>
            <w:right w:val="none" w:sz="0" w:space="0" w:color="auto"/>
          </w:divBdr>
        </w:div>
        <w:div w:id="794181224">
          <w:marLeft w:val="0"/>
          <w:marRight w:val="0"/>
          <w:marTop w:val="0"/>
          <w:marBottom w:val="0"/>
          <w:divBdr>
            <w:top w:val="none" w:sz="0" w:space="0" w:color="auto"/>
            <w:left w:val="none" w:sz="0" w:space="0" w:color="auto"/>
            <w:bottom w:val="none" w:sz="0" w:space="0" w:color="auto"/>
            <w:right w:val="none" w:sz="0" w:space="0" w:color="auto"/>
          </w:divBdr>
        </w:div>
        <w:div w:id="1058364450">
          <w:marLeft w:val="0"/>
          <w:marRight w:val="0"/>
          <w:marTop w:val="0"/>
          <w:marBottom w:val="0"/>
          <w:divBdr>
            <w:top w:val="none" w:sz="0" w:space="0" w:color="auto"/>
            <w:left w:val="none" w:sz="0" w:space="0" w:color="auto"/>
            <w:bottom w:val="none" w:sz="0" w:space="0" w:color="auto"/>
            <w:right w:val="none" w:sz="0" w:space="0" w:color="auto"/>
          </w:divBdr>
        </w:div>
        <w:div w:id="620692349">
          <w:marLeft w:val="0"/>
          <w:marRight w:val="0"/>
          <w:marTop w:val="0"/>
          <w:marBottom w:val="0"/>
          <w:divBdr>
            <w:top w:val="none" w:sz="0" w:space="0" w:color="auto"/>
            <w:left w:val="none" w:sz="0" w:space="0" w:color="auto"/>
            <w:bottom w:val="none" w:sz="0" w:space="0" w:color="auto"/>
            <w:right w:val="none" w:sz="0" w:space="0" w:color="auto"/>
          </w:divBdr>
        </w:div>
        <w:div w:id="1689528140">
          <w:marLeft w:val="0"/>
          <w:marRight w:val="0"/>
          <w:marTop w:val="0"/>
          <w:marBottom w:val="0"/>
          <w:divBdr>
            <w:top w:val="none" w:sz="0" w:space="0" w:color="auto"/>
            <w:left w:val="none" w:sz="0" w:space="0" w:color="auto"/>
            <w:bottom w:val="none" w:sz="0" w:space="0" w:color="auto"/>
            <w:right w:val="none" w:sz="0" w:space="0" w:color="auto"/>
          </w:divBdr>
        </w:div>
        <w:div w:id="275140918">
          <w:marLeft w:val="0"/>
          <w:marRight w:val="0"/>
          <w:marTop w:val="0"/>
          <w:marBottom w:val="0"/>
          <w:divBdr>
            <w:top w:val="none" w:sz="0" w:space="0" w:color="auto"/>
            <w:left w:val="none" w:sz="0" w:space="0" w:color="auto"/>
            <w:bottom w:val="none" w:sz="0" w:space="0" w:color="auto"/>
            <w:right w:val="none" w:sz="0" w:space="0" w:color="auto"/>
          </w:divBdr>
        </w:div>
        <w:div w:id="492725105">
          <w:marLeft w:val="0"/>
          <w:marRight w:val="0"/>
          <w:marTop w:val="0"/>
          <w:marBottom w:val="0"/>
          <w:divBdr>
            <w:top w:val="none" w:sz="0" w:space="0" w:color="auto"/>
            <w:left w:val="none" w:sz="0" w:space="0" w:color="auto"/>
            <w:bottom w:val="none" w:sz="0" w:space="0" w:color="auto"/>
            <w:right w:val="none" w:sz="0" w:space="0" w:color="auto"/>
          </w:divBdr>
        </w:div>
        <w:div w:id="496964965">
          <w:marLeft w:val="0"/>
          <w:marRight w:val="0"/>
          <w:marTop w:val="0"/>
          <w:marBottom w:val="0"/>
          <w:divBdr>
            <w:top w:val="none" w:sz="0" w:space="0" w:color="auto"/>
            <w:left w:val="none" w:sz="0" w:space="0" w:color="auto"/>
            <w:bottom w:val="none" w:sz="0" w:space="0" w:color="auto"/>
            <w:right w:val="none" w:sz="0" w:space="0" w:color="auto"/>
          </w:divBdr>
        </w:div>
        <w:div w:id="1534879553">
          <w:marLeft w:val="0"/>
          <w:marRight w:val="0"/>
          <w:marTop w:val="0"/>
          <w:marBottom w:val="0"/>
          <w:divBdr>
            <w:top w:val="none" w:sz="0" w:space="0" w:color="auto"/>
            <w:left w:val="none" w:sz="0" w:space="0" w:color="auto"/>
            <w:bottom w:val="none" w:sz="0" w:space="0" w:color="auto"/>
            <w:right w:val="none" w:sz="0" w:space="0" w:color="auto"/>
          </w:divBdr>
        </w:div>
      </w:divsChild>
    </w:div>
    <w:div w:id="1247111248">
      <w:bodyDiv w:val="1"/>
      <w:marLeft w:val="0"/>
      <w:marRight w:val="0"/>
      <w:marTop w:val="0"/>
      <w:marBottom w:val="0"/>
      <w:divBdr>
        <w:top w:val="none" w:sz="0" w:space="0" w:color="auto"/>
        <w:left w:val="none" w:sz="0" w:space="0" w:color="auto"/>
        <w:bottom w:val="none" w:sz="0" w:space="0" w:color="auto"/>
        <w:right w:val="none" w:sz="0" w:space="0" w:color="auto"/>
      </w:divBdr>
      <w:divsChild>
        <w:div w:id="296492600">
          <w:marLeft w:val="0"/>
          <w:marRight w:val="0"/>
          <w:marTop w:val="0"/>
          <w:marBottom w:val="0"/>
          <w:divBdr>
            <w:top w:val="none" w:sz="0" w:space="0" w:color="auto"/>
            <w:left w:val="none" w:sz="0" w:space="0" w:color="auto"/>
            <w:bottom w:val="none" w:sz="0" w:space="0" w:color="auto"/>
            <w:right w:val="none" w:sz="0" w:space="0" w:color="auto"/>
          </w:divBdr>
          <w:divsChild>
            <w:div w:id="10088676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248423980">
      <w:bodyDiv w:val="1"/>
      <w:marLeft w:val="0"/>
      <w:marRight w:val="0"/>
      <w:marTop w:val="0"/>
      <w:marBottom w:val="0"/>
      <w:divBdr>
        <w:top w:val="none" w:sz="0" w:space="0" w:color="auto"/>
        <w:left w:val="none" w:sz="0" w:space="0" w:color="auto"/>
        <w:bottom w:val="none" w:sz="0" w:space="0" w:color="auto"/>
        <w:right w:val="none" w:sz="0" w:space="0" w:color="auto"/>
      </w:divBdr>
      <w:divsChild>
        <w:div w:id="2097701556">
          <w:marLeft w:val="0"/>
          <w:marRight w:val="0"/>
          <w:marTop w:val="0"/>
          <w:marBottom w:val="0"/>
          <w:divBdr>
            <w:top w:val="none" w:sz="0" w:space="0" w:color="auto"/>
            <w:left w:val="none" w:sz="0" w:space="0" w:color="auto"/>
            <w:bottom w:val="none" w:sz="0" w:space="0" w:color="auto"/>
            <w:right w:val="none" w:sz="0" w:space="0" w:color="auto"/>
          </w:divBdr>
          <w:divsChild>
            <w:div w:id="714961485">
              <w:marLeft w:val="0"/>
              <w:marRight w:val="0"/>
              <w:marTop w:val="0"/>
              <w:marBottom w:val="0"/>
              <w:divBdr>
                <w:top w:val="none" w:sz="0" w:space="0" w:color="auto"/>
                <w:left w:val="none" w:sz="0" w:space="0" w:color="auto"/>
                <w:bottom w:val="none" w:sz="0" w:space="0" w:color="auto"/>
                <w:right w:val="none" w:sz="0" w:space="0" w:color="auto"/>
              </w:divBdr>
            </w:div>
            <w:div w:id="799105453">
              <w:marLeft w:val="0"/>
              <w:marRight w:val="0"/>
              <w:marTop w:val="0"/>
              <w:marBottom w:val="0"/>
              <w:divBdr>
                <w:top w:val="none" w:sz="0" w:space="0" w:color="auto"/>
                <w:left w:val="none" w:sz="0" w:space="0" w:color="auto"/>
                <w:bottom w:val="none" w:sz="0" w:space="0" w:color="auto"/>
                <w:right w:val="none" w:sz="0" w:space="0" w:color="auto"/>
              </w:divBdr>
            </w:div>
            <w:div w:id="1634604130">
              <w:marLeft w:val="0"/>
              <w:marRight w:val="0"/>
              <w:marTop w:val="0"/>
              <w:marBottom w:val="0"/>
              <w:divBdr>
                <w:top w:val="none" w:sz="0" w:space="0" w:color="auto"/>
                <w:left w:val="none" w:sz="0" w:space="0" w:color="auto"/>
                <w:bottom w:val="none" w:sz="0" w:space="0" w:color="auto"/>
                <w:right w:val="none" w:sz="0" w:space="0" w:color="auto"/>
              </w:divBdr>
            </w:div>
            <w:div w:id="34738499">
              <w:marLeft w:val="0"/>
              <w:marRight w:val="0"/>
              <w:marTop w:val="0"/>
              <w:marBottom w:val="0"/>
              <w:divBdr>
                <w:top w:val="none" w:sz="0" w:space="0" w:color="auto"/>
                <w:left w:val="none" w:sz="0" w:space="0" w:color="auto"/>
                <w:bottom w:val="none" w:sz="0" w:space="0" w:color="auto"/>
                <w:right w:val="none" w:sz="0" w:space="0" w:color="auto"/>
              </w:divBdr>
            </w:div>
            <w:div w:id="1371690756">
              <w:marLeft w:val="0"/>
              <w:marRight w:val="0"/>
              <w:marTop w:val="0"/>
              <w:marBottom w:val="0"/>
              <w:divBdr>
                <w:top w:val="none" w:sz="0" w:space="0" w:color="auto"/>
                <w:left w:val="none" w:sz="0" w:space="0" w:color="auto"/>
                <w:bottom w:val="none" w:sz="0" w:space="0" w:color="auto"/>
                <w:right w:val="none" w:sz="0" w:space="0" w:color="auto"/>
              </w:divBdr>
            </w:div>
            <w:div w:id="1152062246">
              <w:marLeft w:val="0"/>
              <w:marRight w:val="0"/>
              <w:marTop w:val="0"/>
              <w:marBottom w:val="0"/>
              <w:divBdr>
                <w:top w:val="none" w:sz="0" w:space="0" w:color="auto"/>
                <w:left w:val="none" w:sz="0" w:space="0" w:color="auto"/>
                <w:bottom w:val="none" w:sz="0" w:space="0" w:color="auto"/>
                <w:right w:val="none" w:sz="0" w:space="0" w:color="auto"/>
              </w:divBdr>
            </w:div>
            <w:div w:id="808981802">
              <w:marLeft w:val="0"/>
              <w:marRight w:val="0"/>
              <w:marTop w:val="0"/>
              <w:marBottom w:val="0"/>
              <w:divBdr>
                <w:top w:val="none" w:sz="0" w:space="0" w:color="auto"/>
                <w:left w:val="none" w:sz="0" w:space="0" w:color="auto"/>
                <w:bottom w:val="none" w:sz="0" w:space="0" w:color="auto"/>
                <w:right w:val="none" w:sz="0" w:space="0" w:color="auto"/>
              </w:divBdr>
            </w:div>
            <w:div w:id="1990280021">
              <w:marLeft w:val="0"/>
              <w:marRight w:val="0"/>
              <w:marTop w:val="0"/>
              <w:marBottom w:val="0"/>
              <w:divBdr>
                <w:top w:val="none" w:sz="0" w:space="0" w:color="auto"/>
                <w:left w:val="none" w:sz="0" w:space="0" w:color="auto"/>
                <w:bottom w:val="none" w:sz="0" w:space="0" w:color="auto"/>
                <w:right w:val="none" w:sz="0" w:space="0" w:color="auto"/>
              </w:divBdr>
            </w:div>
            <w:div w:id="936984043">
              <w:marLeft w:val="0"/>
              <w:marRight w:val="0"/>
              <w:marTop w:val="0"/>
              <w:marBottom w:val="0"/>
              <w:divBdr>
                <w:top w:val="none" w:sz="0" w:space="0" w:color="auto"/>
                <w:left w:val="none" w:sz="0" w:space="0" w:color="auto"/>
                <w:bottom w:val="none" w:sz="0" w:space="0" w:color="auto"/>
                <w:right w:val="none" w:sz="0" w:space="0" w:color="auto"/>
              </w:divBdr>
            </w:div>
            <w:div w:id="1806314790">
              <w:marLeft w:val="0"/>
              <w:marRight w:val="0"/>
              <w:marTop w:val="0"/>
              <w:marBottom w:val="0"/>
              <w:divBdr>
                <w:top w:val="none" w:sz="0" w:space="0" w:color="auto"/>
                <w:left w:val="none" w:sz="0" w:space="0" w:color="auto"/>
                <w:bottom w:val="none" w:sz="0" w:space="0" w:color="auto"/>
                <w:right w:val="none" w:sz="0" w:space="0" w:color="auto"/>
              </w:divBdr>
            </w:div>
            <w:div w:id="279999348">
              <w:marLeft w:val="0"/>
              <w:marRight w:val="0"/>
              <w:marTop w:val="0"/>
              <w:marBottom w:val="0"/>
              <w:divBdr>
                <w:top w:val="none" w:sz="0" w:space="0" w:color="auto"/>
                <w:left w:val="none" w:sz="0" w:space="0" w:color="auto"/>
                <w:bottom w:val="none" w:sz="0" w:space="0" w:color="auto"/>
                <w:right w:val="none" w:sz="0" w:space="0" w:color="auto"/>
              </w:divBdr>
            </w:div>
            <w:div w:id="1440642241">
              <w:marLeft w:val="0"/>
              <w:marRight w:val="0"/>
              <w:marTop w:val="0"/>
              <w:marBottom w:val="0"/>
              <w:divBdr>
                <w:top w:val="none" w:sz="0" w:space="0" w:color="auto"/>
                <w:left w:val="none" w:sz="0" w:space="0" w:color="auto"/>
                <w:bottom w:val="none" w:sz="0" w:space="0" w:color="auto"/>
                <w:right w:val="none" w:sz="0" w:space="0" w:color="auto"/>
              </w:divBdr>
            </w:div>
            <w:div w:id="976645580">
              <w:marLeft w:val="0"/>
              <w:marRight w:val="0"/>
              <w:marTop w:val="0"/>
              <w:marBottom w:val="0"/>
              <w:divBdr>
                <w:top w:val="none" w:sz="0" w:space="0" w:color="auto"/>
                <w:left w:val="none" w:sz="0" w:space="0" w:color="auto"/>
                <w:bottom w:val="none" w:sz="0" w:space="0" w:color="auto"/>
                <w:right w:val="none" w:sz="0" w:space="0" w:color="auto"/>
              </w:divBdr>
            </w:div>
            <w:div w:id="1565408591">
              <w:marLeft w:val="0"/>
              <w:marRight w:val="0"/>
              <w:marTop w:val="0"/>
              <w:marBottom w:val="0"/>
              <w:divBdr>
                <w:top w:val="none" w:sz="0" w:space="0" w:color="auto"/>
                <w:left w:val="none" w:sz="0" w:space="0" w:color="auto"/>
                <w:bottom w:val="none" w:sz="0" w:space="0" w:color="auto"/>
                <w:right w:val="none" w:sz="0" w:space="0" w:color="auto"/>
              </w:divBdr>
            </w:div>
            <w:div w:id="690179992">
              <w:marLeft w:val="0"/>
              <w:marRight w:val="0"/>
              <w:marTop w:val="0"/>
              <w:marBottom w:val="0"/>
              <w:divBdr>
                <w:top w:val="none" w:sz="0" w:space="0" w:color="auto"/>
                <w:left w:val="none" w:sz="0" w:space="0" w:color="auto"/>
                <w:bottom w:val="none" w:sz="0" w:space="0" w:color="auto"/>
                <w:right w:val="none" w:sz="0" w:space="0" w:color="auto"/>
              </w:divBdr>
            </w:div>
            <w:div w:id="111021563">
              <w:marLeft w:val="0"/>
              <w:marRight w:val="0"/>
              <w:marTop w:val="0"/>
              <w:marBottom w:val="0"/>
              <w:divBdr>
                <w:top w:val="none" w:sz="0" w:space="0" w:color="auto"/>
                <w:left w:val="none" w:sz="0" w:space="0" w:color="auto"/>
                <w:bottom w:val="none" w:sz="0" w:space="0" w:color="auto"/>
                <w:right w:val="none" w:sz="0" w:space="0" w:color="auto"/>
              </w:divBdr>
            </w:div>
            <w:div w:id="1567639768">
              <w:marLeft w:val="0"/>
              <w:marRight w:val="0"/>
              <w:marTop w:val="0"/>
              <w:marBottom w:val="0"/>
              <w:divBdr>
                <w:top w:val="none" w:sz="0" w:space="0" w:color="auto"/>
                <w:left w:val="none" w:sz="0" w:space="0" w:color="auto"/>
                <w:bottom w:val="none" w:sz="0" w:space="0" w:color="auto"/>
                <w:right w:val="none" w:sz="0" w:space="0" w:color="auto"/>
              </w:divBdr>
            </w:div>
            <w:div w:id="847210385">
              <w:marLeft w:val="0"/>
              <w:marRight w:val="0"/>
              <w:marTop w:val="0"/>
              <w:marBottom w:val="0"/>
              <w:divBdr>
                <w:top w:val="none" w:sz="0" w:space="0" w:color="auto"/>
                <w:left w:val="none" w:sz="0" w:space="0" w:color="auto"/>
                <w:bottom w:val="none" w:sz="0" w:space="0" w:color="auto"/>
                <w:right w:val="none" w:sz="0" w:space="0" w:color="auto"/>
              </w:divBdr>
            </w:div>
            <w:div w:id="156883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084325">
      <w:bodyDiv w:val="1"/>
      <w:marLeft w:val="0"/>
      <w:marRight w:val="0"/>
      <w:marTop w:val="0"/>
      <w:marBottom w:val="0"/>
      <w:divBdr>
        <w:top w:val="none" w:sz="0" w:space="0" w:color="auto"/>
        <w:left w:val="none" w:sz="0" w:space="0" w:color="auto"/>
        <w:bottom w:val="none" w:sz="0" w:space="0" w:color="auto"/>
        <w:right w:val="none" w:sz="0" w:space="0" w:color="auto"/>
      </w:divBdr>
      <w:divsChild>
        <w:div w:id="1991669486">
          <w:marLeft w:val="0"/>
          <w:marRight w:val="0"/>
          <w:marTop w:val="0"/>
          <w:marBottom w:val="0"/>
          <w:divBdr>
            <w:top w:val="none" w:sz="0" w:space="0" w:color="auto"/>
            <w:left w:val="none" w:sz="0" w:space="0" w:color="auto"/>
            <w:bottom w:val="none" w:sz="0" w:space="0" w:color="auto"/>
            <w:right w:val="none" w:sz="0" w:space="0" w:color="auto"/>
          </w:divBdr>
        </w:div>
        <w:div w:id="952128421">
          <w:marLeft w:val="0"/>
          <w:marRight w:val="0"/>
          <w:marTop w:val="0"/>
          <w:marBottom w:val="0"/>
          <w:divBdr>
            <w:top w:val="none" w:sz="0" w:space="0" w:color="auto"/>
            <w:left w:val="none" w:sz="0" w:space="0" w:color="auto"/>
            <w:bottom w:val="none" w:sz="0" w:space="0" w:color="auto"/>
            <w:right w:val="none" w:sz="0" w:space="0" w:color="auto"/>
          </w:divBdr>
        </w:div>
        <w:div w:id="1867133142">
          <w:marLeft w:val="0"/>
          <w:marRight w:val="0"/>
          <w:marTop w:val="0"/>
          <w:marBottom w:val="0"/>
          <w:divBdr>
            <w:top w:val="none" w:sz="0" w:space="0" w:color="auto"/>
            <w:left w:val="none" w:sz="0" w:space="0" w:color="auto"/>
            <w:bottom w:val="none" w:sz="0" w:space="0" w:color="auto"/>
            <w:right w:val="none" w:sz="0" w:space="0" w:color="auto"/>
          </w:divBdr>
        </w:div>
        <w:div w:id="611398526">
          <w:marLeft w:val="0"/>
          <w:marRight w:val="0"/>
          <w:marTop w:val="0"/>
          <w:marBottom w:val="0"/>
          <w:divBdr>
            <w:top w:val="none" w:sz="0" w:space="0" w:color="auto"/>
            <w:left w:val="none" w:sz="0" w:space="0" w:color="auto"/>
            <w:bottom w:val="none" w:sz="0" w:space="0" w:color="auto"/>
            <w:right w:val="none" w:sz="0" w:space="0" w:color="auto"/>
          </w:divBdr>
        </w:div>
        <w:div w:id="322659036">
          <w:marLeft w:val="0"/>
          <w:marRight w:val="0"/>
          <w:marTop w:val="0"/>
          <w:marBottom w:val="0"/>
          <w:divBdr>
            <w:top w:val="none" w:sz="0" w:space="0" w:color="auto"/>
            <w:left w:val="none" w:sz="0" w:space="0" w:color="auto"/>
            <w:bottom w:val="none" w:sz="0" w:space="0" w:color="auto"/>
            <w:right w:val="none" w:sz="0" w:space="0" w:color="auto"/>
          </w:divBdr>
        </w:div>
        <w:div w:id="667949847">
          <w:marLeft w:val="0"/>
          <w:marRight w:val="0"/>
          <w:marTop w:val="0"/>
          <w:marBottom w:val="0"/>
          <w:divBdr>
            <w:top w:val="none" w:sz="0" w:space="0" w:color="auto"/>
            <w:left w:val="none" w:sz="0" w:space="0" w:color="auto"/>
            <w:bottom w:val="none" w:sz="0" w:space="0" w:color="auto"/>
            <w:right w:val="none" w:sz="0" w:space="0" w:color="auto"/>
          </w:divBdr>
        </w:div>
      </w:divsChild>
    </w:div>
    <w:div w:id="1254316834">
      <w:bodyDiv w:val="1"/>
      <w:marLeft w:val="0"/>
      <w:marRight w:val="0"/>
      <w:marTop w:val="0"/>
      <w:marBottom w:val="0"/>
      <w:divBdr>
        <w:top w:val="none" w:sz="0" w:space="0" w:color="auto"/>
        <w:left w:val="none" w:sz="0" w:space="0" w:color="auto"/>
        <w:bottom w:val="none" w:sz="0" w:space="0" w:color="auto"/>
        <w:right w:val="none" w:sz="0" w:space="0" w:color="auto"/>
      </w:divBdr>
      <w:divsChild>
        <w:div w:id="404229666">
          <w:marLeft w:val="0"/>
          <w:marRight w:val="0"/>
          <w:marTop w:val="0"/>
          <w:marBottom w:val="0"/>
          <w:divBdr>
            <w:top w:val="none" w:sz="0" w:space="0" w:color="auto"/>
            <w:left w:val="none" w:sz="0" w:space="0" w:color="auto"/>
            <w:bottom w:val="none" w:sz="0" w:space="0" w:color="auto"/>
            <w:right w:val="none" w:sz="0" w:space="0" w:color="auto"/>
          </w:divBdr>
        </w:div>
      </w:divsChild>
    </w:div>
    <w:div w:id="1256281681">
      <w:bodyDiv w:val="1"/>
      <w:marLeft w:val="0"/>
      <w:marRight w:val="0"/>
      <w:marTop w:val="0"/>
      <w:marBottom w:val="0"/>
      <w:divBdr>
        <w:top w:val="none" w:sz="0" w:space="0" w:color="auto"/>
        <w:left w:val="none" w:sz="0" w:space="0" w:color="auto"/>
        <w:bottom w:val="none" w:sz="0" w:space="0" w:color="auto"/>
        <w:right w:val="none" w:sz="0" w:space="0" w:color="auto"/>
      </w:divBdr>
      <w:divsChild>
        <w:div w:id="352923723">
          <w:marLeft w:val="0"/>
          <w:marRight w:val="0"/>
          <w:marTop w:val="0"/>
          <w:marBottom w:val="0"/>
          <w:divBdr>
            <w:top w:val="none" w:sz="0" w:space="0" w:color="auto"/>
            <w:left w:val="none" w:sz="0" w:space="0" w:color="auto"/>
            <w:bottom w:val="none" w:sz="0" w:space="0" w:color="auto"/>
            <w:right w:val="none" w:sz="0" w:space="0" w:color="auto"/>
          </w:divBdr>
        </w:div>
      </w:divsChild>
    </w:div>
    <w:div w:id="1265188416">
      <w:bodyDiv w:val="1"/>
      <w:marLeft w:val="0"/>
      <w:marRight w:val="0"/>
      <w:marTop w:val="0"/>
      <w:marBottom w:val="0"/>
      <w:divBdr>
        <w:top w:val="none" w:sz="0" w:space="0" w:color="auto"/>
        <w:left w:val="none" w:sz="0" w:space="0" w:color="auto"/>
        <w:bottom w:val="none" w:sz="0" w:space="0" w:color="auto"/>
        <w:right w:val="none" w:sz="0" w:space="0" w:color="auto"/>
      </w:divBdr>
      <w:divsChild>
        <w:div w:id="1135224036">
          <w:marLeft w:val="0"/>
          <w:marRight w:val="0"/>
          <w:marTop w:val="0"/>
          <w:marBottom w:val="0"/>
          <w:divBdr>
            <w:top w:val="none" w:sz="0" w:space="0" w:color="auto"/>
            <w:left w:val="none" w:sz="0" w:space="0" w:color="auto"/>
            <w:bottom w:val="none" w:sz="0" w:space="0" w:color="auto"/>
            <w:right w:val="none" w:sz="0" w:space="0" w:color="auto"/>
          </w:divBdr>
        </w:div>
      </w:divsChild>
    </w:div>
    <w:div w:id="1279221448">
      <w:bodyDiv w:val="1"/>
      <w:marLeft w:val="0"/>
      <w:marRight w:val="0"/>
      <w:marTop w:val="0"/>
      <w:marBottom w:val="0"/>
      <w:divBdr>
        <w:top w:val="none" w:sz="0" w:space="0" w:color="auto"/>
        <w:left w:val="none" w:sz="0" w:space="0" w:color="auto"/>
        <w:bottom w:val="none" w:sz="0" w:space="0" w:color="auto"/>
        <w:right w:val="none" w:sz="0" w:space="0" w:color="auto"/>
      </w:divBdr>
      <w:divsChild>
        <w:div w:id="1735081490">
          <w:marLeft w:val="0"/>
          <w:marRight w:val="0"/>
          <w:marTop w:val="0"/>
          <w:marBottom w:val="0"/>
          <w:divBdr>
            <w:top w:val="none" w:sz="0" w:space="0" w:color="auto"/>
            <w:left w:val="none" w:sz="0" w:space="0" w:color="auto"/>
            <w:bottom w:val="none" w:sz="0" w:space="0" w:color="auto"/>
            <w:right w:val="none" w:sz="0" w:space="0" w:color="auto"/>
          </w:divBdr>
        </w:div>
      </w:divsChild>
    </w:div>
    <w:div w:id="1291324266">
      <w:bodyDiv w:val="1"/>
      <w:marLeft w:val="0"/>
      <w:marRight w:val="0"/>
      <w:marTop w:val="0"/>
      <w:marBottom w:val="0"/>
      <w:divBdr>
        <w:top w:val="none" w:sz="0" w:space="0" w:color="auto"/>
        <w:left w:val="none" w:sz="0" w:space="0" w:color="auto"/>
        <w:bottom w:val="none" w:sz="0" w:space="0" w:color="auto"/>
        <w:right w:val="none" w:sz="0" w:space="0" w:color="auto"/>
      </w:divBdr>
      <w:divsChild>
        <w:div w:id="610940674">
          <w:marLeft w:val="0"/>
          <w:marRight w:val="0"/>
          <w:marTop w:val="0"/>
          <w:marBottom w:val="0"/>
          <w:divBdr>
            <w:top w:val="none" w:sz="0" w:space="0" w:color="auto"/>
            <w:left w:val="none" w:sz="0" w:space="0" w:color="auto"/>
            <w:bottom w:val="none" w:sz="0" w:space="0" w:color="auto"/>
            <w:right w:val="none" w:sz="0" w:space="0" w:color="auto"/>
          </w:divBdr>
        </w:div>
      </w:divsChild>
    </w:div>
    <w:div w:id="1297487341">
      <w:bodyDiv w:val="1"/>
      <w:marLeft w:val="0"/>
      <w:marRight w:val="0"/>
      <w:marTop w:val="0"/>
      <w:marBottom w:val="0"/>
      <w:divBdr>
        <w:top w:val="none" w:sz="0" w:space="0" w:color="auto"/>
        <w:left w:val="none" w:sz="0" w:space="0" w:color="auto"/>
        <w:bottom w:val="none" w:sz="0" w:space="0" w:color="auto"/>
        <w:right w:val="none" w:sz="0" w:space="0" w:color="auto"/>
      </w:divBdr>
      <w:divsChild>
        <w:div w:id="1594239888">
          <w:marLeft w:val="0"/>
          <w:marRight w:val="0"/>
          <w:marTop w:val="0"/>
          <w:marBottom w:val="0"/>
          <w:divBdr>
            <w:top w:val="none" w:sz="0" w:space="0" w:color="auto"/>
            <w:left w:val="none" w:sz="0" w:space="0" w:color="auto"/>
            <w:bottom w:val="none" w:sz="0" w:space="0" w:color="auto"/>
            <w:right w:val="none" w:sz="0" w:space="0" w:color="auto"/>
          </w:divBdr>
        </w:div>
        <w:div w:id="958730503">
          <w:marLeft w:val="0"/>
          <w:marRight w:val="0"/>
          <w:marTop w:val="0"/>
          <w:marBottom w:val="0"/>
          <w:divBdr>
            <w:top w:val="none" w:sz="0" w:space="0" w:color="auto"/>
            <w:left w:val="none" w:sz="0" w:space="0" w:color="auto"/>
            <w:bottom w:val="none" w:sz="0" w:space="0" w:color="auto"/>
            <w:right w:val="none" w:sz="0" w:space="0" w:color="auto"/>
          </w:divBdr>
        </w:div>
      </w:divsChild>
    </w:div>
    <w:div w:id="1300915275">
      <w:bodyDiv w:val="1"/>
      <w:marLeft w:val="0"/>
      <w:marRight w:val="0"/>
      <w:marTop w:val="0"/>
      <w:marBottom w:val="0"/>
      <w:divBdr>
        <w:top w:val="none" w:sz="0" w:space="0" w:color="auto"/>
        <w:left w:val="none" w:sz="0" w:space="0" w:color="auto"/>
        <w:bottom w:val="none" w:sz="0" w:space="0" w:color="auto"/>
        <w:right w:val="none" w:sz="0" w:space="0" w:color="auto"/>
      </w:divBdr>
      <w:divsChild>
        <w:div w:id="379480567">
          <w:marLeft w:val="0"/>
          <w:marRight w:val="0"/>
          <w:marTop w:val="0"/>
          <w:marBottom w:val="0"/>
          <w:divBdr>
            <w:top w:val="none" w:sz="0" w:space="0" w:color="auto"/>
            <w:left w:val="none" w:sz="0" w:space="0" w:color="auto"/>
            <w:bottom w:val="none" w:sz="0" w:space="0" w:color="auto"/>
            <w:right w:val="none" w:sz="0" w:space="0" w:color="auto"/>
          </w:divBdr>
        </w:div>
      </w:divsChild>
    </w:div>
    <w:div w:id="1304234095">
      <w:bodyDiv w:val="1"/>
      <w:marLeft w:val="0"/>
      <w:marRight w:val="0"/>
      <w:marTop w:val="0"/>
      <w:marBottom w:val="0"/>
      <w:divBdr>
        <w:top w:val="none" w:sz="0" w:space="0" w:color="auto"/>
        <w:left w:val="none" w:sz="0" w:space="0" w:color="auto"/>
        <w:bottom w:val="none" w:sz="0" w:space="0" w:color="auto"/>
        <w:right w:val="none" w:sz="0" w:space="0" w:color="auto"/>
      </w:divBdr>
      <w:divsChild>
        <w:div w:id="126513832">
          <w:marLeft w:val="0"/>
          <w:marRight w:val="0"/>
          <w:marTop w:val="0"/>
          <w:marBottom w:val="0"/>
          <w:divBdr>
            <w:top w:val="none" w:sz="0" w:space="0" w:color="auto"/>
            <w:left w:val="none" w:sz="0" w:space="0" w:color="auto"/>
            <w:bottom w:val="none" w:sz="0" w:space="0" w:color="auto"/>
            <w:right w:val="none" w:sz="0" w:space="0" w:color="auto"/>
          </w:divBdr>
        </w:div>
      </w:divsChild>
    </w:div>
    <w:div w:id="1311443155">
      <w:bodyDiv w:val="1"/>
      <w:marLeft w:val="0"/>
      <w:marRight w:val="0"/>
      <w:marTop w:val="0"/>
      <w:marBottom w:val="0"/>
      <w:divBdr>
        <w:top w:val="none" w:sz="0" w:space="0" w:color="auto"/>
        <w:left w:val="none" w:sz="0" w:space="0" w:color="auto"/>
        <w:bottom w:val="none" w:sz="0" w:space="0" w:color="auto"/>
        <w:right w:val="none" w:sz="0" w:space="0" w:color="auto"/>
      </w:divBdr>
      <w:divsChild>
        <w:div w:id="1961838882">
          <w:marLeft w:val="0"/>
          <w:marRight w:val="0"/>
          <w:marTop w:val="0"/>
          <w:marBottom w:val="0"/>
          <w:divBdr>
            <w:top w:val="none" w:sz="0" w:space="0" w:color="auto"/>
            <w:left w:val="none" w:sz="0" w:space="0" w:color="auto"/>
            <w:bottom w:val="none" w:sz="0" w:space="0" w:color="auto"/>
            <w:right w:val="none" w:sz="0" w:space="0" w:color="auto"/>
          </w:divBdr>
        </w:div>
      </w:divsChild>
    </w:div>
    <w:div w:id="1313950734">
      <w:bodyDiv w:val="1"/>
      <w:marLeft w:val="0"/>
      <w:marRight w:val="0"/>
      <w:marTop w:val="0"/>
      <w:marBottom w:val="0"/>
      <w:divBdr>
        <w:top w:val="none" w:sz="0" w:space="0" w:color="auto"/>
        <w:left w:val="none" w:sz="0" w:space="0" w:color="auto"/>
        <w:bottom w:val="none" w:sz="0" w:space="0" w:color="auto"/>
        <w:right w:val="none" w:sz="0" w:space="0" w:color="auto"/>
      </w:divBdr>
      <w:divsChild>
        <w:div w:id="1152404254">
          <w:marLeft w:val="0"/>
          <w:marRight w:val="0"/>
          <w:marTop w:val="0"/>
          <w:marBottom w:val="0"/>
          <w:divBdr>
            <w:top w:val="none" w:sz="0" w:space="0" w:color="auto"/>
            <w:left w:val="none" w:sz="0" w:space="0" w:color="auto"/>
            <w:bottom w:val="none" w:sz="0" w:space="0" w:color="auto"/>
            <w:right w:val="none" w:sz="0" w:space="0" w:color="auto"/>
          </w:divBdr>
          <w:divsChild>
            <w:div w:id="131363066">
              <w:marLeft w:val="0"/>
              <w:marRight w:val="0"/>
              <w:marTop w:val="0"/>
              <w:marBottom w:val="0"/>
              <w:divBdr>
                <w:top w:val="none" w:sz="0" w:space="0" w:color="auto"/>
                <w:left w:val="none" w:sz="0" w:space="0" w:color="auto"/>
                <w:bottom w:val="none" w:sz="0" w:space="0" w:color="auto"/>
                <w:right w:val="none" w:sz="0" w:space="0" w:color="auto"/>
              </w:divBdr>
            </w:div>
            <w:div w:id="1632978306">
              <w:marLeft w:val="0"/>
              <w:marRight w:val="0"/>
              <w:marTop w:val="0"/>
              <w:marBottom w:val="0"/>
              <w:divBdr>
                <w:top w:val="none" w:sz="0" w:space="0" w:color="auto"/>
                <w:left w:val="none" w:sz="0" w:space="0" w:color="auto"/>
                <w:bottom w:val="none" w:sz="0" w:space="0" w:color="auto"/>
                <w:right w:val="none" w:sz="0" w:space="0" w:color="auto"/>
              </w:divBdr>
            </w:div>
            <w:div w:id="907761359">
              <w:marLeft w:val="0"/>
              <w:marRight w:val="0"/>
              <w:marTop w:val="0"/>
              <w:marBottom w:val="0"/>
              <w:divBdr>
                <w:top w:val="none" w:sz="0" w:space="0" w:color="auto"/>
                <w:left w:val="none" w:sz="0" w:space="0" w:color="auto"/>
                <w:bottom w:val="none" w:sz="0" w:space="0" w:color="auto"/>
                <w:right w:val="none" w:sz="0" w:space="0" w:color="auto"/>
              </w:divBdr>
            </w:div>
            <w:div w:id="1936476507">
              <w:marLeft w:val="0"/>
              <w:marRight w:val="0"/>
              <w:marTop w:val="0"/>
              <w:marBottom w:val="0"/>
              <w:divBdr>
                <w:top w:val="none" w:sz="0" w:space="0" w:color="auto"/>
                <w:left w:val="none" w:sz="0" w:space="0" w:color="auto"/>
                <w:bottom w:val="none" w:sz="0" w:space="0" w:color="auto"/>
                <w:right w:val="none" w:sz="0" w:space="0" w:color="auto"/>
              </w:divBdr>
            </w:div>
            <w:div w:id="1493061898">
              <w:marLeft w:val="0"/>
              <w:marRight w:val="0"/>
              <w:marTop w:val="0"/>
              <w:marBottom w:val="0"/>
              <w:divBdr>
                <w:top w:val="none" w:sz="0" w:space="0" w:color="auto"/>
                <w:left w:val="none" w:sz="0" w:space="0" w:color="auto"/>
                <w:bottom w:val="none" w:sz="0" w:space="0" w:color="auto"/>
                <w:right w:val="none" w:sz="0" w:space="0" w:color="auto"/>
              </w:divBdr>
            </w:div>
            <w:div w:id="470176658">
              <w:marLeft w:val="0"/>
              <w:marRight w:val="0"/>
              <w:marTop w:val="0"/>
              <w:marBottom w:val="0"/>
              <w:divBdr>
                <w:top w:val="none" w:sz="0" w:space="0" w:color="auto"/>
                <w:left w:val="none" w:sz="0" w:space="0" w:color="auto"/>
                <w:bottom w:val="none" w:sz="0" w:space="0" w:color="auto"/>
                <w:right w:val="none" w:sz="0" w:space="0" w:color="auto"/>
              </w:divBdr>
            </w:div>
            <w:div w:id="833449798">
              <w:marLeft w:val="0"/>
              <w:marRight w:val="0"/>
              <w:marTop w:val="0"/>
              <w:marBottom w:val="0"/>
              <w:divBdr>
                <w:top w:val="none" w:sz="0" w:space="0" w:color="auto"/>
                <w:left w:val="none" w:sz="0" w:space="0" w:color="auto"/>
                <w:bottom w:val="none" w:sz="0" w:space="0" w:color="auto"/>
                <w:right w:val="none" w:sz="0" w:space="0" w:color="auto"/>
              </w:divBdr>
            </w:div>
            <w:div w:id="1841583366">
              <w:marLeft w:val="0"/>
              <w:marRight w:val="0"/>
              <w:marTop w:val="0"/>
              <w:marBottom w:val="0"/>
              <w:divBdr>
                <w:top w:val="none" w:sz="0" w:space="0" w:color="auto"/>
                <w:left w:val="none" w:sz="0" w:space="0" w:color="auto"/>
                <w:bottom w:val="none" w:sz="0" w:space="0" w:color="auto"/>
                <w:right w:val="none" w:sz="0" w:space="0" w:color="auto"/>
              </w:divBdr>
            </w:div>
            <w:div w:id="1774668185">
              <w:marLeft w:val="0"/>
              <w:marRight w:val="0"/>
              <w:marTop w:val="0"/>
              <w:marBottom w:val="0"/>
              <w:divBdr>
                <w:top w:val="none" w:sz="0" w:space="0" w:color="auto"/>
                <w:left w:val="none" w:sz="0" w:space="0" w:color="auto"/>
                <w:bottom w:val="none" w:sz="0" w:space="0" w:color="auto"/>
                <w:right w:val="none" w:sz="0" w:space="0" w:color="auto"/>
              </w:divBdr>
            </w:div>
            <w:div w:id="70396007">
              <w:marLeft w:val="0"/>
              <w:marRight w:val="0"/>
              <w:marTop w:val="0"/>
              <w:marBottom w:val="0"/>
              <w:divBdr>
                <w:top w:val="none" w:sz="0" w:space="0" w:color="auto"/>
                <w:left w:val="none" w:sz="0" w:space="0" w:color="auto"/>
                <w:bottom w:val="none" w:sz="0" w:space="0" w:color="auto"/>
                <w:right w:val="none" w:sz="0" w:space="0" w:color="auto"/>
              </w:divBdr>
            </w:div>
            <w:div w:id="2067561434">
              <w:marLeft w:val="0"/>
              <w:marRight w:val="0"/>
              <w:marTop w:val="0"/>
              <w:marBottom w:val="0"/>
              <w:divBdr>
                <w:top w:val="none" w:sz="0" w:space="0" w:color="auto"/>
                <w:left w:val="none" w:sz="0" w:space="0" w:color="auto"/>
                <w:bottom w:val="none" w:sz="0" w:space="0" w:color="auto"/>
                <w:right w:val="none" w:sz="0" w:space="0" w:color="auto"/>
              </w:divBdr>
            </w:div>
            <w:div w:id="1109738187">
              <w:marLeft w:val="0"/>
              <w:marRight w:val="0"/>
              <w:marTop w:val="0"/>
              <w:marBottom w:val="0"/>
              <w:divBdr>
                <w:top w:val="none" w:sz="0" w:space="0" w:color="auto"/>
                <w:left w:val="none" w:sz="0" w:space="0" w:color="auto"/>
                <w:bottom w:val="none" w:sz="0" w:space="0" w:color="auto"/>
                <w:right w:val="none" w:sz="0" w:space="0" w:color="auto"/>
              </w:divBdr>
            </w:div>
            <w:div w:id="142552763">
              <w:marLeft w:val="0"/>
              <w:marRight w:val="0"/>
              <w:marTop w:val="0"/>
              <w:marBottom w:val="0"/>
              <w:divBdr>
                <w:top w:val="none" w:sz="0" w:space="0" w:color="auto"/>
                <w:left w:val="none" w:sz="0" w:space="0" w:color="auto"/>
                <w:bottom w:val="none" w:sz="0" w:space="0" w:color="auto"/>
                <w:right w:val="none" w:sz="0" w:space="0" w:color="auto"/>
              </w:divBdr>
            </w:div>
            <w:div w:id="1347949271">
              <w:marLeft w:val="0"/>
              <w:marRight w:val="0"/>
              <w:marTop w:val="0"/>
              <w:marBottom w:val="0"/>
              <w:divBdr>
                <w:top w:val="none" w:sz="0" w:space="0" w:color="auto"/>
                <w:left w:val="none" w:sz="0" w:space="0" w:color="auto"/>
                <w:bottom w:val="none" w:sz="0" w:space="0" w:color="auto"/>
                <w:right w:val="none" w:sz="0" w:space="0" w:color="auto"/>
              </w:divBdr>
            </w:div>
            <w:div w:id="1429934509">
              <w:marLeft w:val="0"/>
              <w:marRight w:val="0"/>
              <w:marTop w:val="0"/>
              <w:marBottom w:val="0"/>
              <w:divBdr>
                <w:top w:val="none" w:sz="0" w:space="0" w:color="auto"/>
                <w:left w:val="none" w:sz="0" w:space="0" w:color="auto"/>
                <w:bottom w:val="none" w:sz="0" w:space="0" w:color="auto"/>
                <w:right w:val="none" w:sz="0" w:space="0" w:color="auto"/>
              </w:divBdr>
            </w:div>
            <w:div w:id="957832787">
              <w:marLeft w:val="0"/>
              <w:marRight w:val="0"/>
              <w:marTop w:val="0"/>
              <w:marBottom w:val="0"/>
              <w:divBdr>
                <w:top w:val="none" w:sz="0" w:space="0" w:color="auto"/>
                <w:left w:val="none" w:sz="0" w:space="0" w:color="auto"/>
                <w:bottom w:val="none" w:sz="0" w:space="0" w:color="auto"/>
                <w:right w:val="none" w:sz="0" w:space="0" w:color="auto"/>
              </w:divBdr>
            </w:div>
            <w:div w:id="1059594223">
              <w:marLeft w:val="0"/>
              <w:marRight w:val="0"/>
              <w:marTop w:val="0"/>
              <w:marBottom w:val="0"/>
              <w:divBdr>
                <w:top w:val="none" w:sz="0" w:space="0" w:color="auto"/>
                <w:left w:val="none" w:sz="0" w:space="0" w:color="auto"/>
                <w:bottom w:val="none" w:sz="0" w:space="0" w:color="auto"/>
                <w:right w:val="none" w:sz="0" w:space="0" w:color="auto"/>
              </w:divBdr>
            </w:div>
            <w:div w:id="475683166">
              <w:marLeft w:val="0"/>
              <w:marRight w:val="0"/>
              <w:marTop w:val="0"/>
              <w:marBottom w:val="0"/>
              <w:divBdr>
                <w:top w:val="none" w:sz="0" w:space="0" w:color="auto"/>
                <w:left w:val="none" w:sz="0" w:space="0" w:color="auto"/>
                <w:bottom w:val="none" w:sz="0" w:space="0" w:color="auto"/>
                <w:right w:val="none" w:sz="0" w:space="0" w:color="auto"/>
              </w:divBdr>
            </w:div>
            <w:div w:id="2129084285">
              <w:marLeft w:val="0"/>
              <w:marRight w:val="0"/>
              <w:marTop w:val="0"/>
              <w:marBottom w:val="0"/>
              <w:divBdr>
                <w:top w:val="none" w:sz="0" w:space="0" w:color="auto"/>
                <w:left w:val="none" w:sz="0" w:space="0" w:color="auto"/>
                <w:bottom w:val="none" w:sz="0" w:space="0" w:color="auto"/>
                <w:right w:val="none" w:sz="0" w:space="0" w:color="auto"/>
              </w:divBdr>
            </w:div>
            <w:div w:id="1040785753">
              <w:marLeft w:val="0"/>
              <w:marRight w:val="0"/>
              <w:marTop w:val="0"/>
              <w:marBottom w:val="0"/>
              <w:divBdr>
                <w:top w:val="none" w:sz="0" w:space="0" w:color="auto"/>
                <w:left w:val="none" w:sz="0" w:space="0" w:color="auto"/>
                <w:bottom w:val="none" w:sz="0" w:space="0" w:color="auto"/>
                <w:right w:val="none" w:sz="0" w:space="0" w:color="auto"/>
              </w:divBdr>
            </w:div>
            <w:div w:id="1669404951">
              <w:marLeft w:val="0"/>
              <w:marRight w:val="0"/>
              <w:marTop w:val="0"/>
              <w:marBottom w:val="0"/>
              <w:divBdr>
                <w:top w:val="none" w:sz="0" w:space="0" w:color="auto"/>
                <w:left w:val="none" w:sz="0" w:space="0" w:color="auto"/>
                <w:bottom w:val="none" w:sz="0" w:space="0" w:color="auto"/>
                <w:right w:val="none" w:sz="0" w:space="0" w:color="auto"/>
              </w:divBdr>
            </w:div>
            <w:div w:id="578753333">
              <w:marLeft w:val="0"/>
              <w:marRight w:val="0"/>
              <w:marTop w:val="0"/>
              <w:marBottom w:val="0"/>
              <w:divBdr>
                <w:top w:val="none" w:sz="0" w:space="0" w:color="auto"/>
                <w:left w:val="none" w:sz="0" w:space="0" w:color="auto"/>
                <w:bottom w:val="none" w:sz="0" w:space="0" w:color="auto"/>
                <w:right w:val="none" w:sz="0" w:space="0" w:color="auto"/>
              </w:divBdr>
            </w:div>
            <w:div w:id="1563982362">
              <w:marLeft w:val="0"/>
              <w:marRight w:val="0"/>
              <w:marTop w:val="0"/>
              <w:marBottom w:val="0"/>
              <w:divBdr>
                <w:top w:val="none" w:sz="0" w:space="0" w:color="auto"/>
                <w:left w:val="none" w:sz="0" w:space="0" w:color="auto"/>
                <w:bottom w:val="none" w:sz="0" w:space="0" w:color="auto"/>
                <w:right w:val="none" w:sz="0" w:space="0" w:color="auto"/>
              </w:divBdr>
            </w:div>
            <w:div w:id="1644002179">
              <w:marLeft w:val="0"/>
              <w:marRight w:val="0"/>
              <w:marTop w:val="0"/>
              <w:marBottom w:val="0"/>
              <w:divBdr>
                <w:top w:val="none" w:sz="0" w:space="0" w:color="auto"/>
                <w:left w:val="none" w:sz="0" w:space="0" w:color="auto"/>
                <w:bottom w:val="none" w:sz="0" w:space="0" w:color="auto"/>
                <w:right w:val="none" w:sz="0" w:space="0" w:color="auto"/>
              </w:divBdr>
            </w:div>
            <w:div w:id="125900918">
              <w:marLeft w:val="0"/>
              <w:marRight w:val="0"/>
              <w:marTop w:val="0"/>
              <w:marBottom w:val="0"/>
              <w:divBdr>
                <w:top w:val="none" w:sz="0" w:space="0" w:color="auto"/>
                <w:left w:val="none" w:sz="0" w:space="0" w:color="auto"/>
                <w:bottom w:val="none" w:sz="0" w:space="0" w:color="auto"/>
                <w:right w:val="none" w:sz="0" w:space="0" w:color="auto"/>
              </w:divBdr>
            </w:div>
            <w:div w:id="2105298477">
              <w:marLeft w:val="0"/>
              <w:marRight w:val="0"/>
              <w:marTop w:val="0"/>
              <w:marBottom w:val="0"/>
              <w:divBdr>
                <w:top w:val="none" w:sz="0" w:space="0" w:color="auto"/>
                <w:left w:val="none" w:sz="0" w:space="0" w:color="auto"/>
                <w:bottom w:val="none" w:sz="0" w:space="0" w:color="auto"/>
                <w:right w:val="none" w:sz="0" w:space="0" w:color="auto"/>
              </w:divBdr>
            </w:div>
            <w:div w:id="701591623">
              <w:marLeft w:val="0"/>
              <w:marRight w:val="0"/>
              <w:marTop w:val="0"/>
              <w:marBottom w:val="0"/>
              <w:divBdr>
                <w:top w:val="none" w:sz="0" w:space="0" w:color="auto"/>
                <w:left w:val="none" w:sz="0" w:space="0" w:color="auto"/>
                <w:bottom w:val="none" w:sz="0" w:space="0" w:color="auto"/>
                <w:right w:val="none" w:sz="0" w:space="0" w:color="auto"/>
              </w:divBdr>
            </w:div>
            <w:div w:id="1825463692">
              <w:marLeft w:val="0"/>
              <w:marRight w:val="0"/>
              <w:marTop w:val="0"/>
              <w:marBottom w:val="0"/>
              <w:divBdr>
                <w:top w:val="none" w:sz="0" w:space="0" w:color="auto"/>
                <w:left w:val="none" w:sz="0" w:space="0" w:color="auto"/>
                <w:bottom w:val="none" w:sz="0" w:space="0" w:color="auto"/>
                <w:right w:val="none" w:sz="0" w:space="0" w:color="auto"/>
              </w:divBdr>
            </w:div>
            <w:div w:id="1462502636">
              <w:marLeft w:val="0"/>
              <w:marRight w:val="0"/>
              <w:marTop w:val="0"/>
              <w:marBottom w:val="0"/>
              <w:divBdr>
                <w:top w:val="none" w:sz="0" w:space="0" w:color="auto"/>
                <w:left w:val="none" w:sz="0" w:space="0" w:color="auto"/>
                <w:bottom w:val="none" w:sz="0" w:space="0" w:color="auto"/>
                <w:right w:val="none" w:sz="0" w:space="0" w:color="auto"/>
              </w:divBdr>
            </w:div>
            <w:div w:id="1400445528">
              <w:marLeft w:val="0"/>
              <w:marRight w:val="0"/>
              <w:marTop w:val="0"/>
              <w:marBottom w:val="0"/>
              <w:divBdr>
                <w:top w:val="none" w:sz="0" w:space="0" w:color="auto"/>
                <w:left w:val="none" w:sz="0" w:space="0" w:color="auto"/>
                <w:bottom w:val="none" w:sz="0" w:space="0" w:color="auto"/>
                <w:right w:val="none" w:sz="0" w:space="0" w:color="auto"/>
              </w:divBdr>
            </w:div>
            <w:div w:id="616983946">
              <w:marLeft w:val="0"/>
              <w:marRight w:val="0"/>
              <w:marTop w:val="0"/>
              <w:marBottom w:val="0"/>
              <w:divBdr>
                <w:top w:val="none" w:sz="0" w:space="0" w:color="auto"/>
                <w:left w:val="none" w:sz="0" w:space="0" w:color="auto"/>
                <w:bottom w:val="none" w:sz="0" w:space="0" w:color="auto"/>
                <w:right w:val="none" w:sz="0" w:space="0" w:color="auto"/>
              </w:divBdr>
            </w:div>
            <w:div w:id="1988781378">
              <w:marLeft w:val="0"/>
              <w:marRight w:val="0"/>
              <w:marTop w:val="0"/>
              <w:marBottom w:val="0"/>
              <w:divBdr>
                <w:top w:val="none" w:sz="0" w:space="0" w:color="auto"/>
                <w:left w:val="none" w:sz="0" w:space="0" w:color="auto"/>
                <w:bottom w:val="none" w:sz="0" w:space="0" w:color="auto"/>
                <w:right w:val="none" w:sz="0" w:space="0" w:color="auto"/>
              </w:divBdr>
            </w:div>
            <w:div w:id="747073039">
              <w:marLeft w:val="0"/>
              <w:marRight w:val="0"/>
              <w:marTop w:val="0"/>
              <w:marBottom w:val="0"/>
              <w:divBdr>
                <w:top w:val="none" w:sz="0" w:space="0" w:color="auto"/>
                <w:left w:val="none" w:sz="0" w:space="0" w:color="auto"/>
                <w:bottom w:val="none" w:sz="0" w:space="0" w:color="auto"/>
                <w:right w:val="none" w:sz="0" w:space="0" w:color="auto"/>
              </w:divBdr>
            </w:div>
            <w:div w:id="1412654823">
              <w:marLeft w:val="0"/>
              <w:marRight w:val="0"/>
              <w:marTop w:val="0"/>
              <w:marBottom w:val="0"/>
              <w:divBdr>
                <w:top w:val="none" w:sz="0" w:space="0" w:color="auto"/>
                <w:left w:val="none" w:sz="0" w:space="0" w:color="auto"/>
                <w:bottom w:val="none" w:sz="0" w:space="0" w:color="auto"/>
                <w:right w:val="none" w:sz="0" w:space="0" w:color="auto"/>
              </w:divBdr>
            </w:div>
            <w:div w:id="1516456912">
              <w:marLeft w:val="0"/>
              <w:marRight w:val="0"/>
              <w:marTop w:val="0"/>
              <w:marBottom w:val="0"/>
              <w:divBdr>
                <w:top w:val="none" w:sz="0" w:space="0" w:color="auto"/>
                <w:left w:val="none" w:sz="0" w:space="0" w:color="auto"/>
                <w:bottom w:val="none" w:sz="0" w:space="0" w:color="auto"/>
                <w:right w:val="none" w:sz="0" w:space="0" w:color="auto"/>
              </w:divBdr>
            </w:div>
            <w:div w:id="81072527">
              <w:marLeft w:val="0"/>
              <w:marRight w:val="0"/>
              <w:marTop w:val="0"/>
              <w:marBottom w:val="0"/>
              <w:divBdr>
                <w:top w:val="none" w:sz="0" w:space="0" w:color="auto"/>
                <w:left w:val="none" w:sz="0" w:space="0" w:color="auto"/>
                <w:bottom w:val="none" w:sz="0" w:space="0" w:color="auto"/>
                <w:right w:val="none" w:sz="0" w:space="0" w:color="auto"/>
              </w:divBdr>
            </w:div>
            <w:div w:id="678386836">
              <w:marLeft w:val="0"/>
              <w:marRight w:val="0"/>
              <w:marTop w:val="0"/>
              <w:marBottom w:val="0"/>
              <w:divBdr>
                <w:top w:val="none" w:sz="0" w:space="0" w:color="auto"/>
                <w:left w:val="none" w:sz="0" w:space="0" w:color="auto"/>
                <w:bottom w:val="none" w:sz="0" w:space="0" w:color="auto"/>
                <w:right w:val="none" w:sz="0" w:space="0" w:color="auto"/>
              </w:divBdr>
            </w:div>
            <w:div w:id="1256551159">
              <w:marLeft w:val="0"/>
              <w:marRight w:val="0"/>
              <w:marTop w:val="0"/>
              <w:marBottom w:val="0"/>
              <w:divBdr>
                <w:top w:val="none" w:sz="0" w:space="0" w:color="auto"/>
                <w:left w:val="none" w:sz="0" w:space="0" w:color="auto"/>
                <w:bottom w:val="none" w:sz="0" w:space="0" w:color="auto"/>
                <w:right w:val="none" w:sz="0" w:space="0" w:color="auto"/>
              </w:divBdr>
            </w:div>
            <w:div w:id="153843852">
              <w:marLeft w:val="0"/>
              <w:marRight w:val="0"/>
              <w:marTop w:val="0"/>
              <w:marBottom w:val="0"/>
              <w:divBdr>
                <w:top w:val="none" w:sz="0" w:space="0" w:color="auto"/>
                <w:left w:val="none" w:sz="0" w:space="0" w:color="auto"/>
                <w:bottom w:val="none" w:sz="0" w:space="0" w:color="auto"/>
                <w:right w:val="none" w:sz="0" w:space="0" w:color="auto"/>
              </w:divBdr>
            </w:div>
            <w:div w:id="844788711">
              <w:marLeft w:val="0"/>
              <w:marRight w:val="0"/>
              <w:marTop w:val="0"/>
              <w:marBottom w:val="0"/>
              <w:divBdr>
                <w:top w:val="none" w:sz="0" w:space="0" w:color="auto"/>
                <w:left w:val="none" w:sz="0" w:space="0" w:color="auto"/>
                <w:bottom w:val="none" w:sz="0" w:space="0" w:color="auto"/>
                <w:right w:val="none" w:sz="0" w:space="0" w:color="auto"/>
              </w:divBdr>
            </w:div>
            <w:div w:id="337463284">
              <w:marLeft w:val="0"/>
              <w:marRight w:val="0"/>
              <w:marTop w:val="0"/>
              <w:marBottom w:val="0"/>
              <w:divBdr>
                <w:top w:val="none" w:sz="0" w:space="0" w:color="auto"/>
                <w:left w:val="none" w:sz="0" w:space="0" w:color="auto"/>
                <w:bottom w:val="none" w:sz="0" w:space="0" w:color="auto"/>
                <w:right w:val="none" w:sz="0" w:space="0" w:color="auto"/>
              </w:divBdr>
            </w:div>
            <w:div w:id="2019696807">
              <w:marLeft w:val="0"/>
              <w:marRight w:val="0"/>
              <w:marTop w:val="0"/>
              <w:marBottom w:val="0"/>
              <w:divBdr>
                <w:top w:val="none" w:sz="0" w:space="0" w:color="auto"/>
                <w:left w:val="none" w:sz="0" w:space="0" w:color="auto"/>
                <w:bottom w:val="none" w:sz="0" w:space="0" w:color="auto"/>
                <w:right w:val="none" w:sz="0" w:space="0" w:color="auto"/>
              </w:divBdr>
            </w:div>
            <w:div w:id="1162044583">
              <w:marLeft w:val="0"/>
              <w:marRight w:val="0"/>
              <w:marTop w:val="0"/>
              <w:marBottom w:val="0"/>
              <w:divBdr>
                <w:top w:val="none" w:sz="0" w:space="0" w:color="auto"/>
                <w:left w:val="none" w:sz="0" w:space="0" w:color="auto"/>
                <w:bottom w:val="none" w:sz="0" w:space="0" w:color="auto"/>
                <w:right w:val="none" w:sz="0" w:space="0" w:color="auto"/>
              </w:divBdr>
            </w:div>
            <w:div w:id="22951067">
              <w:marLeft w:val="0"/>
              <w:marRight w:val="0"/>
              <w:marTop w:val="0"/>
              <w:marBottom w:val="0"/>
              <w:divBdr>
                <w:top w:val="none" w:sz="0" w:space="0" w:color="auto"/>
                <w:left w:val="none" w:sz="0" w:space="0" w:color="auto"/>
                <w:bottom w:val="none" w:sz="0" w:space="0" w:color="auto"/>
                <w:right w:val="none" w:sz="0" w:space="0" w:color="auto"/>
              </w:divBdr>
            </w:div>
            <w:div w:id="940994882">
              <w:marLeft w:val="0"/>
              <w:marRight w:val="0"/>
              <w:marTop w:val="0"/>
              <w:marBottom w:val="0"/>
              <w:divBdr>
                <w:top w:val="none" w:sz="0" w:space="0" w:color="auto"/>
                <w:left w:val="none" w:sz="0" w:space="0" w:color="auto"/>
                <w:bottom w:val="none" w:sz="0" w:space="0" w:color="auto"/>
                <w:right w:val="none" w:sz="0" w:space="0" w:color="auto"/>
              </w:divBdr>
            </w:div>
            <w:div w:id="731393969">
              <w:marLeft w:val="0"/>
              <w:marRight w:val="0"/>
              <w:marTop w:val="0"/>
              <w:marBottom w:val="0"/>
              <w:divBdr>
                <w:top w:val="none" w:sz="0" w:space="0" w:color="auto"/>
                <w:left w:val="none" w:sz="0" w:space="0" w:color="auto"/>
                <w:bottom w:val="none" w:sz="0" w:space="0" w:color="auto"/>
                <w:right w:val="none" w:sz="0" w:space="0" w:color="auto"/>
              </w:divBdr>
            </w:div>
            <w:div w:id="802161504">
              <w:marLeft w:val="0"/>
              <w:marRight w:val="0"/>
              <w:marTop w:val="0"/>
              <w:marBottom w:val="0"/>
              <w:divBdr>
                <w:top w:val="none" w:sz="0" w:space="0" w:color="auto"/>
                <w:left w:val="none" w:sz="0" w:space="0" w:color="auto"/>
                <w:bottom w:val="none" w:sz="0" w:space="0" w:color="auto"/>
                <w:right w:val="none" w:sz="0" w:space="0" w:color="auto"/>
              </w:divBdr>
            </w:div>
            <w:div w:id="3288731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318805718">
      <w:bodyDiv w:val="1"/>
      <w:marLeft w:val="0"/>
      <w:marRight w:val="0"/>
      <w:marTop w:val="0"/>
      <w:marBottom w:val="0"/>
      <w:divBdr>
        <w:top w:val="none" w:sz="0" w:space="0" w:color="auto"/>
        <w:left w:val="none" w:sz="0" w:space="0" w:color="auto"/>
        <w:bottom w:val="none" w:sz="0" w:space="0" w:color="auto"/>
        <w:right w:val="none" w:sz="0" w:space="0" w:color="auto"/>
      </w:divBdr>
    </w:div>
    <w:div w:id="1323042181">
      <w:bodyDiv w:val="1"/>
      <w:marLeft w:val="0"/>
      <w:marRight w:val="0"/>
      <w:marTop w:val="0"/>
      <w:marBottom w:val="0"/>
      <w:divBdr>
        <w:top w:val="none" w:sz="0" w:space="0" w:color="auto"/>
        <w:left w:val="none" w:sz="0" w:space="0" w:color="auto"/>
        <w:bottom w:val="none" w:sz="0" w:space="0" w:color="auto"/>
        <w:right w:val="none" w:sz="0" w:space="0" w:color="auto"/>
      </w:divBdr>
      <w:divsChild>
        <w:div w:id="781799702">
          <w:marLeft w:val="0"/>
          <w:marRight w:val="0"/>
          <w:marTop w:val="0"/>
          <w:marBottom w:val="0"/>
          <w:divBdr>
            <w:top w:val="none" w:sz="0" w:space="0" w:color="auto"/>
            <w:left w:val="none" w:sz="0" w:space="0" w:color="auto"/>
            <w:bottom w:val="none" w:sz="0" w:space="0" w:color="auto"/>
            <w:right w:val="none" w:sz="0" w:space="0" w:color="auto"/>
          </w:divBdr>
        </w:div>
      </w:divsChild>
    </w:div>
    <w:div w:id="1325234629">
      <w:bodyDiv w:val="1"/>
      <w:marLeft w:val="0"/>
      <w:marRight w:val="0"/>
      <w:marTop w:val="0"/>
      <w:marBottom w:val="0"/>
      <w:divBdr>
        <w:top w:val="none" w:sz="0" w:space="0" w:color="auto"/>
        <w:left w:val="none" w:sz="0" w:space="0" w:color="auto"/>
        <w:bottom w:val="none" w:sz="0" w:space="0" w:color="auto"/>
        <w:right w:val="none" w:sz="0" w:space="0" w:color="auto"/>
      </w:divBdr>
      <w:divsChild>
        <w:div w:id="900873601">
          <w:marLeft w:val="0"/>
          <w:marRight w:val="0"/>
          <w:marTop w:val="0"/>
          <w:marBottom w:val="0"/>
          <w:divBdr>
            <w:top w:val="none" w:sz="0" w:space="0" w:color="auto"/>
            <w:left w:val="none" w:sz="0" w:space="0" w:color="auto"/>
            <w:bottom w:val="none" w:sz="0" w:space="0" w:color="auto"/>
            <w:right w:val="none" w:sz="0" w:space="0" w:color="auto"/>
          </w:divBdr>
        </w:div>
        <w:div w:id="359476049">
          <w:marLeft w:val="0"/>
          <w:marRight w:val="0"/>
          <w:marTop w:val="0"/>
          <w:marBottom w:val="0"/>
          <w:divBdr>
            <w:top w:val="none" w:sz="0" w:space="0" w:color="auto"/>
            <w:left w:val="none" w:sz="0" w:space="0" w:color="auto"/>
            <w:bottom w:val="none" w:sz="0" w:space="0" w:color="auto"/>
            <w:right w:val="none" w:sz="0" w:space="0" w:color="auto"/>
          </w:divBdr>
        </w:div>
        <w:div w:id="1180120254">
          <w:marLeft w:val="0"/>
          <w:marRight w:val="0"/>
          <w:marTop w:val="0"/>
          <w:marBottom w:val="0"/>
          <w:divBdr>
            <w:top w:val="none" w:sz="0" w:space="0" w:color="auto"/>
            <w:left w:val="none" w:sz="0" w:space="0" w:color="auto"/>
            <w:bottom w:val="none" w:sz="0" w:space="0" w:color="auto"/>
            <w:right w:val="none" w:sz="0" w:space="0" w:color="auto"/>
          </w:divBdr>
        </w:div>
        <w:div w:id="1708523584">
          <w:marLeft w:val="0"/>
          <w:marRight w:val="0"/>
          <w:marTop w:val="0"/>
          <w:marBottom w:val="0"/>
          <w:divBdr>
            <w:top w:val="none" w:sz="0" w:space="0" w:color="auto"/>
            <w:left w:val="none" w:sz="0" w:space="0" w:color="auto"/>
            <w:bottom w:val="none" w:sz="0" w:space="0" w:color="auto"/>
            <w:right w:val="none" w:sz="0" w:space="0" w:color="auto"/>
          </w:divBdr>
        </w:div>
        <w:div w:id="753629345">
          <w:marLeft w:val="0"/>
          <w:marRight w:val="0"/>
          <w:marTop w:val="0"/>
          <w:marBottom w:val="0"/>
          <w:divBdr>
            <w:top w:val="none" w:sz="0" w:space="0" w:color="auto"/>
            <w:left w:val="none" w:sz="0" w:space="0" w:color="auto"/>
            <w:bottom w:val="none" w:sz="0" w:space="0" w:color="auto"/>
            <w:right w:val="none" w:sz="0" w:space="0" w:color="auto"/>
          </w:divBdr>
        </w:div>
        <w:div w:id="1408264709">
          <w:marLeft w:val="0"/>
          <w:marRight w:val="0"/>
          <w:marTop w:val="0"/>
          <w:marBottom w:val="0"/>
          <w:divBdr>
            <w:top w:val="none" w:sz="0" w:space="0" w:color="auto"/>
            <w:left w:val="none" w:sz="0" w:space="0" w:color="auto"/>
            <w:bottom w:val="none" w:sz="0" w:space="0" w:color="auto"/>
            <w:right w:val="none" w:sz="0" w:space="0" w:color="auto"/>
          </w:divBdr>
        </w:div>
        <w:div w:id="1553032225">
          <w:marLeft w:val="0"/>
          <w:marRight w:val="0"/>
          <w:marTop w:val="0"/>
          <w:marBottom w:val="0"/>
          <w:divBdr>
            <w:top w:val="none" w:sz="0" w:space="0" w:color="auto"/>
            <w:left w:val="none" w:sz="0" w:space="0" w:color="auto"/>
            <w:bottom w:val="none" w:sz="0" w:space="0" w:color="auto"/>
            <w:right w:val="none" w:sz="0" w:space="0" w:color="auto"/>
          </w:divBdr>
        </w:div>
        <w:div w:id="1687050182">
          <w:marLeft w:val="0"/>
          <w:marRight w:val="0"/>
          <w:marTop w:val="0"/>
          <w:marBottom w:val="0"/>
          <w:divBdr>
            <w:top w:val="none" w:sz="0" w:space="0" w:color="auto"/>
            <w:left w:val="none" w:sz="0" w:space="0" w:color="auto"/>
            <w:bottom w:val="none" w:sz="0" w:space="0" w:color="auto"/>
            <w:right w:val="none" w:sz="0" w:space="0" w:color="auto"/>
          </w:divBdr>
        </w:div>
        <w:div w:id="2030711910">
          <w:marLeft w:val="0"/>
          <w:marRight w:val="0"/>
          <w:marTop w:val="0"/>
          <w:marBottom w:val="0"/>
          <w:divBdr>
            <w:top w:val="none" w:sz="0" w:space="0" w:color="auto"/>
            <w:left w:val="none" w:sz="0" w:space="0" w:color="auto"/>
            <w:bottom w:val="none" w:sz="0" w:space="0" w:color="auto"/>
            <w:right w:val="none" w:sz="0" w:space="0" w:color="auto"/>
          </w:divBdr>
        </w:div>
        <w:div w:id="1232690117">
          <w:marLeft w:val="0"/>
          <w:marRight w:val="0"/>
          <w:marTop w:val="0"/>
          <w:marBottom w:val="0"/>
          <w:divBdr>
            <w:top w:val="none" w:sz="0" w:space="0" w:color="auto"/>
            <w:left w:val="none" w:sz="0" w:space="0" w:color="auto"/>
            <w:bottom w:val="none" w:sz="0" w:space="0" w:color="auto"/>
            <w:right w:val="none" w:sz="0" w:space="0" w:color="auto"/>
          </w:divBdr>
        </w:div>
        <w:div w:id="1188451453">
          <w:marLeft w:val="0"/>
          <w:marRight w:val="0"/>
          <w:marTop w:val="0"/>
          <w:marBottom w:val="0"/>
          <w:divBdr>
            <w:top w:val="none" w:sz="0" w:space="0" w:color="auto"/>
            <w:left w:val="none" w:sz="0" w:space="0" w:color="auto"/>
            <w:bottom w:val="none" w:sz="0" w:space="0" w:color="auto"/>
            <w:right w:val="none" w:sz="0" w:space="0" w:color="auto"/>
          </w:divBdr>
        </w:div>
      </w:divsChild>
    </w:div>
    <w:div w:id="1327518196">
      <w:bodyDiv w:val="1"/>
      <w:marLeft w:val="0"/>
      <w:marRight w:val="0"/>
      <w:marTop w:val="0"/>
      <w:marBottom w:val="0"/>
      <w:divBdr>
        <w:top w:val="none" w:sz="0" w:space="0" w:color="auto"/>
        <w:left w:val="none" w:sz="0" w:space="0" w:color="auto"/>
        <w:bottom w:val="none" w:sz="0" w:space="0" w:color="auto"/>
        <w:right w:val="none" w:sz="0" w:space="0" w:color="auto"/>
      </w:divBdr>
      <w:divsChild>
        <w:div w:id="1703483506">
          <w:marLeft w:val="0"/>
          <w:marRight w:val="0"/>
          <w:marTop w:val="0"/>
          <w:marBottom w:val="0"/>
          <w:divBdr>
            <w:top w:val="none" w:sz="0" w:space="0" w:color="auto"/>
            <w:left w:val="none" w:sz="0" w:space="0" w:color="auto"/>
            <w:bottom w:val="none" w:sz="0" w:space="0" w:color="auto"/>
            <w:right w:val="none" w:sz="0" w:space="0" w:color="auto"/>
          </w:divBdr>
        </w:div>
      </w:divsChild>
    </w:div>
    <w:div w:id="1331910394">
      <w:bodyDiv w:val="1"/>
      <w:marLeft w:val="0"/>
      <w:marRight w:val="0"/>
      <w:marTop w:val="0"/>
      <w:marBottom w:val="0"/>
      <w:divBdr>
        <w:top w:val="none" w:sz="0" w:space="0" w:color="auto"/>
        <w:left w:val="none" w:sz="0" w:space="0" w:color="auto"/>
        <w:bottom w:val="none" w:sz="0" w:space="0" w:color="auto"/>
        <w:right w:val="none" w:sz="0" w:space="0" w:color="auto"/>
      </w:divBdr>
      <w:divsChild>
        <w:div w:id="1353991245">
          <w:marLeft w:val="0"/>
          <w:marRight w:val="0"/>
          <w:marTop w:val="0"/>
          <w:marBottom w:val="0"/>
          <w:divBdr>
            <w:top w:val="none" w:sz="0" w:space="0" w:color="auto"/>
            <w:left w:val="none" w:sz="0" w:space="0" w:color="auto"/>
            <w:bottom w:val="none" w:sz="0" w:space="0" w:color="auto"/>
            <w:right w:val="none" w:sz="0" w:space="0" w:color="auto"/>
          </w:divBdr>
        </w:div>
      </w:divsChild>
    </w:div>
    <w:div w:id="1338118428">
      <w:bodyDiv w:val="1"/>
      <w:marLeft w:val="0"/>
      <w:marRight w:val="0"/>
      <w:marTop w:val="0"/>
      <w:marBottom w:val="0"/>
      <w:divBdr>
        <w:top w:val="none" w:sz="0" w:space="0" w:color="auto"/>
        <w:left w:val="none" w:sz="0" w:space="0" w:color="auto"/>
        <w:bottom w:val="none" w:sz="0" w:space="0" w:color="auto"/>
        <w:right w:val="none" w:sz="0" w:space="0" w:color="auto"/>
      </w:divBdr>
      <w:divsChild>
        <w:div w:id="1621184022">
          <w:marLeft w:val="0"/>
          <w:marRight w:val="0"/>
          <w:marTop w:val="0"/>
          <w:marBottom w:val="0"/>
          <w:divBdr>
            <w:top w:val="none" w:sz="0" w:space="0" w:color="auto"/>
            <w:left w:val="none" w:sz="0" w:space="0" w:color="auto"/>
            <w:bottom w:val="none" w:sz="0" w:space="0" w:color="auto"/>
            <w:right w:val="none" w:sz="0" w:space="0" w:color="auto"/>
          </w:divBdr>
        </w:div>
      </w:divsChild>
    </w:div>
    <w:div w:id="1345397000">
      <w:bodyDiv w:val="1"/>
      <w:marLeft w:val="0"/>
      <w:marRight w:val="0"/>
      <w:marTop w:val="0"/>
      <w:marBottom w:val="0"/>
      <w:divBdr>
        <w:top w:val="none" w:sz="0" w:space="0" w:color="auto"/>
        <w:left w:val="none" w:sz="0" w:space="0" w:color="auto"/>
        <w:bottom w:val="none" w:sz="0" w:space="0" w:color="auto"/>
        <w:right w:val="none" w:sz="0" w:space="0" w:color="auto"/>
      </w:divBdr>
      <w:divsChild>
        <w:div w:id="96144886">
          <w:marLeft w:val="0"/>
          <w:marRight w:val="0"/>
          <w:marTop w:val="0"/>
          <w:marBottom w:val="0"/>
          <w:divBdr>
            <w:top w:val="none" w:sz="0" w:space="0" w:color="auto"/>
            <w:left w:val="none" w:sz="0" w:space="0" w:color="auto"/>
            <w:bottom w:val="none" w:sz="0" w:space="0" w:color="auto"/>
            <w:right w:val="none" w:sz="0" w:space="0" w:color="auto"/>
          </w:divBdr>
          <w:divsChild>
            <w:div w:id="1867981443">
              <w:marLeft w:val="0"/>
              <w:marRight w:val="0"/>
              <w:marTop w:val="0"/>
              <w:marBottom w:val="0"/>
              <w:divBdr>
                <w:top w:val="none" w:sz="0" w:space="0" w:color="auto"/>
                <w:left w:val="none" w:sz="0" w:space="0" w:color="auto"/>
                <w:bottom w:val="none" w:sz="0" w:space="0" w:color="auto"/>
                <w:right w:val="none" w:sz="0" w:space="0" w:color="auto"/>
              </w:divBdr>
              <w:divsChild>
                <w:div w:id="1565675935">
                  <w:marLeft w:val="0"/>
                  <w:marRight w:val="0"/>
                  <w:marTop w:val="0"/>
                  <w:marBottom w:val="0"/>
                  <w:divBdr>
                    <w:top w:val="none" w:sz="0" w:space="0" w:color="auto"/>
                    <w:left w:val="none" w:sz="0" w:space="0" w:color="auto"/>
                    <w:bottom w:val="none" w:sz="0" w:space="0" w:color="auto"/>
                    <w:right w:val="none" w:sz="0" w:space="0" w:color="auto"/>
                  </w:divBdr>
                  <w:divsChild>
                    <w:div w:id="1347514605">
                      <w:marLeft w:val="0"/>
                      <w:marRight w:val="0"/>
                      <w:marTop w:val="0"/>
                      <w:marBottom w:val="0"/>
                      <w:divBdr>
                        <w:top w:val="none" w:sz="0" w:space="0" w:color="auto"/>
                        <w:left w:val="none" w:sz="0" w:space="0" w:color="auto"/>
                        <w:bottom w:val="none" w:sz="0" w:space="0" w:color="auto"/>
                        <w:right w:val="none" w:sz="0" w:space="0" w:color="auto"/>
                      </w:divBdr>
                    </w:div>
                    <w:div w:id="1325816329">
                      <w:marLeft w:val="0"/>
                      <w:marRight w:val="0"/>
                      <w:marTop w:val="0"/>
                      <w:marBottom w:val="0"/>
                      <w:divBdr>
                        <w:top w:val="none" w:sz="0" w:space="0" w:color="auto"/>
                        <w:left w:val="none" w:sz="0" w:space="0" w:color="auto"/>
                        <w:bottom w:val="none" w:sz="0" w:space="0" w:color="auto"/>
                        <w:right w:val="none" w:sz="0" w:space="0" w:color="auto"/>
                      </w:divBdr>
                    </w:div>
                    <w:div w:id="65506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416920">
          <w:marLeft w:val="0"/>
          <w:marRight w:val="0"/>
          <w:marTop w:val="0"/>
          <w:marBottom w:val="0"/>
          <w:divBdr>
            <w:top w:val="none" w:sz="0" w:space="0" w:color="auto"/>
            <w:left w:val="none" w:sz="0" w:space="0" w:color="auto"/>
            <w:bottom w:val="none" w:sz="0" w:space="0" w:color="auto"/>
            <w:right w:val="none" w:sz="0" w:space="0" w:color="auto"/>
          </w:divBdr>
          <w:divsChild>
            <w:div w:id="734428692">
              <w:marLeft w:val="0"/>
              <w:marRight w:val="0"/>
              <w:marTop w:val="0"/>
              <w:marBottom w:val="0"/>
              <w:divBdr>
                <w:top w:val="single" w:sz="6" w:space="6" w:color="auto"/>
                <w:left w:val="single" w:sz="6" w:space="12" w:color="auto"/>
                <w:bottom w:val="single" w:sz="6" w:space="6" w:color="auto"/>
                <w:right w:val="single" w:sz="6" w:space="12" w:color="auto"/>
              </w:divBdr>
              <w:divsChild>
                <w:div w:id="78912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004794">
      <w:bodyDiv w:val="1"/>
      <w:marLeft w:val="0"/>
      <w:marRight w:val="0"/>
      <w:marTop w:val="0"/>
      <w:marBottom w:val="0"/>
      <w:divBdr>
        <w:top w:val="none" w:sz="0" w:space="0" w:color="auto"/>
        <w:left w:val="none" w:sz="0" w:space="0" w:color="auto"/>
        <w:bottom w:val="none" w:sz="0" w:space="0" w:color="auto"/>
        <w:right w:val="none" w:sz="0" w:space="0" w:color="auto"/>
      </w:divBdr>
      <w:divsChild>
        <w:div w:id="1028020468">
          <w:marLeft w:val="0"/>
          <w:marRight w:val="0"/>
          <w:marTop w:val="0"/>
          <w:marBottom w:val="0"/>
          <w:divBdr>
            <w:top w:val="none" w:sz="0" w:space="0" w:color="auto"/>
            <w:left w:val="none" w:sz="0" w:space="0" w:color="auto"/>
            <w:bottom w:val="none" w:sz="0" w:space="0" w:color="auto"/>
            <w:right w:val="none" w:sz="0" w:space="0" w:color="auto"/>
          </w:divBdr>
        </w:div>
        <w:div w:id="1000042676">
          <w:marLeft w:val="0"/>
          <w:marRight w:val="0"/>
          <w:marTop w:val="0"/>
          <w:marBottom w:val="0"/>
          <w:divBdr>
            <w:top w:val="none" w:sz="0" w:space="0" w:color="auto"/>
            <w:left w:val="none" w:sz="0" w:space="0" w:color="auto"/>
            <w:bottom w:val="none" w:sz="0" w:space="0" w:color="auto"/>
            <w:right w:val="none" w:sz="0" w:space="0" w:color="auto"/>
          </w:divBdr>
        </w:div>
      </w:divsChild>
    </w:div>
    <w:div w:id="1361738694">
      <w:bodyDiv w:val="1"/>
      <w:marLeft w:val="0"/>
      <w:marRight w:val="0"/>
      <w:marTop w:val="0"/>
      <w:marBottom w:val="0"/>
      <w:divBdr>
        <w:top w:val="none" w:sz="0" w:space="0" w:color="auto"/>
        <w:left w:val="none" w:sz="0" w:space="0" w:color="auto"/>
        <w:bottom w:val="none" w:sz="0" w:space="0" w:color="auto"/>
        <w:right w:val="none" w:sz="0" w:space="0" w:color="auto"/>
      </w:divBdr>
      <w:divsChild>
        <w:div w:id="1409957780">
          <w:marLeft w:val="0"/>
          <w:marRight w:val="0"/>
          <w:marTop w:val="0"/>
          <w:marBottom w:val="0"/>
          <w:divBdr>
            <w:top w:val="none" w:sz="0" w:space="0" w:color="auto"/>
            <w:left w:val="none" w:sz="0" w:space="0" w:color="auto"/>
            <w:bottom w:val="none" w:sz="0" w:space="0" w:color="auto"/>
            <w:right w:val="none" w:sz="0" w:space="0" w:color="auto"/>
          </w:divBdr>
        </w:div>
        <w:div w:id="992830176">
          <w:marLeft w:val="0"/>
          <w:marRight w:val="0"/>
          <w:marTop w:val="0"/>
          <w:marBottom w:val="0"/>
          <w:divBdr>
            <w:top w:val="none" w:sz="0" w:space="0" w:color="auto"/>
            <w:left w:val="none" w:sz="0" w:space="0" w:color="auto"/>
            <w:bottom w:val="none" w:sz="0" w:space="0" w:color="auto"/>
            <w:right w:val="none" w:sz="0" w:space="0" w:color="auto"/>
          </w:divBdr>
        </w:div>
        <w:div w:id="1379745613">
          <w:marLeft w:val="0"/>
          <w:marRight w:val="0"/>
          <w:marTop w:val="0"/>
          <w:marBottom w:val="0"/>
          <w:divBdr>
            <w:top w:val="none" w:sz="0" w:space="0" w:color="auto"/>
            <w:left w:val="none" w:sz="0" w:space="0" w:color="auto"/>
            <w:bottom w:val="none" w:sz="0" w:space="0" w:color="auto"/>
            <w:right w:val="none" w:sz="0" w:space="0" w:color="auto"/>
          </w:divBdr>
        </w:div>
        <w:div w:id="147136390">
          <w:marLeft w:val="0"/>
          <w:marRight w:val="0"/>
          <w:marTop w:val="0"/>
          <w:marBottom w:val="0"/>
          <w:divBdr>
            <w:top w:val="none" w:sz="0" w:space="0" w:color="auto"/>
            <w:left w:val="none" w:sz="0" w:space="0" w:color="auto"/>
            <w:bottom w:val="none" w:sz="0" w:space="0" w:color="auto"/>
            <w:right w:val="none" w:sz="0" w:space="0" w:color="auto"/>
          </w:divBdr>
        </w:div>
        <w:div w:id="1871526699">
          <w:marLeft w:val="0"/>
          <w:marRight w:val="0"/>
          <w:marTop w:val="0"/>
          <w:marBottom w:val="0"/>
          <w:divBdr>
            <w:top w:val="none" w:sz="0" w:space="0" w:color="auto"/>
            <w:left w:val="none" w:sz="0" w:space="0" w:color="auto"/>
            <w:bottom w:val="none" w:sz="0" w:space="0" w:color="auto"/>
            <w:right w:val="none" w:sz="0" w:space="0" w:color="auto"/>
          </w:divBdr>
        </w:div>
        <w:div w:id="151485204">
          <w:marLeft w:val="0"/>
          <w:marRight w:val="0"/>
          <w:marTop w:val="0"/>
          <w:marBottom w:val="0"/>
          <w:divBdr>
            <w:top w:val="none" w:sz="0" w:space="0" w:color="auto"/>
            <w:left w:val="none" w:sz="0" w:space="0" w:color="auto"/>
            <w:bottom w:val="none" w:sz="0" w:space="0" w:color="auto"/>
            <w:right w:val="none" w:sz="0" w:space="0" w:color="auto"/>
          </w:divBdr>
        </w:div>
        <w:div w:id="1412238766">
          <w:marLeft w:val="0"/>
          <w:marRight w:val="0"/>
          <w:marTop w:val="0"/>
          <w:marBottom w:val="0"/>
          <w:divBdr>
            <w:top w:val="none" w:sz="0" w:space="0" w:color="auto"/>
            <w:left w:val="none" w:sz="0" w:space="0" w:color="auto"/>
            <w:bottom w:val="none" w:sz="0" w:space="0" w:color="auto"/>
            <w:right w:val="none" w:sz="0" w:space="0" w:color="auto"/>
          </w:divBdr>
        </w:div>
      </w:divsChild>
    </w:div>
    <w:div w:id="1363508640">
      <w:bodyDiv w:val="1"/>
      <w:marLeft w:val="0"/>
      <w:marRight w:val="0"/>
      <w:marTop w:val="0"/>
      <w:marBottom w:val="0"/>
      <w:divBdr>
        <w:top w:val="none" w:sz="0" w:space="0" w:color="auto"/>
        <w:left w:val="none" w:sz="0" w:space="0" w:color="auto"/>
        <w:bottom w:val="none" w:sz="0" w:space="0" w:color="auto"/>
        <w:right w:val="none" w:sz="0" w:space="0" w:color="auto"/>
      </w:divBdr>
      <w:divsChild>
        <w:div w:id="1287277819">
          <w:marLeft w:val="0"/>
          <w:marRight w:val="0"/>
          <w:marTop w:val="0"/>
          <w:marBottom w:val="0"/>
          <w:divBdr>
            <w:top w:val="none" w:sz="0" w:space="0" w:color="auto"/>
            <w:left w:val="none" w:sz="0" w:space="0" w:color="auto"/>
            <w:bottom w:val="none" w:sz="0" w:space="0" w:color="auto"/>
            <w:right w:val="none" w:sz="0" w:space="0" w:color="auto"/>
          </w:divBdr>
          <w:divsChild>
            <w:div w:id="1057048205">
              <w:marLeft w:val="0"/>
              <w:marRight w:val="0"/>
              <w:marTop w:val="0"/>
              <w:marBottom w:val="0"/>
              <w:divBdr>
                <w:top w:val="none" w:sz="0" w:space="0" w:color="auto"/>
                <w:left w:val="none" w:sz="0" w:space="0" w:color="auto"/>
                <w:bottom w:val="none" w:sz="0" w:space="0" w:color="auto"/>
                <w:right w:val="none" w:sz="0" w:space="0" w:color="auto"/>
              </w:divBdr>
            </w:div>
            <w:div w:id="509180650">
              <w:marLeft w:val="0"/>
              <w:marRight w:val="0"/>
              <w:marTop w:val="0"/>
              <w:marBottom w:val="0"/>
              <w:divBdr>
                <w:top w:val="none" w:sz="0" w:space="0" w:color="auto"/>
                <w:left w:val="none" w:sz="0" w:space="0" w:color="auto"/>
                <w:bottom w:val="none" w:sz="0" w:space="0" w:color="auto"/>
                <w:right w:val="none" w:sz="0" w:space="0" w:color="auto"/>
              </w:divBdr>
            </w:div>
            <w:div w:id="194581779">
              <w:marLeft w:val="0"/>
              <w:marRight w:val="0"/>
              <w:marTop w:val="0"/>
              <w:marBottom w:val="0"/>
              <w:divBdr>
                <w:top w:val="none" w:sz="0" w:space="0" w:color="auto"/>
                <w:left w:val="none" w:sz="0" w:space="0" w:color="auto"/>
                <w:bottom w:val="none" w:sz="0" w:space="0" w:color="auto"/>
                <w:right w:val="none" w:sz="0" w:space="0" w:color="auto"/>
              </w:divBdr>
            </w:div>
            <w:div w:id="2070373412">
              <w:marLeft w:val="0"/>
              <w:marRight w:val="0"/>
              <w:marTop w:val="0"/>
              <w:marBottom w:val="0"/>
              <w:divBdr>
                <w:top w:val="none" w:sz="0" w:space="0" w:color="auto"/>
                <w:left w:val="none" w:sz="0" w:space="0" w:color="auto"/>
                <w:bottom w:val="none" w:sz="0" w:space="0" w:color="auto"/>
                <w:right w:val="none" w:sz="0" w:space="0" w:color="auto"/>
              </w:divBdr>
            </w:div>
            <w:div w:id="1767532621">
              <w:marLeft w:val="0"/>
              <w:marRight w:val="0"/>
              <w:marTop w:val="0"/>
              <w:marBottom w:val="0"/>
              <w:divBdr>
                <w:top w:val="none" w:sz="0" w:space="0" w:color="auto"/>
                <w:left w:val="none" w:sz="0" w:space="0" w:color="auto"/>
                <w:bottom w:val="none" w:sz="0" w:space="0" w:color="auto"/>
                <w:right w:val="none" w:sz="0" w:space="0" w:color="auto"/>
              </w:divBdr>
            </w:div>
            <w:div w:id="1874608487">
              <w:marLeft w:val="0"/>
              <w:marRight w:val="0"/>
              <w:marTop w:val="0"/>
              <w:marBottom w:val="0"/>
              <w:divBdr>
                <w:top w:val="none" w:sz="0" w:space="0" w:color="auto"/>
                <w:left w:val="none" w:sz="0" w:space="0" w:color="auto"/>
                <w:bottom w:val="none" w:sz="0" w:space="0" w:color="auto"/>
                <w:right w:val="none" w:sz="0" w:space="0" w:color="auto"/>
              </w:divBdr>
            </w:div>
            <w:div w:id="350037644">
              <w:marLeft w:val="0"/>
              <w:marRight w:val="0"/>
              <w:marTop w:val="0"/>
              <w:marBottom w:val="0"/>
              <w:divBdr>
                <w:top w:val="none" w:sz="0" w:space="0" w:color="auto"/>
                <w:left w:val="none" w:sz="0" w:space="0" w:color="auto"/>
                <w:bottom w:val="none" w:sz="0" w:space="0" w:color="auto"/>
                <w:right w:val="none" w:sz="0" w:space="0" w:color="auto"/>
              </w:divBdr>
            </w:div>
            <w:div w:id="1466661465">
              <w:marLeft w:val="0"/>
              <w:marRight w:val="0"/>
              <w:marTop w:val="0"/>
              <w:marBottom w:val="0"/>
              <w:divBdr>
                <w:top w:val="none" w:sz="0" w:space="0" w:color="auto"/>
                <w:left w:val="none" w:sz="0" w:space="0" w:color="auto"/>
                <w:bottom w:val="none" w:sz="0" w:space="0" w:color="auto"/>
                <w:right w:val="none" w:sz="0" w:space="0" w:color="auto"/>
              </w:divBdr>
            </w:div>
            <w:div w:id="1402210913">
              <w:marLeft w:val="0"/>
              <w:marRight w:val="0"/>
              <w:marTop w:val="0"/>
              <w:marBottom w:val="0"/>
              <w:divBdr>
                <w:top w:val="none" w:sz="0" w:space="0" w:color="auto"/>
                <w:left w:val="none" w:sz="0" w:space="0" w:color="auto"/>
                <w:bottom w:val="none" w:sz="0" w:space="0" w:color="auto"/>
                <w:right w:val="none" w:sz="0" w:space="0" w:color="auto"/>
              </w:divBdr>
            </w:div>
            <w:div w:id="1141578067">
              <w:marLeft w:val="0"/>
              <w:marRight w:val="0"/>
              <w:marTop w:val="0"/>
              <w:marBottom w:val="0"/>
              <w:divBdr>
                <w:top w:val="none" w:sz="0" w:space="0" w:color="auto"/>
                <w:left w:val="none" w:sz="0" w:space="0" w:color="auto"/>
                <w:bottom w:val="none" w:sz="0" w:space="0" w:color="auto"/>
                <w:right w:val="none" w:sz="0" w:space="0" w:color="auto"/>
              </w:divBdr>
            </w:div>
            <w:div w:id="574363495">
              <w:marLeft w:val="0"/>
              <w:marRight w:val="0"/>
              <w:marTop w:val="0"/>
              <w:marBottom w:val="0"/>
              <w:divBdr>
                <w:top w:val="none" w:sz="0" w:space="0" w:color="auto"/>
                <w:left w:val="none" w:sz="0" w:space="0" w:color="auto"/>
                <w:bottom w:val="none" w:sz="0" w:space="0" w:color="auto"/>
                <w:right w:val="none" w:sz="0" w:space="0" w:color="auto"/>
              </w:divBdr>
            </w:div>
            <w:div w:id="1590120138">
              <w:marLeft w:val="0"/>
              <w:marRight w:val="0"/>
              <w:marTop w:val="0"/>
              <w:marBottom w:val="0"/>
              <w:divBdr>
                <w:top w:val="none" w:sz="0" w:space="0" w:color="auto"/>
                <w:left w:val="none" w:sz="0" w:space="0" w:color="auto"/>
                <w:bottom w:val="none" w:sz="0" w:space="0" w:color="auto"/>
                <w:right w:val="none" w:sz="0" w:space="0" w:color="auto"/>
              </w:divBdr>
            </w:div>
            <w:div w:id="715860743">
              <w:marLeft w:val="0"/>
              <w:marRight w:val="0"/>
              <w:marTop w:val="0"/>
              <w:marBottom w:val="0"/>
              <w:divBdr>
                <w:top w:val="none" w:sz="0" w:space="0" w:color="auto"/>
                <w:left w:val="none" w:sz="0" w:space="0" w:color="auto"/>
                <w:bottom w:val="none" w:sz="0" w:space="0" w:color="auto"/>
                <w:right w:val="none" w:sz="0" w:space="0" w:color="auto"/>
              </w:divBdr>
            </w:div>
            <w:div w:id="1263296973">
              <w:marLeft w:val="0"/>
              <w:marRight w:val="0"/>
              <w:marTop w:val="0"/>
              <w:marBottom w:val="0"/>
              <w:divBdr>
                <w:top w:val="none" w:sz="0" w:space="0" w:color="auto"/>
                <w:left w:val="none" w:sz="0" w:space="0" w:color="auto"/>
                <w:bottom w:val="none" w:sz="0" w:space="0" w:color="auto"/>
                <w:right w:val="none" w:sz="0" w:space="0" w:color="auto"/>
              </w:divBdr>
            </w:div>
            <w:div w:id="607660336">
              <w:marLeft w:val="0"/>
              <w:marRight w:val="0"/>
              <w:marTop w:val="0"/>
              <w:marBottom w:val="0"/>
              <w:divBdr>
                <w:top w:val="none" w:sz="0" w:space="0" w:color="auto"/>
                <w:left w:val="none" w:sz="0" w:space="0" w:color="auto"/>
                <w:bottom w:val="none" w:sz="0" w:space="0" w:color="auto"/>
                <w:right w:val="none" w:sz="0" w:space="0" w:color="auto"/>
              </w:divBdr>
            </w:div>
            <w:div w:id="53361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470419">
      <w:bodyDiv w:val="1"/>
      <w:marLeft w:val="0"/>
      <w:marRight w:val="0"/>
      <w:marTop w:val="0"/>
      <w:marBottom w:val="0"/>
      <w:divBdr>
        <w:top w:val="none" w:sz="0" w:space="0" w:color="auto"/>
        <w:left w:val="none" w:sz="0" w:space="0" w:color="auto"/>
        <w:bottom w:val="none" w:sz="0" w:space="0" w:color="auto"/>
        <w:right w:val="none" w:sz="0" w:space="0" w:color="auto"/>
      </w:divBdr>
      <w:divsChild>
        <w:div w:id="1706979094">
          <w:marLeft w:val="0"/>
          <w:marRight w:val="0"/>
          <w:marTop w:val="0"/>
          <w:marBottom w:val="0"/>
          <w:divBdr>
            <w:top w:val="none" w:sz="0" w:space="0" w:color="auto"/>
            <w:left w:val="none" w:sz="0" w:space="0" w:color="auto"/>
            <w:bottom w:val="none" w:sz="0" w:space="0" w:color="auto"/>
            <w:right w:val="none" w:sz="0" w:space="0" w:color="auto"/>
          </w:divBdr>
        </w:div>
      </w:divsChild>
    </w:div>
    <w:div w:id="1397123377">
      <w:bodyDiv w:val="1"/>
      <w:marLeft w:val="0"/>
      <w:marRight w:val="0"/>
      <w:marTop w:val="0"/>
      <w:marBottom w:val="0"/>
      <w:divBdr>
        <w:top w:val="none" w:sz="0" w:space="0" w:color="auto"/>
        <w:left w:val="none" w:sz="0" w:space="0" w:color="auto"/>
        <w:bottom w:val="none" w:sz="0" w:space="0" w:color="auto"/>
        <w:right w:val="none" w:sz="0" w:space="0" w:color="auto"/>
      </w:divBdr>
    </w:div>
    <w:div w:id="1402563513">
      <w:bodyDiv w:val="1"/>
      <w:marLeft w:val="0"/>
      <w:marRight w:val="0"/>
      <w:marTop w:val="0"/>
      <w:marBottom w:val="0"/>
      <w:divBdr>
        <w:top w:val="none" w:sz="0" w:space="0" w:color="auto"/>
        <w:left w:val="none" w:sz="0" w:space="0" w:color="auto"/>
        <w:bottom w:val="none" w:sz="0" w:space="0" w:color="auto"/>
        <w:right w:val="none" w:sz="0" w:space="0" w:color="auto"/>
      </w:divBdr>
      <w:divsChild>
        <w:div w:id="148375224">
          <w:marLeft w:val="0"/>
          <w:marRight w:val="0"/>
          <w:marTop w:val="0"/>
          <w:marBottom w:val="0"/>
          <w:divBdr>
            <w:top w:val="none" w:sz="0" w:space="0" w:color="auto"/>
            <w:left w:val="none" w:sz="0" w:space="0" w:color="auto"/>
            <w:bottom w:val="none" w:sz="0" w:space="0" w:color="auto"/>
            <w:right w:val="none" w:sz="0" w:space="0" w:color="auto"/>
          </w:divBdr>
        </w:div>
        <w:div w:id="947591296">
          <w:marLeft w:val="0"/>
          <w:marRight w:val="0"/>
          <w:marTop w:val="0"/>
          <w:marBottom w:val="0"/>
          <w:divBdr>
            <w:top w:val="none" w:sz="0" w:space="0" w:color="auto"/>
            <w:left w:val="none" w:sz="0" w:space="0" w:color="auto"/>
            <w:bottom w:val="none" w:sz="0" w:space="0" w:color="auto"/>
            <w:right w:val="none" w:sz="0" w:space="0" w:color="auto"/>
          </w:divBdr>
        </w:div>
        <w:div w:id="40447429">
          <w:marLeft w:val="0"/>
          <w:marRight w:val="0"/>
          <w:marTop w:val="0"/>
          <w:marBottom w:val="0"/>
          <w:divBdr>
            <w:top w:val="none" w:sz="0" w:space="0" w:color="auto"/>
            <w:left w:val="none" w:sz="0" w:space="0" w:color="auto"/>
            <w:bottom w:val="none" w:sz="0" w:space="0" w:color="auto"/>
            <w:right w:val="none" w:sz="0" w:space="0" w:color="auto"/>
          </w:divBdr>
        </w:div>
        <w:div w:id="1627393862">
          <w:marLeft w:val="0"/>
          <w:marRight w:val="0"/>
          <w:marTop w:val="0"/>
          <w:marBottom w:val="0"/>
          <w:divBdr>
            <w:top w:val="none" w:sz="0" w:space="0" w:color="auto"/>
            <w:left w:val="none" w:sz="0" w:space="0" w:color="auto"/>
            <w:bottom w:val="none" w:sz="0" w:space="0" w:color="auto"/>
            <w:right w:val="none" w:sz="0" w:space="0" w:color="auto"/>
          </w:divBdr>
        </w:div>
        <w:div w:id="154424311">
          <w:marLeft w:val="0"/>
          <w:marRight w:val="0"/>
          <w:marTop w:val="0"/>
          <w:marBottom w:val="0"/>
          <w:divBdr>
            <w:top w:val="none" w:sz="0" w:space="0" w:color="auto"/>
            <w:left w:val="none" w:sz="0" w:space="0" w:color="auto"/>
            <w:bottom w:val="none" w:sz="0" w:space="0" w:color="auto"/>
            <w:right w:val="none" w:sz="0" w:space="0" w:color="auto"/>
          </w:divBdr>
        </w:div>
        <w:div w:id="1426459014">
          <w:marLeft w:val="0"/>
          <w:marRight w:val="0"/>
          <w:marTop w:val="0"/>
          <w:marBottom w:val="0"/>
          <w:divBdr>
            <w:top w:val="none" w:sz="0" w:space="0" w:color="auto"/>
            <w:left w:val="none" w:sz="0" w:space="0" w:color="auto"/>
            <w:bottom w:val="none" w:sz="0" w:space="0" w:color="auto"/>
            <w:right w:val="none" w:sz="0" w:space="0" w:color="auto"/>
          </w:divBdr>
        </w:div>
      </w:divsChild>
    </w:div>
    <w:div w:id="1411731586">
      <w:bodyDiv w:val="1"/>
      <w:marLeft w:val="0"/>
      <w:marRight w:val="0"/>
      <w:marTop w:val="0"/>
      <w:marBottom w:val="0"/>
      <w:divBdr>
        <w:top w:val="none" w:sz="0" w:space="0" w:color="auto"/>
        <w:left w:val="none" w:sz="0" w:space="0" w:color="auto"/>
        <w:bottom w:val="none" w:sz="0" w:space="0" w:color="auto"/>
        <w:right w:val="none" w:sz="0" w:space="0" w:color="auto"/>
      </w:divBdr>
      <w:divsChild>
        <w:div w:id="509294778">
          <w:marLeft w:val="0"/>
          <w:marRight w:val="0"/>
          <w:marTop w:val="0"/>
          <w:marBottom w:val="0"/>
          <w:divBdr>
            <w:top w:val="none" w:sz="0" w:space="0" w:color="auto"/>
            <w:left w:val="none" w:sz="0" w:space="0" w:color="auto"/>
            <w:bottom w:val="none" w:sz="0" w:space="0" w:color="auto"/>
            <w:right w:val="none" w:sz="0" w:space="0" w:color="auto"/>
          </w:divBdr>
        </w:div>
      </w:divsChild>
    </w:div>
    <w:div w:id="1419866077">
      <w:bodyDiv w:val="1"/>
      <w:marLeft w:val="0"/>
      <w:marRight w:val="0"/>
      <w:marTop w:val="0"/>
      <w:marBottom w:val="0"/>
      <w:divBdr>
        <w:top w:val="none" w:sz="0" w:space="0" w:color="auto"/>
        <w:left w:val="none" w:sz="0" w:space="0" w:color="auto"/>
        <w:bottom w:val="none" w:sz="0" w:space="0" w:color="auto"/>
        <w:right w:val="none" w:sz="0" w:space="0" w:color="auto"/>
      </w:divBdr>
      <w:divsChild>
        <w:div w:id="1547181220">
          <w:marLeft w:val="0"/>
          <w:marRight w:val="0"/>
          <w:marTop w:val="0"/>
          <w:marBottom w:val="0"/>
          <w:divBdr>
            <w:top w:val="none" w:sz="0" w:space="0" w:color="auto"/>
            <w:left w:val="none" w:sz="0" w:space="0" w:color="auto"/>
            <w:bottom w:val="none" w:sz="0" w:space="0" w:color="auto"/>
            <w:right w:val="none" w:sz="0" w:space="0" w:color="auto"/>
          </w:divBdr>
          <w:divsChild>
            <w:div w:id="103693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496030">
      <w:bodyDiv w:val="1"/>
      <w:marLeft w:val="0"/>
      <w:marRight w:val="0"/>
      <w:marTop w:val="0"/>
      <w:marBottom w:val="0"/>
      <w:divBdr>
        <w:top w:val="none" w:sz="0" w:space="0" w:color="auto"/>
        <w:left w:val="none" w:sz="0" w:space="0" w:color="auto"/>
        <w:bottom w:val="none" w:sz="0" w:space="0" w:color="auto"/>
        <w:right w:val="none" w:sz="0" w:space="0" w:color="auto"/>
      </w:divBdr>
      <w:divsChild>
        <w:div w:id="1675574765">
          <w:marLeft w:val="0"/>
          <w:marRight w:val="0"/>
          <w:marTop w:val="0"/>
          <w:marBottom w:val="0"/>
          <w:divBdr>
            <w:top w:val="none" w:sz="0" w:space="0" w:color="auto"/>
            <w:left w:val="none" w:sz="0" w:space="0" w:color="auto"/>
            <w:bottom w:val="none" w:sz="0" w:space="0" w:color="auto"/>
            <w:right w:val="none" w:sz="0" w:space="0" w:color="auto"/>
          </w:divBdr>
        </w:div>
      </w:divsChild>
    </w:div>
    <w:div w:id="1432436554">
      <w:bodyDiv w:val="1"/>
      <w:marLeft w:val="0"/>
      <w:marRight w:val="0"/>
      <w:marTop w:val="0"/>
      <w:marBottom w:val="0"/>
      <w:divBdr>
        <w:top w:val="none" w:sz="0" w:space="0" w:color="auto"/>
        <w:left w:val="none" w:sz="0" w:space="0" w:color="auto"/>
        <w:bottom w:val="none" w:sz="0" w:space="0" w:color="auto"/>
        <w:right w:val="none" w:sz="0" w:space="0" w:color="auto"/>
      </w:divBdr>
      <w:divsChild>
        <w:div w:id="840850481">
          <w:marLeft w:val="0"/>
          <w:marRight w:val="0"/>
          <w:marTop w:val="0"/>
          <w:marBottom w:val="0"/>
          <w:divBdr>
            <w:top w:val="none" w:sz="0" w:space="0" w:color="auto"/>
            <w:left w:val="none" w:sz="0" w:space="0" w:color="auto"/>
            <w:bottom w:val="none" w:sz="0" w:space="0" w:color="auto"/>
            <w:right w:val="none" w:sz="0" w:space="0" w:color="auto"/>
          </w:divBdr>
          <w:divsChild>
            <w:div w:id="695041605">
              <w:marLeft w:val="0"/>
              <w:marRight w:val="0"/>
              <w:marTop w:val="0"/>
              <w:marBottom w:val="0"/>
              <w:divBdr>
                <w:top w:val="none" w:sz="0" w:space="0" w:color="auto"/>
                <w:left w:val="none" w:sz="0" w:space="0" w:color="auto"/>
                <w:bottom w:val="none" w:sz="0" w:space="0" w:color="auto"/>
                <w:right w:val="none" w:sz="0" w:space="0" w:color="auto"/>
              </w:divBdr>
            </w:div>
            <w:div w:id="1524976443">
              <w:marLeft w:val="0"/>
              <w:marRight w:val="0"/>
              <w:marTop w:val="0"/>
              <w:marBottom w:val="0"/>
              <w:divBdr>
                <w:top w:val="none" w:sz="0" w:space="0" w:color="auto"/>
                <w:left w:val="none" w:sz="0" w:space="0" w:color="auto"/>
                <w:bottom w:val="none" w:sz="0" w:space="0" w:color="auto"/>
                <w:right w:val="none" w:sz="0" w:space="0" w:color="auto"/>
              </w:divBdr>
            </w:div>
            <w:div w:id="1105271166">
              <w:marLeft w:val="0"/>
              <w:marRight w:val="0"/>
              <w:marTop w:val="0"/>
              <w:marBottom w:val="0"/>
              <w:divBdr>
                <w:top w:val="none" w:sz="0" w:space="0" w:color="auto"/>
                <w:left w:val="none" w:sz="0" w:space="0" w:color="auto"/>
                <w:bottom w:val="none" w:sz="0" w:space="0" w:color="auto"/>
                <w:right w:val="none" w:sz="0" w:space="0" w:color="auto"/>
              </w:divBdr>
            </w:div>
            <w:div w:id="208493367">
              <w:marLeft w:val="0"/>
              <w:marRight w:val="0"/>
              <w:marTop w:val="0"/>
              <w:marBottom w:val="0"/>
              <w:divBdr>
                <w:top w:val="none" w:sz="0" w:space="0" w:color="auto"/>
                <w:left w:val="none" w:sz="0" w:space="0" w:color="auto"/>
                <w:bottom w:val="none" w:sz="0" w:space="0" w:color="auto"/>
                <w:right w:val="none" w:sz="0" w:space="0" w:color="auto"/>
              </w:divBdr>
            </w:div>
            <w:div w:id="1847012798">
              <w:marLeft w:val="0"/>
              <w:marRight w:val="0"/>
              <w:marTop w:val="0"/>
              <w:marBottom w:val="0"/>
              <w:divBdr>
                <w:top w:val="none" w:sz="0" w:space="0" w:color="auto"/>
                <w:left w:val="none" w:sz="0" w:space="0" w:color="auto"/>
                <w:bottom w:val="none" w:sz="0" w:space="0" w:color="auto"/>
                <w:right w:val="none" w:sz="0" w:space="0" w:color="auto"/>
              </w:divBdr>
            </w:div>
            <w:div w:id="2032220914">
              <w:marLeft w:val="0"/>
              <w:marRight w:val="0"/>
              <w:marTop w:val="0"/>
              <w:marBottom w:val="0"/>
              <w:divBdr>
                <w:top w:val="none" w:sz="0" w:space="0" w:color="auto"/>
                <w:left w:val="none" w:sz="0" w:space="0" w:color="auto"/>
                <w:bottom w:val="none" w:sz="0" w:space="0" w:color="auto"/>
                <w:right w:val="none" w:sz="0" w:space="0" w:color="auto"/>
              </w:divBdr>
            </w:div>
            <w:div w:id="1818645903">
              <w:marLeft w:val="0"/>
              <w:marRight w:val="0"/>
              <w:marTop w:val="0"/>
              <w:marBottom w:val="0"/>
              <w:divBdr>
                <w:top w:val="none" w:sz="0" w:space="0" w:color="auto"/>
                <w:left w:val="none" w:sz="0" w:space="0" w:color="auto"/>
                <w:bottom w:val="none" w:sz="0" w:space="0" w:color="auto"/>
                <w:right w:val="none" w:sz="0" w:space="0" w:color="auto"/>
              </w:divBdr>
            </w:div>
            <w:div w:id="1711757315">
              <w:marLeft w:val="0"/>
              <w:marRight w:val="0"/>
              <w:marTop w:val="0"/>
              <w:marBottom w:val="0"/>
              <w:divBdr>
                <w:top w:val="none" w:sz="0" w:space="0" w:color="auto"/>
                <w:left w:val="none" w:sz="0" w:space="0" w:color="auto"/>
                <w:bottom w:val="none" w:sz="0" w:space="0" w:color="auto"/>
                <w:right w:val="none" w:sz="0" w:space="0" w:color="auto"/>
              </w:divBdr>
            </w:div>
            <w:div w:id="39743859">
              <w:marLeft w:val="0"/>
              <w:marRight w:val="0"/>
              <w:marTop w:val="0"/>
              <w:marBottom w:val="0"/>
              <w:divBdr>
                <w:top w:val="none" w:sz="0" w:space="0" w:color="auto"/>
                <w:left w:val="none" w:sz="0" w:space="0" w:color="auto"/>
                <w:bottom w:val="none" w:sz="0" w:space="0" w:color="auto"/>
                <w:right w:val="none" w:sz="0" w:space="0" w:color="auto"/>
              </w:divBdr>
            </w:div>
            <w:div w:id="1606035211">
              <w:marLeft w:val="0"/>
              <w:marRight w:val="0"/>
              <w:marTop w:val="0"/>
              <w:marBottom w:val="0"/>
              <w:divBdr>
                <w:top w:val="none" w:sz="0" w:space="0" w:color="auto"/>
                <w:left w:val="none" w:sz="0" w:space="0" w:color="auto"/>
                <w:bottom w:val="none" w:sz="0" w:space="0" w:color="auto"/>
                <w:right w:val="none" w:sz="0" w:space="0" w:color="auto"/>
              </w:divBdr>
            </w:div>
            <w:div w:id="1899048192">
              <w:marLeft w:val="0"/>
              <w:marRight w:val="0"/>
              <w:marTop w:val="0"/>
              <w:marBottom w:val="0"/>
              <w:divBdr>
                <w:top w:val="none" w:sz="0" w:space="0" w:color="auto"/>
                <w:left w:val="none" w:sz="0" w:space="0" w:color="auto"/>
                <w:bottom w:val="none" w:sz="0" w:space="0" w:color="auto"/>
                <w:right w:val="none" w:sz="0" w:space="0" w:color="auto"/>
              </w:divBdr>
            </w:div>
            <w:div w:id="5979732">
              <w:marLeft w:val="0"/>
              <w:marRight w:val="0"/>
              <w:marTop w:val="0"/>
              <w:marBottom w:val="0"/>
              <w:divBdr>
                <w:top w:val="none" w:sz="0" w:space="0" w:color="auto"/>
                <w:left w:val="none" w:sz="0" w:space="0" w:color="auto"/>
                <w:bottom w:val="none" w:sz="0" w:space="0" w:color="auto"/>
                <w:right w:val="none" w:sz="0" w:space="0" w:color="auto"/>
              </w:divBdr>
            </w:div>
            <w:div w:id="1072386180">
              <w:marLeft w:val="0"/>
              <w:marRight w:val="0"/>
              <w:marTop w:val="0"/>
              <w:marBottom w:val="0"/>
              <w:divBdr>
                <w:top w:val="none" w:sz="0" w:space="0" w:color="auto"/>
                <w:left w:val="none" w:sz="0" w:space="0" w:color="auto"/>
                <w:bottom w:val="none" w:sz="0" w:space="0" w:color="auto"/>
                <w:right w:val="none" w:sz="0" w:space="0" w:color="auto"/>
              </w:divBdr>
            </w:div>
            <w:div w:id="117988391">
              <w:marLeft w:val="0"/>
              <w:marRight w:val="0"/>
              <w:marTop w:val="0"/>
              <w:marBottom w:val="0"/>
              <w:divBdr>
                <w:top w:val="none" w:sz="0" w:space="0" w:color="auto"/>
                <w:left w:val="none" w:sz="0" w:space="0" w:color="auto"/>
                <w:bottom w:val="none" w:sz="0" w:space="0" w:color="auto"/>
                <w:right w:val="none" w:sz="0" w:space="0" w:color="auto"/>
              </w:divBdr>
            </w:div>
            <w:div w:id="1784835604">
              <w:marLeft w:val="0"/>
              <w:marRight w:val="0"/>
              <w:marTop w:val="0"/>
              <w:marBottom w:val="0"/>
              <w:divBdr>
                <w:top w:val="none" w:sz="0" w:space="0" w:color="auto"/>
                <w:left w:val="none" w:sz="0" w:space="0" w:color="auto"/>
                <w:bottom w:val="none" w:sz="0" w:space="0" w:color="auto"/>
                <w:right w:val="none" w:sz="0" w:space="0" w:color="auto"/>
              </w:divBdr>
            </w:div>
            <w:div w:id="250820215">
              <w:marLeft w:val="0"/>
              <w:marRight w:val="0"/>
              <w:marTop w:val="0"/>
              <w:marBottom w:val="0"/>
              <w:divBdr>
                <w:top w:val="none" w:sz="0" w:space="0" w:color="auto"/>
                <w:left w:val="none" w:sz="0" w:space="0" w:color="auto"/>
                <w:bottom w:val="none" w:sz="0" w:space="0" w:color="auto"/>
                <w:right w:val="none" w:sz="0" w:space="0" w:color="auto"/>
              </w:divBdr>
            </w:div>
            <w:div w:id="233584420">
              <w:marLeft w:val="0"/>
              <w:marRight w:val="0"/>
              <w:marTop w:val="0"/>
              <w:marBottom w:val="0"/>
              <w:divBdr>
                <w:top w:val="none" w:sz="0" w:space="0" w:color="auto"/>
                <w:left w:val="none" w:sz="0" w:space="0" w:color="auto"/>
                <w:bottom w:val="none" w:sz="0" w:space="0" w:color="auto"/>
                <w:right w:val="none" w:sz="0" w:space="0" w:color="auto"/>
              </w:divBdr>
            </w:div>
            <w:div w:id="1929579111">
              <w:marLeft w:val="0"/>
              <w:marRight w:val="0"/>
              <w:marTop w:val="0"/>
              <w:marBottom w:val="0"/>
              <w:divBdr>
                <w:top w:val="none" w:sz="0" w:space="0" w:color="auto"/>
                <w:left w:val="none" w:sz="0" w:space="0" w:color="auto"/>
                <w:bottom w:val="none" w:sz="0" w:space="0" w:color="auto"/>
                <w:right w:val="none" w:sz="0" w:space="0" w:color="auto"/>
              </w:divBdr>
            </w:div>
            <w:div w:id="237595212">
              <w:marLeft w:val="0"/>
              <w:marRight w:val="0"/>
              <w:marTop w:val="0"/>
              <w:marBottom w:val="0"/>
              <w:divBdr>
                <w:top w:val="none" w:sz="0" w:space="0" w:color="auto"/>
                <w:left w:val="none" w:sz="0" w:space="0" w:color="auto"/>
                <w:bottom w:val="none" w:sz="0" w:space="0" w:color="auto"/>
                <w:right w:val="none" w:sz="0" w:space="0" w:color="auto"/>
              </w:divBdr>
            </w:div>
            <w:div w:id="458260031">
              <w:marLeft w:val="0"/>
              <w:marRight w:val="0"/>
              <w:marTop w:val="0"/>
              <w:marBottom w:val="0"/>
              <w:divBdr>
                <w:top w:val="none" w:sz="0" w:space="0" w:color="auto"/>
                <w:left w:val="none" w:sz="0" w:space="0" w:color="auto"/>
                <w:bottom w:val="none" w:sz="0" w:space="0" w:color="auto"/>
                <w:right w:val="none" w:sz="0" w:space="0" w:color="auto"/>
              </w:divBdr>
            </w:div>
            <w:div w:id="1925527388">
              <w:marLeft w:val="0"/>
              <w:marRight w:val="0"/>
              <w:marTop w:val="0"/>
              <w:marBottom w:val="0"/>
              <w:divBdr>
                <w:top w:val="none" w:sz="0" w:space="0" w:color="auto"/>
                <w:left w:val="none" w:sz="0" w:space="0" w:color="auto"/>
                <w:bottom w:val="none" w:sz="0" w:space="0" w:color="auto"/>
                <w:right w:val="none" w:sz="0" w:space="0" w:color="auto"/>
              </w:divBdr>
            </w:div>
            <w:div w:id="1672247822">
              <w:marLeft w:val="0"/>
              <w:marRight w:val="0"/>
              <w:marTop w:val="0"/>
              <w:marBottom w:val="0"/>
              <w:divBdr>
                <w:top w:val="none" w:sz="0" w:space="0" w:color="auto"/>
                <w:left w:val="none" w:sz="0" w:space="0" w:color="auto"/>
                <w:bottom w:val="none" w:sz="0" w:space="0" w:color="auto"/>
                <w:right w:val="none" w:sz="0" w:space="0" w:color="auto"/>
              </w:divBdr>
            </w:div>
            <w:div w:id="205800055">
              <w:marLeft w:val="0"/>
              <w:marRight w:val="0"/>
              <w:marTop w:val="0"/>
              <w:marBottom w:val="0"/>
              <w:divBdr>
                <w:top w:val="none" w:sz="0" w:space="0" w:color="auto"/>
                <w:left w:val="none" w:sz="0" w:space="0" w:color="auto"/>
                <w:bottom w:val="none" w:sz="0" w:space="0" w:color="auto"/>
                <w:right w:val="none" w:sz="0" w:space="0" w:color="auto"/>
              </w:divBdr>
            </w:div>
            <w:div w:id="1509439120">
              <w:marLeft w:val="0"/>
              <w:marRight w:val="0"/>
              <w:marTop w:val="0"/>
              <w:marBottom w:val="0"/>
              <w:divBdr>
                <w:top w:val="none" w:sz="0" w:space="0" w:color="auto"/>
                <w:left w:val="none" w:sz="0" w:space="0" w:color="auto"/>
                <w:bottom w:val="none" w:sz="0" w:space="0" w:color="auto"/>
                <w:right w:val="none" w:sz="0" w:space="0" w:color="auto"/>
              </w:divBdr>
            </w:div>
            <w:div w:id="954101281">
              <w:marLeft w:val="0"/>
              <w:marRight w:val="0"/>
              <w:marTop w:val="0"/>
              <w:marBottom w:val="0"/>
              <w:divBdr>
                <w:top w:val="none" w:sz="0" w:space="0" w:color="auto"/>
                <w:left w:val="none" w:sz="0" w:space="0" w:color="auto"/>
                <w:bottom w:val="none" w:sz="0" w:space="0" w:color="auto"/>
                <w:right w:val="none" w:sz="0" w:space="0" w:color="auto"/>
              </w:divBdr>
            </w:div>
            <w:div w:id="428355937">
              <w:marLeft w:val="0"/>
              <w:marRight w:val="0"/>
              <w:marTop w:val="0"/>
              <w:marBottom w:val="0"/>
              <w:divBdr>
                <w:top w:val="none" w:sz="0" w:space="0" w:color="auto"/>
                <w:left w:val="none" w:sz="0" w:space="0" w:color="auto"/>
                <w:bottom w:val="none" w:sz="0" w:space="0" w:color="auto"/>
                <w:right w:val="none" w:sz="0" w:space="0" w:color="auto"/>
              </w:divBdr>
            </w:div>
            <w:div w:id="1753041801">
              <w:marLeft w:val="0"/>
              <w:marRight w:val="0"/>
              <w:marTop w:val="0"/>
              <w:marBottom w:val="0"/>
              <w:divBdr>
                <w:top w:val="none" w:sz="0" w:space="0" w:color="auto"/>
                <w:left w:val="none" w:sz="0" w:space="0" w:color="auto"/>
                <w:bottom w:val="none" w:sz="0" w:space="0" w:color="auto"/>
                <w:right w:val="none" w:sz="0" w:space="0" w:color="auto"/>
              </w:divBdr>
            </w:div>
            <w:div w:id="1562210051">
              <w:marLeft w:val="0"/>
              <w:marRight w:val="0"/>
              <w:marTop w:val="0"/>
              <w:marBottom w:val="0"/>
              <w:divBdr>
                <w:top w:val="none" w:sz="0" w:space="0" w:color="auto"/>
                <w:left w:val="none" w:sz="0" w:space="0" w:color="auto"/>
                <w:bottom w:val="none" w:sz="0" w:space="0" w:color="auto"/>
                <w:right w:val="none" w:sz="0" w:space="0" w:color="auto"/>
              </w:divBdr>
            </w:div>
            <w:div w:id="1979453830">
              <w:marLeft w:val="0"/>
              <w:marRight w:val="0"/>
              <w:marTop w:val="0"/>
              <w:marBottom w:val="0"/>
              <w:divBdr>
                <w:top w:val="none" w:sz="0" w:space="0" w:color="auto"/>
                <w:left w:val="none" w:sz="0" w:space="0" w:color="auto"/>
                <w:bottom w:val="none" w:sz="0" w:space="0" w:color="auto"/>
                <w:right w:val="none" w:sz="0" w:space="0" w:color="auto"/>
              </w:divBdr>
            </w:div>
            <w:div w:id="1286235678">
              <w:marLeft w:val="0"/>
              <w:marRight w:val="0"/>
              <w:marTop w:val="0"/>
              <w:marBottom w:val="0"/>
              <w:divBdr>
                <w:top w:val="none" w:sz="0" w:space="0" w:color="auto"/>
                <w:left w:val="none" w:sz="0" w:space="0" w:color="auto"/>
                <w:bottom w:val="none" w:sz="0" w:space="0" w:color="auto"/>
                <w:right w:val="none" w:sz="0" w:space="0" w:color="auto"/>
              </w:divBdr>
            </w:div>
            <w:div w:id="1142038742">
              <w:marLeft w:val="0"/>
              <w:marRight w:val="0"/>
              <w:marTop w:val="0"/>
              <w:marBottom w:val="0"/>
              <w:divBdr>
                <w:top w:val="none" w:sz="0" w:space="0" w:color="auto"/>
                <w:left w:val="none" w:sz="0" w:space="0" w:color="auto"/>
                <w:bottom w:val="none" w:sz="0" w:space="0" w:color="auto"/>
                <w:right w:val="none" w:sz="0" w:space="0" w:color="auto"/>
              </w:divBdr>
            </w:div>
            <w:div w:id="1299146052">
              <w:marLeft w:val="0"/>
              <w:marRight w:val="0"/>
              <w:marTop w:val="0"/>
              <w:marBottom w:val="0"/>
              <w:divBdr>
                <w:top w:val="none" w:sz="0" w:space="0" w:color="auto"/>
                <w:left w:val="none" w:sz="0" w:space="0" w:color="auto"/>
                <w:bottom w:val="none" w:sz="0" w:space="0" w:color="auto"/>
                <w:right w:val="none" w:sz="0" w:space="0" w:color="auto"/>
              </w:divBdr>
            </w:div>
            <w:div w:id="228658365">
              <w:marLeft w:val="0"/>
              <w:marRight w:val="0"/>
              <w:marTop w:val="0"/>
              <w:marBottom w:val="0"/>
              <w:divBdr>
                <w:top w:val="none" w:sz="0" w:space="0" w:color="auto"/>
                <w:left w:val="none" w:sz="0" w:space="0" w:color="auto"/>
                <w:bottom w:val="none" w:sz="0" w:space="0" w:color="auto"/>
                <w:right w:val="none" w:sz="0" w:space="0" w:color="auto"/>
              </w:divBdr>
            </w:div>
            <w:div w:id="1220097398">
              <w:marLeft w:val="0"/>
              <w:marRight w:val="0"/>
              <w:marTop w:val="0"/>
              <w:marBottom w:val="0"/>
              <w:divBdr>
                <w:top w:val="none" w:sz="0" w:space="0" w:color="auto"/>
                <w:left w:val="none" w:sz="0" w:space="0" w:color="auto"/>
                <w:bottom w:val="none" w:sz="0" w:space="0" w:color="auto"/>
                <w:right w:val="none" w:sz="0" w:space="0" w:color="auto"/>
              </w:divBdr>
            </w:div>
            <w:div w:id="322203409">
              <w:marLeft w:val="0"/>
              <w:marRight w:val="0"/>
              <w:marTop w:val="0"/>
              <w:marBottom w:val="0"/>
              <w:divBdr>
                <w:top w:val="none" w:sz="0" w:space="0" w:color="auto"/>
                <w:left w:val="none" w:sz="0" w:space="0" w:color="auto"/>
                <w:bottom w:val="none" w:sz="0" w:space="0" w:color="auto"/>
                <w:right w:val="none" w:sz="0" w:space="0" w:color="auto"/>
              </w:divBdr>
            </w:div>
            <w:div w:id="219439241">
              <w:marLeft w:val="0"/>
              <w:marRight w:val="0"/>
              <w:marTop w:val="0"/>
              <w:marBottom w:val="0"/>
              <w:divBdr>
                <w:top w:val="none" w:sz="0" w:space="0" w:color="auto"/>
                <w:left w:val="none" w:sz="0" w:space="0" w:color="auto"/>
                <w:bottom w:val="none" w:sz="0" w:space="0" w:color="auto"/>
                <w:right w:val="none" w:sz="0" w:space="0" w:color="auto"/>
              </w:divBdr>
            </w:div>
            <w:div w:id="282230466">
              <w:marLeft w:val="0"/>
              <w:marRight w:val="0"/>
              <w:marTop w:val="0"/>
              <w:marBottom w:val="0"/>
              <w:divBdr>
                <w:top w:val="none" w:sz="0" w:space="0" w:color="auto"/>
                <w:left w:val="none" w:sz="0" w:space="0" w:color="auto"/>
                <w:bottom w:val="none" w:sz="0" w:space="0" w:color="auto"/>
                <w:right w:val="none" w:sz="0" w:space="0" w:color="auto"/>
              </w:divBdr>
            </w:div>
            <w:div w:id="136412095">
              <w:marLeft w:val="0"/>
              <w:marRight w:val="0"/>
              <w:marTop w:val="0"/>
              <w:marBottom w:val="0"/>
              <w:divBdr>
                <w:top w:val="none" w:sz="0" w:space="0" w:color="auto"/>
                <w:left w:val="none" w:sz="0" w:space="0" w:color="auto"/>
                <w:bottom w:val="none" w:sz="0" w:space="0" w:color="auto"/>
                <w:right w:val="none" w:sz="0" w:space="0" w:color="auto"/>
              </w:divBdr>
            </w:div>
            <w:div w:id="1953439268">
              <w:marLeft w:val="0"/>
              <w:marRight w:val="0"/>
              <w:marTop w:val="0"/>
              <w:marBottom w:val="0"/>
              <w:divBdr>
                <w:top w:val="none" w:sz="0" w:space="0" w:color="auto"/>
                <w:left w:val="none" w:sz="0" w:space="0" w:color="auto"/>
                <w:bottom w:val="none" w:sz="0" w:space="0" w:color="auto"/>
                <w:right w:val="none" w:sz="0" w:space="0" w:color="auto"/>
              </w:divBdr>
            </w:div>
            <w:div w:id="1602563099">
              <w:marLeft w:val="0"/>
              <w:marRight w:val="0"/>
              <w:marTop w:val="0"/>
              <w:marBottom w:val="0"/>
              <w:divBdr>
                <w:top w:val="none" w:sz="0" w:space="0" w:color="auto"/>
                <w:left w:val="none" w:sz="0" w:space="0" w:color="auto"/>
                <w:bottom w:val="none" w:sz="0" w:space="0" w:color="auto"/>
                <w:right w:val="none" w:sz="0" w:space="0" w:color="auto"/>
              </w:divBdr>
            </w:div>
            <w:div w:id="307512809">
              <w:marLeft w:val="0"/>
              <w:marRight w:val="0"/>
              <w:marTop w:val="0"/>
              <w:marBottom w:val="0"/>
              <w:divBdr>
                <w:top w:val="none" w:sz="0" w:space="0" w:color="auto"/>
                <w:left w:val="none" w:sz="0" w:space="0" w:color="auto"/>
                <w:bottom w:val="none" w:sz="0" w:space="0" w:color="auto"/>
                <w:right w:val="none" w:sz="0" w:space="0" w:color="auto"/>
              </w:divBdr>
            </w:div>
            <w:div w:id="580025635">
              <w:marLeft w:val="0"/>
              <w:marRight w:val="0"/>
              <w:marTop w:val="0"/>
              <w:marBottom w:val="0"/>
              <w:divBdr>
                <w:top w:val="none" w:sz="0" w:space="0" w:color="auto"/>
                <w:left w:val="none" w:sz="0" w:space="0" w:color="auto"/>
                <w:bottom w:val="none" w:sz="0" w:space="0" w:color="auto"/>
                <w:right w:val="none" w:sz="0" w:space="0" w:color="auto"/>
              </w:divBdr>
            </w:div>
            <w:div w:id="1332681546">
              <w:marLeft w:val="0"/>
              <w:marRight w:val="0"/>
              <w:marTop w:val="0"/>
              <w:marBottom w:val="0"/>
              <w:divBdr>
                <w:top w:val="none" w:sz="0" w:space="0" w:color="auto"/>
                <w:left w:val="none" w:sz="0" w:space="0" w:color="auto"/>
                <w:bottom w:val="none" w:sz="0" w:space="0" w:color="auto"/>
                <w:right w:val="none" w:sz="0" w:space="0" w:color="auto"/>
              </w:divBdr>
            </w:div>
            <w:div w:id="1860389592">
              <w:marLeft w:val="0"/>
              <w:marRight w:val="0"/>
              <w:marTop w:val="0"/>
              <w:marBottom w:val="0"/>
              <w:divBdr>
                <w:top w:val="none" w:sz="0" w:space="0" w:color="auto"/>
                <w:left w:val="none" w:sz="0" w:space="0" w:color="auto"/>
                <w:bottom w:val="none" w:sz="0" w:space="0" w:color="auto"/>
                <w:right w:val="none" w:sz="0" w:space="0" w:color="auto"/>
              </w:divBdr>
            </w:div>
            <w:div w:id="1333951911">
              <w:marLeft w:val="0"/>
              <w:marRight w:val="0"/>
              <w:marTop w:val="0"/>
              <w:marBottom w:val="0"/>
              <w:divBdr>
                <w:top w:val="none" w:sz="0" w:space="0" w:color="auto"/>
                <w:left w:val="none" w:sz="0" w:space="0" w:color="auto"/>
                <w:bottom w:val="none" w:sz="0" w:space="0" w:color="auto"/>
                <w:right w:val="none" w:sz="0" w:space="0" w:color="auto"/>
              </w:divBdr>
            </w:div>
            <w:div w:id="625162459">
              <w:marLeft w:val="0"/>
              <w:marRight w:val="0"/>
              <w:marTop w:val="0"/>
              <w:marBottom w:val="0"/>
              <w:divBdr>
                <w:top w:val="none" w:sz="0" w:space="0" w:color="auto"/>
                <w:left w:val="none" w:sz="0" w:space="0" w:color="auto"/>
                <w:bottom w:val="none" w:sz="0" w:space="0" w:color="auto"/>
                <w:right w:val="none" w:sz="0" w:space="0" w:color="auto"/>
              </w:divBdr>
            </w:div>
            <w:div w:id="941496087">
              <w:marLeft w:val="0"/>
              <w:marRight w:val="0"/>
              <w:marTop w:val="0"/>
              <w:marBottom w:val="0"/>
              <w:divBdr>
                <w:top w:val="none" w:sz="0" w:space="0" w:color="auto"/>
                <w:left w:val="none" w:sz="0" w:space="0" w:color="auto"/>
                <w:bottom w:val="none" w:sz="0" w:space="0" w:color="auto"/>
                <w:right w:val="none" w:sz="0" w:space="0" w:color="auto"/>
              </w:divBdr>
            </w:div>
            <w:div w:id="1461924646">
              <w:marLeft w:val="0"/>
              <w:marRight w:val="0"/>
              <w:marTop w:val="0"/>
              <w:marBottom w:val="0"/>
              <w:divBdr>
                <w:top w:val="none" w:sz="0" w:space="0" w:color="auto"/>
                <w:left w:val="none" w:sz="0" w:space="0" w:color="auto"/>
                <w:bottom w:val="none" w:sz="0" w:space="0" w:color="auto"/>
                <w:right w:val="none" w:sz="0" w:space="0" w:color="auto"/>
              </w:divBdr>
            </w:div>
            <w:div w:id="1443185623">
              <w:marLeft w:val="0"/>
              <w:marRight w:val="0"/>
              <w:marTop w:val="0"/>
              <w:marBottom w:val="0"/>
              <w:divBdr>
                <w:top w:val="none" w:sz="0" w:space="0" w:color="auto"/>
                <w:left w:val="none" w:sz="0" w:space="0" w:color="auto"/>
                <w:bottom w:val="none" w:sz="0" w:space="0" w:color="auto"/>
                <w:right w:val="none" w:sz="0" w:space="0" w:color="auto"/>
              </w:divBdr>
            </w:div>
            <w:div w:id="612710377">
              <w:marLeft w:val="0"/>
              <w:marRight w:val="0"/>
              <w:marTop w:val="0"/>
              <w:marBottom w:val="0"/>
              <w:divBdr>
                <w:top w:val="none" w:sz="0" w:space="0" w:color="auto"/>
                <w:left w:val="none" w:sz="0" w:space="0" w:color="auto"/>
                <w:bottom w:val="none" w:sz="0" w:space="0" w:color="auto"/>
                <w:right w:val="none" w:sz="0" w:space="0" w:color="auto"/>
              </w:divBdr>
            </w:div>
            <w:div w:id="111364047">
              <w:marLeft w:val="0"/>
              <w:marRight w:val="0"/>
              <w:marTop w:val="0"/>
              <w:marBottom w:val="0"/>
              <w:divBdr>
                <w:top w:val="none" w:sz="0" w:space="0" w:color="auto"/>
                <w:left w:val="none" w:sz="0" w:space="0" w:color="auto"/>
                <w:bottom w:val="none" w:sz="0" w:space="0" w:color="auto"/>
                <w:right w:val="none" w:sz="0" w:space="0" w:color="auto"/>
              </w:divBdr>
            </w:div>
            <w:div w:id="2095125382">
              <w:marLeft w:val="0"/>
              <w:marRight w:val="0"/>
              <w:marTop w:val="0"/>
              <w:marBottom w:val="0"/>
              <w:divBdr>
                <w:top w:val="none" w:sz="0" w:space="0" w:color="auto"/>
                <w:left w:val="none" w:sz="0" w:space="0" w:color="auto"/>
                <w:bottom w:val="none" w:sz="0" w:space="0" w:color="auto"/>
                <w:right w:val="none" w:sz="0" w:space="0" w:color="auto"/>
              </w:divBdr>
            </w:div>
            <w:div w:id="26414583">
              <w:marLeft w:val="0"/>
              <w:marRight w:val="0"/>
              <w:marTop w:val="0"/>
              <w:marBottom w:val="0"/>
              <w:divBdr>
                <w:top w:val="none" w:sz="0" w:space="0" w:color="auto"/>
                <w:left w:val="none" w:sz="0" w:space="0" w:color="auto"/>
                <w:bottom w:val="none" w:sz="0" w:space="0" w:color="auto"/>
                <w:right w:val="none" w:sz="0" w:space="0" w:color="auto"/>
              </w:divBdr>
            </w:div>
            <w:div w:id="958295408">
              <w:marLeft w:val="0"/>
              <w:marRight w:val="0"/>
              <w:marTop w:val="0"/>
              <w:marBottom w:val="0"/>
              <w:divBdr>
                <w:top w:val="none" w:sz="0" w:space="0" w:color="auto"/>
                <w:left w:val="none" w:sz="0" w:space="0" w:color="auto"/>
                <w:bottom w:val="none" w:sz="0" w:space="0" w:color="auto"/>
                <w:right w:val="none" w:sz="0" w:space="0" w:color="auto"/>
              </w:divBdr>
            </w:div>
            <w:div w:id="170070276">
              <w:marLeft w:val="0"/>
              <w:marRight w:val="0"/>
              <w:marTop w:val="0"/>
              <w:marBottom w:val="0"/>
              <w:divBdr>
                <w:top w:val="none" w:sz="0" w:space="0" w:color="auto"/>
                <w:left w:val="none" w:sz="0" w:space="0" w:color="auto"/>
                <w:bottom w:val="none" w:sz="0" w:space="0" w:color="auto"/>
                <w:right w:val="none" w:sz="0" w:space="0" w:color="auto"/>
              </w:divBdr>
            </w:div>
            <w:div w:id="1550798057">
              <w:marLeft w:val="0"/>
              <w:marRight w:val="0"/>
              <w:marTop w:val="0"/>
              <w:marBottom w:val="0"/>
              <w:divBdr>
                <w:top w:val="none" w:sz="0" w:space="0" w:color="auto"/>
                <w:left w:val="none" w:sz="0" w:space="0" w:color="auto"/>
                <w:bottom w:val="none" w:sz="0" w:space="0" w:color="auto"/>
                <w:right w:val="none" w:sz="0" w:space="0" w:color="auto"/>
              </w:divBdr>
            </w:div>
            <w:div w:id="874849167">
              <w:marLeft w:val="0"/>
              <w:marRight w:val="0"/>
              <w:marTop w:val="0"/>
              <w:marBottom w:val="0"/>
              <w:divBdr>
                <w:top w:val="none" w:sz="0" w:space="0" w:color="auto"/>
                <w:left w:val="none" w:sz="0" w:space="0" w:color="auto"/>
                <w:bottom w:val="none" w:sz="0" w:space="0" w:color="auto"/>
                <w:right w:val="none" w:sz="0" w:space="0" w:color="auto"/>
              </w:divBdr>
            </w:div>
            <w:div w:id="741831520">
              <w:marLeft w:val="0"/>
              <w:marRight w:val="0"/>
              <w:marTop w:val="0"/>
              <w:marBottom w:val="0"/>
              <w:divBdr>
                <w:top w:val="none" w:sz="0" w:space="0" w:color="auto"/>
                <w:left w:val="none" w:sz="0" w:space="0" w:color="auto"/>
                <w:bottom w:val="none" w:sz="0" w:space="0" w:color="auto"/>
                <w:right w:val="none" w:sz="0" w:space="0" w:color="auto"/>
              </w:divBdr>
            </w:div>
            <w:div w:id="1181429563">
              <w:marLeft w:val="0"/>
              <w:marRight w:val="0"/>
              <w:marTop w:val="0"/>
              <w:marBottom w:val="0"/>
              <w:divBdr>
                <w:top w:val="none" w:sz="0" w:space="0" w:color="auto"/>
                <w:left w:val="none" w:sz="0" w:space="0" w:color="auto"/>
                <w:bottom w:val="none" w:sz="0" w:space="0" w:color="auto"/>
                <w:right w:val="none" w:sz="0" w:space="0" w:color="auto"/>
              </w:divBdr>
            </w:div>
            <w:div w:id="310210362">
              <w:marLeft w:val="0"/>
              <w:marRight w:val="0"/>
              <w:marTop w:val="0"/>
              <w:marBottom w:val="0"/>
              <w:divBdr>
                <w:top w:val="none" w:sz="0" w:space="0" w:color="auto"/>
                <w:left w:val="none" w:sz="0" w:space="0" w:color="auto"/>
                <w:bottom w:val="none" w:sz="0" w:space="0" w:color="auto"/>
                <w:right w:val="none" w:sz="0" w:space="0" w:color="auto"/>
              </w:divBdr>
            </w:div>
            <w:div w:id="673386394">
              <w:marLeft w:val="0"/>
              <w:marRight w:val="0"/>
              <w:marTop w:val="0"/>
              <w:marBottom w:val="0"/>
              <w:divBdr>
                <w:top w:val="none" w:sz="0" w:space="0" w:color="auto"/>
                <w:left w:val="none" w:sz="0" w:space="0" w:color="auto"/>
                <w:bottom w:val="none" w:sz="0" w:space="0" w:color="auto"/>
                <w:right w:val="none" w:sz="0" w:space="0" w:color="auto"/>
              </w:divBdr>
            </w:div>
            <w:div w:id="459961851">
              <w:marLeft w:val="0"/>
              <w:marRight w:val="0"/>
              <w:marTop w:val="0"/>
              <w:marBottom w:val="0"/>
              <w:divBdr>
                <w:top w:val="none" w:sz="0" w:space="0" w:color="auto"/>
                <w:left w:val="none" w:sz="0" w:space="0" w:color="auto"/>
                <w:bottom w:val="none" w:sz="0" w:space="0" w:color="auto"/>
                <w:right w:val="none" w:sz="0" w:space="0" w:color="auto"/>
              </w:divBdr>
            </w:div>
            <w:div w:id="1395465431">
              <w:marLeft w:val="0"/>
              <w:marRight w:val="0"/>
              <w:marTop w:val="0"/>
              <w:marBottom w:val="0"/>
              <w:divBdr>
                <w:top w:val="none" w:sz="0" w:space="0" w:color="auto"/>
                <w:left w:val="none" w:sz="0" w:space="0" w:color="auto"/>
                <w:bottom w:val="none" w:sz="0" w:space="0" w:color="auto"/>
                <w:right w:val="none" w:sz="0" w:space="0" w:color="auto"/>
              </w:divBdr>
            </w:div>
            <w:div w:id="1730032599">
              <w:marLeft w:val="0"/>
              <w:marRight w:val="0"/>
              <w:marTop w:val="0"/>
              <w:marBottom w:val="0"/>
              <w:divBdr>
                <w:top w:val="none" w:sz="0" w:space="0" w:color="auto"/>
                <w:left w:val="none" w:sz="0" w:space="0" w:color="auto"/>
                <w:bottom w:val="none" w:sz="0" w:space="0" w:color="auto"/>
                <w:right w:val="none" w:sz="0" w:space="0" w:color="auto"/>
              </w:divBdr>
            </w:div>
            <w:div w:id="1772121286">
              <w:marLeft w:val="0"/>
              <w:marRight w:val="0"/>
              <w:marTop w:val="0"/>
              <w:marBottom w:val="0"/>
              <w:divBdr>
                <w:top w:val="none" w:sz="0" w:space="0" w:color="auto"/>
                <w:left w:val="none" w:sz="0" w:space="0" w:color="auto"/>
                <w:bottom w:val="none" w:sz="0" w:space="0" w:color="auto"/>
                <w:right w:val="none" w:sz="0" w:space="0" w:color="auto"/>
              </w:divBdr>
            </w:div>
            <w:div w:id="223757296">
              <w:marLeft w:val="0"/>
              <w:marRight w:val="0"/>
              <w:marTop w:val="0"/>
              <w:marBottom w:val="0"/>
              <w:divBdr>
                <w:top w:val="none" w:sz="0" w:space="0" w:color="auto"/>
                <w:left w:val="none" w:sz="0" w:space="0" w:color="auto"/>
                <w:bottom w:val="none" w:sz="0" w:space="0" w:color="auto"/>
                <w:right w:val="none" w:sz="0" w:space="0" w:color="auto"/>
              </w:divBdr>
            </w:div>
            <w:div w:id="1801604823">
              <w:marLeft w:val="0"/>
              <w:marRight w:val="0"/>
              <w:marTop w:val="0"/>
              <w:marBottom w:val="0"/>
              <w:divBdr>
                <w:top w:val="none" w:sz="0" w:space="0" w:color="auto"/>
                <w:left w:val="none" w:sz="0" w:space="0" w:color="auto"/>
                <w:bottom w:val="none" w:sz="0" w:space="0" w:color="auto"/>
                <w:right w:val="none" w:sz="0" w:space="0" w:color="auto"/>
              </w:divBdr>
            </w:div>
            <w:div w:id="1007975140">
              <w:marLeft w:val="0"/>
              <w:marRight w:val="0"/>
              <w:marTop w:val="0"/>
              <w:marBottom w:val="0"/>
              <w:divBdr>
                <w:top w:val="none" w:sz="0" w:space="0" w:color="auto"/>
                <w:left w:val="none" w:sz="0" w:space="0" w:color="auto"/>
                <w:bottom w:val="none" w:sz="0" w:space="0" w:color="auto"/>
                <w:right w:val="none" w:sz="0" w:space="0" w:color="auto"/>
              </w:divBdr>
            </w:div>
            <w:div w:id="861284651">
              <w:marLeft w:val="0"/>
              <w:marRight w:val="0"/>
              <w:marTop w:val="0"/>
              <w:marBottom w:val="0"/>
              <w:divBdr>
                <w:top w:val="none" w:sz="0" w:space="0" w:color="auto"/>
                <w:left w:val="none" w:sz="0" w:space="0" w:color="auto"/>
                <w:bottom w:val="none" w:sz="0" w:space="0" w:color="auto"/>
                <w:right w:val="none" w:sz="0" w:space="0" w:color="auto"/>
              </w:divBdr>
            </w:div>
            <w:div w:id="1571187115">
              <w:marLeft w:val="0"/>
              <w:marRight w:val="0"/>
              <w:marTop w:val="0"/>
              <w:marBottom w:val="0"/>
              <w:divBdr>
                <w:top w:val="none" w:sz="0" w:space="0" w:color="auto"/>
                <w:left w:val="none" w:sz="0" w:space="0" w:color="auto"/>
                <w:bottom w:val="none" w:sz="0" w:space="0" w:color="auto"/>
                <w:right w:val="none" w:sz="0" w:space="0" w:color="auto"/>
              </w:divBdr>
            </w:div>
            <w:div w:id="1620574476">
              <w:marLeft w:val="0"/>
              <w:marRight w:val="0"/>
              <w:marTop w:val="0"/>
              <w:marBottom w:val="0"/>
              <w:divBdr>
                <w:top w:val="none" w:sz="0" w:space="0" w:color="auto"/>
                <w:left w:val="none" w:sz="0" w:space="0" w:color="auto"/>
                <w:bottom w:val="none" w:sz="0" w:space="0" w:color="auto"/>
                <w:right w:val="none" w:sz="0" w:space="0" w:color="auto"/>
              </w:divBdr>
            </w:div>
            <w:div w:id="990674739">
              <w:marLeft w:val="0"/>
              <w:marRight w:val="0"/>
              <w:marTop w:val="0"/>
              <w:marBottom w:val="0"/>
              <w:divBdr>
                <w:top w:val="none" w:sz="0" w:space="0" w:color="auto"/>
                <w:left w:val="none" w:sz="0" w:space="0" w:color="auto"/>
                <w:bottom w:val="none" w:sz="0" w:space="0" w:color="auto"/>
                <w:right w:val="none" w:sz="0" w:space="0" w:color="auto"/>
              </w:divBdr>
            </w:div>
            <w:div w:id="1726903510">
              <w:marLeft w:val="0"/>
              <w:marRight w:val="0"/>
              <w:marTop w:val="0"/>
              <w:marBottom w:val="0"/>
              <w:divBdr>
                <w:top w:val="none" w:sz="0" w:space="0" w:color="auto"/>
                <w:left w:val="none" w:sz="0" w:space="0" w:color="auto"/>
                <w:bottom w:val="none" w:sz="0" w:space="0" w:color="auto"/>
                <w:right w:val="none" w:sz="0" w:space="0" w:color="auto"/>
              </w:divBdr>
            </w:div>
            <w:div w:id="1423066616">
              <w:marLeft w:val="0"/>
              <w:marRight w:val="0"/>
              <w:marTop w:val="0"/>
              <w:marBottom w:val="0"/>
              <w:divBdr>
                <w:top w:val="none" w:sz="0" w:space="0" w:color="auto"/>
                <w:left w:val="none" w:sz="0" w:space="0" w:color="auto"/>
                <w:bottom w:val="none" w:sz="0" w:space="0" w:color="auto"/>
                <w:right w:val="none" w:sz="0" w:space="0" w:color="auto"/>
              </w:divBdr>
            </w:div>
            <w:div w:id="1373656769">
              <w:marLeft w:val="0"/>
              <w:marRight w:val="0"/>
              <w:marTop w:val="0"/>
              <w:marBottom w:val="0"/>
              <w:divBdr>
                <w:top w:val="none" w:sz="0" w:space="0" w:color="auto"/>
                <w:left w:val="none" w:sz="0" w:space="0" w:color="auto"/>
                <w:bottom w:val="none" w:sz="0" w:space="0" w:color="auto"/>
                <w:right w:val="none" w:sz="0" w:space="0" w:color="auto"/>
              </w:divBdr>
            </w:div>
            <w:div w:id="1154879689">
              <w:marLeft w:val="0"/>
              <w:marRight w:val="0"/>
              <w:marTop w:val="0"/>
              <w:marBottom w:val="0"/>
              <w:divBdr>
                <w:top w:val="none" w:sz="0" w:space="0" w:color="auto"/>
                <w:left w:val="none" w:sz="0" w:space="0" w:color="auto"/>
                <w:bottom w:val="none" w:sz="0" w:space="0" w:color="auto"/>
                <w:right w:val="none" w:sz="0" w:space="0" w:color="auto"/>
              </w:divBdr>
            </w:div>
            <w:div w:id="48118433">
              <w:marLeft w:val="0"/>
              <w:marRight w:val="0"/>
              <w:marTop w:val="0"/>
              <w:marBottom w:val="0"/>
              <w:divBdr>
                <w:top w:val="none" w:sz="0" w:space="0" w:color="auto"/>
                <w:left w:val="none" w:sz="0" w:space="0" w:color="auto"/>
                <w:bottom w:val="none" w:sz="0" w:space="0" w:color="auto"/>
                <w:right w:val="none" w:sz="0" w:space="0" w:color="auto"/>
              </w:divBdr>
            </w:div>
            <w:div w:id="1295520936">
              <w:marLeft w:val="0"/>
              <w:marRight w:val="0"/>
              <w:marTop w:val="0"/>
              <w:marBottom w:val="0"/>
              <w:divBdr>
                <w:top w:val="none" w:sz="0" w:space="0" w:color="auto"/>
                <w:left w:val="none" w:sz="0" w:space="0" w:color="auto"/>
                <w:bottom w:val="none" w:sz="0" w:space="0" w:color="auto"/>
                <w:right w:val="none" w:sz="0" w:space="0" w:color="auto"/>
              </w:divBdr>
            </w:div>
            <w:div w:id="98306073">
              <w:marLeft w:val="0"/>
              <w:marRight w:val="0"/>
              <w:marTop w:val="0"/>
              <w:marBottom w:val="0"/>
              <w:divBdr>
                <w:top w:val="none" w:sz="0" w:space="0" w:color="auto"/>
                <w:left w:val="none" w:sz="0" w:space="0" w:color="auto"/>
                <w:bottom w:val="none" w:sz="0" w:space="0" w:color="auto"/>
                <w:right w:val="none" w:sz="0" w:space="0" w:color="auto"/>
              </w:divBdr>
            </w:div>
            <w:div w:id="625628176">
              <w:marLeft w:val="0"/>
              <w:marRight w:val="0"/>
              <w:marTop w:val="0"/>
              <w:marBottom w:val="0"/>
              <w:divBdr>
                <w:top w:val="none" w:sz="0" w:space="0" w:color="auto"/>
                <w:left w:val="none" w:sz="0" w:space="0" w:color="auto"/>
                <w:bottom w:val="none" w:sz="0" w:space="0" w:color="auto"/>
                <w:right w:val="none" w:sz="0" w:space="0" w:color="auto"/>
              </w:divBdr>
            </w:div>
            <w:div w:id="501089851">
              <w:marLeft w:val="0"/>
              <w:marRight w:val="0"/>
              <w:marTop w:val="0"/>
              <w:marBottom w:val="0"/>
              <w:divBdr>
                <w:top w:val="none" w:sz="0" w:space="0" w:color="auto"/>
                <w:left w:val="none" w:sz="0" w:space="0" w:color="auto"/>
                <w:bottom w:val="none" w:sz="0" w:space="0" w:color="auto"/>
                <w:right w:val="none" w:sz="0" w:space="0" w:color="auto"/>
              </w:divBdr>
            </w:div>
            <w:div w:id="183447976">
              <w:marLeft w:val="0"/>
              <w:marRight w:val="0"/>
              <w:marTop w:val="0"/>
              <w:marBottom w:val="0"/>
              <w:divBdr>
                <w:top w:val="none" w:sz="0" w:space="0" w:color="auto"/>
                <w:left w:val="none" w:sz="0" w:space="0" w:color="auto"/>
                <w:bottom w:val="none" w:sz="0" w:space="0" w:color="auto"/>
                <w:right w:val="none" w:sz="0" w:space="0" w:color="auto"/>
              </w:divBdr>
            </w:div>
            <w:div w:id="559095313">
              <w:marLeft w:val="0"/>
              <w:marRight w:val="0"/>
              <w:marTop w:val="0"/>
              <w:marBottom w:val="0"/>
              <w:divBdr>
                <w:top w:val="none" w:sz="0" w:space="0" w:color="auto"/>
                <w:left w:val="none" w:sz="0" w:space="0" w:color="auto"/>
                <w:bottom w:val="none" w:sz="0" w:space="0" w:color="auto"/>
                <w:right w:val="none" w:sz="0" w:space="0" w:color="auto"/>
              </w:divBdr>
            </w:div>
            <w:div w:id="292636298">
              <w:marLeft w:val="0"/>
              <w:marRight w:val="0"/>
              <w:marTop w:val="0"/>
              <w:marBottom w:val="0"/>
              <w:divBdr>
                <w:top w:val="none" w:sz="0" w:space="0" w:color="auto"/>
                <w:left w:val="none" w:sz="0" w:space="0" w:color="auto"/>
                <w:bottom w:val="none" w:sz="0" w:space="0" w:color="auto"/>
                <w:right w:val="none" w:sz="0" w:space="0" w:color="auto"/>
              </w:divBdr>
            </w:div>
            <w:div w:id="970473757">
              <w:marLeft w:val="0"/>
              <w:marRight w:val="0"/>
              <w:marTop w:val="0"/>
              <w:marBottom w:val="0"/>
              <w:divBdr>
                <w:top w:val="none" w:sz="0" w:space="0" w:color="auto"/>
                <w:left w:val="none" w:sz="0" w:space="0" w:color="auto"/>
                <w:bottom w:val="none" w:sz="0" w:space="0" w:color="auto"/>
                <w:right w:val="none" w:sz="0" w:space="0" w:color="auto"/>
              </w:divBdr>
            </w:div>
            <w:div w:id="36007893">
              <w:marLeft w:val="0"/>
              <w:marRight w:val="0"/>
              <w:marTop w:val="0"/>
              <w:marBottom w:val="0"/>
              <w:divBdr>
                <w:top w:val="none" w:sz="0" w:space="0" w:color="auto"/>
                <w:left w:val="none" w:sz="0" w:space="0" w:color="auto"/>
                <w:bottom w:val="none" w:sz="0" w:space="0" w:color="auto"/>
                <w:right w:val="none" w:sz="0" w:space="0" w:color="auto"/>
              </w:divBdr>
            </w:div>
            <w:div w:id="1453597070">
              <w:marLeft w:val="0"/>
              <w:marRight w:val="0"/>
              <w:marTop w:val="0"/>
              <w:marBottom w:val="0"/>
              <w:divBdr>
                <w:top w:val="none" w:sz="0" w:space="0" w:color="auto"/>
                <w:left w:val="none" w:sz="0" w:space="0" w:color="auto"/>
                <w:bottom w:val="none" w:sz="0" w:space="0" w:color="auto"/>
                <w:right w:val="none" w:sz="0" w:space="0" w:color="auto"/>
              </w:divBdr>
            </w:div>
            <w:div w:id="1239096096">
              <w:marLeft w:val="0"/>
              <w:marRight w:val="0"/>
              <w:marTop w:val="0"/>
              <w:marBottom w:val="0"/>
              <w:divBdr>
                <w:top w:val="none" w:sz="0" w:space="0" w:color="auto"/>
                <w:left w:val="none" w:sz="0" w:space="0" w:color="auto"/>
                <w:bottom w:val="none" w:sz="0" w:space="0" w:color="auto"/>
                <w:right w:val="none" w:sz="0" w:space="0" w:color="auto"/>
              </w:divBdr>
            </w:div>
            <w:div w:id="591620198">
              <w:marLeft w:val="0"/>
              <w:marRight w:val="0"/>
              <w:marTop w:val="0"/>
              <w:marBottom w:val="0"/>
              <w:divBdr>
                <w:top w:val="none" w:sz="0" w:space="0" w:color="auto"/>
                <w:left w:val="none" w:sz="0" w:space="0" w:color="auto"/>
                <w:bottom w:val="none" w:sz="0" w:space="0" w:color="auto"/>
                <w:right w:val="none" w:sz="0" w:space="0" w:color="auto"/>
              </w:divBdr>
            </w:div>
            <w:div w:id="1248033521">
              <w:marLeft w:val="0"/>
              <w:marRight w:val="0"/>
              <w:marTop w:val="0"/>
              <w:marBottom w:val="0"/>
              <w:divBdr>
                <w:top w:val="none" w:sz="0" w:space="0" w:color="auto"/>
                <w:left w:val="none" w:sz="0" w:space="0" w:color="auto"/>
                <w:bottom w:val="none" w:sz="0" w:space="0" w:color="auto"/>
                <w:right w:val="none" w:sz="0" w:space="0" w:color="auto"/>
              </w:divBdr>
            </w:div>
            <w:div w:id="194539874">
              <w:marLeft w:val="0"/>
              <w:marRight w:val="0"/>
              <w:marTop w:val="0"/>
              <w:marBottom w:val="0"/>
              <w:divBdr>
                <w:top w:val="none" w:sz="0" w:space="0" w:color="auto"/>
                <w:left w:val="none" w:sz="0" w:space="0" w:color="auto"/>
                <w:bottom w:val="none" w:sz="0" w:space="0" w:color="auto"/>
                <w:right w:val="none" w:sz="0" w:space="0" w:color="auto"/>
              </w:divBdr>
            </w:div>
            <w:div w:id="1702243145">
              <w:marLeft w:val="0"/>
              <w:marRight w:val="0"/>
              <w:marTop w:val="0"/>
              <w:marBottom w:val="0"/>
              <w:divBdr>
                <w:top w:val="none" w:sz="0" w:space="0" w:color="auto"/>
                <w:left w:val="none" w:sz="0" w:space="0" w:color="auto"/>
                <w:bottom w:val="none" w:sz="0" w:space="0" w:color="auto"/>
                <w:right w:val="none" w:sz="0" w:space="0" w:color="auto"/>
              </w:divBdr>
            </w:div>
            <w:div w:id="501161677">
              <w:marLeft w:val="0"/>
              <w:marRight w:val="0"/>
              <w:marTop w:val="0"/>
              <w:marBottom w:val="0"/>
              <w:divBdr>
                <w:top w:val="none" w:sz="0" w:space="0" w:color="auto"/>
                <w:left w:val="none" w:sz="0" w:space="0" w:color="auto"/>
                <w:bottom w:val="none" w:sz="0" w:space="0" w:color="auto"/>
                <w:right w:val="none" w:sz="0" w:space="0" w:color="auto"/>
              </w:divBdr>
            </w:div>
            <w:div w:id="476344076">
              <w:marLeft w:val="0"/>
              <w:marRight w:val="0"/>
              <w:marTop w:val="0"/>
              <w:marBottom w:val="0"/>
              <w:divBdr>
                <w:top w:val="none" w:sz="0" w:space="0" w:color="auto"/>
                <w:left w:val="none" w:sz="0" w:space="0" w:color="auto"/>
                <w:bottom w:val="none" w:sz="0" w:space="0" w:color="auto"/>
                <w:right w:val="none" w:sz="0" w:space="0" w:color="auto"/>
              </w:divBdr>
            </w:div>
            <w:div w:id="977566024">
              <w:marLeft w:val="0"/>
              <w:marRight w:val="0"/>
              <w:marTop w:val="0"/>
              <w:marBottom w:val="0"/>
              <w:divBdr>
                <w:top w:val="none" w:sz="0" w:space="0" w:color="auto"/>
                <w:left w:val="none" w:sz="0" w:space="0" w:color="auto"/>
                <w:bottom w:val="none" w:sz="0" w:space="0" w:color="auto"/>
                <w:right w:val="none" w:sz="0" w:space="0" w:color="auto"/>
              </w:divBdr>
            </w:div>
            <w:div w:id="2067949818">
              <w:marLeft w:val="0"/>
              <w:marRight w:val="0"/>
              <w:marTop w:val="0"/>
              <w:marBottom w:val="0"/>
              <w:divBdr>
                <w:top w:val="none" w:sz="0" w:space="0" w:color="auto"/>
                <w:left w:val="none" w:sz="0" w:space="0" w:color="auto"/>
                <w:bottom w:val="none" w:sz="0" w:space="0" w:color="auto"/>
                <w:right w:val="none" w:sz="0" w:space="0" w:color="auto"/>
              </w:divBdr>
            </w:div>
            <w:div w:id="1790850820">
              <w:marLeft w:val="0"/>
              <w:marRight w:val="0"/>
              <w:marTop w:val="0"/>
              <w:marBottom w:val="0"/>
              <w:divBdr>
                <w:top w:val="none" w:sz="0" w:space="0" w:color="auto"/>
                <w:left w:val="none" w:sz="0" w:space="0" w:color="auto"/>
                <w:bottom w:val="none" w:sz="0" w:space="0" w:color="auto"/>
                <w:right w:val="none" w:sz="0" w:space="0" w:color="auto"/>
              </w:divBdr>
            </w:div>
            <w:div w:id="833649321">
              <w:marLeft w:val="0"/>
              <w:marRight w:val="0"/>
              <w:marTop w:val="0"/>
              <w:marBottom w:val="0"/>
              <w:divBdr>
                <w:top w:val="none" w:sz="0" w:space="0" w:color="auto"/>
                <w:left w:val="none" w:sz="0" w:space="0" w:color="auto"/>
                <w:bottom w:val="none" w:sz="0" w:space="0" w:color="auto"/>
                <w:right w:val="none" w:sz="0" w:space="0" w:color="auto"/>
              </w:divBdr>
            </w:div>
            <w:div w:id="1564876306">
              <w:marLeft w:val="0"/>
              <w:marRight w:val="0"/>
              <w:marTop w:val="0"/>
              <w:marBottom w:val="0"/>
              <w:divBdr>
                <w:top w:val="none" w:sz="0" w:space="0" w:color="auto"/>
                <w:left w:val="none" w:sz="0" w:space="0" w:color="auto"/>
                <w:bottom w:val="none" w:sz="0" w:space="0" w:color="auto"/>
                <w:right w:val="none" w:sz="0" w:space="0" w:color="auto"/>
              </w:divBdr>
            </w:div>
            <w:div w:id="892352702">
              <w:marLeft w:val="0"/>
              <w:marRight w:val="0"/>
              <w:marTop w:val="0"/>
              <w:marBottom w:val="0"/>
              <w:divBdr>
                <w:top w:val="none" w:sz="0" w:space="0" w:color="auto"/>
                <w:left w:val="none" w:sz="0" w:space="0" w:color="auto"/>
                <w:bottom w:val="none" w:sz="0" w:space="0" w:color="auto"/>
                <w:right w:val="none" w:sz="0" w:space="0" w:color="auto"/>
              </w:divBdr>
            </w:div>
            <w:div w:id="1722899406">
              <w:marLeft w:val="0"/>
              <w:marRight w:val="0"/>
              <w:marTop w:val="0"/>
              <w:marBottom w:val="0"/>
              <w:divBdr>
                <w:top w:val="none" w:sz="0" w:space="0" w:color="auto"/>
                <w:left w:val="none" w:sz="0" w:space="0" w:color="auto"/>
                <w:bottom w:val="none" w:sz="0" w:space="0" w:color="auto"/>
                <w:right w:val="none" w:sz="0" w:space="0" w:color="auto"/>
              </w:divBdr>
            </w:div>
            <w:div w:id="90786906">
              <w:marLeft w:val="0"/>
              <w:marRight w:val="0"/>
              <w:marTop w:val="0"/>
              <w:marBottom w:val="0"/>
              <w:divBdr>
                <w:top w:val="none" w:sz="0" w:space="0" w:color="auto"/>
                <w:left w:val="none" w:sz="0" w:space="0" w:color="auto"/>
                <w:bottom w:val="none" w:sz="0" w:space="0" w:color="auto"/>
                <w:right w:val="none" w:sz="0" w:space="0" w:color="auto"/>
              </w:divBdr>
            </w:div>
            <w:div w:id="705299083">
              <w:marLeft w:val="0"/>
              <w:marRight w:val="0"/>
              <w:marTop w:val="0"/>
              <w:marBottom w:val="0"/>
              <w:divBdr>
                <w:top w:val="none" w:sz="0" w:space="0" w:color="auto"/>
                <w:left w:val="none" w:sz="0" w:space="0" w:color="auto"/>
                <w:bottom w:val="none" w:sz="0" w:space="0" w:color="auto"/>
                <w:right w:val="none" w:sz="0" w:space="0" w:color="auto"/>
              </w:divBdr>
            </w:div>
            <w:div w:id="299923791">
              <w:marLeft w:val="0"/>
              <w:marRight w:val="0"/>
              <w:marTop w:val="0"/>
              <w:marBottom w:val="0"/>
              <w:divBdr>
                <w:top w:val="none" w:sz="0" w:space="0" w:color="auto"/>
                <w:left w:val="none" w:sz="0" w:space="0" w:color="auto"/>
                <w:bottom w:val="none" w:sz="0" w:space="0" w:color="auto"/>
                <w:right w:val="none" w:sz="0" w:space="0" w:color="auto"/>
              </w:divBdr>
            </w:div>
            <w:div w:id="113721171">
              <w:marLeft w:val="0"/>
              <w:marRight w:val="0"/>
              <w:marTop w:val="0"/>
              <w:marBottom w:val="0"/>
              <w:divBdr>
                <w:top w:val="none" w:sz="0" w:space="0" w:color="auto"/>
                <w:left w:val="none" w:sz="0" w:space="0" w:color="auto"/>
                <w:bottom w:val="none" w:sz="0" w:space="0" w:color="auto"/>
                <w:right w:val="none" w:sz="0" w:space="0" w:color="auto"/>
              </w:divBdr>
            </w:div>
            <w:div w:id="1886675377">
              <w:marLeft w:val="0"/>
              <w:marRight w:val="0"/>
              <w:marTop w:val="0"/>
              <w:marBottom w:val="0"/>
              <w:divBdr>
                <w:top w:val="none" w:sz="0" w:space="0" w:color="auto"/>
                <w:left w:val="none" w:sz="0" w:space="0" w:color="auto"/>
                <w:bottom w:val="none" w:sz="0" w:space="0" w:color="auto"/>
                <w:right w:val="none" w:sz="0" w:space="0" w:color="auto"/>
              </w:divBdr>
            </w:div>
            <w:div w:id="2034962776">
              <w:marLeft w:val="0"/>
              <w:marRight w:val="0"/>
              <w:marTop w:val="0"/>
              <w:marBottom w:val="0"/>
              <w:divBdr>
                <w:top w:val="none" w:sz="0" w:space="0" w:color="auto"/>
                <w:left w:val="none" w:sz="0" w:space="0" w:color="auto"/>
                <w:bottom w:val="none" w:sz="0" w:space="0" w:color="auto"/>
                <w:right w:val="none" w:sz="0" w:space="0" w:color="auto"/>
              </w:divBdr>
            </w:div>
            <w:div w:id="1763645424">
              <w:marLeft w:val="0"/>
              <w:marRight w:val="0"/>
              <w:marTop w:val="0"/>
              <w:marBottom w:val="0"/>
              <w:divBdr>
                <w:top w:val="none" w:sz="0" w:space="0" w:color="auto"/>
                <w:left w:val="none" w:sz="0" w:space="0" w:color="auto"/>
                <w:bottom w:val="none" w:sz="0" w:space="0" w:color="auto"/>
                <w:right w:val="none" w:sz="0" w:space="0" w:color="auto"/>
              </w:divBdr>
            </w:div>
            <w:div w:id="1370186940">
              <w:marLeft w:val="0"/>
              <w:marRight w:val="0"/>
              <w:marTop w:val="0"/>
              <w:marBottom w:val="0"/>
              <w:divBdr>
                <w:top w:val="none" w:sz="0" w:space="0" w:color="auto"/>
                <w:left w:val="none" w:sz="0" w:space="0" w:color="auto"/>
                <w:bottom w:val="none" w:sz="0" w:space="0" w:color="auto"/>
                <w:right w:val="none" w:sz="0" w:space="0" w:color="auto"/>
              </w:divBdr>
            </w:div>
            <w:div w:id="917637437">
              <w:marLeft w:val="0"/>
              <w:marRight w:val="0"/>
              <w:marTop w:val="0"/>
              <w:marBottom w:val="0"/>
              <w:divBdr>
                <w:top w:val="none" w:sz="0" w:space="0" w:color="auto"/>
                <w:left w:val="none" w:sz="0" w:space="0" w:color="auto"/>
                <w:bottom w:val="none" w:sz="0" w:space="0" w:color="auto"/>
                <w:right w:val="none" w:sz="0" w:space="0" w:color="auto"/>
              </w:divBdr>
            </w:div>
            <w:div w:id="2103143903">
              <w:marLeft w:val="0"/>
              <w:marRight w:val="0"/>
              <w:marTop w:val="0"/>
              <w:marBottom w:val="0"/>
              <w:divBdr>
                <w:top w:val="none" w:sz="0" w:space="0" w:color="auto"/>
                <w:left w:val="none" w:sz="0" w:space="0" w:color="auto"/>
                <w:bottom w:val="none" w:sz="0" w:space="0" w:color="auto"/>
                <w:right w:val="none" w:sz="0" w:space="0" w:color="auto"/>
              </w:divBdr>
            </w:div>
            <w:div w:id="1036615152">
              <w:marLeft w:val="0"/>
              <w:marRight w:val="0"/>
              <w:marTop w:val="0"/>
              <w:marBottom w:val="0"/>
              <w:divBdr>
                <w:top w:val="none" w:sz="0" w:space="0" w:color="auto"/>
                <w:left w:val="none" w:sz="0" w:space="0" w:color="auto"/>
                <w:bottom w:val="none" w:sz="0" w:space="0" w:color="auto"/>
                <w:right w:val="none" w:sz="0" w:space="0" w:color="auto"/>
              </w:divBdr>
            </w:div>
            <w:div w:id="210464652">
              <w:marLeft w:val="0"/>
              <w:marRight w:val="0"/>
              <w:marTop w:val="0"/>
              <w:marBottom w:val="0"/>
              <w:divBdr>
                <w:top w:val="none" w:sz="0" w:space="0" w:color="auto"/>
                <w:left w:val="none" w:sz="0" w:space="0" w:color="auto"/>
                <w:bottom w:val="none" w:sz="0" w:space="0" w:color="auto"/>
                <w:right w:val="none" w:sz="0" w:space="0" w:color="auto"/>
              </w:divBdr>
            </w:div>
            <w:div w:id="1734036484">
              <w:marLeft w:val="0"/>
              <w:marRight w:val="0"/>
              <w:marTop w:val="0"/>
              <w:marBottom w:val="0"/>
              <w:divBdr>
                <w:top w:val="none" w:sz="0" w:space="0" w:color="auto"/>
                <w:left w:val="none" w:sz="0" w:space="0" w:color="auto"/>
                <w:bottom w:val="none" w:sz="0" w:space="0" w:color="auto"/>
                <w:right w:val="none" w:sz="0" w:space="0" w:color="auto"/>
              </w:divBdr>
            </w:div>
            <w:div w:id="110226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528250">
      <w:bodyDiv w:val="1"/>
      <w:marLeft w:val="0"/>
      <w:marRight w:val="0"/>
      <w:marTop w:val="0"/>
      <w:marBottom w:val="0"/>
      <w:divBdr>
        <w:top w:val="none" w:sz="0" w:space="0" w:color="auto"/>
        <w:left w:val="none" w:sz="0" w:space="0" w:color="auto"/>
        <w:bottom w:val="none" w:sz="0" w:space="0" w:color="auto"/>
        <w:right w:val="none" w:sz="0" w:space="0" w:color="auto"/>
      </w:divBdr>
      <w:divsChild>
        <w:div w:id="615601277">
          <w:marLeft w:val="0"/>
          <w:marRight w:val="0"/>
          <w:marTop w:val="0"/>
          <w:marBottom w:val="0"/>
          <w:divBdr>
            <w:top w:val="none" w:sz="0" w:space="0" w:color="auto"/>
            <w:left w:val="none" w:sz="0" w:space="0" w:color="auto"/>
            <w:bottom w:val="none" w:sz="0" w:space="0" w:color="auto"/>
            <w:right w:val="none" w:sz="0" w:space="0" w:color="auto"/>
          </w:divBdr>
        </w:div>
      </w:divsChild>
    </w:div>
    <w:div w:id="1444499745">
      <w:bodyDiv w:val="1"/>
      <w:marLeft w:val="0"/>
      <w:marRight w:val="0"/>
      <w:marTop w:val="0"/>
      <w:marBottom w:val="0"/>
      <w:divBdr>
        <w:top w:val="none" w:sz="0" w:space="0" w:color="auto"/>
        <w:left w:val="none" w:sz="0" w:space="0" w:color="auto"/>
        <w:bottom w:val="none" w:sz="0" w:space="0" w:color="auto"/>
        <w:right w:val="none" w:sz="0" w:space="0" w:color="auto"/>
      </w:divBdr>
      <w:divsChild>
        <w:div w:id="241179485">
          <w:marLeft w:val="0"/>
          <w:marRight w:val="0"/>
          <w:marTop w:val="0"/>
          <w:marBottom w:val="0"/>
          <w:divBdr>
            <w:top w:val="none" w:sz="0" w:space="0" w:color="auto"/>
            <w:left w:val="none" w:sz="0" w:space="0" w:color="auto"/>
            <w:bottom w:val="none" w:sz="0" w:space="0" w:color="auto"/>
            <w:right w:val="none" w:sz="0" w:space="0" w:color="auto"/>
          </w:divBdr>
        </w:div>
      </w:divsChild>
    </w:div>
    <w:div w:id="1452356100">
      <w:bodyDiv w:val="1"/>
      <w:marLeft w:val="0"/>
      <w:marRight w:val="0"/>
      <w:marTop w:val="0"/>
      <w:marBottom w:val="0"/>
      <w:divBdr>
        <w:top w:val="none" w:sz="0" w:space="0" w:color="auto"/>
        <w:left w:val="none" w:sz="0" w:space="0" w:color="auto"/>
        <w:bottom w:val="none" w:sz="0" w:space="0" w:color="auto"/>
        <w:right w:val="none" w:sz="0" w:space="0" w:color="auto"/>
      </w:divBdr>
      <w:divsChild>
        <w:div w:id="1590388338">
          <w:marLeft w:val="0"/>
          <w:marRight w:val="0"/>
          <w:marTop w:val="0"/>
          <w:marBottom w:val="0"/>
          <w:divBdr>
            <w:top w:val="none" w:sz="0" w:space="0" w:color="auto"/>
            <w:left w:val="none" w:sz="0" w:space="0" w:color="auto"/>
            <w:bottom w:val="none" w:sz="0" w:space="0" w:color="auto"/>
            <w:right w:val="none" w:sz="0" w:space="0" w:color="auto"/>
          </w:divBdr>
        </w:div>
      </w:divsChild>
    </w:div>
    <w:div w:id="1456366299">
      <w:bodyDiv w:val="1"/>
      <w:marLeft w:val="0"/>
      <w:marRight w:val="0"/>
      <w:marTop w:val="0"/>
      <w:marBottom w:val="0"/>
      <w:divBdr>
        <w:top w:val="none" w:sz="0" w:space="0" w:color="auto"/>
        <w:left w:val="none" w:sz="0" w:space="0" w:color="auto"/>
        <w:bottom w:val="none" w:sz="0" w:space="0" w:color="auto"/>
        <w:right w:val="none" w:sz="0" w:space="0" w:color="auto"/>
      </w:divBdr>
      <w:divsChild>
        <w:div w:id="1955743928">
          <w:marLeft w:val="0"/>
          <w:marRight w:val="0"/>
          <w:marTop w:val="0"/>
          <w:marBottom w:val="0"/>
          <w:divBdr>
            <w:top w:val="none" w:sz="0" w:space="0" w:color="auto"/>
            <w:left w:val="none" w:sz="0" w:space="0" w:color="auto"/>
            <w:bottom w:val="none" w:sz="0" w:space="0" w:color="auto"/>
            <w:right w:val="none" w:sz="0" w:space="0" w:color="auto"/>
          </w:divBdr>
        </w:div>
      </w:divsChild>
    </w:div>
    <w:div w:id="1459033984">
      <w:bodyDiv w:val="1"/>
      <w:marLeft w:val="0"/>
      <w:marRight w:val="0"/>
      <w:marTop w:val="0"/>
      <w:marBottom w:val="0"/>
      <w:divBdr>
        <w:top w:val="none" w:sz="0" w:space="0" w:color="auto"/>
        <w:left w:val="none" w:sz="0" w:space="0" w:color="auto"/>
        <w:bottom w:val="none" w:sz="0" w:space="0" w:color="auto"/>
        <w:right w:val="none" w:sz="0" w:space="0" w:color="auto"/>
      </w:divBdr>
      <w:divsChild>
        <w:div w:id="1099835360">
          <w:marLeft w:val="0"/>
          <w:marRight w:val="0"/>
          <w:marTop w:val="0"/>
          <w:marBottom w:val="0"/>
          <w:divBdr>
            <w:top w:val="none" w:sz="0" w:space="0" w:color="auto"/>
            <w:left w:val="none" w:sz="0" w:space="0" w:color="auto"/>
            <w:bottom w:val="none" w:sz="0" w:space="0" w:color="auto"/>
            <w:right w:val="none" w:sz="0" w:space="0" w:color="auto"/>
          </w:divBdr>
        </w:div>
      </w:divsChild>
    </w:div>
    <w:div w:id="1459688115">
      <w:bodyDiv w:val="1"/>
      <w:marLeft w:val="0"/>
      <w:marRight w:val="0"/>
      <w:marTop w:val="0"/>
      <w:marBottom w:val="0"/>
      <w:divBdr>
        <w:top w:val="none" w:sz="0" w:space="0" w:color="auto"/>
        <w:left w:val="none" w:sz="0" w:space="0" w:color="auto"/>
        <w:bottom w:val="none" w:sz="0" w:space="0" w:color="auto"/>
        <w:right w:val="none" w:sz="0" w:space="0" w:color="auto"/>
      </w:divBdr>
      <w:divsChild>
        <w:div w:id="508183178">
          <w:marLeft w:val="0"/>
          <w:marRight w:val="0"/>
          <w:marTop w:val="0"/>
          <w:marBottom w:val="0"/>
          <w:divBdr>
            <w:top w:val="none" w:sz="0" w:space="0" w:color="auto"/>
            <w:left w:val="none" w:sz="0" w:space="0" w:color="auto"/>
            <w:bottom w:val="none" w:sz="0" w:space="0" w:color="auto"/>
            <w:right w:val="none" w:sz="0" w:space="0" w:color="auto"/>
          </w:divBdr>
          <w:divsChild>
            <w:div w:id="1598442264">
              <w:marLeft w:val="0"/>
              <w:marRight w:val="0"/>
              <w:marTop w:val="0"/>
              <w:marBottom w:val="0"/>
              <w:divBdr>
                <w:top w:val="none" w:sz="0" w:space="0" w:color="auto"/>
                <w:left w:val="none" w:sz="0" w:space="0" w:color="auto"/>
                <w:bottom w:val="none" w:sz="0" w:space="0" w:color="auto"/>
                <w:right w:val="none" w:sz="0" w:space="0" w:color="auto"/>
              </w:divBdr>
            </w:div>
            <w:div w:id="1750233580">
              <w:marLeft w:val="0"/>
              <w:marRight w:val="0"/>
              <w:marTop w:val="0"/>
              <w:marBottom w:val="0"/>
              <w:divBdr>
                <w:top w:val="none" w:sz="0" w:space="0" w:color="auto"/>
                <w:left w:val="none" w:sz="0" w:space="0" w:color="auto"/>
                <w:bottom w:val="none" w:sz="0" w:space="0" w:color="auto"/>
                <w:right w:val="none" w:sz="0" w:space="0" w:color="auto"/>
              </w:divBdr>
            </w:div>
            <w:div w:id="445975147">
              <w:marLeft w:val="0"/>
              <w:marRight w:val="0"/>
              <w:marTop w:val="0"/>
              <w:marBottom w:val="0"/>
              <w:divBdr>
                <w:top w:val="none" w:sz="0" w:space="0" w:color="auto"/>
                <w:left w:val="none" w:sz="0" w:space="0" w:color="auto"/>
                <w:bottom w:val="none" w:sz="0" w:space="0" w:color="auto"/>
                <w:right w:val="none" w:sz="0" w:space="0" w:color="auto"/>
              </w:divBdr>
            </w:div>
            <w:div w:id="728263571">
              <w:marLeft w:val="0"/>
              <w:marRight w:val="0"/>
              <w:marTop w:val="0"/>
              <w:marBottom w:val="0"/>
              <w:divBdr>
                <w:top w:val="none" w:sz="0" w:space="0" w:color="auto"/>
                <w:left w:val="none" w:sz="0" w:space="0" w:color="auto"/>
                <w:bottom w:val="none" w:sz="0" w:space="0" w:color="auto"/>
                <w:right w:val="none" w:sz="0" w:space="0" w:color="auto"/>
              </w:divBdr>
            </w:div>
            <w:div w:id="214784278">
              <w:marLeft w:val="0"/>
              <w:marRight w:val="0"/>
              <w:marTop w:val="0"/>
              <w:marBottom w:val="0"/>
              <w:divBdr>
                <w:top w:val="none" w:sz="0" w:space="0" w:color="auto"/>
                <w:left w:val="none" w:sz="0" w:space="0" w:color="auto"/>
                <w:bottom w:val="none" w:sz="0" w:space="0" w:color="auto"/>
                <w:right w:val="none" w:sz="0" w:space="0" w:color="auto"/>
              </w:divBdr>
            </w:div>
            <w:div w:id="1233927683">
              <w:marLeft w:val="0"/>
              <w:marRight w:val="0"/>
              <w:marTop w:val="0"/>
              <w:marBottom w:val="0"/>
              <w:divBdr>
                <w:top w:val="none" w:sz="0" w:space="0" w:color="auto"/>
                <w:left w:val="none" w:sz="0" w:space="0" w:color="auto"/>
                <w:bottom w:val="none" w:sz="0" w:space="0" w:color="auto"/>
                <w:right w:val="none" w:sz="0" w:space="0" w:color="auto"/>
              </w:divBdr>
            </w:div>
            <w:div w:id="590697039">
              <w:marLeft w:val="0"/>
              <w:marRight w:val="0"/>
              <w:marTop w:val="0"/>
              <w:marBottom w:val="0"/>
              <w:divBdr>
                <w:top w:val="none" w:sz="0" w:space="0" w:color="auto"/>
                <w:left w:val="none" w:sz="0" w:space="0" w:color="auto"/>
                <w:bottom w:val="none" w:sz="0" w:space="0" w:color="auto"/>
                <w:right w:val="none" w:sz="0" w:space="0" w:color="auto"/>
              </w:divBdr>
            </w:div>
            <w:div w:id="776484080">
              <w:marLeft w:val="0"/>
              <w:marRight w:val="0"/>
              <w:marTop w:val="0"/>
              <w:marBottom w:val="0"/>
              <w:divBdr>
                <w:top w:val="none" w:sz="0" w:space="0" w:color="auto"/>
                <w:left w:val="none" w:sz="0" w:space="0" w:color="auto"/>
                <w:bottom w:val="none" w:sz="0" w:space="0" w:color="auto"/>
                <w:right w:val="none" w:sz="0" w:space="0" w:color="auto"/>
              </w:divBdr>
            </w:div>
            <w:div w:id="37052645">
              <w:marLeft w:val="0"/>
              <w:marRight w:val="0"/>
              <w:marTop w:val="0"/>
              <w:marBottom w:val="0"/>
              <w:divBdr>
                <w:top w:val="none" w:sz="0" w:space="0" w:color="auto"/>
                <w:left w:val="none" w:sz="0" w:space="0" w:color="auto"/>
                <w:bottom w:val="none" w:sz="0" w:space="0" w:color="auto"/>
                <w:right w:val="none" w:sz="0" w:space="0" w:color="auto"/>
              </w:divBdr>
            </w:div>
            <w:div w:id="1499081963">
              <w:marLeft w:val="0"/>
              <w:marRight w:val="0"/>
              <w:marTop w:val="0"/>
              <w:marBottom w:val="0"/>
              <w:divBdr>
                <w:top w:val="none" w:sz="0" w:space="0" w:color="auto"/>
                <w:left w:val="none" w:sz="0" w:space="0" w:color="auto"/>
                <w:bottom w:val="none" w:sz="0" w:space="0" w:color="auto"/>
                <w:right w:val="none" w:sz="0" w:space="0" w:color="auto"/>
              </w:divBdr>
            </w:div>
            <w:div w:id="994140796">
              <w:marLeft w:val="0"/>
              <w:marRight w:val="0"/>
              <w:marTop w:val="0"/>
              <w:marBottom w:val="0"/>
              <w:divBdr>
                <w:top w:val="none" w:sz="0" w:space="0" w:color="auto"/>
                <w:left w:val="none" w:sz="0" w:space="0" w:color="auto"/>
                <w:bottom w:val="none" w:sz="0" w:space="0" w:color="auto"/>
                <w:right w:val="none" w:sz="0" w:space="0" w:color="auto"/>
              </w:divBdr>
            </w:div>
            <w:div w:id="1156411731">
              <w:marLeft w:val="0"/>
              <w:marRight w:val="0"/>
              <w:marTop w:val="0"/>
              <w:marBottom w:val="0"/>
              <w:divBdr>
                <w:top w:val="none" w:sz="0" w:space="0" w:color="auto"/>
                <w:left w:val="none" w:sz="0" w:space="0" w:color="auto"/>
                <w:bottom w:val="none" w:sz="0" w:space="0" w:color="auto"/>
                <w:right w:val="none" w:sz="0" w:space="0" w:color="auto"/>
              </w:divBdr>
            </w:div>
            <w:div w:id="549607582">
              <w:marLeft w:val="0"/>
              <w:marRight w:val="0"/>
              <w:marTop w:val="0"/>
              <w:marBottom w:val="0"/>
              <w:divBdr>
                <w:top w:val="none" w:sz="0" w:space="0" w:color="auto"/>
                <w:left w:val="none" w:sz="0" w:space="0" w:color="auto"/>
                <w:bottom w:val="none" w:sz="0" w:space="0" w:color="auto"/>
                <w:right w:val="none" w:sz="0" w:space="0" w:color="auto"/>
              </w:divBdr>
            </w:div>
            <w:div w:id="1521701667">
              <w:marLeft w:val="0"/>
              <w:marRight w:val="0"/>
              <w:marTop w:val="0"/>
              <w:marBottom w:val="0"/>
              <w:divBdr>
                <w:top w:val="none" w:sz="0" w:space="0" w:color="auto"/>
                <w:left w:val="none" w:sz="0" w:space="0" w:color="auto"/>
                <w:bottom w:val="none" w:sz="0" w:space="0" w:color="auto"/>
                <w:right w:val="none" w:sz="0" w:space="0" w:color="auto"/>
              </w:divBdr>
            </w:div>
            <w:div w:id="175118011">
              <w:marLeft w:val="0"/>
              <w:marRight w:val="0"/>
              <w:marTop w:val="0"/>
              <w:marBottom w:val="0"/>
              <w:divBdr>
                <w:top w:val="none" w:sz="0" w:space="0" w:color="auto"/>
                <w:left w:val="none" w:sz="0" w:space="0" w:color="auto"/>
                <w:bottom w:val="none" w:sz="0" w:space="0" w:color="auto"/>
                <w:right w:val="none" w:sz="0" w:space="0" w:color="auto"/>
              </w:divBdr>
            </w:div>
            <w:div w:id="300383698">
              <w:marLeft w:val="0"/>
              <w:marRight w:val="0"/>
              <w:marTop w:val="0"/>
              <w:marBottom w:val="0"/>
              <w:divBdr>
                <w:top w:val="none" w:sz="0" w:space="0" w:color="auto"/>
                <w:left w:val="none" w:sz="0" w:space="0" w:color="auto"/>
                <w:bottom w:val="none" w:sz="0" w:space="0" w:color="auto"/>
                <w:right w:val="none" w:sz="0" w:space="0" w:color="auto"/>
              </w:divBdr>
            </w:div>
            <w:div w:id="2100834590">
              <w:marLeft w:val="0"/>
              <w:marRight w:val="0"/>
              <w:marTop w:val="0"/>
              <w:marBottom w:val="0"/>
              <w:divBdr>
                <w:top w:val="none" w:sz="0" w:space="0" w:color="auto"/>
                <w:left w:val="none" w:sz="0" w:space="0" w:color="auto"/>
                <w:bottom w:val="none" w:sz="0" w:space="0" w:color="auto"/>
                <w:right w:val="none" w:sz="0" w:space="0" w:color="auto"/>
              </w:divBdr>
            </w:div>
            <w:div w:id="1641611975">
              <w:marLeft w:val="0"/>
              <w:marRight w:val="0"/>
              <w:marTop w:val="0"/>
              <w:marBottom w:val="0"/>
              <w:divBdr>
                <w:top w:val="none" w:sz="0" w:space="0" w:color="auto"/>
                <w:left w:val="none" w:sz="0" w:space="0" w:color="auto"/>
                <w:bottom w:val="none" w:sz="0" w:space="0" w:color="auto"/>
                <w:right w:val="none" w:sz="0" w:space="0" w:color="auto"/>
              </w:divBdr>
            </w:div>
            <w:div w:id="375545971">
              <w:marLeft w:val="0"/>
              <w:marRight w:val="0"/>
              <w:marTop w:val="0"/>
              <w:marBottom w:val="0"/>
              <w:divBdr>
                <w:top w:val="none" w:sz="0" w:space="0" w:color="auto"/>
                <w:left w:val="none" w:sz="0" w:space="0" w:color="auto"/>
                <w:bottom w:val="none" w:sz="0" w:space="0" w:color="auto"/>
                <w:right w:val="none" w:sz="0" w:space="0" w:color="auto"/>
              </w:divBdr>
            </w:div>
            <w:div w:id="960958170">
              <w:marLeft w:val="0"/>
              <w:marRight w:val="0"/>
              <w:marTop w:val="0"/>
              <w:marBottom w:val="0"/>
              <w:divBdr>
                <w:top w:val="none" w:sz="0" w:space="0" w:color="auto"/>
                <w:left w:val="none" w:sz="0" w:space="0" w:color="auto"/>
                <w:bottom w:val="none" w:sz="0" w:space="0" w:color="auto"/>
                <w:right w:val="none" w:sz="0" w:space="0" w:color="auto"/>
              </w:divBdr>
            </w:div>
            <w:div w:id="1434129996">
              <w:marLeft w:val="0"/>
              <w:marRight w:val="0"/>
              <w:marTop w:val="0"/>
              <w:marBottom w:val="0"/>
              <w:divBdr>
                <w:top w:val="none" w:sz="0" w:space="0" w:color="auto"/>
                <w:left w:val="none" w:sz="0" w:space="0" w:color="auto"/>
                <w:bottom w:val="none" w:sz="0" w:space="0" w:color="auto"/>
                <w:right w:val="none" w:sz="0" w:space="0" w:color="auto"/>
              </w:divBdr>
            </w:div>
            <w:div w:id="1738631685">
              <w:marLeft w:val="0"/>
              <w:marRight w:val="0"/>
              <w:marTop w:val="0"/>
              <w:marBottom w:val="0"/>
              <w:divBdr>
                <w:top w:val="none" w:sz="0" w:space="0" w:color="auto"/>
                <w:left w:val="none" w:sz="0" w:space="0" w:color="auto"/>
                <w:bottom w:val="none" w:sz="0" w:space="0" w:color="auto"/>
                <w:right w:val="none" w:sz="0" w:space="0" w:color="auto"/>
              </w:divBdr>
            </w:div>
            <w:div w:id="1854417909">
              <w:marLeft w:val="0"/>
              <w:marRight w:val="0"/>
              <w:marTop w:val="0"/>
              <w:marBottom w:val="0"/>
              <w:divBdr>
                <w:top w:val="none" w:sz="0" w:space="0" w:color="auto"/>
                <w:left w:val="none" w:sz="0" w:space="0" w:color="auto"/>
                <w:bottom w:val="none" w:sz="0" w:space="0" w:color="auto"/>
                <w:right w:val="none" w:sz="0" w:space="0" w:color="auto"/>
              </w:divBdr>
            </w:div>
            <w:div w:id="1864586491">
              <w:marLeft w:val="0"/>
              <w:marRight w:val="0"/>
              <w:marTop w:val="0"/>
              <w:marBottom w:val="0"/>
              <w:divBdr>
                <w:top w:val="none" w:sz="0" w:space="0" w:color="auto"/>
                <w:left w:val="none" w:sz="0" w:space="0" w:color="auto"/>
                <w:bottom w:val="none" w:sz="0" w:space="0" w:color="auto"/>
                <w:right w:val="none" w:sz="0" w:space="0" w:color="auto"/>
              </w:divBdr>
            </w:div>
            <w:div w:id="860780915">
              <w:marLeft w:val="0"/>
              <w:marRight w:val="0"/>
              <w:marTop w:val="0"/>
              <w:marBottom w:val="0"/>
              <w:divBdr>
                <w:top w:val="none" w:sz="0" w:space="0" w:color="auto"/>
                <w:left w:val="none" w:sz="0" w:space="0" w:color="auto"/>
                <w:bottom w:val="none" w:sz="0" w:space="0" w:color="auto"/>
                <w:right w:val="none" w:sz="0" w:space="0" w:color="auto"/>
              </w:divBdr>
            </w:div>
            <w:div w:id="1581450039">
              <w:marLeft w:val="0"/>
              <w:marRight w:val="0"/>
              <w:marTop w:val="0"/>
              <w:marBottom w:val="0"/>
              <w:divBdr>
                <w:top w:val="none" w:sz="0" w:space="0" w:color="auto"/>
                <w:left w:val="none" w:sz="0" w:space="0" w:color="auto"/>
                <w:bottom w:val="none" w:sz="0" w:space="0" w:color="auto"/>
                <w:right w:val="none" w:sz="0" w:space="0" w:color="auto"/>
              </w:divBdr>
            </w:div>
            <w:div w:id="1802141181">
              <w:marLeft w:val="0"/>
              <w:marRight w:val="0"/>
              <w:marTop w:val="0"/>
              <w:marBottom w:val="0"/>
              <w:divBdr>
                <w:top w:val="none" w:sz="0" w:space="0" w:color="auto"/>
                <w:left w:val="none" w:sz="0" w:space="0" w:color="auto"/>
                <w:bottom w:val="none" w:sz="0" w:space="0" w:color="auto"/>
                <w:right w:val="none" w:sz="0" w:space="0" w:color="auto"/>
              </w:divBdr>
            </w:div>
            <w:div w:id="1915776486">
              <w:marLeft w:val="0"/>
              <w:marRight w:val="0"/>
              <w:marTop w:val="0"/>
              <w:marBottom w:val="0"/>
              <w:divBdr>
                <w:top w:val="none" w:sz="0" w:space="0" w:color="auto"/>
                <w:left w:val="none" w:sz="0" w:space="0" w:color="auto"/>
                <w:bottom w:val="none" w:sz="0" w:space="0" w:color="auto"/>
                <w:right w:val="none" w:sz="0" w:space="0" w:color="auto"/>
              </w:divBdr>
            </w:div>
            <w:div w:id="1274240464">
              <w:marLeft w:val="0"/>
              <w:marRight w:val="0"/>
              <w:marTop w:val="0"/>
              <w:marBottom w:val="0"/>
              <w:divBdr>
                <w:top w:val="none" w:sz="0" w:space="0" w:color="auto"/>
                <w:left w:val="none" w:sz="0" w:space="0" w:color="auto"/>
                <w:bottom w:val="none" w:sz="0" w:space="0" w:color="auto"/>
                <w:right w:val="none" w:sz="0" w:space="0" w:color="auto"/>
              </w:divBdr>
            </w:div>
            <w:div w:id="567812762">
              <w:marLeft w:val="0"/>
              <w:marRight w:val="0"/>
              <w:marTop w:val="0"/>
              <w:marBottom w:val="0"/>
              <w:divBdr>
                <w:top w:val="none" w:sz="0" w:space="0" w:color="auto"/>
                <w:left w:val="none" w:sz="0" w:space="0" w:color="auto"/>
                <w:bottom w:val="none" w:sz="0" w:space="0" w:color="auto"/>
                <w:right w:val="none" w:sz="0" w:space="0" w:color="auto"/>
              </w:divBdr>
            </w:div>
            <w:div w:id="12194484">
              <w:marLeft w:val="0"/>
              <w:marRight w:val="0"/>
              <w:marTop w:val="0"/>
              <w:marBottom w:val="0"/>
              <w:divBdr>
                <w:top w:val="none" w:sz="0" w:space="0" w:color="auto"/>
                <w:left w:val="none" w:sz="0" w:space="0" w:color="auto"/>
                <w:bottom w:val="none" w:sz="0" w:space="0" w:color="auto"/>
                <w:right w:val="none" w:sz="0" w:space="0" w:color="auto"/>
              </w:divBdr>
            </w:div>
            <w:div w:id="244612632">
              <w:marLeft w:val="0"/>
              <w:marRight w:val="0"/>
              <w:marTop w:val="0"/>
              <w:marBottom w:val="0"/>
              <w:divBdr>
                <w:top w:val="none" w:sz="0" w:space="0" w:color="auto"/>
                <w:left w:val="none" w:sz="0" w:space="0" w:color="auto"/>
                <w:bottom w:val="none" w:sz="0" w:space="0" w:color="auto"/>
                <w:right w:val="none" w:sz="0" w:space="0" w:color="auto"/>
              </w:divBdr>
            </w:div>
            <w:div w:id="148131806">
              <w:marLeft w:val="0"/>
              <w:marRight w:val="0"/>
              <w:marTop w:val="0"/>
              <w:marBottom w:val="0"/>
              <w:divBdr>
                <w:top w:val="none" w:sz="0" w:space="0" w:color="auto"/>
                <w:left w:val="none" w:sz="0" w:space="0" w:color="auto"/>
                <w:bottom w:val="none" w:sz="0" w:space="0" w:color="auto"/>
                <w:right w:val="none" w:sz="0" w:space="0" w:color="auto"/>
              </w:divBdr>
            </w:div>
            <w:div w:id="466625685">
              <w:marLeft w:val="0"/>
              <w:marRight w:val="0"/>
              <w:marTop w:val="0"/>
              <w:marBottom w:val="0"/>
              <w:divBdr>
                <w:top w:val="none" w:sz="0" w:space="0" w:color="auto"/>
                <w:left w:val="none" w:sz="0" w:space="0" w:color="auto"/>
                <w:bottom w:val="none" w:sz="0" w:space="0" w:color="auto"/>
                <w:right w:val="none" w:sz="0" w:space="0" w:color="auto"/>
              </w:divBdr>
            </w:div>
            <w:div w:id="2083215490">
              <w:marLeft w:val="0"/>
              <w:marRight w:val="0"/>
              <w:marTop w:val="0"/>
              <w:marBottom w:val="0"/>
              <w:divBdr>
                <w:top w:val="none" w:sz="0" w:space="0" w:color="auto"/>
                <w:left w:val="none" w:sz="0" w:space="0" w:color="auto"/>
                <w:bottom w:val="none" w:sz="0" w:space="0" w:color="auto"/>
                <w:right w:val="none" w:sz="0" w:space="0" w:color="auto"/>
              </w:divBdr>
            </w:div>
            <w:div w:id="418060927">
              <w:marLeft w:val="0"/>
              <w:marRight w:val="0"/>
              <w:marTop w:val="0"/>
              <w:marBottom w:val="0"/>
              <w:divBdr>
                <w:top w:val="none" w:sz="0" w:space="0" w:color="auto"/>
                <w:left w:val="none" w:sz="0" w:space="0" w:color="auto"/>
                <w:bottom w:val="none" w:sz="0" w:space="0" w:color="auto"/>
                <w:right w:val="none" w:sz="0" w:space="0" w:color="auto"/>
              </w:divBdr>
            </w:div>
            <w:div w:id="203857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258801">
      <w:bodyDiv w:val="1"/>
      <w:marLeft w:val="0"/>
      <w:marRight w:val="0"/>
      <w:marTop w:val="0"/>
      <w:marBottom w:val="0"/>
      <w:divBdr>
        <w:top w:val="none" w:sz="0" w:space="0" w:color="auto"/>
        <w:left w:val="none" w:sz="0" w:space="0" w:color="auto"/>
        <w:bottom w:val="none" w:sz="0" w:space="0" w:color="auto"/>
        <w:right w:val="none" w:sz="0" w:space="0" w:color="auto"/>
      </w:divBdr>
      <w:divsChild>
        <w:div w:id="1298100257">
          <w:marLeft w:val="0"/>
          <w:marRight w:val="0"/>
          <w:marTop w:val="0"/>
          <w:marBottom w:val="0"/>
          <w:divBdr>
            <w:top w:val="none" w:sz="0" w:space="0" w:color="auto"/>
            <w:left w:val="none" w:sz="0" w:space="0" w:color="auto"/>
            <w:bottom w:val="none" w:sz="0" w:space="0" w:color="auto"/>
            <w:right w:val="none" w:sz="0" w:space="0" w:color="auto"/>
          </w:divBdr>
        </w:div>
      </w:divsChild>
    </w:div>
    <w:div w:id="1479033728">
      <w:bodyDiv w:val="1"/>
      <w:marLeft w:val="0"/>
      <w:marRight w:val="0"/>
      <w:marTop w:val="0"/>
      <w:marBottom w:val="0"/>
      <w:divBdr>
        <w:top w:val="none" w:sz="0" w:space="0" w:color="auto"/>
        <w:left w:val="none" w:sz="0" w:space="0" w:color="auto"/>
        <w:bottom w:val="none" w:sz="0" w:space="0" w:color="auto"/>
        <w:right w:val="none" w:sz="0" w:space="0" w:color="auto"/>
      </w:divBdr>
      <w:divsChild>
        <w:div w:id="1668902261">
          <w:marLeft w:val="0"/>
          <w:marRight w:val="0"/>
          <w:marTop w:val="0"/>
          <w:marBottom w:val="0"/>
          <w:divBdr>
            <w:top w:val="none" w:sz="0" w:space="0" w:color="auto"/>
            <w:left w:val="none" w:sz="0" w:space="0" w:color="auto"/>
            <w:bottom w:val="none" w:sz="0" w:space="0" w:color="auto"/>
            <w:right w:val="none" w:sz="0" w:space="0" w:color="auto"/>
          </w:divBdr>
        </w:div>
        <w:div w:id="1151405493">
          <w:marLeft w:val="0"/>
          <w:marRight w:val="0"/>
          <w:marTop w:val="0"/>
          <w:marBottom w:val="0"/>
          <w:divBdr>
            <w:top w:val="none" w:sz="0" w:space="0" w:color="auto"/>
            <w:left w:val="none" w:sz="0" w:space="0" w:color="auto"/>
            <w:bottom w:val="none" w:sz="0" w:space="0" w:color="auto"/>
            <w:right w:val="none" w:sz="0" w:space="0" w:color="auto"/>
          </w:divBdr>
        </w:div>
        <w:div w:id="1941716597">
          <w:marLeft w:val="0"/>
          <w:marRight w:val="0"/>
          <w:marTop w:val="0"/>
          <w:marBottom w:val="0"/>
          <w:divBdr>
            <w:top w:val="none" w:sz="0" w:space="0" w:color="auto"/>
            <w:left w:val="none" w:sz="0" w:space="0" w:color="auto"/>
            <w:bottom w:val="none" w:sz="0" w:space="0" w:color="auto"/>
            <w:right w:val="none" w:sz="0" w:space="0" w:color="auto"/>
          </w:divBdr>
        </w:div>
        <w:div w:id="466288874">
          <w:marLeft w:val="0"/>
          <w:marRight w:val="0"/>
          <w:marTop w:val="0"/>
          <w:marBottom w:val="0"/>
          <w:divBdr>
            <w:top w:val="none" w:sz="0" w:space="0" w:color="auto"/>
            <w:left w:val="none" w:sz="0" w:space="0" w:color="auto"/>
            <w:bottom w:val="none" w:sz="0" w:space="0" w:color="auto"/>
            <w:right w:val="none" w:sz="0" w:space="0" w:color="auto"/>
          </w:divBdr>
        </w:div>
        <w:div w:id="162866701">
          <w:marLeft w:val="0"/>
          <w:marRight w:val="0"/>
          <w:marTop w:val="0"/>
          <w:marBottom w:val="0"/>
          <w:divBdr>
            <w:top w:val="none" w:sz="0" w:space="0" w:color="auto"/>
            <w:left w:val="none" w:sz="0" w:space="0" w:color="auto"/>
            <w:bottom w:val="none" w:sz="0" w:space="0" w:color="auto"/>
            <w:right w:val="none" w:sz="0" w:space="0" w:color="auto"/>
          </w:divBdr>
        </w:div>
        <w:div w:id="1407723902">
          <w:marLeft w:val="0"/>
          <w:marRight w:val="0"/>
          <w:marTop w:val="0"/>
          <w:marBottom w:val="0"/>
          <w:divBdr>
            <w:top w:val="none" w:sz="0" w:space="0" w:color="auto"/>
            <w:left w:val="none" w:sz="0" w:space="0" w:color="auto"/>
            <w:bottom w:val="none" w:sz="0" w:space="0" w:color="auto"/>
            <w:right w:val="none" w:sz="0" w:space="0" w:color="auto"/>
          </w:divBdr>
        </w:div>
      </w:divsChild>
    </w:div>
    <w:div w:id="1479491343">
      <w:bodyDiv w:val="1"/>
      <w:marLeft w:val="0"/>
      <w:marRight w:val="0"/>
      <w:marTop w:val="0"/>
      <w:marBottom w:val="0"/>
      <w:divBdr>
        <w:top w:val="none" w:sz="0" w:space="0" w:color="auto"/>
        <w:left w:val="none" w:sz="0" w:space="0" w:color="auto"/>
        <w:bottom w:val="none" w:sz="0" w:space="0" w:color="auto"/>
        <w:right w:val="none" w:sz="0" w:space="0" w:color="auto"/>
      </w:divBdr>
    </w:div>
    <w:div w:id="1491629962">
      <w:bodyDiv w:val="1"/>
      <w:marLeft w:val="0"/>
      <w:marRight w:val="0"/>
      <w:marTop w:val="0"/>
      <w:marBottom w:val="0"/>
      <w:divBdr>
        <w:top w:val="none" w:sz="0" w:space="0" w:color="auto"/>
        <w:left w:val="none" w:sz="0" w:space="0" w:color="auto"/>
        <w:bottom w:val="none" w:sz="0" w:space="0" w:color="auto"/>
        <w:right w:val="none" w:sz="0" w:space="0" w:color="auto"/>
      </w:divBdr>
      <w:divsChild>
        <w:div w:id="1574268184">
          <w:marLeft w:val="0"/>
          <w:marRight w:val="0"/>
          <w:marTop w:val="0"/>
          <w:marBottom w:val="0"/>
          <w:divBdr>
            <w:top w:val="none" w:sz="0" w:space="0" w:color="auto"/>
            <w:left w:val="none" w:sz="0" w:space="0" w:color="auto"/>
            <w:bottom w:val="none" w:sz="0" w:space="0" w:color="auto"/>
            <w:right w:val="none" w:sz="0" w:space="0" w:color="auto"/>
          </w:divBdr>
        </w:div>
        <w:div w:id="1702121840">
          <w:marLeft w:val="0"/>
          <w:marRight w:val="0"/>
          <w:marTop w:val="0"/>
          <w:marBottom w:val="0"/>
          <w:divBdr>
            <w:top w:val="none" w:sz="0" w:space="0" w:color="auto"/>
            <w:left w:val="none" w:sz="0" w:space="0" w:color="auto"/>
            <w:bottom w:val="none" w:sz="0" w:space="0" w:color="auto"/>
            <w:right w:val="none" w:sz="0" w:space="0" w:color="auto"/>
          </w:divBdr>
        </w:div>
      </w:divsChild>
    </w:div>
    <w:div w:id="1494763685">
      <w:bodyDiv w:val="1"/>
      <w:marLeft w:val="0"/>
      <w:marRight w:val="0"/>
      <w:marTop w:val="0"/>
      <w:marBottom w:val="0"/>
      <w:divBdr>
        <w:top w:val="none" w:sz="0" w:space="0" w:color="auto"/>
        <w:left w:val="none" w:sz="0" w:space="0" w:color="auto"/>
        <w:bottom w:val="none" w:sz="0" w:space="0" w:color="auto"/>
        <w:right w:val="none" w:sz="0" w:space="0" w:color="auto"/>
      </w:divBdr>
      <w:divsChild>
        <w:div w:id="331612199">
          <w:marLeft w:val="0"/>
          <w:marRight w:val="0"/>
          <w:marTop w:val="0"/>
          <w:marBottom w:val="0"/>
          <w:divBdr>
            <w:top w:val="none" w:sz="0" w:space="0" w:color="auto"/>
            <w:left w:val="none" w:sz="0" w:space="0" w:color="auto"/>
            <w:bottom w:val="none" w:sz="0" w:space="0" w:color="auto"/>
            <w:right w:val="none" w:sz="0" w:space="0" w:color="auto"/>
          </w:divBdr>
        </w:div>
      </w:divsChild>
    </w:div>
    <w:div w:id="1505168917">
      <w:bodyDiv w:val="1"/>
      <w:marLeft w:val="0"/>
      <w:marRight w:val="0"/>
      <w:marTop w:val="0"/>
      <w:marBottom w:val="0"/>
      <w:divBdr>
        <w:top w:val="none" w:sz="0" w:space="0" w:color="auto"/>
        <w:left w:val="none" w:sz="0" w:space="0" w:color="auto"/>
        <w:bottom w:val="none" w:sz="0" w:space="0" w:color="auto"/>
        <w:right w:val="none" w:sz="0" w:space="0" w:color="auto"/>
      </w:divBdr>
      <w:divsChild>
        <w:div w:id="637227082">
          <w:marLeft w:val="0"/>
          <w:marRight w:val="0"/>
          <w:marTop w:val="0"/>
          <w:marBottom w:val="0"/>
          <w:divBdr>
            <w:top w:val="none" w:sz="0" w:space="0" w:color="auto"/>
            <w:left w:val="none" w:sz="0" w:space="0" w:color="auto"/>
            <w:bottom w:val="none" w:sz="0" w:space="0" w:color="auto"/>
            <w:right w:val="none" w:sz="0" w:space="0" w:color="auto"/>
          </w:divBdr>
        </w:div>
      </w:divsChild>
    </w:div>
    <w:div w:id="1505435704">
      <w:bodyDiv w:val="1"/>
      <w:marLeft w:val="0"/>
      <w:marRight w:val="0"/>
      <w:marTop w:val="0"/>
      <w:marBottom w:val="0"/>
      <w:divBdr>
        <w:top w:val="none" w:sz="0" w:space="0" w:color="auto"/>
        <w:left w:val="none" w:sz="0" w:space="0" w:color="auto"/>
        <w:bottom w:val="none" w:sz="0" w:space="0" w:color="auto"/>
        <w:right w:val="none" w:sz="0" w:space="0" w:color="auto"/>
      </w:divBdr>
      <w:divsChild>
        <w:div w:id="1504392612">
          <w:marLeft w:val="0"/>
          <w:marRight w:val="0"/>
          <w:marTop w:val="0"/>
          <w:marBottom w:val="0"/>
          <w:divBdr>
            <w:top w:val="none" w:sz="0" w:space="0" w:color="auto"/>
            <w:left w:val="none" w:sz="0" w:space="0" w:color="auto"/>
            <w:bottom w:val="none" w:sz="0" w:space="0" w:color="auto"/>
            <w:right w:val="none" w:sz="0" w:space="0" w:color="auto"/>
          </w:divBdr>
        </w:div>
      </w:divsChild>
    </w:div>
    <w:div w:id="1507205321">
      <w:bodyDiv w:val="1"/>
      <w:marLeft w:val="0"/>
      <w:marRight w:val="0"/>
      <w:marTop w:val="0"/>
      <w:marBottom w:val="0"/>
      <w:divBdr>
        <w:top w:val="none" w:sz="0" w:space="0" w:color="auto"/>
        <w:left w:val="none" w:sz="0" w:space="0" w:color="auto"/>
        <w:bottom w:val="none" w:sz="0" w:space="0" w:color="auto"/>
        <w:right w:val="none" w:sz="0" w:space="0" w:color="auto"/>
      </w:divBdr>
      <w:divsChild>
        <w:div w:id="333457062">
          <w:marLeft w:val="0"/>
          <w:marRight w:val="0"/>
          <w:marTop w:val="0"/>
          <w:marBottom w:val="0"/>
          <w:divBdr>
            <w:top w:val="none" w:sz="0" w:space="0" w:color="auto"/>
            <w:left w:val="none" w:sz="0" w:space="0" w:color="auto"/>
            <w:bottom w:val="none" w:sz="0" w:space="0" w:color="auto"/>
            <w:right w:val="none" w:sz="0" w:space="0" w:color="auto"/>
          </w:divBdr>
        </w:div>
        <w:div w:id="1178347678">
          <w:marLeft w:val="0"/>
          <w:marRight w:val="0"/>
          <w:marTop w:val="0"/>
          <w:marBottom w:val="0"/>
          <w:divBdr>
            <w:top w:val="none" w:sz="0" w:space="0" w:color="auto"/>
            <w:left w:val="none" w:sz="0" w:space="0" w:color="auto"/>
            <w:bottom w:val="none" w:sz="0" w:space="0" w:color="auto"/>
            <w:right w:val="none" w:sz="0" w:space="0" w:color="auto"/>
          </w:divBdr>
        </w:div>
        <w:div w:id="1052921237">
          <w:marLeft w:val="0"/>
          <w:marRight w:val="0"/>
          <w:marTop w:val="0"/>
          <w:marBottom w:val="0"/>
          <w:divBdr>
            <w:top w:val="none" w:sz="0" w:space="0" w:color="auto"/>
            <w:left w:val="none" w:sz="0" w:space="0" w:color="auto"/>
            <w:bottom w:val="none" w:sz="0" w:space="0" w:color="auto"/>
            <w:right w:val="none" w:sz="0" w:space="0" w:color="auto"/>
          </w:divBdr>
        </w:div>
        <w:div w:id="2132895573">
          <w:marLeft w:val="0"/>
          <w:marRight w:val="0"/>
          <w:marTop w:val="0"/>
          <w:marBottom w:val="0"/>
          <w:divBdr>
            <w:top w:val="none" w:sz="0" w:space="0" w:color="auto"/>
            <w:left w:val="none" w:sz="0" w:space="0" w:color="auto"/>
            <w:bottom w:val="none" w:sz="0" w:space="0" w:color="auto"/>
            <w:right w:val="none" w:sz="0" w:space="0" w:color="auto"/>
          </w:divBdr>
        </w:div>
        <w:div w:id="1623338112">
          <w:marLeft w:val="0"/>
          <w:marRight w:val="0"/>
          <w:marTop w:val="0"/>
          <w:marBottom w:val="0"/>
          <w:divBdr>
            <w:top w:val="none" w:sz="0" w:space="0" w:color="auto"/>
            <w:left w:val="none" w:sz="0" w:space="0" w:color="auto"/>
            <w:bottom w:val="none" w:sz="0" w:space="0" w:color="auto"/>
            <w:right w:val="none" w:sz="0" w:space="0" w:color="auto"/>
          </w:divBdr>
        </w:div>
        <w:div w:id="1179124894">
          <w:marLeft w:val="0"/>
          <w:marRight w:val="0"/>
          <w:marTop w:val="0"/>
          <w:marBottom w:val="0"/>
          <w:divBdr>
            <w:top w:val="none" w:sz="0" w:space="0" w:color="auto"/>
            <w:left w:val="none" w:sz="0" w:space="0" w:color="auto"/>
            <w:bottom w:val="none" w:sz="0" w:space="0" w:color="auto"/>
            <w:right w:val="none" w:sz="0" w:space="0" w:color="auto"/>
          </w:divBdr>
        </w:div>
        <w:div w:id="936132224">
          <w:marLeft w:val="0"/>
          <w:marRight w:val="0"/>
          <w:marTop w:val="0"/>
          <w:marBottom w:val="0"/>
          <w:divBdr>
            <w:top w:val="none" w:sz="0" w:space="0" w:color="auto"/>
            <w:left w:val="none" w:sz="0" w:space="0" w:color="auto"/>
            <w:bottom w:val="none" w:sz="0" w:space="0" w:color="auto"/>
            <w:right w:val="none" w:sz="0" w:space="0" w:color="auto"/>
          </w:divBdr>
        </w:div>
      </w:divsChild>
    </w:div>
    <w:div w:id="1509245597">
      <w:bodyDiv w:val="1"/>
      <w:marLeft w:val="0"/>
      <w:marRight w:val="0"/>
      <w:marTop w:val="0"/>
      <w:marBottom w:val="0"/>
      <w:divBdr>
        <w:top w:val="none" w:sz="0" w:space="0" w:color="auto"/>
        <w:left w:val="none" w:sz="0" w:space="0" w:color="auto"/>
        <w:bottom w:val="none" w:sz="0" w:space="0" w:color="auto"/>
        <w:right w:val="none" w:sz="0" w:space="0" w:color="auto"/>
      </w:divBdr>
      <w:divsChild>
        <w:div w:id="1535846652">
          <w:marLeft w:val="0"/>
          <w:marRight w:val="0"/>
          <w:marTop w:val="0"/>
          <w:marBottom w:val="0"/>
          <w:divBdr>
            <w:top w:val="none" w:sz="0" w:space="0" w:color="auto"/>
            <w:left w:val="none" w:sz="0" w:space="0" w:color="auto"/>
            <w:bottom w:val="none" w:sz="0" w:space="0" w:color="auto"/>
            <w:right w:val="none" w:sz="0" w:space="0" w:color="auto"/>
          </w:divBdr>
        </w:div>
      </w:divsChild>
    </w:div>
    <w:div w:id="1509556940">
      <w:bodyDiv w:val="1"/>
      <w:marLeft w:val="0"/>
      <w:marRight w:val="0"/>
      <w:marTop w:val="0"/>
      <w:marBottom w:val="0"/>
      <w:divBdr>
        <w:top w:val="none" w:sz="0" w:space="0" w:color="auto"/>
        <w:left w:val="none" w:sz="0" w:space="0" w:color="auto"/>
        <w:bottom w:val="none" w:sz="0" w:space="0" w:color="auto"/>
        <w:right w:val="none" w:sz="0" w:space="0" w:color="auto"/>
      </w:divBdr>
      <w:divsChild>
        <w:div w:id="389227371">
          <w:marLeft w:val="0"/>
          <w:marRight w:val="0"/>
          <w:marTop w:val="0"/>
          <w:marBottom w:val="0"/>
          <w:divBdr>
            <w:top w:val="none" w:sz="0" w:space="0" w:color="auto"/>
            <w:left w:val="none" w:sz="0" w:space="0" w:color="auto"/>
            <w:bottom w:val="none" w:sz="0" w:space="0" w:color="auto"/>
            <w:right w:val="none" w:sz="0" w:space="0" w:color="auto"/>
          </w:divBdr>
        </w:div>
      </w:divsChild>
    </w:div>
    <w:div w:id="1510482406">
      <w:bodyDiv w:val="1"/>
      <w:marLeft w:val="0"/>
      <w:marRight w:val="0"/>
      <w:marTop w:val="0"/>
      <w:marBottom w:val="0"/>
      <w:divBdr>
        <w:top w:val="none" w:sz="0" w:space="0" w:color="auto"/>
        <w:left w:val="none" w:sz="0" w:space="0" w:color="auto"/>
        <w:bottom w:val="none" w:sz="0" w:space="0" w:color="auto"/>
        <w:right w:val="none" w:sz="0" w:space="0" w:color="auto"/>
      </w:divBdr>
      <w:divsChild>
        <w:div w:id="258291741">
          <w:marLeft w:val="0"/>
          <w:marRight w:val="0"/>
          <w:marTop w:val="0"/>
          <w:marBottom w:val="0"/>
          <w:divBdr>
            <w:top w:val="none" w:sz="0" w:space="0" w:color="auto"/>
            <w:left w:val="none" w:sz="0" w:space="0" w:color="auto"/>
            <w:bottom w:val="none" w:sz="0" w:space="0" w:color="auto"/>
            <w:right w:val="none" w:sz="0" w:space="0" w:color="auto"/>
          </w:divBdr>
        </w:div>
      </w:divsChild>
    </w:div>
    <w:div w:id="1515147784">
      <w:bodyDiv w:val="1"/>
      <w:marLeft w:val="0"/>
      <w:marRight w:val="0"/>
      <w:marTop w:val="0"/>
      <w:marBottom w:val="0"/>
      <w:divBdr>
        <w:top w:val="none" w:sz="0" w:space="0" w:color="auto"/>
        <w:left w:val="none" w:sz="0" w:space="0" w:color="auto"/>
        <w:bottom w:val="none" w:sz="0" w:space="0" w:color="auto"/>
        <w:right w:val="none" w:sz="0" w:space="0" w:color="auto"/>
      </w:divBdr>
      <w:divsChild>
        <w:div w:id="826551024">
          <w:marLeft w:val="0"/>
          <w:marRight w:val="0"/>
          <w:marTop w:val="0"/>
          <w:marBottom w:val="0"/>
          <w:divBdr>
            <w:top w:val="none" w:sz="0" w:space="0" w:color="auto"/>
            <w:left w:val="none" w:sz="0" w:space="0" w:color="auto"/>
            <w:bottom w:val="none" w:sz="0" w:space="0" w:color="auto"/>
            <w:right w:val="none" w:sz="0" w:space="0" w:color="auto"/>
          </w:divBdr>
        </w:div>
      </w:divsChild>
    </w:div>
    <w:div w:id="1516185539">
      <w:bodyDiv w:val="1"/>
      <w:marLeft w:val="0"/>
      <w:marRight w:val="0"/>
      <w:marTop w:val="0"/>
      <w:marBottom w:val="0"/>
      <w:divBdr>
        <w:top w:val="none" w:sz="0" w:space="0" w:color="auto"/>
        <w:left w:val="none" w:sz="0" w:space="0" w:color="auto"/>
        <w:bottom w:val="none" w:sz="0" w:space="0" w:color="auto"/>
        <w:right w:val="none" w:sz="0" w:space="0" w:color="auto"/>
      </w:divBdr>
      <w:divsChild>
        <w:div w:id="462122224">
          <w:marLeft w:val="0"/>
          <w:marRight w:val="0"/>
          <w:marTop w:val="0"/>
          <w:marBottom w:val="0"/>
          <w:divBdr>
            <w:top w:val="none" w:sz="0" w:space="0" w:color="auto"/>
            <w:left w:val="none" w:sz="0" w:space="0" w:color="auto"/>
            <w:bottom w:val="none" w:sz="0" w:space="0" w:color="auto"/>
            <w:right w:val="none" w:sz="0" w:space="0" w:color="auto"/>
          </w:divBdr>
        </w:div>
      </w:divsChild>
    </w:div>
    <w:div w:id="1523206036">
      <w:bodyDiv w:val="1"/>
      <w:marLeft w:val="0"/>
      <w:marRight w:val="0"/>
      <w:marTop w:val="0"/>
      <w:marBottom w:val="0"/>
      <w:divBdr>
        <w:top w:val="none" w:sz="0" w:space="0" w:color="auto"/>
        <w:left w:val="none" w:sz="0" w:space="0" w:color="auto"/>
        <w:bottom w:val="none" w:sz="0" w:space="0" w:color="auto"/>
        <w:right w:val="none" w:sz="0" w:space="0" w:color="auto"/>
      </w:divBdr>
      <w:divsChild>
        <w:div w:id="1083338192">
          <w:marLeft w:val="0"/>
          <w:marRight w:val="0"/>
          <w:marTop w:val="0"/>
          <w:marBottom w:val="0"/>
          <w:divBdr>
            <w:top w:val="none" w:sz="0" w:space="0" w:color="auto"/>
            <w:left w:val="none" w:sz="0" w:space="0" w:color="auto"/>
            <w:bottom w:val="none" w:sz="0" w:space="0" w:color="auto"/>
            <w:right w:val="none" w:sz="0" w:space="0" w:color="auto"/>
          </w:divBdr>
        </w:div>
      </w:divsChild>
    </w:div>
    <w:div w:id="1554536904">
      <w:bodyDiv w:val="1"/>
      <w:marLeft w:val="0"/>
      <w:marRight w:val="0"/>
      <w:marTop w:val="0"/>
      <w:marBottom w:val="0"/>
      <w:divBdr>
        <w:top w:val="none" w:sz="0" w:space="0" w:color="auto"/>
        <w:left w:val="none" w:sz="0" w:space="0" w:color="auto"/>
        <w:bottom w:val="none" w:sz="0" w:space="0" w:color="auto"/>
        <w:right w:val="none" w:sz="0" w:space="0" w:color="auto"/>
      </w:divBdr>
      <w:divsChild>
        <w:div w:id="714235102">
          <w:marLeft w:val="0"/>
          <w:marRight w:val="0"/>
          <w:marTop w:val="0"/>
          <w:marBottom w:val="0"/>
          <w:divBdr>
            <w:top w:val="none" w:sz="0" w:space="0" w:color="auto"/>
            <w:left w:val="none" w:sz="0" w:space="0" w:color="auto"/>
            <w:bottom w:val="none" w:sz="0" w:space="0" w:color="auto"/>
            <w:right w:val="none" w:sz="0" w:space="0" w:color="auto"/>
          </w:divBdr>
        </w:div>
      </w:divsChild>
    </w:div>
    <w:div w:id="1565531937">
      <w:bodyDiv w:val="1"/>
      <w:marLeft w:val="0"/>
      <w:marRight w:val="0"/>
      <w:marTop w:val="0"/>
      <w:marBottom w:val="0"/>
      <w:divBdr>
        <w:top w:val="none" w:sz="0" w:space="0" w:color="auto"/>
        <w:left w:val="none" w:sz="0" w:space="0" w:color="auto"/>
        <w:bottom w:val="none" w:sz="0" w:space="0" w:color="auto"/>
        <w:right w:val="none" w:sz="0" w:space="0" w:color="auto"/>
      </w:divBdr>
      <w:divsChild>
        <w:div w:id="1586449876">
          <w:marLeft w:val="0"/>
          <w:marRight w:val="0"/>
          <w:marTop w:val="0"/>
          <w:marBottom w:val="0"/>
          <w:divBdr>
            <w:top w:val="none" w:sz="0" w:space="0" w:color="auto"/>
            <w:left w:val="none" w:sz="0" w:space="0" w:color="auto"/>
            <w:bottom w:val="none" w:sz="0" w:space="0" w:color="auto"/>
            <w:right w:val="none" w:sz="0" w:space="0" w:color="auto"/>
          </w:divBdr>
        </w:div>
      </w:divsChild>
    </w:div>
    <w:div w:id="1572346662">
      <w:bodyDiv w:val="1"/>
      <w:marLeft w:val="0"/>
      <w:marRight w:val="0"/>
      <w:marTop w:val="0"/>
      <w:marBottom w:val="0"/>
      <w:divBdr>
        <w:top w:val="none" w:sz="0" w:space="0" w:color="auto"/>
        <w:left w:val="none" w:sz="0" w:space="0" w:color="auto"/>
        <w:bottom w:val="none" w:sz="0" w:space="0" w:color="auto"/>
        <w:right w:val="none" w:sz="0" w:space="0" w:color="auto"/>
      </w:divBdr>
      <w:divsChild>
        <w:div w:id="1657765047">
          <w:marLeft w:val="0"/>
          <w:marRight w:val="0"/>
          <w:marTop w:val="0"/>
          <w:marBottom w:val="0"/>
          <w:divBdr>
            <w:top w:val="none" w:sz="0" w:space="0" w:color="auto"/>
            <w:left w:val="none" w:sz="0" w:space="0" w:color="auto"/>
            <w:bottom w:val="none" w:sz="0" w:space="0" w:color="auto"/>
            <w:right w:val="none" w:sz="0" w:space="0" w:color="auto"/>
          </w:divBdr>
        </w:div>
        <w:div w:id="689841059">
          <w:marLeft w:val="0"/>
          <w:marRight w:val="0"/>
          <w:marTop w:val="0"/>
          <w:marBottom w:val="0"/>
          <w:divBdr>
            <w:top w:val="none" w:sz="0" w:space="0" w:color="auto"/>
            <w:left w:val="none" w:sz="0" w:space="0" w:color="auto"/>
            <w:bottom w:val="none" w:sz="0" w:space="0" w:color="auto"/>
            <w:right w:val="none" w:sz="0" w:space="0" w:color="auto"/>
          </w:divBdr>
        </w:div>
        <w:div w:id="651104603">
          <w:marLeft w:val="0"/>
          <w:marRight w:val="0"/>
          <w:marTop w:val="0"/>
          <w:marBottom w:val="0"/>
          <w:divBdr>
            <w:top w:val="none" w:sz="0" w:space="0" w:color="auto"/>
            <w:left w:val="none" w:sz="0" w:space="0" w:color="auto"/>
            <w:bottom w:val="none" w:sz="0" w:space="0" w:color="auto"/>
            <w:right w:val="none" w:sz="0" w:space="0" w:color="auto"/>
          </w:divBdr>
        </w:div>
        <w:div w:id="1710177421">
          <w:marLeft w:val="0"/>
          <w:marRight w:val="0"/>
          <w:marTop w:val="0"/>
          <w:marBottom w:val="0"/>
          <w:divBdr>
            <w:top w:val="none" w:sz="0" w:space="0" w:color="auto"/>
            <w:left w:val="none" w:sz="0" w:space="0" w:color="auto"/>
            <w:bottom w:val="none" w:sz="0" w:space="0" w:color="auto"/>
            <w:right w:val="none" w:sz="0" w:space="0" w:color="auto"/>
          </w:divBdr>
        </w:div>
        <w:div w:id="303892998">
          <w:marLeft w:val="0"/>
          <w:marRight w:val="0"/>
          <w:marTop w:val="0"/>
          <w:marBottom w:val="0"/>
          <w:divBdr>
            <w:top w:val="none" w:sz="0" w:space="0" w:color="auto"/>
            <w:left w:val="none" w:sz="0" w:space="0" w:color="auto"/>
            <w:bottom w:val="none" w:sz="0" w:space="0" w:color="auto"/>
            <w:right w:val="none" w:sz="0" w:space="0" w:color="auto"/>
          </w:divBdr>
        </w:div>
        <w:div w:id="41562424">
          <w:marLeft w:val="0"/>
          <w:marRight w:val="0"/>
          <w:marTop w:val="0"/>
          <w:marBottom w:val="0"/>
          <w:divBdr>
            <w:top w:val="none" w:sz="0" w:space="0" w:color="auto"/>
            <w:left w:val="none" w:sz="0" w:space="0" w:color="auto"/>
            <w:bottom w:val="none" w:sz="0" w:space="0" w:color="auto"/>
            <w:right w:val="none" w:sz="0" w:space="0" w:color="auto"/>
          </w:divBdr>
        </w:div>
        <w:div w:id="1163008083">
          <w:marLeft w:val="0"/>
          <w:marRight w:val="0"/>
          <w:marTop w:val="0"/>
          <w:marBottom w:val="0"/>
          <w:divBdr>
            <w:top w:val="none" w:sz="0" w:space="0" w:color="auto"/>
            <w:left w:val="none" w:sz="0" w:space="0" w:color="auto"/>
            <w:bottom w:val="none" w:sz="0" w:space="0" w:color="auto"/>
            <w:right w:val="none" w:sz="0" w:space="0" w:color="auto"/>
          </w:divBdr>
        </w:div>
        <w:div w:id="679431142">
          <w:marLeft w:val="0"/>
          <w:marRight w:val="0"/>
          <w:marTop w:val="0"/>
          <w:marBottom w:val="0"/>
          <w:divBdr>
            <w:top w:val="none" w:sz="0" w:space="0" w:color="auto"/>
            <w:left w:val="none" w:sz="0" w:space="0" w:color="auto"/>
            <w:bottom w:val="none" w:sz="0" w:space="0" w:color="auto"/>
            <w:right w:val="none" w:sz="0" w:space="0" w:color="auto"/>
          </w:divBdr>
        </w:div>
        <w:div w:id="1382706339">
          <w:marLeft w:val="0"/>
          <w:marRight w:val="0"/>
          <w:marTop w:val="0"/>
          <w:marBottom w:val="0"/>
          <w:divBdr>
            <w:top w:val="none" w:sz="0" w:space="0" w:color="auto"/>
            <w:left w:val="none" w:sz="0" w:space="0" w:color="auto"/>
            <w:bottom w:val="none" w:sz="0" w:space="0" w:color="auto"/>
            <w:right w:val="none" w:sz="0" w:space="0" w:color="auto"/>
          </w:divBdr>
        </w:div>
      </w:divsChild>
    </w:div>
    <w:div w:id="1575042214">
      <w:bodyDiv w:val="1"/>
      <w:marLeft w:val="0"/>
      <w:marRight w:val="0"/>
      <w:marTop w:val="0"/>
      <w:marBottom w:val="0"/>
      <w:divBdr>
        <w:top w:val="none" w:sz="0" w:space="0" w:color="auto"/>
        <w:left w:val="none" w:sz="0" w:space="0" w:color="auto"/>
        <w:bottom w:val="none" w:sz="0" w:space="0" w:color="auto"/>
        <w:right w:val="none" w:sz="0" w:space="0" w:color="auto"/>
      </w:divBdr>
    </w:div>
    <w:div w:id="1576889353">
      <w:bodyDiv w:val="1"/>
      <w:marLeft w:val="0"/>
      <w:marRight w:val="0"/>
      <w:marTop w:val="0"/>
      <w:marBottom w:val="0"/>
      <w:divBdr>
        <w:top w:val="none" w:sz="0" w:space="0" w:color="auto"/>
        <w:left w:val="none" w:sz="0" w:space="0" w:color="auto"/>
        <w:bottom w:val="none" w:sz="0" w:space="0" w:color="auto"/>
        <w:right w:val="none" w:sz="0" w:space="0" w:color="auto"/>
      </w:divBdr>
      <w:divsChild>
        <w:div w:id="4792104">
          <w:marLeft w:val="0"/>
          <w:marRight w:val="0"/>
          <w:marTop w:val="0"/>
          <w:marBottom w:val="0"/>
          <w:divBdr>
            <w:top w:val="none" w:sz="0" w:space="0" w:color="auto"/>
            <w:left w:val="none" w:sz="0" w:space="0" w:color="auto"/>
            <w:bottom w:val="none" w:sz="0" w:space="0" w:color="auto"/>
            <w:right w:val="none" w:sz="0" w:space="0" w:color="auto"/>
          </w:divBdr>
        </w:div>
      </w:divsChild>
    </w:div>
    <w:div w:id="1577546352">
      <w:bodyDiv w:val="1"/>
      <w:marLeft w:val="0"/>
      <w:marRight w:val="0"/>
      <w:marTop w:val="0"/>
      <w:marBottom w:val="0"/>
      <w:divBdr>
        <w:top w:val="none" w:sz="0" w:space="0" w:color="auto"/>
        <w:left w:val="none" w:sz="0" w:space="0" w:color="auto"/>
        <w:bottom w:val="none" w:sz="0" w:space="0" w:color="auto"/>
        <w:right w:val="none" w:sz="0" w:space="0" w:color="auto"/>
      </w:divBdr>
      <w:divsChild>
        <w:div w:id="781925079">
          <w:marLeft w:val="0"/>
          <w:marRight w:val="0"/>
          <w:marTop w:val="0"/>
          <w:marBottom w:val="0"/>
          <w:divBdr>
            <w:top w:val="none" w:sz="0" w:space="0" w:color="auto"/>
            <w:left w:val="none" w:sz="0" w:space="0" w:color="auto"/>
            <w:bottom w:val="none" w:sz="0" w:space="0" w:color="auto"/>
            <w:right w:val="none" w:sz="0" w:space="0" w:color="auto"/>
          </w:divBdr>
        </w:div>
      </w:divsChild>
    </w:div>
    <w:div w:id="1584029241">
      <w:bodyDiv w:val="1"/>
      <w:marLeft w:val="0"/>
      <w:marRight w:val="0"/>
      <w:marTop w:val="0"/>
      <w:marBottom w:val="0"/>
      <w:divBdr>
        <w:top w:val="none" w:sz="0" w:space="0" w:color="auto"/>
        <w:left w:val="none" w:sz="0" w:space="0" w:color="auto"/>
        <w:bottom w:val="none" w:sz="0" w:space="0" w:color="auto"/>
        <w:right w:val="none" w:sz="0" w:space="0" w:color="auto"/>
      </w:divBdr>
      <w:divsChild>
        <w:div w:id="1190803242">
          <w:marLeft w:val="0"/>
          <w:marRight w:val="0"/>
          <w:marTop w:val="0"/>
          <w:marBottom w:val="0"/>
          <w:divBdr>
            <w:top w:val="none" w:sz="0" w:space="0" w:color="auto"/>
            <w:left w:val="none" w:sz="0" w:space="0" w:color="auto"/>
            <w:bottom w:val="none" w:sz="0" w:space="0" w:color="auto"/>
            <w:right w:val="none" w:sz="0" w:space="0" w:color="auto"/>
          </w:divBdr>
        </w:div>
      </w:divsChild>
    </w:div>
    <w:div w:id="1593660752">
      <w:bodyDiv w:val="1"/>
      <w:marLeft w:val="0"/>
      <w:marRight w:val="0"/>
      <w:marTop w:val="0"/>
      <w:marBottom w:val="0"/>
      <w:divBdr>
        <w:top w:val="none" w:sz="0" w:space="0" w:color="auto"/>
        <w:left w:val="none" w:sz="0" w:space="0" w:color="auto"/>
        <w:bottom w:val="none" w:sz="0" w:space="0" w:color="auto"/>
        <w:right w:val="none" w:sz="0" w:space="0" w:color="auto"/>
      </w:divBdr>
      <w:divsChild>
        <w:div w:id="1807233865">
          <w:marLeft w:val="0"/>
          <w:marRight w:val="0"/>
          <w:marTop w:val="0"/>
          <w:marBottom w:val="0"/>
          <w:divBdr>
            <w:top w:val="none" w:sz="0" w:space="0" w:color="auto"/>
            <w:left w:val="none" w:sz="0" w:space="0" w:color="auto"/>
            <w:bottom w:val="none" w:sz="0" w:space="0" w:color="auto"/>
            <w:right w:val="none" w:sz="0" w:space="0" w:color="auto"/>
          </w:divBdr>
        </w:div>
        <w:div w:id="276568083">
          <w:marLeft w:val="0"/>
          <w:marRight w:val="0"/>
          <w:marTop w:val="0"/>
          <w:marBottom w:val="0"/>
          <w:divBdr>
            <w:top w:val="none" w:sz="0" w:space="0" w:color="auto"/>
            <w:left w:val="none" w:sz="0" w:space="0" w:color="auto"/>
            <w:bottom w:val="none" w:sz="0" w:space="0" w:color="auto"/>
            <w:right w:val="none" w:sz="0" w:space="0" w:color="auto"/>
          </w:divBdr>
        </w:div>
        <w:div w:id="554395409">
          <w:marLeft w:val="0"/>
          <w:marRight w:val="0"/>
          <w:marTop w:val="0"/>
          <w:marBottom w:val="0"/>
          <w:divBdr>
            <w:top w:val="none" w:sz="0" w:space="0" w:color="auto"/>
            <w:left w:val="none" w:sz="0" w:space="0" w:color="auto"/>
            <w:bottom w:val="none" w:sz="0" w:space="0" w:color="auto"/>
            <w:right w:val="none" w:sz="0" w:space="0" w:color="auto"/>
          </w:divBdr>
        </w:div>
        <w:div w:id="770585644">
          <w:marLeft w:val="0"/>
          <w:marRight w:val="0"/>
          <w:marTop w:val="0"/>
          <w:marBottom w:val="0"/>
          <w:divBdr>
            <w:top w:val="none" w:sz="0" w:space="0" w:color="auto"/>
            <w:left w:val="none" w:sz="0" w:space="0" w:color="auto"/>
            <w:bottom w:val="none" w:sz="0" w:space="0" w:color="auto"/>
            <w:right w:val="none" w:sz="0" w:space="0" w:color="auto"/>
          </w:divBdr>
        </w:div>
        <w:div w:id="308946512">
          <w:marLeft w:val="0"/>
          <w:marRight w:val="0"/>
          <w:marTop w:val="0"/>
          <w:marBottom w:val="0"/>
          <w:divBdr>
            <w:top w:val="none" w:sz="0" w:space="0" w:color="auto"/>
            <w:left w:val="none" w:sz="0" w:space="0" w:color="auto"/>
            <w:bottom w:val="none" w:sz="0" w:space="0" w:color="auto"/>
            <w:right w:val="none" w:sz="0" w:space="0" w:color="auto"/>
          </w:divBdr>
        </w:div>
        <w:div w:id="1604804332">
          <w:marLeft w:val="0"/>
          <w:marRight w:val="0"/>
          <w:marTop w:val="0"/>
          <w:marBottom w:val="0"/>
          <w:divBdr>
            <w:top w:val="none" w:sz="0" w:space="0" w:color="auto"/>
            <w:left w:val="none" w:sz="0" w:space="0" w:color="auto"/>
            <w:bottom w:val="none" w:sz="0" w:space="0" w:color="auto"/>
            <w:right w:val="none" w:sz="0" w:space="0" w:color="auto"/>
          </w:divBdr>
        </w:div>
        <w:div w:id="703407851">
          <w:marLeft w:val="0"/>
          <w:marRight w:val="0"/>
          <w:marTop w:val="0"/>
          <w:marBottom w:val="0"/>
          <w:divBdr>
            <w:top w:val="none" w:sz="0" w:space="0" w:color="auto"/>
            <w:left w:val="none" w:sz="0" w:space="0" w:color="auto"/>
            <w:bottom w:val="none" w:sz="0" w:space="0" w:color="auto"/>
            <w:right w:val="none" w:sz="0" w:space="0" w:color="auto"/>
          </w:divBdr>
        </w:div>
        <w:div w:id="389426443">
          <w:marLeft w:val="0"/>
          <w:marRight w:val="0"/>
          <w:marTop w:val="0"/>
          <w:marBottom w:val="0"/>
          <w:divBdr>
            <w:top w:val="none" w:sz="0" w:space="0" w:color="auto"/>
            <w:left w:val="none" w:sz="0" w:space="0" w:color="auto"/>
            <w:bottom w:val="none" w:sz="0" w:space="0" w:color="auto"/>
            <w:right w:val="none" w:sz="0" w:space="0" w:color="auto"/>
          </w:divBdr>
        </w:div>
        <w:div w:id="500199716">
          <w:marLeft w:val="0"/>
          <w:marRight w:val="0"/>
          <w:marTop w:val="0"/>
          <w:marBottom w:val="0"/>
          <w:divBdr>
            <w:top w:val="none" w:sz="0" w:space="0" w:color="auto"/>
            <w:left w:val="none" w:sz="0" w:space="0" w:color="auto"/>
            <w:bottom w:val="none" w:sz="0" w:space="0" w:color="auto"/>
            <w:right w:val="none" w:sz="0" w:space="0" w:color="auto"/>
          </w:divBdr>
        </w:div>
        <w:div w:id="217015744">
          <w:marLeft w:val="0"/>
          <w:marRight w:val="0"/>
          <w:marTop w:val="0"/>
          <w:marBottom w:val="0"/>
          <w:divBdr>
            <w:top w:val="none" w:sz="0" w:space="0" w:color="auto"/>
            <w:left w:val="none" w:sz="0" w:space="0" w:color="auto"/>
            <w:bottom w:val="none" w:sz="0" w:space="0" w:color="auto"/>
            <w:right w:val="none" w:sz="0" w:space="0" w:color="auto"/>
          </w:divBdr>
        </w:div>
        <w:div w:id="342905150">
          <w:marLeft w:val="0"/>
          <w:marRight w:val="0"/>
          <w:marTop w:val="0"/>
          <w:marBottom w:val="0"/>
          <w:divBdr>
            <w:top w:val="none" w:sz="0" w:space="0" w:color="auto"/>
            <w:left w:val="none" w:sz="0" w:space="0" w:color="auto"/>
            <w:bottom w:val="none" w:sz="0" w:space="0" w:color="auto"/>
            <w:right w:val="none" w:sz="0" w:space="0" w:color="auto"/>
          </w:divBdr>
        </w:div>
      </w:divsChild>
    </w:div>
    <w:div w:id="1597983516">
      <w:bodyDiv w:val="1"/>
      <w:marLeft w:val="0"/>
      <w:marRight w:val="0"/>
      <w:marTop w:val="0"/>
      <w:marBottom w:val="0"/>
      <w:divBdr>
        <w:top w:val="none" w:sz="0" w:space="0" w:color="auto"/>
        <w:left w:val="none" w:sz="0" w:space="0" w:color="auto"/>
        <w:bottom w:val="none" w:sz="0" w:space="0" w:color="auto"/>
        <w:right w:val="none" w:sz="0" w:space="0" w:color="auto"/>
      </w:divBdr>
      <w:divsChild>
        <w:div w:id="314115829">
          <w:marLeft w:val="0"/>
          <w:marRight w:val="0"/>
          <w:marTop w:val="0"/>
          <w:marBottom w:val="0"/>
          <w:divBdr>
            <w:top w:val="none" w:sz="0" w:space="0" w:color="auto"/>
            <w:left w:val="none" w:sz="0" w:space="0" w:color="auto"/>
            <w:bottom w:val="none" w:sz="0" w:space="0" w:color="auto"/>
            <w:right w:val="none" w:sz="0" w:space="0" w:color="auto"/>
          </w:divBdr>
        </w:div>
      </w:divsChild>
    </w:div>
    <w:div w:id="1607495998">
      <w:bodyDiv w:val="1"/>
      <w:marLeft w:val="0"/>
      <w:marRight w:val="0"/>
      <w:marTop w:val="0"/>
      <w:marBottom w:val="0"/>
      <w:divBdr>
        <w:top w:val="none" w:sz="0" w:space="0" w:color="auto"/>
        <w:left w:val="none" w:sz="0" w:space="0" w:color="auto"/>
        <w:bottom w:val="none" w:sz="0" w:space="0" w:color="auto"/>
        <w:right w:val="none" w:sz="0" w:space="0" w:color="auto"/>
      </w:divBdr>
      <w:divsChild>
        <w:div w:id="1840847653">
          <w:marLeft w:val="0"/>
          <w:marRight w:val="0"/>
          <w:marTop w:val="0"/>
          <w:marBottom w:val="0"/>
          <w:divBdr>
            <w:top w:val="none" w:sz="0" w:space="0" w:color="auto"/>
            <w:left w:val="none" w:sz="0" w:space="0" w:color="auto"/>
            <w:bottom w:val="none" w:sz="0" w:space="0" w:color="auto"/>
            <w:right w:val="none" w:sz="0" w:space="0" w:color="auto"/>
          </w:divBdr>
        </w:div>
        <w:div w:id="1506089665">
          <w:marLeft w:val="0"/>
          <w:marRight w:val="0"/>
          <w:marTop w:val="0"/>
          <w:marBottom w:val="0"/>
          <w:divBdr>
            <w:top w:val="none" w:sz="0" w:space="0" w:color="auto"/>
            <w:left w:val="none" w:sz="0" w:space="0" w:color="auto"/>
            <w:bottom w:val="none" w:sz="0" w:space="0" w:color="auto"/>
            <w:right w:val="none" w:sz="0" w:space="0" w:color="auto"/>
          </w:divBdr>
        </w:div>
        <w:div w:id="1923903898">
          <w:marLeft w:val="0"/>
          <w:marRight w:val="0"/>
          <w:marTop w:val="0"/>
          <w:marBottom w:val="0"/>
          <w:divBdr>
            <w:top w:val="none" w:sz="0" w:space="0" w:color="auto"/>
            <w:left w:val="none" w:sz="0" w:space="0" w:color="auto"/>
            <w:bottom w:val="none" w:sz="0" w:space="0" w:color="auto"/>
            <w:right w:val="none" w:sz="0" w:space="0" w:color="auto"/>
          </w:divBdr>
        </w:div>
        <w:div w:id="1492021694">
          <w:marLeft w:val="0"/>
          <w:marRight w:val="0"/>
          <w:marTop w:val="0"/>
          <w:marBottom w:val="0"/>
          <w:divBdr>
            <w:top w:val="none" w:sz="0" w:space="0" w:color="auto"/>
            <w:left w:val="none" w:sz="0" w:space="0" w:color="auto"/>
            <w:bottom w:val="none" w:sz="0" w:space="0" w:color="auto"/>
            <w:right w:val="none" w:sz="0" w:space="0" w:color="auto"/>
          </w:divBdr>
        </w:div>
        <w:div w:id="1079912379">
          <w:marLeft w:val="0"/>
          <w:marRight w:val="0"/>
          <w:marTop w:val="0"/>
          <w:marBottom w:val="0"/>
          <w:divBdr>
            <w:top w:val="none" w:sz="0" w:space="0" w:color="auto"/>
            <w:left w:val="none" w:sz="0" w:space="0" w:color="auto"/>
            <w:bottom w:val="none" w:sz="0" w:space="0" w:color="auto"/>
            <w:right w:val="none" w:sz="0" w:space="0" w:color="auto"/>
          </w:divBdr>
        </w:div>
        <w:div w:id="847867374">
          <w:marLeft w:val="0"/>
          <w:marRight w:val="0"/>
          <w:marTop w:val="0"/>
          <w:marBottom w:val="0"/>
          <w:divBdr>
            <w:top w:val="none" w:sz="0" w:space="0" w:color="auto"/>
            <w:left w:val="none" w:sz="0" w:space="0" w:color="auto"/>
            <w:bottom w:val="none" w:sz="0" w:space="0" w:color="auto"/>
            <w:right w:val="none" w:sz="0" w:space="0" w:color="auto"/>
          </w:divBdr>
        </w:div>
        <w:div w:id="1976644142">
          <w:marLeft w:val="0"/>
          <w:marRight w:val="0"/>
          <w:marTop w:val="0"/>
          <w:marBottom w:val="0"/>
          <w:divBdr>
            <w:top w:val="none" w:sz="0" w:space="0" w:color="auto"/>
            <w:left w:val="none" w:sz="0" w:space="0" w:color="auto"/>
            <w:bottom w:val="none" w:sz="0" w:space="0" w:color="auto"/>
            <w:right w:val="none" w:sz="0" w:space="0" w:color="auto"/>
          </w:divBdr>
        </w:div>
        <w:div w:id="463354079">
          <w:marLeft w:val="0"/>
          <w:marRight w:val="0"/>
          <w:marTop w:val="0"/>
          <w:marBottom w:val="0"/>
          <w:divBdr>
            <w:top w:val="none" w:sz="0" w:space="0" w:color="auto"/>
            <w:left w:val="none" w:sz="0" w:space="0" w:color="auto"/>
            <w:bottom w:val="none" w:sz="0" w:space="0" w:color="auto"/>
            <w:right w:val="none" w:sz="0" w:space="0" w:color="auto"/>
          </w:divBdr>
        </w:div>
        <w:div w:id="1538346061">
          <w:marLeft w:val="0"/>
          <w:marRight w:val="0"/>
          <w:marTop w:val="0"/>
          <w:marBottom w:val="0"/>
          <w:divBdr>
            <w:top w:val="none" w:sz="0" w:space="0" w:color="auto"/>
            <w:left w:val="none" w:sz="0" w:space="0" w:color="auto"/>
            <w:bottom w:val="none" w:sz="0" w:space="0" w:color="auto"/>
            <w:right w:val="none" w:sz="0" w:space="0" w:color="auto"/>
          </w:divBdr>
        </w:div>
        <w:div w:id="952247972">
          <w:marLeft w:val="0"/>
          <w:marRight w:val="0"/>
          <w:marTop w:val="0"/>
          <w:marBottom w:val="0"/>
          <w:divBdr>
            <w:top w:val="none" w:sz="0" w:space="0" w:color="auto"/>
            <w:left w:val="none" w:sz="0" w:space="0" w:color="auto"/>
            <w:bottom w:val="none" w:sz="0" w:space="0" w:color="auto"/>
            <w:right w:val="none" w:sz="0" w:space="0" w:color="auto"/>
          </w:divBdr>
        </w:div>
        <w:div w:id="1980919681">
          <w:marLeft w:val="0"/>
          <w:marRight w:val="0"/>
          <w:marTop w:val="0"/>
          <w:marBottom w:val="0"/>
          <w:divBdr>
            <w:top w:val="none" w:sz="0" w:space="0" w:color="auto"/>
            <w:left w:val="none" w:sz="0" w:space="0" w:color="auto"/>
            <w:bottom w:val="none" w:sz="0" w:space="0" w:color="auto"/>
            <w:right w:val="none" w:sz="0" w:space="0" w:color="auto"/>
          </w:divBdr>
        </w:div>
      </w:divsChild>
    </w:div>
    <w:div w:id="1610434704">
      <w:bodyDiv w:val="1"/>
      <w:marLeft w:val="0"/>
      <w:marRight w:val="0"/>
      <w:marTop w:val="0"/>
      <w:marBottom w:val="0"/>
      <w:divBdr>
        <w:top w:val="none" w:sz="0" w:space="0" w:color="auto"/>
        <w:left w:val="none" w:sz="0" w:space="0" w:color="auto"/>
        <w:bottom w:val="none" w:sz="0" w:space="0" w:color="auto"/>
        <w:right w:val="none" w:sz="0" w:space="0" w:color="auto"/>
      </w:divBdr>
      <w:divsChild>
        <w:div w:id="838694219">
          <w:marLeft w:val="0"/>
          <w:marRight w:val="0"/>
          <w:marTop w:val="0"/>
          <w:marBottom w:val="0"/>
          <w:divBdr>
            <w:top w:val="none" w:sz="0" w:space="0" w:color="auto"/>
            <w:left w:val="none" w:sz="0" w:space="0" w:color="auto"/>
            <w:bottom w:val="none" w:sz="0" w:space="0" w:color="auto"/>
            <w:right w:val="none" w:sz="0" w:space="0" w:color="auto"/>
          </w:divBdr>
          <w:divsChild>
            <w:div w:id="959460835">
              <w:marLeft w:val="0"/>
              <w:marRight w:val="0"/>
              <w:marTop w:val="0"/>
              <w:marBottom w:val="0"/>
              <w:divBdr>
                <w:top w:val="none" w:sz="0" w:space="0" w:color="auto"/>
                <w:left w:val="none" w:sz="0" w:space="0" w:color="auto"/>
                <w:bottom w:val="none" w:sz="0" w:space="0" w:color="auto"/>
                <w:right w:val="none" w:sz="0" w:space="0" w:color="auto"/>
              </w:divBdr>
            </w:div>
            <w:div w:id="1801073932">
              <w:marLeft w:val="0"/>
              <w:marRight w:val="0"/>
              <w:marTop w:val="0"/>
              <w:marBottom w:val="0"/>
              <w:divBdr>
                <w:top w:val="none" w:sz="0" w:space="0" w:color="auto"/>
                <w:left w:val="none" w:sz="0" w:space="0" w:color="auto"/>
                <w:bottom w:val="none" w:sz="0" w:space="0" w:color="auto"/>
                <w:right w:val="none" w:sz="0" w:space="0" w:color="auto"/>
              </w:divBdr>
            </w:div>
            <w:div w:id="371611086">
              <w:marLeft w:val="0"/>
              <w:marRight w:val="0"/>
              <w:marTop w:val="0"/>
              <w:marBottom w:val="0"/>
              <w:divBdr>
                <w:top w:val="none" w:sz="0" w:space="0" w:color="auto"/>
                <w:left w:val="none" w:sz="0" w:space="0" w:color="auto"/>
                <w:bottom w:val="none" w:sz="0" w:space="0" w:color="auto"/>
                <w:right w:val="none" w:sz="0" w:space="0" w:color="auto"/>
              </w:divBdr>
            </w:div>
            <w:div w:id="1781139549">
              <w:marLeft w:val="0"/>
              <w:marRight w:val="0"/>
              <w:marTop w:val="0"/>
              <w:marBottom w:val="0"/>
              <w:divBdr>
                <w:top w:val="none" w:sz="0" w:space="0" w:color="auto"/>
                <w:left w:val="none" w:sz="0" w:space="0" w:color="auto"/>
                <w:bottom w:val="none" w:sz="0" w:space="0" w:color="auto"/>
                <w:right w:val="none" w:sz="0" w:space="0" w:color="auto"/>
              </w:divBdr>
            </w:div>
            <w:div w:id="1799833220">
              <w:marLeft w:val="0"/>
              <w:marRight w:val="0"/>
              <w:marTop w:val="0"/>
              <w:marBottom w:val="0"/>
              <w:divBdr>
                <w:top w:val="none" w:sz="0" w:space="0" w:color="auto"/>
                <w:left w:val="none" w:sz="0" w:space="0" w:color="auto"/>
                <w:bottom w:val="none" w:sz="0" w:space="0" w:color="auto"/>
                <w:right w:val="none" w:sz="0" w:space="0" w:color="auto"/>
              </w:divBdr>
            </w:div>
            <w:div w:id="1573854458">
              <w:marLeft w:val="0"/>
              <w:marRight w:val="0"/>
              <w:marTop w:val="0"/>
              <w:marBottom w:val="0"/>
              <w:divBdr>
                <w:top w:val="none" w:sz="0" w:space="0" w:color="auto"/>
                <w:left w:val="none" w:sz="0" w:space="0" w:color="auto"/>
                <w:bottom w:val="none" w:sz="0" w:space="0" w:color="auto"/>
                <w:right w:val="none" w:sz="0" w:space="0" w:color="auto"/>
              </w:divBdr>
            </w:div>
            <w:div w:id="1020624567">
              <w:marLeft w:val="0"/>
              <w:marRight w:val="0"/>
              <w:marTop w:val="0"/>
              <w:marBottom w:val="0"/>
              <w:divBdr>
                <w:top w:val="none" w:sz="0" w:space="0" w:color="auto"/>
                <w:left w:val="none" w:sz="0" w:space="0" w:color="auto"/>
                <w:bottom w:val="none" w:sz="0" w:space="0" w:color="auto"/>
                <w:right w:val="none" w:sz="0" w:space="0" w:color="auto"/>
              </w:divBdr>
            </w:div>
            <w:div w:id="1934701235">
              <w:marLeft w:val="0"/>
              <w:marRight w:val="0"/>
              <w:marTop w:val="0"/>
              <w:marBottom w:val="0"/>
              <w:divBdr>
                <w:top w:val="none" w:sz="0" w:space="0" w:color="auto"/>
                <w:left w:val="none" w:sz="0" w:space="0" w:color="auto"/>
                <w:bottom w:val="none" w:sz="0" w:space="0" w:color="auto"/>
                <w:right w:val="none" w:sz="0" w:space="0" w:color="auto"/>
              </w:divBdr>
            </w:div>
            <w:div w:id="420637454">
              <w:marLeft w:val="0"/>
              <w:marRight w:val="0"/>
              <w:marTop w:val="0"/>
              <w:marBottom w:val="0"/>
              <w:divBdr>
                <w:top w:val="none" w:sz="0" w:space="0" w:color="auto"/>
                <w:left w:val="none" w:sz="0" w:space="0" w:color="auto"/>
                <w:bottom w:val="none" w:sz="0" w:space="0" w:color="auto"/>
                <w:right w:val="none" w:sz="0" w:space="0" w:color="auto"/>
              </w:divBdr>
            </w:div>
            <w:div w:id="854685865">
              <w:marLeft w:val="0"/>
              <w:marRight w:val="0"/>
              <w:marTop w:val="0"/>
              <w:marBottom w:val="0"/>
              <w:divBdr>
                <w:top w:val="none" w:sz="0" w:space="0" w:color="auto"/>
                <w:left w:val="none" w:sz="0" w:space="0" w:color="auto"/>
                <w:bottom w:val="none" w:sz="0" w:space="0" w:color="auto"/>
                <w:right w:val="none" w:sz="0" w:space="0" w:color="auto"/>
              </w:divBdr>
            </w:div>
            <w:div w:id="312027760">
              <w:marLeft w:val="0"/>
              <w:marRight w:val="0"/>
              <w:marTop w:val="0"/>
              <w:marBottom w:val="0"/>
              <w:divBdr>
                <w:top w:val="none" w:sz="0" w:space="0" w:color="auto"/>
                <w:left w:val="none" w:sz="0" w:space="0" w:color="auto"/>
                <w:bottom w:val="none" w:sz="0" w:space="0" w:color="auto"/>
                <w:right w:val="none" w:sz="0" w:space="0" w:color="auto"/>
              </w:divBdr>
            </w:div>
            <w:div w:id="533691578">
              <w:marLeft w:val="0"/>
              <w:marRight w:val="0"/>
              <w:marTop w:val="0"/>
              <w:marBottom w:val="0"/>
              <w:divBdr>
                <w:top w:val="none" w:sz="0" w:space="0" w:color="auto"/>
                <w:left w:val="none" w:sz="0" w:space="0" w:color="auto"/>
                <w:bottom w:val="none" w:sz="0" w:space="0" w:color="auto"/>
                <w:right w:val="none" w:sz="0" w:space="0" w:color="auto"/>
              </w:divBdr>
            </w:div>
            <w:div w:id="209264403">
              <w:marLeft w:val="0"/>
              <w:marRight w:val="0"/>
              <w:marTop w:val="0"/>
              <w:marBottom w:val="0"/>
              <w:divBdr>
                <w:top w:val="none" w:sz="0" w:space="0" w:color="auto"/>
                <w:left w:val="none" w:sz="0" w:space="0" w:color="auto"/>
                <w:bottom w:val="none" w:sz="0" w:space="0" w:color="auto"/>
                <w:right w:val="none" w:sz="0" w:space="0" w:color="auto"/>
              </w:divBdr>
            </w:div>
            <w:div w:id="1033849675">
              <w:marLeft w:val="0"/>
              <w:marRight w:val="0"/>
              <w:marTop w:val="0"/>
              <w:marBottom w:val="0"/>
              <w:divBdr>
                <w:top w:val="none" w:sz="0" w:space="0" w:color="auto"/>
                <w:left w:val="none" w:sz="0" w:space="0" w:color="auto"/>
                <w:bottom w:val="none" w:sz="0" w:space="0" w:color="auto"/>
                <w:right w:val="none" w:sz="0" w:space="0" w:color="auto"/>
              </w:divBdr>
            </w:div>
            <w:div w:id="485900256">
              <w:marLeft w:val="0"/>
              <w:marRight w:val="0"/>
              <w:marTop w:val="0"/>
              <w:marBottom w:val="0"/>
              <w:divBdr>
                <w:top w:val="none" w:sz="0" w:space="0" w:color="auto"/>
                <w:left w:val="none" w:sz="0" w:space="0" w:color="auto"/>
                <w:bottom w:val="none" w:sz="0" w:space="0" w:color="auto"/>
                <w:right w:val="none" w:sz="0" w:space="0" w:color="auto"/>
              </w:divBdr>
            </w:div>
            <w:div w:id="2122646334">
              <w:marLeft w:val="0"/>
              <w:marRight w:val="0"/>
              <w:marTop w:val="0"/>
              <w:marBottom w:val="0"/>
              <w:divBdr>
                <w:top w:val="none" w:sz="0" w:space="0" w:color="auto"/>
                <w:left w:val="none" w:sz="0" w:space="0" w:color="auto"/>
                <w:bottom w:val="none" w:sz="0" w:space="0" w:color="auto"/>
                <w:right w:val="none" w:sz="0" w:space="0" w:color="auto"/>
              </w:divBdr>
            </w:div>
            <w:div w:id="2097508104">
              <w:marLeft w:val="0"/>
              <w:marRight w:val="0"/>
              <w:marTop w:val="0"/>
              <w:marBottom w:val="0"/>
              <w:divBdr>
                <w:top w:val="none" w:sz="0" w:space="0" w:color="auto"/>
                <w:left w:val="none" w:sz="0" w:space="0" w:color="auto"/>
                <w:bottom w:val="none" w:sz="0" w:space="0" w:color="auto"/>
                <w:right w:val="none" w:sz="0" w:space="0" w:color="auto"/>
              </w:divBdr>
            </w:div>
            <w:div w:id="654189035">
              <w:marLeft w:val="0"/>
              <w:marRight w:val="0"/>
              <w:marTop w:val="0"/>
              <w:marBottom w:val="0"/>
              <w:divBdr>
                <w:top w:val="none" w:sz="0" w:space="0" w:color="auto"/>
                <w:left w:val="none" w:sz="0" w:space="0" w:color="auto"/>
                <w:bottom w:val="none" w:sz="0" w:space="0" w:color="auto"/>
                <w:right w:val="none" w:sz="0" w:space="0" w:color="auto"/>
              </w:divBdr>
            </w:div>
            <w:div w:id="1090540443">
              <w:marLeft w:val="0"/>
              <w:marRight w:val="0"/>
              <w:marTop w:val="0"/>
              <w:marBottom w:val="0"/>
              <w:divBdr>
                <w:top w:val="none" w:sz="0" w:space="0" w:color="auto"/>
                <w:left w:val="none" w:sz="0" w:space="0" w:color="auto"/>
                <w:bottom w:val="none" w:sz="0" w:space="0" w:color="auto"/>
                <w:right w:val="none" w:sz="0" w:space="0" w:color="auto"/>
              </w:divBdr>
            </w:div>
            <w:div w:id="178857340">
              <w:marLeft w:val="0"/>
              <w:marRight w:val="0"/>
              <w:marTop w:val="0"/>
              <w:marBottom w:val="0"/>
              <w:divBdr>
                <w:top w:val="none" w:sz="0" w:space="0" w:color="auto"/>
                <w:left w:val="none" w:sz="0" w:space="0" w:color="auto"/>
                <w:bottom w:val="none" w:sz="0" w:space="0" w:color="auto"/>
                <w:right w:val="none" w:sz="0" w:space="0" w:color="auto"/>
              </w:divBdr>
            </w:div>
            <w:div w:id="666248028">
              <w:marLeft w:val="0"/>
              <w:marRight w:val="0"/>
              <w:marTop w:val="0"/>
              <w:marBottom w:val="0"/>
              <w:divBdr>
                <w:top w:val="none" w:sz="0" w:space="0" w:color="auto"/>
                <w:left w:val="none" w:sz="0" w:space="0" w:color="auto"/>
                <w:bottom w:val="none" w:sz="0" w:space="0" w:color="auto"/>
                <w:right w:val="none" w:sz="0" w:space="0" w:color="auto"/>
              </w:divBdr>
            </w:div>
            <w:div w:id="193464506">
              <w:marLeft w:val="0"/>
              <w:marRight w:val="0"/>
              <w:marTop w:val="0"/>
              <w:marBottom w:val="0"/>
              <w:divBdr>
                <w:top w:val="none" w:sz="0" w:space="0" w:color="auto"/>
                <w:left w:val="none" w:sz="0" w:space="0" w:color="auto"/>
                <w:bottom w:val="none" w:sz="0" w:space="0" w:color="auto"/>
                <w:right w:val="none" w:sz="0" w:space="0" w:color="auto"/>
              </w:divBdr>
            </w:div>
            <w:div w:id="1447191031">
              <w:marLeft w:val="0"/>
              <w:marRight w:val="0"/>
              <w:marTop w:val="0"/>
              <w:marBottom w:val="0"/>
              <w:divBdr>
                <w:top w:val="none" w:sz="0" w:space="0" w:color="auto"/>
                <w:left w:val="none" w:sz="0" w:space="0" w:color="auto"/>
                <w:bottom w:val="none" w:sz="0" w:space="0" w:color="auto"/>
                <w:right w:val="none" w:sz="0" w:space="0" w:color="auto"/>
              </w:divBdr>
            </w:div>
            <w:div w:id="1765766114">
              <w:marLeft w:val="0"/>
              <w:marRight w:val="0"/>
              <w:marTop w:val="0"/>
              <w:marBottom w:val="0"/>
              <w:divBdr>
                <w:top w:val="none" w:sz="0" w:space="0" w:color="auto"/>
                <w:left w:val="none" w:sz="0" w:space="0" w:color="auto"/>
                <w:bottom w:val="none" w:sz="0" w:space="0" w:color="auto"/>
                <w:right w:val="none" w:sz="0" w:space="0" w:color="auto"/>
              </w:divBdr>
            </w:div>
            <w:div w:id="1378776976">
              <w:marLeft w:val="0"/>
              <w:marRight w:val="0"/>
              <w:marTop w:val="0"/>
              <w:marBottom w:val="0"/>
              <w:divBdr>
                <w:top w:val="none" w:sz="0" w:space="0" w:color="auto"/>
                <w:left w:val="none" w:sz="0" w:space="0" w:color="auto"/>
                <w:bottom w:val="none" w:sz="0" w:space="0" w:color="auto"/>
                <w:right w:val="none" w:sz="0" w:space="0" w:color="auto"/>
              </w:divBdr>
            </w:div>
            <w:div w:id="1919241326">
              <w:marLeft w:val="0"/>
              <w:marRight w:val="0"/>
              <w:marTop w:val="0"/>
              <w:marBottom w:val="0"/>
              <w:divBdr>
                <w:top w:val="none" w:sz="0" w:space="0" w:color="auto"/>
                <w:left w:val="none" w:sz="0" w:space="0" w:color="auto"/>
                <w:bottom w:val="none" w:sz="0" w:space="0" w:color="auto"/>
                <w:right w:val="none" w:sz="0" w:space="0" w:color="auto"/>
              </w:divBdr>
            </w:div>
            <w:div w:id="818152399">
              <w:marLeft w:val="0"/>
              <w:marRight w:val="0"/>
              <w:marTop w:val="0"/>
              <w:marBottom w:val="0"/>
              <w:divBdr>
                <w:top w:val="none" w:sz="0" w:space="0" w:color="auto"/>
                <w:left w:val="none" w:sz="0" w:space="0" w:color="auto"/>
                <w:bottom w:val="none" w:sz="0" w:space="0" w:color="auto"/>
                <w:right w:val="none" w:sz="0" w:space="0" w:color="auto"/>
              </w:divBdr>
            </w:div>
            <w:div w:id="869298516">
              <w:marLeft w:val="0"/>
              <w:marRight w:val="0"/>
              <w:marTop w:val="0"/>
              <w:marBottom w:val="0"/>
              <w:divBdr>
                <w:top w:val="none" w:sz="0" w:space="0" w:color="auto"/>
                <w:left w:val="none" w:sz="0" w:space="0" w:color="auto"/>
                <w:bottom w:val="none" w:sz="0" w:space="0" w:color="auto"/>
                <w:right w:val="none" w:sz="0" w:space="0" w:color="auto"/>
              </w:divBdr>
            </w:div>
            <w:div w:id="1456290963">
              <w:marLeft w:val="0"/>
              <w:marRight w:val="0"/>
              <w:marTop w:val="0"/>
              <w:marBottom w:val="0"/>
              <w:divBdr>
                <w:top w:val="none" w:sz="0" w:space="0" w:color="auto"/>
                <w:left w:val="none" w:sz="0" w:space="0" w:color="auto"/>
                <w:bottom w:val="none" w:sz="0" w:space="0" w:color="auto"/>
                <w:right w:val="none" w:sz="0" w:space="0" w:color="auto"/>
              </w:divBdr>
            </w:div>
            <w:div w:id="1918244865">
              <w:marLeft w:val="0"/>
              <w:marRight w:val="0"/>
              <w:marTop w:val="0"/>
              <w:marBottom w:val="0"/>
              <w:divBdr>
                <w:top w:val="none" w:sz="0" w:space="0" w:color="auto"/>
                <w:left w:val="none" w:sz="0" w:space="0" w:color="auto"/>
                <w:bottom w:val="none" w:sz="0" w:space="0" w:color="auto"/>
                <w:right w:val="none" w:sz="0" w:space="0" w:color="auto"/>
              </w:divBdr>
            </w:div>
            <w:div w:id="1684279763">
              <w:marLeft w:val="0"/>
              <w:marRight w:val="0"/>
              <w:marTop w:val="0"/>
              <w:marBottom w:val="0"/>
              <w:divBdr>
                <w:top w:val="none" w:sz="0" w:space="0" w:color="auto"/>
                <w:left w:val="none" w:sz="0" w:space="0" w:color="auto"/>
                <w:bottom w:val="none" w:sz="0" w:space="0" w:color="auto"/>
                <w:right w:val="none" w:sz="0" w:space="0" w:color="auto"/>
              </w:divBdr>
            </w:div>
            <w:div w:id="1362631361">
              <w:marLeft w:val="0"/>
              <w:marRight w:val="0"/>
              <w:marTop w:val="0"/>
              <w:marBottom w:val="0"/>
              <w:divBdr>
                <w:top w:val="none" w:sz="0" w:space="0" w:color="auto"/>
                <w:left w:val="none" w:sz="0" w:space="0" w:color="auto"/>
                <w:bottom w:val="none" w:sz="0" w:space="0" w:color="auto"/>
                <w:right w:val="none" w:sz="0" w:space="0" w:color="auto"/>
              </w:divBdr>
            </w:div>
            <w:div w:id="1711876133">
              <w:marLeft w:val="0"/>
              <w:marRight w:val="0"/>
              <w:marTop w:val="0"/>
              <w:marBottom w:val="0"/>
              <w:divBdr>
                <w:top w:val="none" w:sz="0" w:space="0" w:color="auto"/>
                <w:left w:val="none" w:sz="0" w:space="0" w:color="auto"/>
                <w:bottom w:val="none" w:sz="0" w:space="0" w:color="auto"/>
                <w:right w:val="none" w:sz="0" w:space="0" w:color="auto"/>
              </w:divBdr>
            </w:div>
            <w:div w:id="690029061">
              <w:marLeft w:val="0"/>
              <w:marRight w:val="0"/>
              <w:marTop w:val="0"/>
              <w:marBottom w:val="0"/>
              <w:divBdr>
                <w:top w:val="none" w:sz="0" w:space="0" w:color="auto"/>
                <w:left w:val="none" w:sz="0" w:space="0" w:color="auto"/>
                <w:bottom w:val="none" w:sz="0" w:space="0" w:color="auto"/>
                <w:right w:val="none" w:sz="0" w:space="0" w:color="auto"/>
              </w:divBdr>
            </w:div>
            <w:div w:id="1973361123">
              <w:marLeft w:val="0"/>
              <w:marRight w:val="0"/>
              <w:marTop w:val="0"/>
              <w:marBottom w:val="0"/>
              <w:divBdr>
                <w:top w:val="none" w:sz="0" w:space="0" w:color="auto"/>
                <w:left w:val="none" w:sz="0" w:space="0" w:color="auto"/>
                <w:bottom w:val="none" w:sz="0" w:space="0" w:color="auto"/>
                <w:right w:val="none" w:sz="0" w:space="0" w:color="auto"/>
              </w:divBdr>
            </w:div>
            <w:div w:id="370418171">
              <w:marLeft w:val="0"/>
              <w:marRight w:val="0"/>
              <w:marTop w:val="0"/>
              <w:marBottom w:val="0"/>
              <w:divBdr>
                <w:top w:val="none" w:sz="0" w:space="0" w:color="auto"/>
                <w:left w:val="none" w:sz="0" w:space="0" w:color="auto"/>
                <w:bottom w:val="none" w:sz="0" w:space="0" w:color="auto"/>
                <w:right w:val="none" w:sz="0" w:space="0" w:color="auto"/>
              </w:divBdr>
            </w:div>
            <w:div w:id="657274023">
              <w:marLeft w:val="0"/>
              <w:marRight w:val="0"/>
              <w:marTop w:val="0"/>
              <w:marBottom w:val="0"/>
              <w:divBdr>
                <w:top w:val="none" w:sz="0" w:space="0" w:color="auto"/>
                <w:left w:val="none" w:sz="0" w:space="0" w:color="auto"/>
                <w:bottom w:val="none" w:sz="0" w:space="0" w:color="auto"/>
                <w:right w:val="none" w:sz="0" w:space="0" w:color="auto"/>
              </w:divBdr>
            </w:div>
            <w:div w:id="1953198092">
              <w:marLeft w:val="0"/>
              <w:marRight w:val="0"/>
              <w:marTop w:val="0"/>
              <w:marBottom w:val="0"/>
              <w:divBdr>
                <w:top w:val="none" w:sz="0" w:space="0" w:color="auto"/>
                <w:left w:val="none" w:sz="0" w:space="0" w:color="auto"/>
                <w:bottom w:val="none" w:sz="0" w:space="0" w:color="auto"/>
                <w:right w:val="none" w:sz="0" w:space="0" w:color="auto"/>
              </w:divBdr>
            </w:div>
            <w:div w:id="547760809">
              <w:marLeft w:val="0"/>
              <w:marRight w:val="0"/>
              <w:marTop w:val="0"/>
              <w:marBottom w:val="0"/>
              <w:divBdr>
                <w:top w:val="none" w:sz="0" w:space="0" w:color="auto"/>
                <w:left w:val="none" w:sz="0" w:space="0" w:color="auto"/>
                <w:bottom w:val="none" w:sz="0" w:space="0" w:color="auto"/>
                <w:right w:val="none" w:sz="0" w:space="0" w:color="auto"/>
              </w:divBdr>
            </w:div>
            <w:div w:id="456030648">
              <w:marLeft w:val="0"/>
              <w:marRight w:val="0"/>
              <w:marTop w:val="0"/>
              <w:marBottom w:val="0"/>
              <w:divBdr>
                <w:top w:val="none" w:sz="0" w:space="0" w:color="auto"/>
                <w:left w:val="none" w:sz="0" w:space="0" w:color="auto"/>
                <w:bottom w:val="none" w:sz="0" w:space="0" w:color="auto"/>
                <w:right w:val="none" w:sz="0" w:space="0" w:color="auto"/>
              </w:divBdr>
            </w:div>
            <w:div w:id="986780358">
              <w:marLeft w:val="0"/>
              <w:marRight w:val="0"/>
              <w:marTop w:val="0"/>
              <w:marBottom w:val="0"/>
              <w:divBdr>
                <w:top w:val="none" w:sz="0" w:space="0" w:color="auto"/>
                <w:left w:val="none" w:sz="0" w:space="0" w:color="auto"/>
                <w:bottom w:val="none" w:sz="0" w:space="0" w:color="auto"/>
                <w:right w:val="none" w:sz="0" w:space="0" w:color="auto"/>
              </w:divBdr>
            </w:div>
            <w:div w:id="1424112194">
              <w:marLeft w:val="0"/>
              <w:marRight w:val="0"/>
              <w:marTop w:val="0"/>
              <w:marBottom w:val="0"/>
              <w:divBdr>
                <w:top w:val="none" w:sz="0" w:space="0" w:color="auto"/>
                <w:left w:val="none" w:sz="0" w:space="0" w:color="auto"/>
                <w:bottom w:val="none" w:sz="0" w:space="0" w:color="auto"/>
                <w:right w:val="none" w:sz="0" w:space="0" w:color="auto"/>
              </w:divBdr>
            </w:div>
            <w:div w:id="105081472">
              <w:marLeft w:val="0"/>
              <w:marRight w:val="0"/>
              <w:marTop w:val="0"/>
              <w:marBottom w:val="0"/>
              <w:divBdr>
                <w:top w:val="none" w:sz="0" w:space="0" w:color="auto"/>
                <w:left w:val="none" w:sz="0" w:space="0" w:color="auto"/>
                <w:bottom w:val="none" w:sz="0" w:space="0" w:color="auto"/>
                <w:right w:val="none" w:sz="0" w:space="0" w:color="auto"/>
              </w:divBdr>
            </w:div>
            <w:div w:id="1454905072">
              <w:marLeft w:val="0"/>
              <w:marRight w:val="0"/>
              <w:marTop w:val="0"/>
              <w:marBottom w:val="0"/>
              <w:divBdr>
                <w:top w:val="none" w:sz="0" w:space="0" w:color="auto"/>
                <w:left w:val="none" w:sz="0" w:space="0" w:color="auto"/>
                <w:bottom w:val="none" w:sz="0" w:space="0" w:color="auto"/>
                <w:right w:val="none" w:sz="0" w:space="0" w:color="auto"/>
              </w:divBdr>
            </w:div>
            <w:div w:id="66996455">
              <w:marLeft w:val="0"/>
              <w:marRight w:val="0"/>
              <w:marTop w:val="0"/>
              <w:marBottom w:val="0"/>
              <w:divBdr>
                <w:top w:val="none" w:sz="0" w:space="0" w:color="auto"/>
                <w:left w:val="none" w:sz="0" w:space="0" w:color="auto"/>
                <w:bottom w:val="none" w:sz="0" w:space="0" w:color="auto"/>
                <w:right w:val="none" w:sz="0" w:space="0" w:color="auto"/>
              </w:divBdr>
            </w:div>
            <w:div w:id="1425568369">
              <w:marLeft w:val="0"/>
              <w:marRight w:val="0"/>
              <w:marTop w:val="0"/>
              <w:marBottom w:val="0"/>
              <w:divBdr>
                <w:top w:val="none" w:sz="0" w:space="0" w:color="auto"/>
                <w:left w:val="none" w:sz="0" w:space="0" w:color="auto"/>
                <w:bottom w:val="none" w:sz="0" w:space="0" w:color="auto"/>
                <w:right w:val="none" w:sz="0" w:space="0" w:color="auto"/>
              </w:divBdr>
            </w:div>
            <w:div w:id="2036269668">
              <w:marLeft w:val="0"/>
              <w:marRight w:val="0"/>
              <w:marTop w:val="0"/>
              <w:marBottom w:val="0"/>
              <w:divBdr>
                <w:top w:val="none" w:sz="0" w:space="0" w:color="auto"/>
                <w:left w:val="none" w:sz="0" w:space="0" w:color="auto"/>
                <w:bottom w:val="none" w:sz="0" w:space="0" w:color="auto"/>
                <w:right w:val="none" w:sz="0" w:space="0" w:color="auto"/>
              </w:divBdr>
            </w:div>
            <w:div w:id="1171215481">
              <w:marLeft w:val="0"/>
              <w:marRight w:val="0"/>
              <w:marTop w:val="0"/>
              <w:marBottom w:val="0"/>
              <w:divBdr>
                <w:top w:val="none" w:sz="0" w:space="0" w:color="auto"/>
                <w:left w:val="none" w:sz="0" w:space="0" w:color="auto"/>
                <w:bottom w:val="none" w:sz="0" w:space="0" w:color="auto"/>
                <w:right w:val="none" w:sz="0" w:space="0" w:color="auto"/>
              </w:divBdr>
            </w:div>
            <w:div w:id="1043209957">
              <w:marLeft w:val="0"/>
              <w:marRight w:val="0"/>
              <w:marTop w:val="0"/>
              <w:marBottom w:val="0"/>
              <w:divBdr>
                <w:top w:val="none" w:sz="0" w:space="0" w:color="auto"/>
                <w:left w:val="none" w:sz="0" w:space="0" w:color="auto"/>
                <w:bottom w:val="none" w:sz="0" w:space="0" w:color="auto"/>
                <w:right w:val="none" w:sz="0" w:space="0" w:color="auto"/>
              </w:divBdr>
            </w:div>
            <w:div w:id="1365406959">
              <w:marLeft w:val="0"/>
              <w:marRight w:val="0"/>
              <w:marTop w:val="0"/>
              <w:marBottom w:val="0"/>
              <w:divBdr>
                <w:top w:val="none" w:sz="0" w:space="0" w:color="auto"/>
                <w:left w:val="none" w:sz="0" w:space="0" w:color="auto"/>
                <w:bottom w:val="none" w:sz="0" w:space="0" w:color="auto"/>
                <w:right w:val="none" w:sz="0" w:space="0" w:color="auto"/>
              </w:divBdr>
            </w:div>
            <w:div w:id="394859771">
              <w:marLeft w:val="0"/>
              <w:marRight w:val="0"/>
              <w:marTop w:val="0"/>
              <w:marBottom w:val="0"/>
              <w:divBdr>
                <w:top w:val="none" w:sz="0" w:space="0" w:color="auto"/>
                <w:left w:val="none" w:sz="0" w:space="0" w:color="auto"/>
                <w:bottom w:val="none" w:sz="0" w:space="0" w:color="auto"/>
                <w:right w:val="none" w:sz="0" w:space="0" w:color="auto"/>
              </w:divBdr>
            </w:div>
            <w:div w:id="1613897110">
              <w:marLeft w:val="0"/>
              <w:marRight w:val="0"/>
              <w:marTop w:val="0"/>
              <w:marBottom w:val="0"/>
              <w:divBdr>
                <w:top w:val="none" w:sz="0" w:space="0" w:color="auto"/>
                <w:left w:val="none" w:sz="0" w:space="0" w:color="auto"/>
                <w:bottom w:val="none" w:sz="0" w:space="0" w:color="auto"/>
                <w:right w:val="none" w:sz="0" w:space="0" w:color="auto"/>
              </w:divBdr>
            </w:div>
            <w:div w:id="59328177">
              <w:marLeft w:val="0"/>
              <w:marRight w:val="0"/>
              <w:marTop w:val="0"/>
              <w:marBottom w:val="0"/>
              <w:divBdr>
                <w:top w:val="none" w:sz="0" w:space="0" w:color="auto"/>
                <w:left w:val="none" w:sz="0" w:space="0" w:color="auto"/>
                <w:bottom w:val="none" w:sz="0" w:space="0" w:color="auto"/>
                <w:right w:val="none" w:sz="0" w:space="0" w:color="auto"/>
              </w:divBdr>
            </w:div>
            <w:div w:id="540942429">
              <w:marLeft w:val="0"/>
              <w:marRight w:val="0"/>
              <w:marTop w:val="0"/>
              <w:marBottom w:val="0"/>
              <w:divBdr>
                <w:top w:val="none" w:sz="0" w:space="0" w:color="auto"/>
                <w:left w:val="none" w:sz="0" w:space="0" w:color="auto"/>
                <w:bottom w:val="none" w:sz="0" w:space="0" w:color="auto"/>
                <w:right w:val="none" w:sz="0" w:space="0" w:color="auto"/>
              </w:divBdr>
            </w:div>
            <w:div w:id="608511009">
              <w:marLeft w:val="0"/>
              <w:marRight w:val="0"/>
              <w:marTop w:val="0"/>
              <w:marBottom w:val="0"/>
              <w:divBdr>
                <w:top w:val="none" w:sz="0" w:space="0" w:color="auto"/>
                <w:left w:val="none" w:sz="0" w:space="0" w:color="auto"/>
                <w:bottom w:val="none" w:sz="0" w:space="0" w:color="auto"/>
                <w:right w:val="none" w:sz="0" w:space="0" w:color="auto"/>
              </w:divBdr>
            </w:div>
            <w:div w:id="577255933">
              <w:marLeft w:val="0"/>
              <w:marRight w:val="0"/>
              <w:marTop w:val="0"/>
              <w:marBottom w:val="0"/>
              <w:divBdr>
                <w:top w:val="none" w:sz="0" w:space="0" w:color="auto"/>
                <w:left w:val="none" w:sz="0" w:space="0" w:color="auto"/>
                <w:bottom w:val="none" w:sz="0" w:space="0" w:color="auto"/>
                <w:right w:val="none" w:sz="0" w:space="0" w:color="auto"/>
              </w:divBdr>
            </w:div>
            <w:div w:id="662197256">
              <w:marLeft w:val="0"/>
              <w:marRight w:val="0"/>
              <w:marTop w:val="0"/>
              <w:marBottom w:val="0"/>
              <w:divBdr>
                <w:top w:val="none" w:sz="0" w:space="0" w:color="auto"/>
                <w:left w:val="none" w:sz="0" w:space="0" w:color="auto"/>
                <w:bottom w:val="none" w:sz="0" w:space="0" w:color="auto"/>
                <w:right w:val="none" w:sz="0" w:space="0" w:color="auto"/>
              </w:divBdr>
            </w:div>
            <w:div w:id="1711150080">
              <w:marLeft w:val="0"/>
              <w:marRight w:val="0"/>
              <w:marTop w:val="0"/>
              <w:marBottom w:val="0"/>
              <w:divBdr>
                <w:top w:val="none" w:sz="0" w:space="0" w:color="auto"/>
                <w:left w:val="none" w:sz="0" w:space="0" w:color="auto"/>
                <w:bottom w:val="none" w:sz="0" w:space="0" w:color="auto"/>
                <w:right w:val="none" w:sz="0" w:space="0" w:color="auto"/>
              </w:divBdr>
            </w:div>
            <w:div w:id="1660889105">
              <w:marLeft w:val="0"/>
              <w:marRight w:val="0"/>
              <w:marTop w:val="0"/>
              <w:marBottom w:val="0"/>
              <w:divBdr>
                <w:top w:val="none" w:sz="0" w:space="0" w:color="auto"/>
                <w:left w:val="none" w:sz="0" w:space="0" w:color="auto"/>
                <w:bottom w:val="none" w:sz="0" w:space="0" w:color="auto"/>
                <w:right w:val="none" w:sz="0" w:space="0" w:color="auto"/>
              </w:divBdr>
            </w:div>
            <w:div w:id="802691821">
              <w:marLeft w:val="0"/>
              <w:marRight w:val="0"/>
              <w:marTop w:val="0"/>
              <w:marBottom w:val="0"/>
              <w:divBdr>
                <w:top w:val="none" w:sz="0" w:space="0" w:color="auto"/>
                <w:left w:val="none" w:sz="0" w:space="0" w:color="auto"/>
                <w:bottom w:val="none" w:sz="0" w:space="0" w:color="auto"/>
                <w:right w:val="none" w:sz="0" w:space="0" w:color="auto"/>
              </w:divBdr>
            </w:div>
            <w:div w:id="2037731451">
              <w:marLeft w:val="0"/>
              <w:marRight w:val="0"/>
              <w:marTop w:val="0"/>
              <w:marBottom w:val="0"/>
              <w:divBdr>
                <w:top w:val="none" w:sz="0" w:space="0" w:color="auto"/>
                <w:left w:val="none" w:sz="0" w:space="0" w:color="auto"/>
                <w:bottom w:val="none" w:sz="0" w:space="0" w:color="auto"/>
                <w:right w:val="none" w:sz="0" w:space="0" w:color="auto"/>
              </w:divBdr>
            </w:div>
            <w:div w:id="517542325">
              <w:marLeft w:val="0"/>
              <w:marRight w:val="0"/>
              <w:marTop w:val="0"/>
              <w:marBottom w:val="0"/>
              <w:divBdr>
                <w:top w:val="none" w:sz="0" w:space="0" w:color="auto"/>
                <w:left w:val="none" w:sz="0" w:space="0" w:color="auto"/>
                <w:bottom w:val="none" w:sz="0" w:space="0" w:color="auto"/>
                <w:right w:val="none" w:sz="0" w:space="0" w:color="auto"/>
              </w:divBdr>
            </w:div>
            <w:div w:id="1260798736">
              <w:marLeft w:val="0"/>
              <w:marRight w:val="0"/>
              <w:marTop w:val="0"/>
              <w:marBottom w:val="0"/>
              <w:divBdr>
                <w:top w:val="none" w:sz="0" w:space="0" w:color="auto"/>
                <w:left w:val="none" w:sz="0" w:space="0" w:color="auto"/>
                <w:bottom w:val="none" w:sz="0" w:space="0" w:color="auto"/>
                <w:right w:val="none" w:sz="0" w:space="0" w:color="auto"/>
              </w:divBdr>
            </w:div>
            <w:div w:id="1654679851">
              <w:marLeft w:val="0"/>
              <w:marRight w:val="0"/>
              <w:marTop w:val="0"/>
              <w:marBottom w:val="0"/>
              <w:divBdr>
                <w:top w:val="none" w:sz="0" w:space="0" w:color="auto"/>
                <w:left w:val="none" w:sz="0" w:space="0" w:color="auto"/>
                <w:bottom w:val="none" w:sz="0" w:space="0" w:color="auto"/>
                <w:right w:val="none" w:sz="0" w:space="0" w:color="auto"/>
              </w:divBdr>
            </w:div>
            <w:div w:id="760377338">
              <w:marLeft w:val="0"/>
              <w:marRight w:val="0"/>
              <w:marTop w:val="0"/>
              <w:marBottom w:val="0"/>
              <w:divBdr>
                <w:top w:val="none" w:sz="0" w:space="0" w:color="auto"/>
                <w:left w:val="none" w:sz="0" w:space="0" w:color="auto"/>
                <w:bottom w:val="none" w:sz="0" w:space="0" w:color="auto"/>
                <w:right w:val="none" w:sz="0" w:space="0" w:color="auto"/>
              </w:divBdr>
            </w:div>
            <w:div w:id="102113850">
              <w:marLeft w:val="0"/>
              <w:marRight w:val="0"/>
              <w:marTop w:val="0"/>
              <w:marBottom w:val="0"/>
              <w:divBdr>
                <w:top w:val="none" w:sz="0" w:space="0" w:color="auto"/>
                <w:left w:val="none" w:sz="0" w:space="0" w:color="auto"/>
                <w:bottom w:val="none" w:sz="0" w:space="0" w:color="auto"/>
                <w:right w:val="none" w:sz="0" w:space="0" w:color="auto"/>
              </w:divBdr>
            </w:div>
            <w:div w:id="241794632">
              <w:marLeft w:val="0"/>
              <w:marRight w:val="0"/>
              <w:marTop w:val="0"/>
              <w:marBottom w:val="0"/>
              <w:divBdr>
                <w:top w:val="none" w:sz="0" w:space="0" w:color="auto"/>
                <w:left w:val="none" w:sz="0" w:space="0" w:color="auto"/>
                <w:bottom w:val="none" w:sz="0" w:space="0" w:color="auto"/>
                <w:right w:val="none" w:sz="0" w:space="0" w:color="auto"/>
              </w:divBdr>
            </w:div>
            <w:div w:id="892624131">
              <w:marLeft w:val="0"/>
              <w:marRight w:val="0"/>
              <w:marTop w:val="0"/>
              <w:marBottom w:val="0"/>
              <w:divBdr>
                <w:top w:val="none" w:sz="0" w:space="0" w:color="auto"/>
                <w:left w:val="none" w:sz="0" w:space="0" w:color="auto"/>
                <w:bottom w:val="none" w:sz="0" w:space="0" w:color="auto"/>
                <w:right w:val="none" w:sz="0" w:space="0" w:color="auto"/>
              </w:divBdr>
            </w:div>
            <w:div w:id="1290209437">
              <w:marLeft w:val="0"/>
              <w:marRight w:val="0"/>
              <w:marTop w:val="0"/>
              <w:marBottom w:val="0"/>
              <w:divBdr>
                <w:top w:val="none" w:sz="0" w:space="0" w:color="auto"/>
                <w:left w:val="none" w:sz="0" w:space="0" w:color="auto"/>
                <w:bottom w:val="none" w:sz="0" w:space="0" w:color="auto"/>
                <w:right w:val="none" w:sz="0" w:space="0" w:color="auto"/>
              </w:divBdr>
            </w:div>
            <w:div w:id="1832721500">
              <w:marLeft w:val="0"/>
              <w:marRight w:val="0"/>
              <w:marTop w:val="0"/>
              <w:marBottom w:val="0"/>
              <w:divBdr>
                <w:top w:val="none" w:sz="0" w:space="0" w:color="auto"/>
                <w:left w:val="none" w:sz="0" w:space="0" w:color="auto"/>
                <w:bottom w:val="none" w:sz="0" w:space="0" w:color="auto"/>
                <w:right w:val="none" w:sz="0" w:space="0" w:color="auto"/>
              </w:divBdr>
            </w:div>
            <w:div w:id="210197345">
              <w:marLeft w:val="0"/>
              <w:marRight w:val="0"/>
              <w:marTop w:val="0"/>
              <w:marBottom w:val="0"/>
              <w:divBdr>
                <w:top w:val="none" w:sz="0" w:space="0" w:color="auto"/>
                <w:left w:val="none" w:sz="0" w:space="0" w:color="auto"/>
                <w:bottom w:val="none" w:sz="0" w:space="0" w:color="auto"/>
                <w:right w:val="none" w:sz="0" w:space="0" w:color="auto"/>
              </w:divBdr>
            </w:div>
            <w:div w:id="1189099924">
              <w:marLeft w:val="0"/>
              <w:marRight w:val="0"/>
              <w:marTop w:val="0"/>
              <w:marBottom w:val="0"/>
              <w:divBdr>
                <w:top w:val="none" w:sz="0" w:space="0" w:color="auto"/>
                <w:left w:val="none" w:sz="0" w:space="0" w:color="auto"/>
                <w:bottom w:val="none" w:sz="0" w:space="0" w:color="auto"/>
                <w:right w:val="none" w:sz="0" w:space="0" w:color="auto"/>
              </w:divBdr>
            </w:div>
            <w:div w:id="169830138">
              <w:marLeft w:val="0"/>
              <w:marRight w:val="0"/>
              <w:marTop w:val="0"/>
              <w:marBottom w:val="0"/>
              <w:divBdr>
                <w:top w:val="none" w:sz="0" w:space="0" w:color="auto"/>
                <w:left w:val="none" w:sz="0" w:space="0" w:color="auto"/>
                <w:bottom w:val="none" w:sz="0" w:space="0" w:color="auto"/>
                <w:right w:val="none" w:sz="0" w:space="0" w:color="auto"/>
              </w:divBdr>
            </w:div>
            <w:div w:id="867908453">
              <w:marLeft w:val="0"/>
              <w:marRight w:val="0"/>
              <w:marTop w:val="0"/>
              <w:marBottom w:val="0"/>
              <w:divBdr>
                <w:top w:val="none" w:sz="0" w:space="0" w:color="auto"/>
                <w:left w:val="none" w:sz="0" w:space="0" w:color="auto"/>
                <w:bottom w:val="none" w:sz="0" w:space="0" w:color="auto"/>
                <w:right w:val="none" w:sz="0" w:space="0" w:color="auto"/>
              </w:divBdr>
            </w:div>
            <w:div w:id="447815676">
              <w:marLeft w:val="0"/>
              <w:marRight w:val="0"/>
              <w:marTop w:val="0"/>
              <w:marBottom w:val="0"/>
              <w:divBdr>
                <w:top w:val="none" w:sz="0" w:space="0" w:color="auto"/>
                <w:left w:val="none" w:sz="0" w:space="0" w:color="auto"/>
                <w:bottom w:val="none" w:sz="0" w:space="0" w:color="auto"/>
                <w:right w:val="none" w:sz="0" w:space="0" w:color="auto"/>
              </w:divBdr>
            </w:div>
            <w:div w:id="157506246">
              <w:marLeft w:val="0"/>
              <w:marRight w:val="0"/>
              <w:marTop w:val="0"/>
              <w:marBottom w:val="0"/>
              <w:divBdr>
                <w:top w:val="none" w:sz="0" w:space="0" w:color="auto"/>
                <w:left w:val="none" w:sz="0" w:space="0" w:color="auto"/>
                <w:bottom w:val="none" w:sz="0" w:space="0" w:color="auto"/>
                <w:right w:val="none" w:sz="0" w:space="0" w:color="auto"/>
              </w:divBdr>
            </w:div>
            <w:div w:id="1983382428">
              <w:marLeft w:val="0"/>
              <w:marRight w:val="0"/>
              <w:marTop w:val="0"/>
              <w:marBottom w:val="0"/>
              <w:divBdr>
                <w:top w:val="none" w:sz="0" w:space="0" w:color="auto"/>
                <w:left w:val="none" w:sz="0" w:space="0" w:color="auto"/>
                <w:bottom w:val="none" w:sz="0" w:space="0" w:color="auto"/>
                <w:right w:val="none" w:sz="0" w:space="0" w:color="auto"/>
              </w:divBdr>
            </w:div>
            <w:div w:id="1928879943">
              <w:marLeft w:val="0"/>
              <w:marRight w:val="0"/>
              <w:marTop w:val="0"/>
              <w:marBottom w:val="0"/>
              <w:divBdr>
                <w:top w:val="none" w:sz="0" w:space="0" w:color="auto"/>
                <w:left w:val="none" w:sz="0" w:space="0" w:color="auto"/>
                <w:bottom w:val="none" w:sz="0" w:space="0" w:color="auto"/>
                <w:right w:val="none" w:sz="0" w:space="0" w:color="auto"/>
              </w:divBdr>
            </w:div>
            <w:div w:id="1467118548">
              <w:marLeft w:val="0"/>
              <w:marRight w:val="0"/>
              <w:marTop w:val="0"/>
              <w:marBottom w:val="0"/>
              <w:divBdr>
                <w:top w:val="none" w:sz="0" w:space="0" w:color="auto"/>
                <w:left w:val="none" w:sz="0" w:space="0" w:color="auto"/>
                <w:bottom w:val="none" w:sz="0" w:space="0" w:color="auto"/>
                <w:right w:val="none" w:sz="0" w:space="0" w:color="auto"/>
              </w:divBdr>
            </w:div>
            <w:div w:id="682972221">
              <w:marLeft w:val="0"/>
              <w:marRight w:val="0"/>
              <w:marTop w:val="0"/>
              <w:marBottom w:val="0"/>
              <w:divBdr>
                <w:top w:val="none" w:sz="0" w:space="0" w:color="auto"/>
                <w:left w:val="none" w:sz="0" w:space="0" w:color="auto"/>
                <w:bottom w:val="none" w:sz="0" w:space="0" w:color="auto"/>
                <w:right w:val="none" w:sz="0" w:space="0" w:color="auto"/>
              </w:divBdr>
            </w:div>
            <w:div w:id="909273672">
              <w:marLeft w:val="0"/>
              <w:marRight w:val="0"/>
              <w:marTop w:val="0"/>
              <w:marBottom w:val="0"/>
              <w:divBdr>
                <w:top w:val="none" w:sz="0" w:space="0" w:color="auto"/>
                <w:left w:val="none" w:sz="0" w:space="0" w:color="auto"/>
                <w:bottom w:val="none" w:sz="0" w:space="0" w:color="auto"/>
                <w:right w:val="none" w:sz="0" w:space="0" w:color="auto"/>
              </w:divBdr>
            </w:div>
            <w:div w:id="1864513796">
              <w:marLeft w:val="0"/>
              <w:marRight w:val="0"/>
              <w:marTop w:val="0"/>
              <w:marBottom w:val="0"/>
              <w:divBdr>
                <w:top w:val="none" w:sz="0" w:space="0" w:color="auto"/>
                <w:left w:val="none" w:sz="0" w:space="0" w:color="auto"/>
                <w:bottom w:val="none" w:sz="0" w:space="0" w:color="auto"/>
                <w:right w:val="none" w:sz="0" w:space="0" w:color="auto"/>
              </w:divBdr>
            </w:div>
            <w:div w:id="1716084250">
              <w:marLeft w:val="0"/>
              <w:marRight w:val="0"/>
              <w:marTop w:val="0"/>
              <w:marBottom w:val="0"/>
              <w:divBdr>
                <w:top w:val="none" w:sz="0" w:space="0" w:color="auto"/>
                <w:left w:val="none" w:sz="0" w:space="0" w:color="auto"/>
                <w:bottom w:val="none" w:sz="0" w:space="0" w:color="auto"/>
                <w:right w:val="none" w:sz="0" w:space="0" w:color="auto"/>
              </w:divBdr>
            </w:div>
            <w:div w:id="645666338">
              <w:marLeft w:val="0"/>
              <w:marRight w:val="0"/>
              <w:marTop w:val="0"/>
              <w:marBottom w:val="0"/>
              <w:divBdr>
                <w:top w:val="none" w:sz="0" w:space="0" w:color="auto"/>
                <w:left w:val="none" w:sz="0" w:space="0" w:color="auto"/>
                <w:bottom w:val="none" w:sz="0" w:space="0" w:color="auto"/>
                <w:right w:val="none" w:sz="0" w:space="0" w:color="auto"/>
              </w:divBdr>
            </w:div>
            <w:div w:id="641886079">
              <w:marLeft w:val="0"/>
              <w:marRight w:val="0"/>
              <w:marTop w:val="0"/>
              <w:marBottom w:val="0"/>
              <w:divBdr>
                <w:top w:val="none" w:sz="0" w:space="0" w:color="auto"/>
                <w:left w:val="none" w:sz="0" w:space="0" w:color="auto"/>
                <w:bottom w:val="none" w:sz="0" w:space="0" w:color="auto"/>
                <w:right w:val="none" w:sz="0" w:space="0" w:color="auto"/>
              </w:divBdr>
            </w:div>
            <w:div w:id="519009285">
              <w:marLeft w:val="0"/>
              <w:marRight w:val="0"/>
              <w:marTop w:val="0"/>
              <w:marBottom w:val="0"/>
              <w:divBdr>
                <w:top w:val="none" w:sz="0" w:space="0" w:color="auto"/>
                <w:left w:val="none" w:sz="0" w:space="0" w:color="auto"/>
                <w:bottom w:val="none" w:sz="0" w:space="0" w:color="auto"/>
                <w:right w:val="none" w:sz="0" w:space="0" w:color="auto"/>
              </w:divBdr>
            </w:div>
            <w:div w:id="132063412">
              <w:marLeft w:val="0"/>
              <w:marRight w:val="0"/>
              <w:marTop w:val="0"/>
              <w:marBottom w:val="0"/>
              <w:divBdr>
                <w:top w:val="none" w:sz="0" w:space="0" w:color="auto"/>
                <w:left w:val="none" w:sz="0" w:space="0" w:color="auto"/>
                <w:bottom w:val="none" w:sz="0" w:space="0" w:color="auto"/>
                <w:right w:val="none" w:sz="0" w:space="0" w:color="auto"/>
              </w:divBdr>
            </w:div>
            <w:div w:id="712657123">
              <w:marLeft w:val="0"/>
              <w:marRight w:val="0"/>
              <w:marTop w:val="0"/>
              <w:marBottom w:val="0"/>
              <w:divBdr>
                <w:top w:val="none" w:sz="0" w:space="0" w:color="auto"/>
                <w:left w:val="none" w:sz="0" w:space="0" w:color="auto"/>
                <w:bottom w:val="none" w:sz="0" w:space="0" w:color="auto"/>
                <w:right w:val="none" w:sz="0" w:space="0" w:color="auto"/>
              </w:divBdr>
            </w:div>
            <w:div w:id="1459765939">
              <w:marLeft w:val="0"/>
              <w:marRight w:val="0"/>
              <w:marTop w:val="0"/>
              <w:marBottom w:val="0"/>
              <w:divBdr>
                <w:top w:val="none" w:sz="0" w:space="0" w:color="auto"/>
                <w:left w:val="none" w:sz="0" w:space="0" w:color="auto"/>
                <w:bottom w:val="none" w:sz="0" w:space="0" w:color="auto"/>
                <w:right w:val="none" w:sz="0" w:space="0" w:color="auto"/>
              </w:divBdr>
            </w:div>
            <w:div w:id="1465854286">
              <w:marLeft w:val="0"/>
              <w:marRight w:val="0"/>
              <w:marTop w:val="0"/>
              <w:marBottom w:val="0"/>
              <w:divBdr>
                <w:top w:val="none" w:sz="0" w:space="0" w:color="auto"/>
                <w:left w:val="none" w:sz="0" w:space="0" w:color="auto"/>
                <w:bottom w:val="none" w:sz="0" w:space="0" w:color="auto"/>
                <w:right w:val="none" w:sz="0" w:space="0" w:color="auto"/>
              </w:divBdr>
            </w:div>
            <w:div w:id="880559902">
              <w:marLeft w:val="0"/>
              <w:marRight w:val="0"/>
              <w:marTop w:val="0"/>
              <w:marBottom w:val="0"/>
              <w:divBdr>
                <w:top w:val="none" w:sz="0" w:space="0" w:color="auto"/>
                <w:left w:val="none" w:sz="0" w:space="0" w:color="auto"/>
                <w:bottom w:val="none" w:sz="0" w:space="0" w:color="auto"/>
                <w:right w:val="none" w:sz="0" w:space="0" w:color="auto"/>
              </w:divBdr>
            </w:div>
            <w:div w:id="1933855759">
              <w:marLeft w:val="0"/>
              <w:marRight w:val="0"/>
              <w:marTop w:val="0"/>
              <w:marBottom w:val="0"/>
              <w:divBdr>
                <w:top w:val="none" w:sz="0" w:space="0" w:color="auto"/>
                <w:left w:val="none" w:sz="0" w:space="0" w:color="auto"/>
                <w:bottom w:val="none" w:sz="0" w:space="0" w:color="auto"/>
                <w:right w:val="none" w:sz="0" w:space="0" w:color="auto"/>
              </w:divBdr>
            </w:div>
            <w:div w:id="1754354431">
              <w:marLeft w:val="0"/>
              <w:marRight w:val="0"/>
              <w:marTop w:val="0"/>
              <w:marBottom w:val="0"/>
              <w:divBdr>
                <w:top w:val="none" w:sz="0" w:space="0" w:color="auto"/>
                <w:left w:val="none" w:sz="0" w:space="0" w:color="auto"/>
                <w:bottom w:val="none" w:sz="0" w:space="0" w:color="auto"/>
                <w:right w:val="none" w:sz="0" w:space="0" w:color="auto"/>
              </w:divBdr>
            </w:div>
            <w:div w:id="362488081">
              <w:marLeft w:val="0"/>
              <w:marRight w:val="0"/>
              <w:marTop w:val="0"/>
              <w:marBottom w:val="0"/>
              <w:divBdr>
                <w:top w:val="none" w:sz="0" w:space="0" w:color="auto"/>
                <w:left w:val="none" w:sz="0" w:space="0" w:color="auto"/>
                <w:bottom w:val="none" w:sz="0" w:space="0" w:color="auto"/>
                <w:right w:val="none" w:sz="0" w:space="0" w:color="auto"/>
              </w:divBdr>
            </w:div>
            <w:div w:id="489448021">
              <w:marLeft w:val="0"/>
              <w:marRight w:val="0"/>
              <w:marTop w:val="0"/>
              <w:marBottom w:val="0"/>
              <w:divBdr>
                <w:top w:val="none" w:sz="0" w:space="0" w:color="auto"/>
                <w:left w:val="none" w:sz="0" w:space="0" w:color="auto"/>
                <w:bottom w:val="none" w:sz="0" w:space="0" w:color="auto"/>
                <w:right w:val="none" w:sz="0" w:space="0" w:color="auto"/>
              </w:divBdr>
            </w:div>
            <w:div w:id="109781861">
              <w:marLeft w:val="0"/>
              <w:marRight w:val="0"/>
              <w:marTop w:val="0"/>
              <w:marBottom w:val="0"/>
              <w:divBdr>
                <w:top w:val="none" w:sz="0" w:space="0" w:color="auto"/>
                <w:left w:val="none" w:sz="0" w:space="0" w:color="auto"/>
                <w:bottom w:val="none" w:sz="0" w:space="0" w:color="auto"/>
                <w:right w:val="none" w:sz="0" w:space="0" w:color="auto"/>
              </w:divBdr>
            </w:div>
            <w:div w:id="1651252662">
              <w:marLeft w:val="0"/>
              <w:marRight w:val="0"/>
              <w:marTop w:val="0"/>
              <w:marBottom w:val="0"/>
              <w:divBdr>
                <w:top w:val="none" w:sz="0" w:space="0" w:color="auto"/>
                <w:left w:val="none" w:sz="0" w:space="0" w:color="auto"/>
                <w:bottom w:val="none" w:sz="0" w:space="0" w:color="auto"/>
                <w:right w:val="none" w:sz="0" w:space="0" w:color="auto"/>
              </w:divBdr>
            </w:div>
            <w:div w:id="1747189911">
              <w:marLeft w:val="0"/>
              <w:marRight w:val="0"/>
              <w:marTop w:val="0"/>
              <w:marBottom w:val="0"/>
              <w:divBdr>
                <w:top w:val="none" w:sz="0" w:space="0" w:color="auto"/>
                <w:left w:val="none" w:sz="0" w:space="0" w:color="auto"/>
                <w:bottom w:val="none" w:sz="0" w:space="0" w:color="auto"/>
                <w:right w:val="none" w:sz="0" w:space="0" w:color="auto"/>
              </w:divBdr>
            </w:div>
            <w:div w:id="756755129">
              <w:marLeft w:val="0"/>
              <w:marRight w:val="0"/>
              <w:marTop w:val="0"/>
              <w:marBottom w:val="0"/>
              <w:divBdr>
                <w:top w:val="none" w:sz="0" w:space="0" w:color="auto"/>
                <w:left w:val="none" w:sz="0" w:space="0" w:color="auto"/>
                <w:bottom w:val="none" w:sz="0" w:space="0" w:color="auto"/>
                <w:right w:val="none" w:sz="0" w:space="0" w:color="auto"/>
              </w:divBdr>
            </w:div>
            <w:div w:id="360977925">
              <w:marLeft w:val="0"/>
              <w:marRight w:val="0"/>
              <w:marTop w:val="0"/>
              <w:marBottom w:val="0"/>
              <w:divBdr>
                <w:top w:val="none" w:sz="0" w:space="0" w:color="auto"/>
                <w:left w:val="none" w:sz="0" w:space="0" w:color="auto"/>
                <w:bottom w:val="none" w:sz="0" w:space="0" w:color="auto"/>
                <w:right w:val="none" w:sz="0" w:space="0" w:color="auto"/>
              </w:divBdr>
            </w:div>
            <w:div w:id="1042949213">
              <w:marLeft w:val="0"/>
              <w:marRight w:val="0"/>
              <w:marTop w:val="0"/>
              <w:marBottom w:val="0"/>
              <w:divBdr>
                <w:top w:val="none" w:sz="0" w:space="0" w:color="auto"/>
                <w:left w:val="none" w:sz="0" w:space="0" w:color="auto"/>
                <w:bottom w:val="none" w:sz="0" w:space="0" w:color="auto"/>
                <w:right w:val="none" w:sz="0" w:space="0" w:color="auto"/>
              </w:divBdr>
            </w:div>
            <w:div w:id="393360808">
              <w:marLeft w:val="0"/>
              <w:marRight w:val="0"/>
              <w:marTop w:val="0"/>
              <w:marBottom w:val="0"/>
              <w:divBdr>
                <w:top w:val="none" w:sz="0" w:space="0" w:color="auto"/>
                <w:left w:val="none" w:sz="0" w:space="0" w:color="auto"/>
                <w:bottom w:val="none" w:sz="0" w:space="0" w:color="auto"/>
                <w:right w:val="none" w:sz="0" w:space="0" w:color="auto"/>
              </w:divBdr>
            </w:div>
            <w:div w:id="102657819">
              <w:marLeft w:val="0"/>
              <w:marRight w:val="0"/>
              <w:marTop w:val="0"/>
              <w:marBottom w:val="0"/>
              <w:divBdr>
                <w:top w:val="none" w:sz="0" w:space="0" w:color="auto"/>
                <w:left w:val="none" w:sz="0" w:space="0" w:color="auto"/>
                <w:bottom w:val="none" w:sz="0" w:space="0" w:color="auto"/>
                <w:right w:val="none" w:sz="0" w:space="0" w:color="auto"/>
              </w:divBdr>
            </w:div>
            <w:div w:id="62142126">
              <w:marLeft w:val="0"/>
              <w:marRight w:val="0"/>
              <w:marTop w:val="0"/>
              <w:marBottom w:val="0"/>
              <w:divBdr>
                <w:top w:val="none" w:sz="0" w:space="0" w:color="auto"/>
                <w:left w:val="none" w:sz="0" w:space="0" w:color="auto"/>
                <w:bottom w:val="none" w:sz="0" w:space="0" w:color="auto"/>
                <w:right w:val="none" w:sz="0" w:space="0" w:color="auto"/>
              </w:divBdr>
            </w:div>
            <w:div w:id="1102191208">
              <w:marLeft w:val="0"/>
              <w:marRight w:val="0"/>
              <w:marTop w:val="0"/>
              <w:marBottom w:val="0"/>
              <w:divBdr>
                <w:top w:val="none" w:sz="0" w:space="0" w:color="auto"/>
                <w:left w:val="none" w:sz="0" w:space="0" w:color="auto"/>
                <w:bottom w:val="none" w:sz="0" w:space="0" w:color="auto"/>
                <w:right w:val="none" w:sz="0" w:space="0" w:color="auto"/>
              </w:divBdr>
            </w:div>
            <w:div w:id="352456615">
              <w:marLeft w:val="0"/>
              <w:marRight w:val="0"/>
              <w:marTop w:val="0"/>
              <w:marBottom w:val="0"/>
              <w:divBdr>
                <w:top w:val="none" w:sz="0" w:space="0" w:color="auto"/>
                <w:left w:val="none" w:sz="0" w:space="0" w:color="auto"/>
                <w:bottom w:val="none" w:sz="0" w:space="0" w:color="auto"/>
                <w:right w:val="none" w:sz="0" w:space="0" w:color="auto"/>
              </w:divBdr>
            </w:div>
            <w:div w:id="332145563">
              <w:marLeft w:val="0"/>
              <w:marRight w:val="0"/>
              <w:marTop w:val="0"/>
              <w:marBottom w:val="0"/>
              <w:divBdr>
                <w:top w:val="none" w:sz="0" w:space="0" w:color="auto"/>
                <w:left w:val="none" w:sz="0" w:space="0" w:color="auto"/>
                <w:bottom w:val="none" w:sz="0" w:space="0" w:color="auto"/>
                <w:right w:val="none" w:sz="0" w:space="0" w:color="auto"/>
              </w:divBdr>
            </w:div>
            <w:div w:id="1954436263">
              <w:marLeft w:val="0"/>
              <w:marRight w:val="0"/>
              <w:marTop w:val="0"/>
              <w:marBottom w:val="0"/>
              <w:divBdr>
                <w:top w:val="none" w:sz="0" w:space="0" w:color="auto"/>
                <w:left w:val="none" w:sz="0" w:space="0" w:color="auto"/>
                <w:bottom w:val="none" w:sz="0" w:space="0" w:color="auto"/>
                <w:right w:val="none" w:sz="0" w:space="0" w:color="auto"/>
              </w:divBdr>
            </w:div>
            <w:div w:id="624702760">
              <w:marLeft w:val="0"/>
              <w:marRight w:val="0"/>
              <w:marTop w:val="0"/>
              <w:marBottom w:val="0"/>
              <w:divBdr>
                <w:top w:val="none" w:sz="0" w:space="0" w:color="auto"/>
                <w:left w:val="none" w:sz="0" w:space="0" w:color="auto"/>
                <w:bottom w:val="none" w:sz="0" w:space="0" w:color="auto"/>
                <w:right w:val="none" w:sz="0" w:space="0" w:color="auto"/>
              </w:divBdr>
            </w:div>
            <w:div w:id="1640497849">
              <w:marLeft w:val="0"/>
              <w:marRight w:val="0"/>
              <w:marTop w:val="0"/>
              <w:marBottom w:val="0"/>
              <w:divBdr>
                <w:top w:val="none" w:sz="0" w:space="0" w:color="auto"/>
                <w:left w:val="none" w:sz="0" w:space="0" w:color="auto"/>
                <w:bottom w:val="none" w:sz="0" w:space="0" w:color="auto"/>
                <w:right w:val="none" w:sz="0" w:space="0" w:color="auto"/>
              </w:divBdr>
            </w:div>
            <w:div w:id="2131317237">
              <w:marLeft w:val="0"/>
              <w:marRight w:val="0"/>
              <w:marTop w:val="0"/>
              <w:marBottom w:val="0"/>
              <w:divBdr>
                <w:top w:val="none" w:sz="0" w:space="0" w:color="auto"/>
                <w:left w:val="none" w:sz="0" w:space="0" w:color="auto"/>
                <w:bottom w:val="none" w:sz="0" w:space="0" w:color="auto"/>
                <w:right w:val="none" w:sz="0" w:space="0" w:color="auto"/>
              </w:divBdr>
            </w:div>
            <w:div w:id="1172721144">
              <w:marLeft w:val="0"/>
              <w:marRight w:val="0"/>
              <w:marTop w:val="0"/>
              <w:marBottom w:val="0"/>
              <w:divBdr>
                <w:top w:val="none" w:sz="0" w:space="0" w:color="auto"/>
                <w:left w:val="none" w:sz="0" w:space="0" w:color="auto"/>
                <w:bottom w:val="none" w:sz="0" w:space="0" w:color="auto"/>
                <w:right w:val="none" w:sz="0" w:space="0" w:color="auto"/>
              </w:divBdr>
            </w:div>
            <w:div w:id="1051001631">
              <w:marLeft w:val="0"/>
              <w:marRight w:val="0"/>
              <w:marTop w:val="0"/>
              <w:marBottom w:val="0"/>
              <w:divBdr>
                <w:top w:val="none" w:sz="0" w:space="0" w:color="auto"/>
                <w:left w:val="none" w:sz="0" w:space="0" w:color="auto"/>
                <w:bottom w:val="none" w:sz="0" w:space="0" w:color="auto"/>
                <w:right w:val="none" w:sz="0" w:space="0" w:color="auto"/>
              </w:divBdr>
            </w:div>
            <w:div w:id="1387607676">
              <w:marLeft w:val="0"/>
              <w:marRight w:val="0"/>
              <w:marTop w:val="0"/>
              <w:marBottom w:val="0"/>
              <w:divBdr>
                <w:top w:val="none" w:sz="0" w:space="0" w:color="auto"/>
                <w:left w:val="none" w:sz="0" w:space="0" w:color="auto"/>
                <w:bottom w:val="none" w:sz="0" w:space="0" w:color="auto"/>
                <w:right w:val="none" w:sz="0" w:space="0" w:color="auto"/>
              </w:divBdr>
            </w:div>
            <w:div w:id="1359307819">
              <w:marLeft w:val="0"/>
              <w:marRight w:val="0"/>
              <w:marTop w:val="0"/>
              <w:marBottom w:val="0"/>
              <w:divBdr>
                <w:top w:val="none" w:sz="0" w:space="0" w:color="auto"/>
                <w:left w:val="none" w:sz="0" w:space="0" w:color="auto"/>
                <w:bottom w:val="none" w:sz="0" w:space="0" w:color="auto"/>
                <w:right w:val="none" w:sz="0" w:space="0" w:color="auto"/>
              </w:divBdr>
            </w:div>
            <w:div w:id="1892185510">
              <w:marLeft w:val="0"/>
              <w:marRight w:val="0"/>
              <w:marTop w:val="0"/>
              <w:marBottom w:val="0"/>
              <w:divBdr>
                <w:top w:val="none" w:sz="0" w:space="0" w:color="auto"/>
                <w:left w:val="none" w:sz="0" w:space="0" w:color="auto"/>
                <w:bottom w:val="none" w:sz="0" w:space="0" w:color="auto"/>
                <w:right w:val="none" w:sz="0" w:space="0" w:color="auto"/>
              </w:divBdr>
            </w:div>
            <w:div w:id="90899086">
              <w:marLeft w:val="0"/>
              <w:marRight w:val="0"/>
              <w:marTop w:val="0"/>
              <w:marBottom w:val="0"/>
              <w:divBdr>
                <w:top w:val="none" w:sz="0" w:space="0" w:color="auto"/>
                <w:left w:val="none" w:sz="0" w:space="0" w:color="auto"/>
                <w:bottom w:val="none" w:sz="0" w:space="0" w:color="auto"/>
                <w:right w:val="none" w:sz="0" w:space="0" w:color="auto"/>
              </w:divBdr>
            </w:div>
            <w:div w:id="2107070012">
              <w:marLeft w:val="0"/>
              <w:marRight w:val="0"/>
              <w:marTop w:val="0"/>
              <w:marBottom w:val="0"/>
              <w:divBdr>
                <w:top w:val="none" w:sz="0" w:space="0" w:color="auto"/>
                <w:left w:val="none" w:sz="0" w:space="0" w:color="auto"/>
                <w:bottom w:val="none" w:sz="0" w:space="0" w:color="auto"/>
                <w:right w:val="none" w:sz="0" w:space="0" w:color="auto"/>
              </w:divBdr>
            </w:div>
            <w:div w:id="1604607797">
              <w:marLeft w:val="0"/>
              <w:marRight w:val="0"/>
              <w:marTop w:val="0"/>
              <w:marBottom w:val="0"/>
              <w:divBdr>
                <w:top w:val="none" w:sz="0" w:space="0" w:color="auto"/>
                <w:left w:val="none" w:sz="0" w:space="0" w:color="auto"/>
                <w:bottom w:val="none" w:sz="0" w:space="0" w:color="auto"/>
                <w:right w:val="none" w:sz="0" w:space="0" w:color="auto"/>
              </w:divBdr>
            </w:div>
            <w:div w:id="479927606">
              <w:marLeft w:val="0"/>
              <w:marRight w:val="0"/>
              <w:marTop w:val="0"/>
              <w:marBottom w:val="0"/>
              <w:divBdr>
                <w:top w:val="none" w:sz="0" w:space="0" w:color="auto"/>
                <w:left w:val="none" w:sz="0" w:space="0" w:color="auto"/>
                <w:bottom w:val="none" w:sz="0" w:space="0" w:color="auto"/>
                <w:right w:val="none" w:sz="0" w:space="0" w:color="auto"/>
              </w:divBdr>
            </w:div>
            <w:div w:id="1062607339">
              <w:marLeft w:val="0"/>
              <w:marRight w:val="0"/>
              <w:marTop w:val="0"/>
              <w:marBottom w:val="0"/>
              <w:divBdr>
                <w:top w:val="none" w:sz="0" w:space="0" w:color="auto"/>
                <w:left w:val="none" w:sz="0" w:space="0" w:color="auto"/>
                <w:bottom w:val="none" w:sz="0" w:space="0" w:color="auto"/>
                <w:right w:val="none" w:sz="0" w:space="0" w:color="auto"/>
              </w:divBdr>
            </w:div>
            <w:div w:id="1642224367">
              <w:marLeft w:val="0"/>
              <w:marRight w:val="0"/>
              <w:marTop w:val="0"/>
              <w:marBottom w:val="0"/>
              <w:divBdr>
                <w:top w:val="none" w:sz="0" w:space="0" w:color="auto"/>
                <w:left w:val="none" w:sz="0" w:space="0" w:color="auto"/>
                <w:bottom w:val="none" w:sz="0" w:space="0" w:color="auto"/>
                <w:right w:val="none" w:sz="0" w:space="0" w:color="auto"/>
              </w:divBdr>
            </w:div>
            <w:div w:id="931939613">
              <w:marLeft w:val="0"/>
              <w:marRight w:val="0"/>
              <w:marTop w:val="0"/>
              <w:marBottom w:val="0"/>
              <w:divBdr>
                <w:top w:val="none" w:sz="0" w:space="0" w:color="auto"/>
                <w:left w:val="none" w:sz="0" w:space="0" w:color="auto"/>
                <w:bottom w:val="none" w:sz="0" w:space="0" w:color="auto"/>
                <w:right w:val="none" w:sz="0" w:space="0" w:color="auto"/>
              </w:divBdr>
            </w:div>
            <w:div w:id="91711365">
              <w:marLeft w:val="0"/>
              <w:marRight w:val="0"/>
              <w:marTop w:val="0"/>
              <w:marBottom w:val="0"/>
              <w:divBdr>
                <w:top w:val="none" w:sz="0" w:space="0" w:color="auto"/>
                <w:left w:val="none" w:sz="0" w:space="0" w:color="auto"/>
                <w:bottom w:val="none" w:sz="0" w:space="0" w:color="auto"/>
                <w:right w:val="none" w:sz="0" w:space="0" w:color="auto"/>
              </w:divBdr>
            </w:div>
            <w:div w:id="2141148040">
              <w:marLeft w:val="0"/>
              <w:marRight w:val="0"/>
              <w:marTop w:val="0"/>
              <w:marBottom w:val="0"/>
              <w:divBdr>
                <w:top w:val="none" w:sz="0" w:space="0" w:color="auto"/>
                <w:left w:val="none" w:sz="0" w:space="0" w:color="auto"/>
                <w:bottom w:val="none" w:sz="0" w:space="0" w:color="auto"/>
                <w:right w:val="none" w:sz="0" w:space="0" w:color="auto"/>
              </w:divBdr>
            </w:div>
            <w:div w:id="957563075">
              <w:marLeft w:val="0"/>
              <w:marRight w:val="0"/>
              <w:marTop w:val="0"/>
              <w:marBottom w:val="0"/>
              <w:divBdr>
                <w:top w:val="none" w:sz="0" w:space="0" w:color="auto"/>
                <w:left w:val="none" w:sz="0" w:space="0" w:color="auto"/>
                <w:bottom w:val="none" w:sz="0" w:space="0" w:color="auto"/>
                <w:right w:val="none" w:sz="0" w:space="0" w:color="auto"/>
              </w:divBdr>
            </w:div>
            <w:div w:id="258832057">
              <w:marLeft w:val="0"/>
              <w:marRight w:val="0"/>
              <w:marTop w:val="0"/>
              <w:marBottom w:val="0"/>
              <w:divBdr>
                <w:top w:val="none" w:sz="0" w:space="0" w:color="auto"/>
                <w:left w:val="none" w:sz="0" w:space="0" w:color="auto"/>
                <w:bottom w:val="none" w:sz="0" w:space="0" w:color="auto"/>
                <w:right w:val="none" w:sz="0" w:space="0" w:color="auto"/>
              </w:divBdr>
            </w:div>
            <w:div w:id="1047342221">
              <w:marLeft w:val="0"/>
              <w:marRight w:val="0"/>
              <w:marTop w:val="0"/>
              <w:marBottom w:val="0"/>
              <w:divBdr>
                <w:top w:val="none" w:sz="0" w:space="0" w:color="auto"/>
                <w:left w:val="none" w:sz="0" w:space="0" w:color="auto"/>
                <w:bottom w:val="none" w:sz="0" w:space="0" w:color="auto"/>
                <w:right w:val="none" w:sz="0" w:space="0" w:color="auto"/>
              </w:divBdr>
            </w:div>
            <w:div w:id="1080909846">
              <w:marLeft w:val="0"/>
              <w:marRight w:val="0"/>
              <w:marTop w:val="0"/>
              <w:marBottom w:val="0"/>
              <w:divBdr>
                <w:top w:val="none" w:sz="0" w:space="0" w:color="auto"/>
                <w:left w:val="none" w:sz="0" w:space="0" w:color="auto"/>
                <w:bottom w:val="none" w:sz="0" w:space="0" w:color="auto"/>
                <w:right w:val="none" w:sz="0" w:space="0" w:color="auto"/>
              </w:divBdr>
            </w:div>
            <w:div w:id="1160580919">
              <w:marLeft w:val="0"/>
              <w:marRight w:val="0"/>
              <w:marTop w:val="0"/>
              <w:marBottom w:val="0"/>
              <w:divBdr>
                <w:top w:val="none" w:sz="0" w:space="0" w:color="auto"/>
                <w:left w:val="none" w:sz="0" w:space="0" w:color="auto"/>
                <w:bottom w:val="none" w:sz="0" w:space="0" w:color="auto"/>
                <w:right w:val="none" w:sz="0" w:space="0" w:color="auto"/>
              </w:divBdr>
            </w:div>
            <w:div w:id="861937767">
              <w:marLeft w:val="0"/>
              <w:marRight w:val="0"/>
              <w:marTop w:val="0"/>
              <w:marBottom w:val="0"/>
              <w:divBdr>
                <w:top w:val="none" w:sz="0" w:space="0" w:color="auto"/>
                <w:left w:val="none" w:sz="0" w:space="0" w:color="auto"/>
                <w:bottom w:val="none" w:sz="0" w:space="0" w:color="auto"/>
                <w:right w:val="none" w:sz="0" w:space="0" w:color="auto"/>
              </w:divBdr>
            </w:div>
            <w:div w:id="702218535">
              <w:marLeft w:val="0"/>
              <w:marRight w:val="0"/>
              <w:marTop w:val="0"/>
              <w:marBottom w:val="0"/>
              <w:divBdr>
                <w:top w:val="none" w:sz="0" w:space="0" w:color="auto"/>
                <w:left w:val="none" w:sz="0" w:space="0" w:color="auto"/>
                <w:bottom w:val="none" w:sz="0" w:space="0" w:color="auto"/>
                <w:right w:val="none" w:sz="0" w:space="0" w:color="auto"/>
              </w:divBdr>
            </w:div>
            <w:div w:id="914778063">
              <w:marLeft w:val="0"/>
              <w:marRight w:val="0"/>
              <w:marTop w:val="0"/>
              <w:marBottom w:val="0"/>
              <w:divBdr>
                <w:top w:val="none" w:sz="0" w:space="0" w:color="auto"/>
                <w:left w:val="none" w:sz="0" w:space="0" w:color="auto"/>
                <w:bottom w:val="none" w:sz="0" w:space="0" w:color="auto"/>
                <w:right w:val="none" w:sz="0" w:space="0" w:color="auto"/>
              </w:divBdr>
            </w:div>
            <w:div w:id="614599139">
              <w:marLeft w:val="0"/>
              <w:marRight w:val="0"/>
              <w:marTop w:val="0"/>
              <w:marBottom w:val="0"/>
              <w:divBdr>
                <w:top w:val="none" w:sz="0" w:space="0" w:color="auto"/>
                <w:left w:val="none" w:sz="0" w:space="0" w:color="auto"/>
                <w:bottom w:val="none" w:sz="0" w:space="0" w:color="auto"/>
                <w:right w:val="none" w:sz="0" w:space="0" w:color="auto"/>
              </w:divBdr>
            </w:div>
            <w:div w:id="1329943841">
              <w:marLeft w:val="0"/>
              <w:marRight w:val="0"/>
              <w:marTop w:val="0"/>
              <w:marBottom w:val="0"/>
              <w:divBdr>
                <w:top w:val="none" w:sz="0" w:space="0" w:color="auto"/>
                <w:left w:val="none" w:sz="0" w:space="0" w:color="auto"/>
                <w:bottom w:val="none" w:sz="0" w:space="0" w:color="auto"/>
                <w:right w:val="none" w:sz="0" w:space="0" w:color="auto"/>
              </w:divBdr>
            </w:div>
            <w:div w:id="1936984241">
              <w:marLeft w:val="0"/>
              <w:marRight w:val="0"/>
              <w:marTop w:val="0"/>
              <w:marBottom w:val="0"/>
              <w:divBdr>
                <w:top w:val="none" w:sz="0" w:space="0" w:color="auto"/>
                <w:left w:val="none" w:sz="0" w:space="0" w:color="auto"/>
                <w:bottom w:val="none" w:sz="0" w:space="0" w:color="auto"/>
                <w:right w:val="none" w:sz="0" w:space="0" w:color="auto"/>
              </w:divBdr>
            </w:div>
            <w:div w:id="189999776">
              <w:marLeft w:val="0"/>
              <w:marRight w:val="0"/>
              <w:marTop w:val="0"/>
              <w:marBottom w:val="0"/>
              <w:divBdr>
                <w:top w:val="none" w:sz="0" w:space="0" w:color="auto"/>
                <w:left w:val="none" w:sz="0" w:space="0" w:color="auto"/>
                <w:bottom w:val="none" w:sz="0" w:space="0" w:color="auto"/>
                <w:right w:val="none" w:sz="0" w:space="0" w:color="auto"/>
              </w:divBdr>
            </w:div>
            <w:div w:id="1479610001">
              <w:marLeft w:val="0"/>
              <w:marRight w:val="0"/>
              <w:marTop w:val="0"/>
              <w:marBottom w:val="0"/>
              <w:divBdr>
                <w:top w:val="none" w:sz="0" w:space="0" w:color="auto"/>
                <w:left w:val="none" w:sz="0" w:space="0" w:color="auto"/>
                <w:bottom w:val="none" w:sz="0" w:space="0" w:color="auto"/>
                <w:right w:val="none" w:sz="0" w:space="0" w:color="auto"/>
              </w:divBdr>
            </w:div>
            <w:div w:id="1483741277">
              <w:marLeft w:val="0"/>
              <w:marRight w:val="0"/>
              <w:marTop w:val="0"/>
              <w:marBottom w:val="0"/>
              <w:divBdr>
                <w:top w:val="none" w:sz="0" w:space="0" w:color="auto"/>
                <w:left w:val="none" w:sz="0" w:space="0" w:color="auto"/>
                <w:bottom w:val="none" w:sz="0" w:space="0" w:color="auto"/>
                <w:right w:val="none" w:sz="0" w:space="0" w:color="auto"/>
              </w:divBdr>
            </w:div>
            <w:div w:id="1024866378">
              <w:marLeft w:val="0"/>
              <w:marRight w:val="0"/>
              <w:marTop w:val="0"/>
              <w:marBottom w:val="0"/>
              <w:divBdr>
                <w:top w:val="none" w:sz="0" w:space="0" w:color="auto"/>
                <w:left w:val="none" w:sz="0" w:space="0" w:color="auto"/>
                <w:bottom w:val="none" w:sz="0" w:space="0" w:color="auto"/>
                <w:right w:val="none" w:sz="0" w:space="0" w:color="auto"/>
              </w:divBdr>
            </w:div>
            <w:div w:id="306474998">
              <w:marLeft w:val="0"/>
              <w:marRight w:val="0"/>
              <w:marTop w:val="0"/>
              <w:marBottom w:val="0"/>
              <w:divBdr>
                <w:top w:val="none" w:sz="0" w:space="0" w:color="auto"/>
                <w:left w:val="none" w:sz="0" w:space="0" w:color="auto"/>
                <w:bottom w:val="none" w:sz="0" w:space="0" w:color="auto"/>
                <w:right w:val="none" w:sz="0" w:space="0" w:color="auto"/>
              </w:divBdr>
            </w:div>
            <w:div w:id="1513494837">
              <w:marLeft w:val="0"/>
              <w:marRight w:val="0"/>
              <w:marTop w:val="0"/>
              <w:marBottom w:val="0"/>
              <w:divBdr>
                <w:top w:val="none" w:sz="0" w:space="0" w:color="auto"/>
                <w:left w:val="none" w:sz="0" w:space="0" w:color="auto"/>
                <w:bottom w:val="none" w:sz="0" w:space="0" w:color="auto"/>
                <w:right w:val="none" w:sz="0" w:space="0" w:color="auto"/>
              </w:divBdr>
            </w:div>
            <w:div w:id="658576702">
              <w:marLeft w:val="0"/>
              <w:marRight w:val="0"/>
              <w:marTop w:val="0"/>
              <w:marBottom w:val="0"/>
              <w:divBdr>
                <w:top w:val="none" w:sz="0" w:space="0" w:color="auto"/>
                <w:left w:val="none" w:sz="0" w:space="0" w:color="auto"/>
                <w:bottom w:val="none" w:sz="0" w:space="0" w:color="auto"/>
                <w:right w:val="none" w:sz="0" w:space="0" w:color="auto"/>
              </w:divBdr>
            </w:div>
            <w:div w:id="1939941471">
              <w:marLeft w:val="0"/>
              <w:marRight w:val="0"/>
              <w:marTop w:val="0"/>
              <w:marBottom w:val="0"/>
              <w:divBdr>
                <w:top w:val="none" w:sz="0" w:space="0" w:color="auto"/>
                <w:left w:val="none" w:sz="0" w:space="0" w:color="auto"/>
                <w:bottom w:val="none" w:sz="0" w:space="0" w:color="auto"/>
                <w:right w:val="none" w:sz="0" w:space="0" w:color="auto"/>
              </w:divBdr>
            </w:div>
            <w:div w:id="1675958549">
              <w:marLeft w:val="0"/>
              <w:marRight w:val="0"/>
              <w:marTop w:val="0"/>
              <w:marBottom w:val="0"/>
              <w:divBdr>
                <w:top w:val="none" w:sz="0" w:space="0" w:color="auto"/>
                <w:left w:val="none" w:sz="0" w:space="0" w:color="auto"/>
                <w:bottom w:val="none" w:sz="0" w:space="0" w:color="auto"/>
                <w:right w:val="none" w:sz="0" w:space="0" w:color="auto"/>
              </w:divBdr>
            </w:div>
            <w:div w:id="1316297938">
              <w:marLeft w:val="0"/>
              <w:marRight w:val="0"/>
              <w:marTop w:val="0"/>
              <w:marBottom w:val="0"/>
              <w:divBdr>
                <w:top w:val="none" w:sz="0" w:space="0" w:color="auto"/>
                <w:left w:val="none" w:sz="0" w:space="0" w:color="auto"/>
                <w:bottom w:val="none" w:sz="0" w:space="0" w:color="auto"/>
                <w:right w:val="none" w:sz="0" w:space="0" w:color="auto"/>
              </w:divBdr>
            </w:div>
            <w:div w:id="992872265">
              <w:marLeft w:val="0"/>
              <w:marRight w:val="0"/>
              <w:marTop w:val="0"/>
              <w:marBottom w:val="0"/>
              <w:divBdr>
                <w:top w:val="none" w:sz="0" w:space="0" w:color="auto"/>
                <w:left w:val="none" w:sz="0" w:space="0" w:color="auto"/>
                <w:bottom w:val="none" w:sz="0" w:space="0" w:color="auto"/>
                <w:right w:val="none" w:sz="0" w:space="0" w:color="auto"/>
              </w:divBdr>
            </w:div>
            <w:div w:id="342977591">
              <w:marLeft w:val="0"/>
              <w:marRight w:val="0"/>
              <w:marTop w:val="0"/>
              <w:marBottom w:val="0"/>
              <w:divBdr>
                <w:top w:val="none" w:sz="0" w:space="0" w:color="auto"/>
                <w:left w:val="none" w:sz="0" w:space="0" w:color="auto"/>
                <w:bottom w:val="none" w:sz="0" w:space="0" w:color="auto"/>
                <w:right w:val="none" w:sz="0" w:space="0" w:color="auto"/>
              </w:divBdr>
            </w:div>
            <w:div w:id="304895662">
              <w:marLeft w:val="0"/>
              <w:marRight w:val="0"/>
              <w:marTop w:val="0"/>
              <w:marBottom w:val="0"/>
              <w:divBdr>
                <w:top w:val="none" w:sz="0" w:space="0" w:color="auto"/>
                <w:left w:val="none" w:sz="0" w:space="0" w:color="auto"/>
                <w:bottom w:val="none" w:sz="0" w:space="0" w:color="auto"/>
                <w:right w:val="none" w:sz="0" w:space="0" w:color="auto"/>
              </w:divBdr>
            </w:div>
            <w:div w:id="79375387">
              <w:marLeft w:val="0"/>
              <w:marRight w:val="0"/>
              <w:marTop w:val="0"/>
              <w:marBottom w:val="0"/>
              <w:divBdr>
                <w:top w:val="none" w:sz="0" w:space="0" w:color="auto"/>
                <w:left w:val="none" w:sz="0" w:space="0" w:color="auto"/>
                <w:bottom w:val="none" w:sz="0" w:space="0" w:color="auto"/>
                <w:right w:val="none" w:sz="0" w:space="0" w:color="auto"/>
              </w:divBdr>
            </w:div>
            <w:div w:id="464470308">
              <w:marLeft w:val="0"/>
              <w:marRight w:val="0"/>
              <w:marTop w:val="0"/>
              <w:marBottom w:val="0"/>
              <w:divBdr>
                <w:top w:val="none" w:sz="0" w:space="0" w:color="auto"/>
                <w:left w:val="none" w:sz="0" w:space="0" w:color="auto"/>
                <w:bottom w:val="none" w:sz="0" w:space="0" w:color="auto"/>
                <w:right w:val="none" w:sz="0" w:space="0" w:color="auto"/>
              </w:divBdr>
            </w:div>
            <w:div w:id="207688528">
              <w:marLeft w:val="0"/>
              <w:marRight w:val="0"/>
              <w:marTop w:val="0"/>
              <w:marBottom w:val="0"/>
              <w:divBdr>
                <w:top w:val="none" w:sz="0" w:space="0" w:color="auto"/>
                <w:left w:val="none" w:sz="0" w:space="0" w:color="auto"/>
                <w:bottom w:val="none" w:sz="0" w:space="0" w:color="auto"/>
                <w:right w:val="none" w:sz="0" w:space="0" w:color="auto"/>
              </w:divBdr>
            </w:div>
            <w:div w:id="1617710252">
              <w:marLeft w:val="0"/>
              <w:marRight w:val="0"/>
              <w:marTop w:val="0"/>
              <w:marBottom w:val="0"/>
              <w:divBdr>
                <w:top w:val="none" w:sz="0" w:space="0" w:color="auto"/>
                <w:left w:val="none" w:sz="0" w:space="0" w:color="auto"/>
                <w:bottom w:val="none" w:sz="0" w:space="0" w:color="auto"/>
                <w:right w:val="none" w:sz="0" w:space="0" w:color="auto"/>
              </w:divBdr>
            </w:div>
            <w:div w:id="174881169">
              <w:marLeft w:val="0"/>
              <w:marRight w:val="0"/>
              <w:marTop w:val="0"/>
              <w:marBottom w:val="0"/>
              <w:divBdr>
                <w:top w:val="none" w:sz="0" w:space="0" w:color="auto"/>
                <w:left w:val="none" w:sz="0" w:space="0" w:color="auto"/>
                <w:bottom w:val="none" w:sz="0" w:space="0" w:color="auto"/>
                <w:right w:val="none" w:sz="0" w:space="0" w:color="auto"/>
              </w:divBdr>
            </w:div>
            <w:div w:id="1788894201">
              <w:marLeft w:val="0"/>
              <w:marRight w:val="0"/>
              <w:marTop w:val="0"/>
              <w:marBottom w:val="0"/>
              <w:divBdr>
                <w:top w:val="none" w:sz="0" w:space="0" w:color="auto"/>
                <w:left w:val="none" w:sz="0" w:space="0" w:color="auto"/>
                <w:bottom w:val="none" w:sz="0" w:space="0" w:color="auto"/>
                <w:right w:val="none" w:sz="0" w:space="0" w:color="auto"/>
              </w:divBdr>
            </w:div>
            <w:div w:id="336080423">
              <w:marLeft w:val="0"/>
              <w:marRight w:val="0"/>
              <w:marTop w:val="0"/>
              <w:marBottom w:val="0"/>
              <w:divBdr>
                <w:top w:val="none" w:sz="0" w:space="0" w:color="auto"/>
                <w:left w:val="none" w:sz="0" w:space="0" w:color="auto"/>
                <w:bottom w:val="none" w:sz="0" w:space="0" w:color="auto"/>
                <w:right w:val="none" w:sz="0" w:space="0" w:color="auto"/>
              </w:divBdr>
            </w:div>
            <w:div w:id="573052899">
              <w:marLeft w:val="0"/>
              <w:marRight w:val="0"/>
              <w:marTop w:val="0"/>
              <w:marBottom w:val="0"/>
              <w:divBdr>
                <w:top w:val="none" w:sz="0" w:space="0" w:color="auto"/>
                <w:left w:val="none" w:sz="0" w:space="0" w:color="auto"/>
                <w:bottom w:val="none" w:sz="0" w:space="0" w:color="auto"/>
                <w:right w:val="none" w:sz="0" w:space="0" w:color="auto"/>
              </w:divBdr>
            </w:div>
            <w:div w:id="1704089954">
              <w:marLeft w:val="0"/>
              <w:marRight w:val="0"/>
              <w:marTop w:val="0"/>
              <w:marBottom w:val="0"/>
              <w:divBdr>
                <w:top w:val="none" w:sz="0" w:space="0" w:color="auto"/>
                <w:left w:val="none" w:sz="0" w:space="0" w:color="auto"/>
                <w:bottom w:val="none" w:sz="0" w:space="0" w:color="auto"/>
                <w:right w:val="none" w:sz="0" w:space="0" w:color="auto"/>
              </w:divBdr>
            </w:div>
            <w:div w:id="551582785">
              <w:marLeft w:val="0"/>
              <w:marRight w:val="0"/>
              <w:marTop w:val="0"/>
              <w:marBottom w:val="0"/>
              <w:divBdr>
                <w:top w:val="none" w:sz="0" w:space="0" w:color="auto"/>
                <w:left w:val="none" w:sz="0" w:space="0" w:color="auto"/>
                <w:bottom w:val="none" w:sz="0" w:space="0" w:color="auto"/>
                <w:right w:val="none" w:sz="0" w:space="0" w:color="auto"/>
              </w:divBdr>
            </w:div>
            <w:div w:id="2074615072">
              <w:marLeft w:val="0"/>
              <w:marRight w:val="0"/>
              <w:marTop w:val="0"/>
              <w:marBottom w:val="0"/>
              <w:divBdr>
                <w:top w:val="none" w:sz="0" w:space="0" w:color="auto"/>
                <w:left w:val="none" w:sz="0" w:space="0" w:color="auto"/>
                <w:bottom w:val="none" w:sz="0" w:space="0" w:color="auto"/>
                <w:right w:val="none" w:sz="0" w:space="0" w:color="auto"/>
              </w:divBdr>
            </w:div>
            <w:div w:id="1756707518">
              <w:marLeft w:val="0"/>
              <w:marRight w:val="0"/>
              <w:marTop w:val="0"/>
              <w:marBottom w:val="0"/>
              <w:divBdr>
                <w:top w:val="none" w:sz="0" w:space="0" w:color="auto"/>
                <w:left w:val="none" w:sz="0" w:space="0" w:color="auto"/>
                <w:bottom w:val="none" w:sz="0" w:space="0" w:color="auto"/>
                <w:right w:val="none" w:sz="0" w:space="0" w:color="auto"/>
              </w:divBdr>
            </w:div>
            <w:div w:id="491917197">
              <w:marLeft w:val="0"/>
              <w:marRight w:val="0"/>
              <w:marTop w:val="0"/>
              <w:marBottom w:val="0"/>
              <w:divBdr>
                <w:top w:val="none" w:sz="0" w:space="0" w:color="auto"/>
                <w:left w:val="none" w:sz="0" w:space="0" w:color="auto"/>
                <w:bottom w:val="none" w:sz="0" w:space="0" w:color="auto"/>
                <w:right w:val="none" w:sz="0" w:space="0" w:color="auto"/>
              </w:divBdr>
            </w:div>
            <w:div w:id="343746564">
              <w:marLeft w:val="0"/>
              <w:marRight w:val="0"/>
              <w:marTop w:val="0"/>
              <w:marBottom w:val="0"/>
              <w:divBdr>
                <w:top w:val="none" w:sz="0" w:space="0" w:color="auto"/>
                <w:left w:val="none" w:sz="0" w:space="0" w:color="auto"/>
                <w:bottom w:val="none" w:sz="0" w:space="0" w:color="auto"/>
                <w:right w:val="none" w:sz="0" w:space="0" w:color="auto"/>
              </w:divBdr>
            </w:div>
            <w:div w:id="1113475263">
              <w:marLeft w:val="0"/>
              <w:marRight w:val="0"/>
              <w:marTop w:val="0"/>
              <w:marBottom w:val="0"/>
              <w:divBdr>
                <w:top w:val="none" w:sz="0" w:space="0" w:color="auto"/>
                <w:left w:val="none" w:sz="0" w:space="0" w:color="auto"/>
                <w:bottom w:val="none" w:sz="0" w:space="0" w:color="auto"/>
                <w:right w:val="none" w:sz="0" w:space="0" w:color="auto"/>
              </w:divBdr>
            </w:div>
            <w:div w:id="1853908619">
              <w:marLeft w:val="0"/>
              <w:marRight w:val="0"/>
              <w:marTop w:val="0"/>
              <w:marBottom w:val="0"/>
              <w:divBdr>
                <w:top w:val="none" w:sz="0" w:space="0" w:color="auto"/>
                <w:left w:val="none" w:sz="0" w:space="0" w:color="auto"/>
                <w:bottom w:val="none" w:sz="0" w:space="0" w:color="auto"/>
                <w:right w:val="none" w:sz="0" w:space="0" w:color="auto"/>
              </w:divBdr>
            </w:div>
            <w:div w:id="270943191">
              <w:marLeft w:val="0"/>
              <w:marRight w:val="0"/>
              <w:marTop w:val="0"/>
              <w:marBottom w:val="0"/>
              <w:divBdr>
                <w:top w:val="none" w:sz="0" w:space="0" w:color="auto"/>
                <w:left w:val="none" w:sz="0" w:space="0" w:color="auto"/>
                <w:bottom w:val="none" w:sz="0" w:space="0" w:color="auto"/>
                <w:right w:val="none" w:sz="0" w:space="0" w:color="auto"/>
              </w:divBdr>
            </w:div>
            <w:div w:id="494415372">
              <w:marLeft w:val="0"/>
              <w:marRight w:val="0"/>
              <w:marTop w:val="0"/>
              <w:marBottom w:val="0"/>
              <w:divBdr>
                <w:top w:val="none" w:sz="0" w:space="0" w:color="auto"/>
                <w:left w:val="none" w:sz="0" w:space="0" w:color="auto"/>
                <w:bottom w:val="none" w:sz="0" w:space="0" w:color="auto"/>
                <w:right w:val="none" w:sz="0" w:space="0" w:color="auto"/>
              </w:divBdr>
            </w:div>
            <w:div w:id="331031044">
              <w:marLeft w:val="0"/>
              <w:marRight w:val="0"/>
              <w:marTop w:val="0"/>
              <w:marBottom w:val="0"/>
              <w:divBdr>
                <w:top w:val="none" w:sz="0" w:space="0" w:color="auto"/>
                <w:left w:val="none" w:sz="0" w:space="0" w:color="auto"/>
                <w:bottom w:val="none" w:sz="0" w:space="0" w:color="auto"/>
                <w:right w:val="none" w:sz="0" w:space="0" w:color="auto"/>
              </w:divBdr>
            </w:div>
            <w:div w:id="216360464">
              <w:marLeft w:val="0"/>
              <w:marRight w:val="0"/>
              <w:marTop w:val="0"/>
              <w:marBottom w:val="0"/>
              <w:divBdr>
                <w:top w:val="none" w:sz="0" w:space="0" w:color="auto"/>
                <w:left w:val="none" w:sz="0" w:space="0" w:color="auto"/>
                <w:bottom w:val="none" w:sz="0" w:space="0" w:color="auto"/>
                <w:right w:val="none" w:sz="0" w:space="0" w:color="auto"/>
              </w:divBdr>
            </w:div>
            <w:div w:id="655575828">
              <w:marLeft w:val="0"/>
              <w:marRight w:val="0"/>
              <w:marTop w:val="0"/>
              <w:marBottom w:val="0"/>
              <w:divBdr>
                <w:top w:val="none" w:sz="0" w:space="0" w:color="auto"/>
                <w:left w:val="none" w:sz="0" w:space="0" w:color="auto"/>
                <w:bottom w:val="none" w:sz="0" w:space="0" w:color="auto"/>
                <w:right w:val="none" w:sz="0" w:space="0" w:color="auto"/>
              </w:divBdr>
            </w:div>
            <w:div w:id="1439644878">
              <w:marLeft w:val="0"/>
              <w:marRight w:val="0"/>
              <w:marTop w:val="0"/>
              <w:marBottom w:val="0"/>
              <w:divBdr>
                <w:top w:val="none" w:sz="0" w:space="0" w:color="auto"/>
                <w:left w:val="none" w:sz="0" w:space="0" w:color="auto"/>
                <w:bottom w:val="none" w:sz="0" w:space="0" w:color="auto"/>
                <w:right w:val="none" w:sz="0" w:space="0" w:color="auto"/>
              </w:divBdr>
            </w:div>
            <w:div w:id="932592382">
              <w:marLeft w:val="0"/>
              <w:marRight w:val="0"/>
              <w:marTop w:val="0"/>
              <w:marBottom w:val="0"/>
              <w:divBdr>
                <w:top w:val="none" w:sz="0" w:space="0" w:color="auto"/>
                <w:left w:val="none" w:sz="0" w:space="0" w:color="auto"/>
                <w:bottom w:val="none" w:sz="0" w:space="0" w:color="auto"/>
                <w:right w:val="none" w:sz="0" w:space="0" w:color="auto"/>
              </w:divBdr>
            </w:div>
            <w:div w:id="1075054905">
              <w:marLeft w:val="0"/>
              <w:marRight w:val="0"/>
              <w:marTop w:val="0"/>
              <w:marBottom w:val="0"/>
              <w:divBdr>
                <w:top w:val="none" w:sz="0" w:space="0" w:color="auto"/>
                <w:left w:val="none" w:sz="0" w:space="0" w:color="auto"/>
                <w:bottom w:val="none" w:sz="0" w:space="0" w:color="auto"/>
                <w:right w:val="none" w:sz="0" w:space="0" w:color="auto"/>
              </w:divBdr>
            </w:div>
            <w:div w:id="1743327705">
              <w:marLeft w:val="0"/>
              <w:marRight w:val="0"/>
              <w:marTop w:val="0"/>
              <w:marBottom w:val="0"/>
              <w:divBdr>
                <w:top w:val="none" w:sz="0" w:space="0" w:color="auto"/>
                <w:left w:val="none" w:sz="0" w:space="0" w:color="auto"/>
                <w:bottom w:val="none" w:sz="0" w:space="0" w:color="auto"/>
                <w:right w:val="none" w:sz="0" w:space="0" w:color="auto"/>
              </w:divBdr>
            </w:div>
            <w:div w:id="885678875">
              <w:marLeft w:val="0"/>
              <w:marRight w:val="0"/>
              <w:marTop w:val="0"/>
              <w:marBottom w:val="0"/>
              <w:divBdr>
                <w:top w:val="none" w:sz="0" w:space="0" w:color="auto"/>
                <w:left w:val="none" w:sz="0" w:space="0" w:color="auto"/>
                <w:bottom w:val="none" w:sz="0" w:space="0" w:color="auto"/>
                <w:right w:val="none" w:sz="0" w:space="0" w:color="auto"/>
              </w:divBdr>
            </w:div>
            <w:div w:id="450783486">
              <w:marLeft w:val="0"/>
              <w:marRight w:val="0"/>
              <w:marTop w:val="0"/>
              <w:marBottom w:val="0"/>
              <w:divBdr>
                <w:top w:val="none" w:sz="0" w:space="0" w:color="auto"/>
                <w:left w:val="none" w:sz="0" w:space="0" w:color="auto"/>
                <w:bottom w:val="none" w:sz="0" w:space="0" w:color="auto"/>
                <w:right w:val="none" w:sz="0" w:space="0" w:color="auto"/>
              </w:divBdr>
            </w:div>
            <w:div w:id="2048869637">
              <w:marLeft w:val="0"/>
              <w:marRight w:val="0"/>
              <w:marTop w:val="0"/>
              <w:marBottom w:val="0"/>
              <w:divBdr>
                <w:top w:val="none" w:sz="0" w:space="0" w:color="auto"/>
                <w:left w:val="none" w:sz="0" w:space="0" w:color="auto"/>
                <w:bottom w:val="none" w:sz="0" w:space="0" w:color="auto"/>
                <w:right w:val="none" w:sz="0" w:space="0" w:color="auto"/>
              </w:divBdr>
            </w:div>
            <w:div w:id="2034651188">
              <w:marLeft w:val="0"/>
              <w:marRight w:val="0"/>
              <w:marTop w:val="0"/>
              <w:marBottom w:val="0"/>
              <w:divBdr>
                <w:top w:val="none" w:sz="0" w:space="0" w:color="auto"/>
                <w:left w:val="none" w:sz="0" w:space="0" w:color="auto"/>
                <w:bottom w:val="none" w:sz="0" w:space="0" w:color="auto"/>
                <w:right w:val="none" w:sz="0" w:space="0" w:color="auto"/>
              </w:divBdr>
            </w:div>
            <w:div w:id="1975481801">
              <w:marLeft w:val="0"/>
              <w:marRight w:val="0"/>
              <w:marTop w:val="0"/>
              <w:marBottom w:val="0"/>
              <w:divBdr>
                <w:top w:val="none" w:sz="0" w:space="0" w:color="auto"/>
                <w:left w:val="none" w:sz="0" w:space="0" w:color="auto"/>
                <w:bottom w:val="none" w:sz="0" w:space="0" w:color="auto"/>
                <w:right w:val="none" w:sz="0" w:space="0" w:color="auto"/>
              </w:divBdr>
            </w:div>
            <w:div w:id="1497766664">
              <w:marLeft w:val="0"/>
              <w:marRight w:val="0"/>
              <w:marTop w:val="0"/>
              <w:marBottom w:val="0"/>
              <w:divBdr>
                <w:top w:val="none" w:sz="0" w:space="0" w:color="auto"/>
                <w:left w:val="none" w:sz="0" w:space="0" w:color="auto"/>
                <w:bottom w:val="none" w:sz="0" w:space="0" w:color="auto"/>
                <w:right w:val="none" w:sz="0" w:space="0" w:color="auto"/>
              </w:divBdr>
            </w:div>
            <w:div w:id="593903909">
              <w:marLeft w:val="0"/>
              <w:marRight w:val="0"/>
              <w:marTop w:val="0"/>
              <w:marBottom w:val="0"/>
              <w:divBdr>
                <w:top w:val="none" w:sz="0" w:space="0" w:color="auto"/>
                <w:left w:val="none" w:sz="0" w:space="0" w:color="auto"/>
                <w:bottom w:val="none" w:sz="0" w:space="0" w:color="auto"/>
                <w:right w:val="none" w:sz="0" w:space="0" w:color="auto"/>
              </w:divBdr>
            </w:div>
            <w:div w:id="1042292971">
              <w:marLeft w:val="0"/>
              <w:marRight w:val="0"/>
              <w:marTop w:val="0"/>
              <w:marBottom w:val="0"/>
              <w:divBdr>
                <w:top w:val="none" w:sz="0" w:space="0" w:color="auto"/>
                <w:left w:val="none" w:sz="0" w:space="0" w:color="auto"/>
                <w:bottom w:val="none" w:sz="0" w:space="0" w:color="auto"/>
                <w:right w:val="none" w:sz="0" w:space="0" w:color="auto"/>
              </w:divBdr>
            </w:div>
            <w:div w:id="1697585700">
              <w:marLeft w:val="0"/>
              <w:marRight w:val="0"/>
              <w:marTop w:val="0"/>
              <w:marBottom w:val="0"/>
              <w:divBdr>
                <w:top w:val="none" w:sz="0" w:space="0" w:color="auto"/>
                <w:left w:val="none" w:sz="0" w:space="0" w:color="auto"/>
                <w:bottom w:val="none" w:sz="0" w:space="0" w:color="auto"/>
                <w:right w:val="none" w:sz="0" w:space="0" w:color="auto"/>
              </w:divBdr>
            </w:div>
            <w:div w:id="1670786259">
              <w:marLeft w:val="0"/>
              <w:marRight w:val="0"/>
              <w:marTop w:val="0"/>
              <w:marBottom w:val="0"/>
              <w:divBdr>
                <w:top w:val="none" w:sz="0" w:space="0" w:color="auto"/>
                <w:left w:val="none" w:sz="0" w:space="0" w:color="auto"/>
                <w:bottom w:val="none" w:sz="0" w:space="0" w:color="auto"/>
                <w:right w:val="none" w:sz="0" w:space="0" w:color="auto"/>
              </w:divBdr>
            </w:div>
            <w:div w:id="525214051">
              <w:marLeft w:val="0"/>
              <w:marRight w:val="0"/>
              <w:marTop w:val="0"/>
              <w:marBottom w:val="0"/>
              <w:divBdr>
                <w:top w:val="none" w:sz="0" w:space="0" w:color="auto"/>
                <w:left w:val="none" w:sz="0" w:space="0" w:color="auto"/>
                <w:bottom w:val="none" w:sz="0" w:space="0" w:color="auto"/>
                <w:right w:val="none" w:sz="0" w:space="0" w:color="auto"/>
              </w:divBdr>
            </w:div>
            <w:div w:id="1678533749">
              <w:marLeft w:val="0"/>
              <w:marRight w:val="0"/>
              <w:marTop w:val="0"/>
              <w:marBottom w:val="0"/>
              <w:divBdr>
                <w:top w:val="none" w:sz="0" w:space="0" w:color="auto"/>
                <w:left w:val="none" w:sz="0" w:space="0" w:color="auto"/>
                <w:bottom w:val="none" w:sz="0" w:space="0" w:color="auto"/>
                <w:right w:val="none" w:sz="0" w:space="0" w:color="auto"/>
              </w:divBdr>
            </w:div>
            <w:div w:id="103616238">
              <w:marLeft w:val="0"/>
              <w:marRight w:val="0"/>
              <w:marTop w:val="0"/>
              <w:marBottom w:val="0"/>
              <w:divBdr>
                <w:top w:val="none" w:sz="0" w:space="0" w:color="auto"/>
                <w:left w:val="none" w:sz="0" w:space="0" w:color="auto"/>
                <w:bottom w:val="none" w:sz="0" w:space="0" w:color="auto"/>
                <w:right w:val="none" w:sz="0" w:space="0" w:color="auto"/>
              </w:divBdr>
            </w:div>
            <w:div w:id="1212578400">
              <w:marLeft w:val="0"/>
              <w:marRight w:val="0"/>
              <w:marTop w:val="0"/>
              <w:marBottom w:val="0"/>
              <w:divBdr>
                <w:top w:val="none" w:sz="0" w:space="0" w:color="auto"/>
                <w:left w:val="none" w:sz="0" w:space="0" w:color="auto"/>
                <w:bottom w:val="none" w:sz="0" w:space="0" w:color="auto"/>
                <w:right w:val="none" w:sz="0" w:space="0" w:color="auto"/>
              </w:divBdr>
            </w:div>
            <w:div w:id="1926497827">
              <w:marLeft w:val="0"/>
              <w:marRight w:val="0"/>
              <w:marTop w:val="0"/>
              <w:marBottom w:val="0"/>
              <w:divBdr>
                <w:top w:val="none" w:sz="0" w:space="0" w:color="auto"/>
                <w:left w:val="none" w:sz="0" w:space="0" w:color="auto"/>
                <w:bottom w:val="none" w:sz="0" w:space="0" w:color="auto"/>
                <w:right w:val="none" w:sz="0" w:space="0" w:color="auto"/>
              </w:divBdr>
            </w:div>
            <w:div w:id="1806465761">
              <w:marLeft w:val="0"/>
              <w:marRight w:val="0"/>
              <w:marTop w:val="0"/>
              <w:marBottom w:val="0"/>
              <w:divBdr>
                <w:top w:val="none" w:sz="0" w:space="0" w:color="auto"/>
                <w:left w:val="none" w:sz="0" w:space="0" w:color="auto"/>
                <w:bottom w:val="none" w:sz="0" w:space="0" w:color="auto"/>
                <w:right w:val="none" w:sz="0" w:space="0" w:color="auto"/>
              </w:divBdr>
            </w:div>
            <w:div w:id="1161772055">
              <w:marLeft w:val="0"/>
              <w:marRight w:val="0"/>
              <w:marTop w:val="0"/>
              <w:marBottom w:val="0"/>
              <w:divBdr>
                <w:top w:val="none" w:sz="0" w:space="0" w:color="auto"/>
                <w:left w:val="none" w:sz="0" w:space="0" w:color="auto"/>
                <w:bottom w:val="none" w:sz="0" w:space="0" w:color="auto"/>
                <w:right w:val="none" w:sz="0" w:space="0" w:color="auto"/>
              </w:divBdr>
            </w:div>
            <w:div w:id="1446196476">
              <w:marLeft w:val="0"/>
              <w:marRight w:val="0"/>
              <w:marTop w:val="0"/>
              <w:marBottom w:val="0"/>
              <w:divBdr>
                <w:top w:val="none" w:sz="0" w:space="0" w:color="auto"/>
                <w:left w:val="none" w:sz="0" w:space="0" w:color="auto"/>
                <w:bottom w:val="none" w:sz="0" w:space="0" w:color="auto"/>
                <w:right w:val="none" w:sz="0" w:space="0" w:color="auto"/>
              </w:divBdr>
            </w:div>
            <w:div w:id="1302150062">
              <w:marLeft w:val="0"/>
              <w:marRight w:val="0"/>
              <w:marTop w:val="0"/>
              <w:marBottom w:val="0"/>
              <w:divBdr>
                <w:top w:val="none" w:sz="0" w:space="0" w:color="auto"/>
                <w:left w:val="none" w:sz="0" w:space="0" w:color="auto"/>
                <w:bottom w:val="none" w:sz="0" w:space="0" w:color="auto"/>
                <w:right w:val="none" w:sz="0" w:space="0" w:color="auto"/>
              </w:divBdr>
            </w:div>
            <w:div w:id="307320790">
              <w:marLeft w:val="0"/>
              <w:marRight w:val="0"/>
              <w:marTop w:val="0"/>
              <w:marBottom w:val="0"/>
              <w:divBdr>
                <w:top w:val="none" w:sz="0" w:space="0" w:color="auto"/>
                <w:left w:val="none" w:sz="0" w:space="0" w:color="auto"/>
                <w:bottom w:val="none" w:sz="0" w:space="0" w:color="auto"/>
                <w:right w:val="none" w:sz="0" w:space="0" w:color="auto"/>
              </w:divBdr>
            </w:div>
            <w:div w:id="1066535430">
              <w:marLeft w:val="0"/>
              <w:marRight w:val="0"/>
              <w:marTop w:val="0"/>
              <w:marBottom w:val="0"/>
              <w:divBdr>
                <w:top w:val="none" w:sz="0" w:space="0" w:color="auto"/>
                <w:left w:val="none" w:sz="0" w:space="0" w:color="auto"/>
                <w:bottom w:val="none" w:sz="0" w:space="0" w:color="auto"/>
                <w:right w:val="none" w:sz="0" w:space="0" w:color="auto"/>
              </w:divBdr>
            </w:div>
            <w:div w:id="125398103">
              <w:marLeft w:val="0"/>
              <w:marRight w:val="0"/>
              <w:marTop w:val="0"/>
              <w:marBottom w:val="0"/>
              <w:divBdr>
                <w:top w:val="none" w:sz="0" w:space="0" w:color="auto"/>
                <w:left w:val="none" w:sz="0" w:space="0" w:color="auto"/>
                <w:bottom w:val="none" w:sz="0" w:space="0" w:color="auto"/>
                <w:right w:val="none" w:sz="0" w:space="0" w:color="auto"/>
              </w:divBdr>
            </w:div>
            <w:div w:id="1638296471">
              <w:marLeft w:val="0"/>
              <w:marRight w:val="0"/>
              <w:marTop w:val="0"/>
              <w:marBottom w:val="0"/>
              <w:divBdr>
                <w:top w:val="none" w:sz="0" w:space="0" w:color="auto"/>
                <w:left w:val="none" w:sz="0" w:space="0" w:color="auto"/>
                <w:bottom w:val="none" w:sz="0" w:space="0" w:color="auto"/>
                <w:right w:val="none" w:sz="0" w:space="0" w:color="auto"/>
              </w:divBdr>
            </w:div>
            <w:div w:id="953292291">
              <w:marLeft w:val="0"/>
              <w:marRight w:val="0"/>
              <w:marTop w:val="0"/>
              <w:marBottom w:val="0"/>
              <w:divBdr>
                <w:top w:val="none" w:sz="0" w:space="0" w:color="auto"/>
                <w:left w:val="none" w:sz="0" w:space="0" w:color="auto"/>
                <w:bottom w:val="none" w:sz="0" w:space="0" w:color="auto"/>
                <w:right w:val="none" w:sz="0" w:space="0" w:color="auto"/>
              </w:divBdr>
            </w:div>
            <w:div w:id="2123576132">
              <w:marLeft w:val="0"/>
              <w:marRight w:val="0"/>
              <w:marTop w:val="0"/>
              <w:marBottom w:val="0"/>
              <w:divBdr>
                <w:top w:val="none" w:sz="0" w:space="0" w:color="auto"/>
                <w:left w:val="none" w:sz="0" w:space="0" w:color="auto"/>
                <w:bottom w:val="none" w:sz="0" w:space="0" w:color="auto"/>
                <w:right w:val="none" w:sz="0" w:space="0" w:color="auto"/>
              </w:divBdr>
            </w:div>
            <w:div w:id="1229879229">
              <w:marLeft w:val="0"/>
              <w:marRight w:val="0"/>
              <w:marTop w:val="0"/>
              <w:marBottom w:val="0"/>
              <w:divBdr>
                <w:top w:val="none" w:sz="0" w:space="0" w:color="auto"/>
                <w:left w:val="none" w:sz="0" w:space="0" w:color="auto"/>
                <w:bottom w:val="none" w:sz="0" w:space="0" w:color="auto"/>
                <w:right w:val="none" w:sz="0" w:space="0" w:color="auto"/>
              </w:divBdr>
            </w:div>
            <w:div w:id="1181775637">
              <w:marLeft w:val="0"/>
              <w:marRight w:val="0"/>
              <w:marTop w:val="0"/>
              <w:marBottom w:val="0"/>
              <w:divBdr>
                <w:top w:val="none" w:sz="0" w:space="0" w:color="auto"/>
                <w:left w:val="none" w:sz="0" w:space="0" w:color="auto"/>
                <w:bottom w:val="none" w:sz="0" w:space="0" w:color="auto"/>
                <w:right w:val="none" w:sz="0" w:space="0" w:color="auto"/>
              </w:divBdr>
            </w:div>
            <w:div w:id="319164520">
              <w:marLeft w:val="0"/>
              <w:marRight w:val="0"/>
              <w:marTop w:val="0"/>
              <w:marBottom w:val="0"/>
              <w:divBdr>
                <w:top w:val="none" w:sz="0" w:space="0" w:color="auto"/>
                <w:left w:val="none" w:sz="0" w:space="0" w:color="auto"/>
                <w:bottom w:val="none" w:sz="0" w:space="0" w:color="auto"/>
                <w:right w:val="none" w:sz="0" w:space="0" w:color="auto"/>
              </w:divBdr>
            </w:div>
            <w:div w:id="2086027786">
              <w:marLeft w:val="0"/>
              <w:marRight w:val="0"/>
              <w:marTop w:val="0"/>
              <w:marBottom w:val="0"/>
              <w:divBdr>
                <w:top w:val="none" w:sz="0" w:space="0" w:color="auto"/>
                <w:left w:val="none" w:sz="0" w:space="0" w:color="auto"/>
                <w:bottom w:val="none" w:sz="0" w:space="0" w:color="auto"/>
                <w:right w:val="none" w:sz="0" w:space="0" w:color="auto"/>
              </w:divBdr>
            </w:div>
            <w:div w:id="250742254">
              <w:marLeft w:val="0"/>
              <w:marRight w:val="0"/>
              <w:marTop w:val="0"/>
              <w:marBottom w:val="0"/>
              <w:divBdr>
                <w:top w:val="none" w:sz="0" w:space="0" w:color="auto"/>
                <w:left w:val="none" w:sz="0" w:space="0" w:color="auto"/>
                <w:bottom w:val="none" w:sz="0" w:space="0" w:color="auto"/>
                <w:right w:val="none" w:sz="0" w:space="0" w:color="auto"/>
              </w:divBdr>
            </w:div>
            <w:div w:id="1937401461">
              <w:marLeft w:val="0"/>
              <w:marRight w:val="0"/>
              <w:marTop w:val="0"/>
              <w:marBottom w:val="0"/>
              <w:divBdr>
                <w:top w:val="none" w:sz="0" w:space="0" w:color="auto"/>
                <w:left w:val="none" w:sz="0" w:space="0" w:color="auto"/>
                <w:bottom w:val="none" w:sz="0" w:space="0" w:color="auto"/>
                <w:right w:val="none" w:sz="0" w:space="0" w:color="auto"/>
              </w:divBdr>
            </w:div>
            <w:div w:id="742292760">
              <w:marLeft w:val="0"/>
              <w:marRight w:val="0"/>
              <w:marTop w:val="0"/>
              <w:marBottom w:val="0"/>
              <w:divBdr>
                <w:top w:val="none" w:sz="0" w:space="0" w:color="auto"/>
                <w:left w:val="none" w:sz="0" w:space="0" w:color="auto"/>
                <w:bottom w:val="none" w:sz="0" w:space="0" w:color="auto"/>
                <w:right w:val="none" w:sz="0" w:space="0" w:color="auto"/>
              </w:divBdr>
            </w:div>
            <w:div w:id="951328768">
              <w:marLeft w:val="0"/>
              <w:marRight w:val="0"/>
              <w:marTop w:val="0"/>
              <w:marBottom w:val="0"/>
              <w:divBdr>
                <w:top w:val="none" w:sz="0" w:space="0" w:color="auto"/>
                <w:left w:val="none" w:sz="0" w:space="0" w:color="auto"/>
                <w:bottom w:val="none" w:sz="0" w:space="0" w:color="auto"/>
                <w:right w:val="none" w:sz="0" w:space="0" w:color="auto"/>
              </w:divBdr>
            </w:div>
            <w:div w:id="637414297">
              <w:marLeft w:val="0"/>
              <w:marRight w:val="0"/>
              <w:marTop w:val="0"/>
              <w:marBottom w:val="0"/>
              <w:divBdr>
                <w:top w:val="none" w:sz="0" w:space="0" w:color="auto"/>
                <w:left w:val="none" w:sz="0" w:space="0" w:color="auto"/>
                <w:bottom w:val="none" w:sz="0" w:space="0" w:color="auto"/>
                <w:right w:val="none" w:sz="0" w:space="0" w:color="auto"/>
              </w:divBdr>
            </w:div>
            <w:div w:id="434208363">
              <w:marLeft w:val="0"/>
              <w:marRight w:val="0"/>
              <w:marTop w:val="0"/>
              <w:marBottom w:val="0"/>
              <w:divBdr>
                <w:top w:val="none" w:sz="0" w:space="0" w:color="auto"/>
                <w:left w:val="none" w:sz="0" w:space="0" w:color="auto"/>
                <w:bottom w:val="none" w:sz="0" w:space="0" w:color="auto"/>
                <w:right w:val="none" w:sz="0" w:space="0" w:color="auto"/>
              </w:divBdr>
            </w:div>
            <w:div w:id="2066105502">
              <w:marLeft w:val="0"/>
              <w:marRight w:val="0"/>
              <w:marTop w:val="0"/>
              <w:marBottom w:val="0"/>
              <w:divBdr>
                <w:top w:val="none" w:sz="0" w:space="0" w:color="auto"/>
                <w:left w:val="none" w:sz="0" w:space="0" w:color="auto"/>
                <w:bottom w:val="none" w:sz="0" w:space="0" w:color="auto"/>
                <w:right w:val="none" w:sz="0" w:space="0" w:color="auto"/>
              </w:divBdr>
            </w:div>
            <w:div w:id="2136025391">
              <w:marLeft w:val="0"/>
              <w:marRight w:val="0"/>
              <w:marTop w:val="0"/>
              <w:marBottom w:val="0"/>
              <w:divBdr>
                <w:top w:val="none" w:sz="0" w:space="0" w:color="auto"/>
                <w:left w:val="none" w:sz="0" w:space="0" w:color="auto"/>
                <w:bottom w:val="none" w:sz="0" w:space="0" w:color="auto"/>
                <w:right w:val="none" w:sz="0" w:space="0" w:color="auto"/>
              </w:divBdr>
            </w:div>
            <w:div w:id="2016296427">
              <w:marLeft w:val="0"/>
              <w:marRight w:val="0"/>
              <w:marTop w:val="0"/>
              <w:marBottom w:val="0"/>
              <w:divBdr>
                <w:top w:val="none" w:sz="0" w:space="0" w:color="auto"/>
                <w:left w:val="none" w:sz="0" w:space="0" w:color="auto"/>
                <w:bottom w:val="none" w:sz="0" w:space="0" w:color="auto"/>
                <w:right w:val="none" w:sz="0" w:space="0" w:color="auto"/>
              </w:divBdr>
            </w:div>
            <w:div w:id="227882878">
              <w:marLeft w:val="0"/>
              <w:marRight w:val="0"/>
              <w:marTop w:val="0"/>
              <w:marBottom w:val="0"/>
              <w:divBdr>
                <w:top w:val="none" w:sz="0" w:space="0" w:color="auto"/>
                <w:left w:val="none" w:sz="0" w:space="0" w:color="auto"/>
                <w:bottom w:val="none" w:sz="0" w:space="0" w:color="auto"/>
                <w:right w:val="none" w:sz="0" w:space="0" w:color="auto"/>
              </w:divBdr>
            </w:div>
            <w:div w:id="1863325245">
              <w:marLeft w:val="0"/>
              <w:marRight w:val="0"/>
              <w:marTop w:val="0"/>
              <w:marBottom w:val="0"/>
              <w:divBdr>
                <w:top w:val="none" w:sz="0" w:space="0" w:color="auto"/>
                <w:left w:val="none" w:sz="0" w:space="0" w:color="auto"/>
                <w:bottom w:val="none" w:sz="0" w:space="0" w:color="auto"/>
                <w:right w:val="none" w:sz="0" w:space="0" w:color="auto"/>
              </w:divBdr>
            </w:div>
            <w:div w:id="887960327">
              <w:marLeft w:val="0"/>
              <w:marRight w:val="0"/>
              <w:marTop w:val="0"/>
              <w:marBottom w:val="0"/>
              <w:divBdr>
                <w:top w:val="none" w:sz="0" w:space="0" w:color="auto"/>
                <w:left w:val="none" w:sz="0" w:space="0" w:color="auto"/>
                <w:bottom w:val="none" w:sz="0" w:space="0" w:color="auto"/>
                <w:right w:val="none" w:sz="0" w:space="0" w:color="auto"/>
              </w:divBdr>
            </w:div>
            <w:div w:id="649672710">
              <w:marLeft w:val="0"/>
              <w:marRight w:val="0"/>
              <w:marTop w:val="0"/>
              <w:marBottom w:val="0"/>
              <w:divBdr>
                <w:top w:val="none" w:sz="0" w:space="0" w:color="auto"/>
                <w:left w:val="none" w:sz="0" w:space="0" w:color="auto"/>
                <w:bottom w:val="none" w:sz="0" w:space="0" w:color="auto"/>
                <w:right w:val="none" w:sz="0" w:space="0" w:color="auto"/>
              </w:divBdr>
            </w:div>
            <w:div w:id="1345277701">
              <w:marLeft w:val="0"/>
              <w:marRight w:val="0"/>
              <w:marTop w:val="0"/>
              <w:marBottom w:val="0"/>
              <w:divBdr>
                <w:top w:val="none" w:sz="0" w:space="0" w:color="auto"/>
                <w:left w:val="none" w:sz="0" w:space="0" w:color="auto"/>
                <w:bottom w:val="none" w:sz="0" w:space="0" w:color="auto"/>
                <w:right w:val="none" w:sz="0" w:space="0" w:color="auto"/>
              </w:divBdr>
            </w:div>
            <w:div w:id="166988151">
              <w:marLeft w:val="0"/>
              <w:marRight w:val="0"/>
              <w:marTop w:val="0"/>
              <w:marBottom w:val="0"/>
              <w:divBdr>
                <w:top w:val="none" w:sz="0" w:space="0" w:color="auto"/>
                <w:left w:val="none" w:sz="0" w:space="0" w:color="auto"/>
                <w:bottom w:val="none" w:sz="0" w:space="0" w:color="auto"/>
                <w:right w:val="none" w:sz="0" w:space="0" w:color="auto"/>
              </w:divBdr>
            </w:div>
            <w:div w:id="697975804">
              <w:marLeft w:val="0"/>
              <w:marRight w:val="0"/>
              <w:marTop w:val="0"/>
              <w:marBottom w:val="0"/>
              <w:divBdr>
                <w:top w:val="none" w:sz="0" w:space="0" w:color="auto"/>
                <w:left w:val="none" w:sz="0" w:space="0" w:color="auto"/>
                <w:bottom w:val="none" w:sz="0" w:space="0" w:color="auto"/>
                <w:right w:val="none" w:sz="0" w:space="0" w:color="auto"/>
              </w:divBdr>
            </w:div>
            <w:div w:id="693187655">
              <w:marLeft w:val="0"/>
              <w:marRight w:val="0"/>
              <w:marTop w:val="0"/>
              <w:marBottom w:val="0"/>
              <w:divBdr>
                <w:top w:val="none" w:sz="0" w:space="0" w:color="auto"/>
                <w:left w:val="none" w:sz="0" w:space="0" w:color="auto"/>
                <w:bottom w:val="none" w:sz="0" w:space="0" w:color="auto"/>
                <w:right w:val="none" w:sz="0" w:space="0" w:color="auto"/>
              </w:divBdr>
            </w:div>
            <w:div w:id="350495045">
              <w:marLeft w:val="0"/>
              <w:marRight w:val="0"/>
              <w:marTop w:val="0"/>
              <w:marBottom w:val="0"/>
              <w:divBdr>
                <w:top w:val="none" w:sz="0" w:space="0" w:color="auto"/>
                <w:left w:val="none" w:sz="0" w:space="0" w:color="auto"/>
                <w:bottom w:val="none" w:sz="0" w:space="0" w:color="auto"/>
                <w:right w:val="none" w:sz="0" w:space="0" w:color="auto"/>
              </w:divBdr>
            </w:div>
            <w:div w:id="1745641759">
              <w:marLeft w:val="0"/>
              <w:marRight w:val="0"/>
              <w:marTop w:val="0"/>
              <w:marBottom w:val="0"/>
              <w:divBdr>
                <w:top w:val="none" w:sz="0" w:space="0" w:color="auto"/>
                <w:left w:val="none" w:sz="0" w:space="0" w:color="auto"/>
                <w:bottom w:val="none" w:sz="0" w:space="0" w:color="auto"/>
                <w:right w:val="none" w:sz="0" w:space="0" w:color="auto"/>
              </w:divBdr>
            </w:div>
            <w:div w:id="69353701">
              <w:marLeft w:val="0"/>
              <w:marRight w:val="0"/>
              <w:marTop w:val="0"/>
              <w:marBottom w:val="0"/>
              <w:divBdr>
                <w:top w:val="none" w:sz="0" w:space="0" w:color="auto"/>
                <w:left w:val="none" w:sz="0" w:space="0" w:color="auto"/>
                <w:bottom w:val="none" w:sz="0" w:space="0" w:color="auto"/>
                <w:right w:val="none" w:sz="0" w:space="0" w:color="auto"/>
              </w:divBdr>
            </w:div>
            <w:div w:id="985552292">
              <w:marLeft w:val="0"/>
              <w:marRight w:val="0"/>
              <w:marTop w:val="0"/>
              <w:marBottom w:val="0"/>
              <w:divBdr>
                <w:top w:val="none" w:sz="0" w:space="0" w:color="auto"/>
                <w:left w:val="none" w:sz="0" w:space="0" w:color="auto"/>
                <w:bottom w:val="none" w:sz="0" w:space="0" w:color="auto"/>
                <w:right w:val="none" w:sz="0" w:space="0" w:color="auto"/>
              </w:divBdr>
            </w:div>
            <w:div w:id="151678131">
              <w:marLeft w:val="0"/>
              <w:marRight w:val="0"/>
              <w:marTop w:val="0"/>
              <w:marBottom w:val="0"/>
              <w:divBdr>
                <w:top w:val="none" w:sz="0" w:space="0" w:color="auto"/>
                <w:left w:val="none" w:sz="0" w:space="0" w:color="auto"/>
                <w:bottom w:val="none" w:sz="0" w:space="0" w:color="auto"/>
                <w:right w:val="none" w:sz="0" w:space="0" w:color="auto"/>
              </w:divBdr>
            </w:div>
            <w:div w:id="1208758503">
              <w:marLeft w:val="0"/>
              <w:marRight w:val="0"/>
              <w:marTop w:val="0"/>
              <w:marBottom w:val="0"/>
              <w:divBdr>
                <w:top w:val="none" w:sz="0" w:space="0" w:color="auto"/>
                <w:left w:val="none" w:sz="0" w:space="0" w:color="auto"/>
                <w:bottom w:val="none" w:sz="0" w:space="0" w:color="auto"/>
                <w:right w:val="none" w:sz="0" w:space="0" w:color="auto"/>
              </w:divBdr>
            </w:div>
            <w:div w:id="700327159">
              <w:marLeft w:val="0"/>
              <w:marRight w:val="0"/>
              <w:marTop w:val="0"/>
              <w:marBottom w:val="0"/>
              <w:divBdr>
                <w:top w:val="none" w:sz="0" w:space="0" w:color="auto"/>
                <w:left w:val="none" w:sz="0" w:space="0" w:color="auto"/>
                <w:bottom w:val="none" w:sz="0" w:space="0" w:color="auto"/>
                <w:right w:val="none" w:sz="0" w:space="0" w:color="auto"/>
              </w:divBdr>
            </w:div>
            <w:div w:id="701440352">
              <w:marLeft w:val="0"/>
              <w:marRight w:val="0"/>
              <w:marTop w:val="0"/>
              <w:marBottom w:val="0"/>
              <w:divBdr>
                <w:top w:val="none" w:sz="0" w:space="0" w:color="auto"/>
                <w:left w:val="none" w:sz="0" w:space="0" w:color="auto"/>
                <w:bottom w:val="none" w:sz="0" w:space="0" w:color="auto"/>
                <w:right w:val="none" w:sz="0" w:space="0" w:color="auto"/>
              </w:divBdr>
            </w:div>
            <w:div w:id="1794471719">
              <w:marLeft w:val="0"/>
              <w:marRight w:val="0"/>
              <w:marTop w:val="0"/>
              <w:marBottom w:val="0"/>
              <w:divBdr>
                <w:top w:val="none" w:sz="0" w:space="0" w:color="auto"/>
                <w:left w:val="none" w:sz="0" w:space="0" w:color="auto"/>
                <w:bottom w:val="none" w:sz="0" w:space="0" w:color="auto"/>
                <w:right w:val="none" w:sz="0" w:space="0" w:color="auto"/>
              </w:divBdr>
            </w:div>
            <w:div w:id="954092906">
              <w:marLeft w:val="0"/>
              <w:marRight w:val="0"/>
              <w:marTop w:val="0"/>
              <w:marBottom w:val="0"/>
              <w:divBdr>
                <w:top w:val="none" w:sz="0" w:space="0" w:color="auto"/>
                <w:left w:val="none" w:sz="0" w:space="0" w:color="auto"/>
                <w:bottom w:val="none" w:sz="0" w:space="0" w:color="auto"/>
                <w:right w:val="none" w:sz="0" w:space="0" w:color="auto"/>
              </w:divBdr>
            </w:div>
            <w:div w:id="210307827">
              <w:marLeft w:val="0"/>
              <w:marRight w:val="0"/>
              <w:marTop w:val="0"/>
              <w:marBottom w:val="0"/>
              <w:divBdr>
                <w:top w:val="none" w:sz="0" w:space="0" w:color="auto"/>
                <w:left w:val="none" w:sz="0" w:space="0" w:color="auto"/>
                <w:bottom w:val="none" w:sz="0" w:space="0" w:color="auto"/>
                <w:right w:val="none" w:sz="0" w:space="0" w:color="auto"/>
              </w:divBdr>
            </w:div>
            <w:div w:id="494078390">
              <w:marLeft w:val="0"/>
              <w:marRight w:val="0"/>
              <w:marTop w:val="0"/>
              <w:marBottom w:val="0"/>
              <w:divBdr>
                <w:top w:val="none" w:sz="0" w:space="0" w:color="auto"/>
                <w:left w:val="none" w:sz="0" w:space="0" w:color="auto"/>
                <w:bottom w:val="none" w:sz="0" w:space="0" w:color="auto"/>
                <w:right w:val="none" w:sz="0" w:space="0" w:color="auto"/>
              </w:divBdr>
            </w:div>
            <w:div w:id="412288192">
              <w:marLeft w:val="0"/>
              <w:marRight w:val="0"/>
              <w:marTop w:val="0"/>
              <w:marBottom w:val="0"/>
              <w:divBdr>
                <w:top w:val="none" w:sz="0" w:space="0" w:color="auto"/>
                <w:left w:val="none" w:sz="0" w:space="0" w:color="auto"/>
                <w:bottom w:val="none" w:sz="0" w:space="0" w:color="auto"/>
                <w:right w:val="none" w:sz="0" w:space="0" w:color="auto"/>
              </w:divBdr>
            </w:div>
            <w:div w:id="1293092158">
              <w:marLeft w:val="0"/>
              <w:marRight w:val="0"/>
              <w:marTop w:val="0"/>
              <w:marBottom w:val="0"/>
              <w:divBdr>
                <w:top w:val="none" w:sz="0" w:space="0" w:color="auto"/>
                <w:left w:val="none" w:sz="0" w:space="0" w:color="auto"/>
                <w:bottom w:val="none" w:sz="0" w:space="0" w:color="auto"/>
                <w:right w:val="none" w:sz="0" w:space="0" w:color="auto"/>
              </w:divBdr>
            </w:div>
            <w:div w:id="860125692">
              <w:marLeft w:val="0"/>
              <w:marRight w:val="0"/>
              <w:marTop w:val="0"/>
              <w:marBottom w:val="0"/>
              <w:divBdr>
                <w:top w:val="none" w:sz="0" w:space="0" w:color="auto"/>
                <w:left w:val="none" w:sz="0" w:space="0" w:color="auto"/>
                <w:bottom w:val="none" w:sz="0" w:space="0" w:color="auto"/>
                <w:right w:val="none" w:sz="0" w:space="0" w:color="auto"/>
              </w:divBdr>
            </w:div>
            <w:div w:id="1975789451">
              <w:marLeft w:val="0"/>
              <w:marRight w:val="0"/>
              <w:marTop w:val="0"/>
              <w:marBottom w:val="0"/>
              <w:divBdr>
                <w:top w:val="none" w:sz="0" w:space="0" w:color="auto"/>
                <w:left w:val="none" w:sz="0" w:space="0" w:color="auto"/>
                <w:bottom w:val="none" w:sz="0" w:space="0" w:color="auto"/>
                <w:right w:val="none" w:sz="0" w:space="0" w:color="auto"/>
              </w:divBdr>
            </w:div>
            <w:div w:id="583225535">
              <w:marLeft w:val="0"/>
              <w:marRight w:val="0"/>
              <w:marTop w:val="0"/>
              <w:marBottom w:val="0"/>
              <w:divBdr>
                <w:top w:val="none" w:sz="0" w:space="0" w:color="auto"/>
                <w:left w:val="none" w:sz="0" w:space="0" w:color="auto"/>
                <w:bottom w:val="none" w:sz="0" w:space="0" w:color="auto"/>
                <w:right w:val="none" w:sz="0" w:space="0" w:color="auto"/>
              </w:divBdr>
            </w:div>
            <w:div w:id="1105035079">
              <w:marLeft w:val="0"/>
              <w:marRight w:val="0"/>
              <w:marTop w:val="0"/>
              <w:marBottom w:val="0"/>
              <w:divBdr>
                <w:top w:val="none" w:sz="0" w:space="0" w:color="auto"/>
                <w:left w:val="none" w:sz="0" w:space="0" w:color="auto"/>
                <w:bottom w:val="none" w:sz="0" w:space="0" w:color="auto"/>
                <w:right w:val="none" w:sz="0" w:space="0" w:color="auto"/>
              </w:divBdr>
            </w:div>
            <w:div w:id="2015107125">
              <w:marLeft w:val="0"/>
              <w:marRight w:val="0"/>
              <w:marTop w:val="0"/>
              <w:marBottom w:val="0"/>
              <w:divBdr>
                <w:top w:val="none" w:sz="0" w:space="0" w:color="auto"/>
                <w:left w:val="none" w:sz="0" w:space="0" w:color="auto"/>
                <w:bottom w:val="none" w:sz="0" w:space="0" w:color="auto"/>
                <w:right w:val="none" w:sz="0" w:space="0" w:color="auto"/>
              </w:divBdr>
            </w:div>
            <w:div w:id="1239902941">
              <w:marLeft w:val="0"/>
              <w:marRight w:val="0"/>
              <w:marTop w:val="0"/>
              <w:marBottom w:val="0"/>
              <w:divBdr>
                <w:top w:val="none" w:sz="0" w:space="0" w:color="auto"/>
                <w:left w:val="none" w:sz="0" w:space="0" w:color="auto"/>
                <w:bottom w:val="none" w:sz="0" w:space="0" w:color="auto"/>
                <w:right w:val="none" w:sz="0" w:space="0" w:color="auto"/>
              </w:divBdr>
            </w:div>
            <w:div w:id="1151020558">
              <w:marLeft w:val="0"/>
              <w:marRight w:val="0"/>
              <w:marTop w:val="0"/>
              <w:marBottom w:val="0"/>
              <w:divBdr>
                <w:top w:val="none" w:sz="0" w:space="0" w:color="auto"/>
                <w:left w:val="none" w:sz="0" w:space="0" w:color="auto"/>
                <w:bottom w:val="none" w:sz="0" w:space="0" w:color="auto"/>
                <w:right w:val="none" w:sz="0" w:space="0" w:color="auto"/>
              </w:divBdr>
            </w:div>
            <w:div w:id="1732576042">
              <w:marLeft w:val="0"/>
              <w:marRight w:val="0"/>
              <w:marTop w:val="0"/>
              <w:marBottom w:val="0"/>
              <w:divBdr>
                <w:top w:val="none" w:sz="0" w:space="0" w:color="auto"/>
                <w:left w:val="none" w:sz="0" w:space="0" w:color="auto"/>
                <w:bottom w:val="none" w:sz="0" w:space="0" w:color="auto"/>
                <w:right w:val="none" w:sz="0" w:space="0" w:color="auto"/>
              </w:divBdr>
            </w:div>
            <w:div w:id="1881354381">
              <w:marLeft w:val="0"/>
              <w:marRight w:val="0"/>
              <w:marTop w:val="0"/>
              <w:marBottom w:val="0"/>
              <w:divBdr>
                <w:top w:val="none" w:sz="0" w:space="0" w:color="auto"/>
                <w:left w:val="none" w:sz="0" w:space="0" w:color="auto"/>
                <w:bottom w:val="none" w:sz="0" w:space="0" w:color="auto"/>
                <w:right w:val="none" w:sz="0" w:space="0" w:color="auto"/>
              </w:divBdr>
            </w:div>
            <w:div w:id="452600693">
              <w:marLeft w:val="0"/>
              <w:marRight w:val="0"/>
              <w:marTop w:val="0"/>
              <w:marBottom w:val="0"/>
              <w:divBdr>
                <w:top w:val="none" w:sz="0" w:space="0" w:color="auto"/>
                <w:left w:val="none" w:sz="0" w:space="0" w:color="auto"/>
                <w:bottom w:val="none" w:sz="0" w:space="0" w:color="auto"/>
                <w:right w:val="none" w:sz="0" w:space="0" w:color="auto"/>
              </w:divBdr>
            </w:div>
            <w:div w:id="1454248745">
              <w:marLeft w:val="0"/>
              <w:marRight w:val="0"/>
              <w:marTop w:val="0"/>
              <w:marBottom w:val="0"/>
              <w:divBdr>
                <w:top w:val="none" w:sz="0" w:space="0" w:color="auto"/>
                <w:left w:val="none" w:sz="0" w:space="0" w:color="auto"/>
                <w:bottom w:val="none" w:sz="0" w:space="0" w:color="auto"/>
                <w:right w:val="none" w:sz="0" w:space="0" w:color="auto"/>
              </w:divBdr>
            </w:div>
            <w:div w:id="524755782">
              <w:marLeft w:val="0"/>
              <w:marRight w:val="0"/>
              <w:marTop w:val="0"/>
              <w:marBottom w:val="0"/>
              <w:divBdr>
                <w:top w:val="none" w:sz="0" w:space="0" w:color="auto"/>
                <w:left w:val="none" w:sz="0" w:space="0" w:color="auto"/>
                <w:bottom w:val="none" w:sz="0" w:space="0" w:color="auto"/>
                <w:right w:val="none" w:sz="0" w:space="0" w:color="auto"/>
              </w:divBdr>
            </w:div>
            <w:div w:id="1164589473">
              <w:blockQuote w:val="1"/>
              <w:marLeft w:val="720"/>
              <w:marRight w:val="720"/>
              <w:marTop w:val="100"/>
              <w:marBottom w:val="100"/>
              <w:divBdr>
                <w:top w:val="none" w:sz="0" w:space="0" w:color="auto"/>
                <w:left w:val="none" w:sz="0" w:space="0" w:color="auto"/>
                <w:bottom w:val="none" w:sz="0" w:space="0" w:color="auto"/>
                <w:right w:val="none" w:sz="0" w:space="0" w:color="auto"/>
              </w:divBdr>
            </w:div>
            <w:div w:id="1769034957">
              <w:marLeft w:val="0"/>
              <w:marRight w:val="0"/>
              <w:marTop w:val="0"/>
              <w:marBottom w:val="0"/>
              <w:divBdr>
                <w:top w:val="none" w:sz="0" w:space="0" w:color="auto"/>
                <w:left w:val="none" w:sz="0" w:space="0" w:color="auto"/>
                <w:bottom w:val="none" w:sz="0" w:space="0" w:color="auto"/>
                <w:right w:val="none" w:sz="0" w:space="0" w:color="auto"/>
              </w:divBdr>
            </w:div>
            <w:div w:id="1500660149">
              <w:marLeft w:val="0"/>
              <w:marRight w:val="0"/>
              <w:marTop w:val="0"/>
              <w:marBottom w:val="0"/>
              <w:divBdr>
                <w:top w:val="none" w:sz="0" w:space="0" w:color="auto"/>
                <w:left w:val="none" w:sz="0" w:space="0" w:color="auto"/>
                <w:bottom w:val="none" w:sz="0" w:space="0" w:color="auto"/>
                <w:right w:val="none" w:sz="0" w:space="0" w:color="auto"/>
              </w:divBdr>
            </w:div>
            <w:div w:id="1770924482">
              <w:marLeft w:val="0"/>
              <w:marRight w:val="0"/>
              <w:marTop w:val="0"/>
              <w:marBottom w:val="0"/>
              <w:divBdr>
                <w:top w:val="none" w:sz="0" w:space="0" w:color="auto"/>
                <w:left w:val="none" w:sz="0" w:space="0" w:color="auto"/>
                <w:bottom w:val="none" w:sz="0" w:space="0" w:color="auto"/>
                <w:right w:val="none" w:sz="0" w:space="0" w:color="auto"/>
              </w:divBdr>
            </w:div>
            <w:div w:id="88819356">
              <w:marLeft w:val="0"/>
              <w:marRight w:val="0"/>
              <w:marTop w:val="0"/>
              <w:marBottom w:val="0"/>
              <w:divBdr>
                <w:top w:val="none" w:sz="0" w:space="0" w:color="auto"/>
                <w:left w:val="none" w:sz="0" w:space="0" w:color="auto"/>
                <w:bottom w:val="none" w:sz="0" w:space="0" w:color="auto"/>
                <w:right w:val="none" w:sz="0" w:space="0" w:color="auto"/>
              </w:divBdr>
            </w:div>
            <w:div w:id="1912809456">
              <w:marLeft w:val="0"/>
              <w:marRight w:val="0"/>
              <w:marTop w:val="0"/>
              <w:marBottom w:val="0"/>
              <w:divBdr>
                <w:top w:val="none" w:sz="0" w:space="0" w:color="auto"/>
                <w:left w:val="none" w:sz="0" w:space="0" w:color="auto"/>
                <w:bottom w:val="none" w:sz="0" w:space="0" w:color="auto"/>
                <w:right w:val="none" w:sz="0" w:space="0" w:color="auto"/>
              </w:divBdr>
            </w:div>
            <w:div w:id="963272185">
              <w:marLeft w:val="0"/>
              <w:marRight w:val="0"/>
              <w:marTop w:val="0"/>
              <w:marBottom w:val="0"/>
              <w:divBdr>
                <w:top w:val="none" w:sz="0" w:space="0" w:color="auto"/>
                <w:left w:val="none" w:sz="0" w:space="0" w:color="auto"/>
                <w:bottom w:val="none" w:sz="0" w:space="0" w:color="auto"/>
                <w:right w:val="none" w:sz="0" w:space="0" w:color="auto"/>
              </w:divBdr>
            </w:div>
            <w:div w:id="822357730">
              <w:marLeft w:val="0"/>
              <w:marRight w:val="0"/>
              <w:marTop w:val="0"/>
              <w:marBottom w:val="0"/>
              <w:divBdr>
                <w:top w:val="none" w:sz="0" w:space="0" w:color="auto"/>
                <w:left w:val="none" w:sz="0" w:space="0" w:color="auto"/>
                <w:bottom w:val="none" w:sz="0" w:space="0" w:color="auto"/>
                <w:right w:val="none" w:sz="0" w:space="0" w:color="auto"/>
              </w:divBdr>
            </w:div>
            <w:div w:id="701634705">
              <w:marLeft w:val="0"/>
              <w:marRight w:val="0"/>
              <w:marTop w:val="0"/>
              <w:marBottom w:val="0"/>
              <w:divBdr>
                <w:top w:val="none" w:sz="0" w:space="0" w:color="auto"/>
                <w:left w:val="none" w:sz="0" w:space="0" w:color="auto"/>
                <w:bottom w:val="none" w:sz="0" w:space="0" w:color="auto"/>
                <w:right w:val="none" w:sz="0" w:space="0" w:color="auto"/>
              </w:divBdr>
            </w:div>
            <w:div w:id="324627575">
              <w:marLeft w:val="0"/>
              <w:marRight w:val="0"/>
              <w:marTop w:val="0"/>
              <w:marBottom w:val="0"/>
              <w:divBdr>
                <w:top w:val="none" w:sz="0" w:space="0" w:color="auto"/>
                <w:left w:val="none" w:sz="0" w:space="0" w:color="auto"/>
                <w:bottom w:val="none" w:sz="0" w:space="0" w:color="auto"/>
                <w:right w:val="none" w:sz="0" w:space="0" w:color="auto"/>
              </w:divBdr>
            </w:div>
            <w:div w:id="1226841956">
              <w:marLeft w:val="0"/>
              <w:marRight w:val="0"/>
              <w:marTop w:val="0"/>
              <w:marBottom w:val="0"/>
              <w:divBdr>
                <w:top w:val="none" w:sz="0" w:space="0" w:color="auto"/>
                <w:left w:val="none" w:sz="0" w:space="0" w:color="auto"/>
                <w:bottom w:val="none" w:sz="0" w:space="0" w:color="auto"/>
                <w:right w:val="none" w:sz="0" w:space="0" w:color="auto"/>
              </w:divBdr>
            </w:div>
            <w:div w:id="1540122174">
              <w:marLeft w:val="0"/>
              <w:marRight w:val="0"/>
              <w:marTop w:val="0"/>
              <w:marBottom w:val="0"/>
              <w:divBdr>
                <w:top w:val="none" w:sz="0" w:space="0" w:color="auto"/>
                <w:left w:val="none" w:sz="0" w:space="0" w:color="auto"/>
                <w:bottom w:val="none" w:sz="0" w:space="0" w:color="auto"/>
                <w:right w:val="none" w:sz="0" w:space="0" w:color="auto"/>
              </w:divBdr>
            </w:div>
            <w:div w:id="1815564377">
              <w:marLeft w:val="0"/>
              <w:marRight w:val="0"/>
              <w:marTop w:val="0"/>
              <w:marBottom w:val="0"/>
              <w:divBdr>
                <w:top w:val="none" w:sz="0" w:space="0" w:color="auto"/>
                <w:left w:val="none" w:sz="0" w:space="0" w:color="auto"/>
                <w:bottom w:val="none" w:sz="0" w:space="0" w:color="auto"/>
                <w:right w:val="none" w:sz="0" w:space="0" w:color="auto"/>
              </w:divBdr>
            </w:div>
            <w:div w:id="83887961">
              <w:marLeft w:val="0"/>
              <w:marRight w:val="0"/>
              <w:marTop w:val="0"/>
              <w:marBottom w:val="0"/>
              <w:divBdr>
                <w:top w:val="none" w:sz="0" w:space="0" w:color="auto"/>
                <w:left w:val="none" w:sz="0" w:space="0" w:color="auto"/>
                <w:bottom w:val="none" w:sz="0" w:space="0" w:color="auto"/>
                <w:right w:val="none" w:sz="0" w:space="0" w:color="auto"/>
              </w:divBdr>
            </w:div>
            <w:div w:id="1515999365">
              <w:marLeft w:val="0"/>
              <w:marRight w:val="0"/>
              <w:marTop w:val="0"/>
              <w:marBottom w:val="0"/>
              <w:divBdr>
                <w:top w:val="none" w:sz="0" w:space="0" w:color="auto"/>
                <w:left w:val="none" w:sz="0" w:space="0" w:color="auto"/>
                <w:bottom w:val="none" w:sz="0" w:space="0" w:color="auto"/>
                <w:right w:val="none" w:sz="0" w:space="0" w:color="auto"/>
              </w:divBdr>
            </w:div>
            <w:div w:id="535310797">
              <w:marLeft w:val="0"/>
              <w:marRight w:val="0"/>
              <w:marTop w:val="0"/>
              <w:marBottom w:val="0"/>
              <w:divBdr>
                <w:top w:val="none" w:sz="0" w:space="0" w:color="auto"/>
                <w:left w:val="none" w:sz="0" w:space="0" w:color="auto"/>
                <w:bottom w:val="none" w:sz="0" w:space="0" w:color="auto"/>
                <w:right w:val="none" w:sz="0" w:space="0" w:color="auto"/>
              </w:divBdr>
            </w:div>
            <w:div w:id="610475238">
              <w:marLeft w:val="0"/>
              <w:marRight w:val="0"/>
              <w:marTop w:val="0"/>
              <w:marBottom w:val="0"/>
              <w:divBdr>
                <w:top w:val="none" w:sz="0" w:space="0" w:color="auto"/>
                <w:left w:val="none" w:sz="0" w:space="0" w:color="auto"/>
                <w:bottom w:val="none" w:sz="0" w:space="0" w:color="auto"/>
                <w:right w:val="none" w:sz="0" w:space="0" w:color="auto"/>
              </w:divBdr>
            </w:div>
            <w:div w:id="908079149">
              <w:marLeft w:val="0"/>
              <w:marRight w:val="0"/>
              <w:marTop w:val="0"/>
              <w:marBottom w:val="0"/>
              <w:divBdr>
                <w:top w:val="none" w:sz="0" w:space="0" w:color="auto"/>
                <w:left w:val="none" w:sz="0" w:space="0" w:color="auto"/>
                <w:bottom w:val="none" w:sz="0" w:space="0" w:color="auto"/>
                <w:right w:val="none" w:sz="0" w:space="0" w:color="auto"/>
              </w:divBdr>
            </w:div>
            <w:div w:id="1097288325">
              <w:marLeft w:val="0"/>
              <w:marRight w:val="0"/>
              <w:marTop w:val="0"/>
              <w:marBottom w:val="0"/>
              <w:divBdr>
                <w:top w:val="none" w:sz="0" w:space="0" w:color="auto"/>
                <w:left w:val="none" w:sz="0" w:space="0" w:color="auto"/>
                <w:bottom w:val="none" w:sz="0" w:space="0" w:color="auto"/>
                <w:right w:val="none" w:sz="0" w:space="0" w:color="auto"/>
              </w:divBdr>
            </w:div>
            <w:div w:id="1735817793">
              <w:marLeft w:val="0"/>
              <w:marRight w:val="0"/>
              <w:marTop w:val="0"/>
              <w:marBottom w:val="0"/>
              <w:divBdr>
                <w:top w:val="none" w:sz="0" w:space="0" w:color="auto"/>
                <w:left w:val="none" w:sz="0" w:space="0" w:color="auto"/>
                <w:bottom w:val="none" w:sz="0" w:space="0" w:color="auto"/>
                <w:right w:val="none" w:sz="0" w:space="0" w:color="auto"/>
              </w:divBdr>
            </w:div>
            <w:div w:id="708526476">
              <w:marLeft w:val="0"/>
              <w:marRight w:val="0"/>
              <w:marTop w:val="0"/>
              <w:marBottom w:val="0"/>
              <w:divBdr>
                <w:top w:val="none" w:sz="0" w:space="0" w:color="auto"/>
                <w:left w:val="none" w:sz="0" w:space="0" w:color="auto"/>
                <w:bottom w:val="none" w:sz="0" w:space="0" w:color="auto"/>
                <w:right w:val="none" w:sz="0" w:space="0" w:color="auto"/>
              </w:divBdr>
            </w:div>
            <w:div w:id="764615936">
              <w:marLeft w:val="0"/>
              <w:marRight w:val="0"/>
              <w:marTop w:val="0"/>
              <w:marBottom w:val="0"/>
              <w:divBdr>
                <w:top w:val="none" w:sz="0" w:space="0" w:color="auto"/>
                <w:left w:val="none" w:sz="0" w:space="0" w:color="auto"/>
                <w:bottom w:val="none" w:sz="0" w:space="0" w:color="auto"/>
                <w:right w:val="none" w:sz="0" w:space="0" w:color="auto"/>
              </w:divBdr>
            </w:div>
            <w:div w:id="725880533">
              <w:marLeft w:val="0"/>
              <w:marRight w:val="0"/>
              <w:marTop w:val="0"/>
              <w:marBottom w:val="0"/>
              <w:divBdr>
                <w:top w:val="none" w:sz="0" w:space="0" w:color="auto"/>
                <w:left w:val="none" w:sz="0" w:space="0" w:color="auto"/>
                <w:bottom w:val="none" w:sz="0" w:space="0" w:color="auto"/>
                <w:right w:val="none" w:sz="0" w:space="0" w:color="auto"/>
              </w:divBdr>
            </w:div>
            <w:div w:id="2110395438">
              <w:marLeft w:val="0"/>
              <w:marRight w:val="0"/>
              <w:marTop w:val="0"/>
              <w:marBottom w:val="0"/>
              <w:divBdr>
                <w:top w:val="none" w:sz="0" w:space="0" w:color="auto"/>
                <w:left w:val="none" w:sz="0" w:space="0" w:color="auto"/>
                <w:bottom w:val="none" w:sz="0" w:space="0" w:color="auto"/>
                <w:right w:val="none" w:sz="0" w:space="0" w:color="auto"/>
              </w:divBdr>
            </w:div>
            <w:div w:id="1028872675">
              <w:marLeft w:val="0"/>
              <w:marRight w:val="0"/>
              <w:marTop w:val="0"/>
              <w:marBottom w:val="0"/>
              <w:divBdr>
                <w:top w:val="none" w:sz="0" w:space="0" w:color="auto"/>
                <w:left w:val="none" w:sz="0" w:space="0" w:color="auto"/>
                <w:bottom w:val="none" w:sz="0" w:space="0" w:color="auto"/>
                <w:right w:val="none" w:sz="0" w:space="0" w:color="auto"/>
              </w:divBdr>
            </w:div>
            <w:div w:id="1863203139">
              <w:marLeft w:val="0"/>
              <w:marRight w:val="0"/>
              <w:marTop w:val="0"/>
              <w:marBottom w:val="0"/>
              <w:divBdr>
                <w:top w:val="none" w:sz="0" w:space="0" w:color="auto"/>
                <w:left w:val="none" w:sz="0" w:space="0" w:color="auto"/>
                <w:bottom w:val="none" w:sz="0" w:space="0" w:color="auto"/>
                <w:right w:val="none" w:sz="0" w:space="0" w:color="auto"/>
              </w:divBdr>
            </w:div>
            <w:div w:id="1226336873">
              <w:marLeft w:val="0"/>
              <w:marRight w:val="0"/>
              <w:marTop w:val="0"/>
              <w:marBottom w:val="0"/>
              <w:divBdr>
                <w:top w:val="none" w:sz="0" w:space="0" w:color="auto"/>
                <w:left w:val="none" w:sz="0" w:space="0" w:color="auto"/>
                <w:bottom w:val="none" w:sz="0" w:space="0" w:color="auto"/>
                <w:right w:val="none" w:sz="0" w:space="0" w:color="auto"/>
              </w:divBdr>
            </w:div>
            <w:div w:id="1552228631">
              <w:marLeft w:val="0"/>
              <w:marRight w:val="0"/>
              <w:marTop w:val="0"/>
              <w:marBottom w:val="0"/>
              <w:divBdr>
                <w:top w:val="none" w:sz="0" w:space="0" w:color="auto"/>
                <w:left w:val="none" w:sz="0" w:space="0" w:color="auto"/>
                <w:bottom w:val="none" w:sz="0" w:space="0" w:color="auto"/>
                <w:right w:val="none" w:sz="0" w:space="0" w:color="auto"/>
              </w:divBdr>
            </w:div>
            <w:div w:id="2047680352">
              <w:marLeft w:val="0"/>
              <w:marRight w:val="0"/>
              <w:marTop w:val="0"/>
              <w:marBottom w:val="0"/>
              <w:divBdr>
                <w:top w:val="none" w:sz="0" w:space="0" w:color="auto"/>
                <w:left w:val="none" w:sz="0" w:space="0" w:color="auto"/>
                <w:bottom w:val="none" w:sz="0" w:space="0" w:color="auto"/>
                <w:right w:val="none" w:sz="0" w:space="0" w:color="auto"/>
              </w:divBdr>
            </w:div>
            <w:div w:id="1085226643">
              <w:marLeft w:val="0"/>
              <w:marRight w:val="0"/>
              <w:marTop w:val="0"/>
              <w:marBottom w:val="0"/>
              <w:divBdr>
                <w:top w:val="none" w:sz="0" w:space="0" w:color="auto"/>
                <w:left w:val="none" w:sz="0" w:space="0" w:color="auto"/>
                <w:bottom w:val="none" w:sz="0" w:space="0" w:color="auto"/>
                <w:right w:val="none" w:sz="0" w:space="0" w:color="auto"/>
              </w:divBdr>
            </w:div>
            <w:div w:id="509570216">
              <w:marLeft w:val="0"/>
              <w:marRight w:val="0"/>
              <w:marTop w:val="0"/>
              <w:marBottom w:val="0"/>
              <w:divBdr>
                <w:top w:val="none" w:sz="0" w:space="0" w:color="auto"/>
                <w:left w:val="none" w:sz="0" w:space="0" w:color="auto"/>
                <w:bottom w:val="none" w:sz="0" w:space="0" w:color="auto"/>
                <w:right w:val="none" w:sz="0" w:space="0" w:color="auto"/>
              </w:divBdr>
            </w:div>
            <w:div w:id="92939921">
              <w:marLeft w:val="0"/>
              <w:marRight w:val="0"/>
              <w:marTop w:val="0"/>
              <w:marBottom w:val="0"/>
              <w:divBdr>
                <w:top w:val="none" w:sz="0" w:space="0" w:color="auto"/>
                <w:left w:val="none" w:sz="0" w:space="0" w:color="auto"/>
                <w:bottom w:val="none" w:sz="0" w:space="0" w:color="auto"/>
                <w:right w:val="none" w:sz="0" w:space="0" w:color="auto"/>
              </w:divBdr>
            </w:div>
            <w:div w:id="444810883">
              <w:marLeft w:val="0"/>
              <w:marRight w:val="0"/>
              <w:marTop w:val="0"/>
              <w:marBottom w:val="0"/>
              <w:divBdr>
                <w:top w:val="none" w:sz="0" w:space="0" w:color="auto"/>
                <w:left w:val="none" w:sz="0" w:space="0" w:color="auto"/>
                <w:bottom w:val="none" w:sz="0" w:space="0" w:color="auto"/>
                <w:right w:val="none" w:sz="0" w:space="0" w:color="auto"/>
              </w:divBdr>
            </w:div>
            <w:div w:id="578179310">
              <w:marLeft w:val="0"/>
              <w:marRight w:val="0"/>
              <w:marTop w:val="0"/>
              <w:marBottom w:val="0"/>
              <w:divBdr>
                <w:top w:val="none" w:sz="0" w:space="0" w:color="auto"/>
                <w:left w:val="none" w:sz="0" w:space="0" w:color="auto"/>
                <w:bottom w:val="none" w:sz="0" w:space="0" w:color="auto"/>
                <w:right w:val="none" w:sz="0" w:space="0" w:color="auto"/>
              </w:divBdr>
            </w:div>
            <w:div w:id="1561359660">
              <w:marLeft w:val="0"/>
              <w:marRight w:val="0"/>
              <w:marTop w:val="0"/>
              <w:marBottom w:val="0"/>
              <w:divBdr>
                <w:top w:val="none" w:sz="0" w:space="0" w:color="auto"/>
                <w:left w:val="none" w:sz="0" w:space="0" w:color="auto"/>
                <w:bottom w:val="none" w:sz="0" w:space="0" w:color="auto"/>
                <w:right w:val="none" w:sz="0" w:space="0" w:color="auto"/>
              </w:divBdr>
            </w:div>
            <w:div w:id="1156413755">
              <w:marLeft w:val="0"/>
              <w:marRight w:val="0"/>
              <w:marTop w:val="0"/>
              <w:marBottom w:val="0"/>
              <w:divBdr>
                <w:top w:val="none" w:sz="0" w:space="0" w:color="auto"/>
                <w:left w:val="none" w:sz="0" w:space="0" w:color="auto"/>
                <w:bottom w:val="none" w:sz="0" w:space="0" w:color="auto"/>
                <w:right w:val="none" w:sz="0" w:space="0" w:color="auto"/>
              </w:divBdr>
            </w:div>
            <w:div w:id="2103380336">
              <w:marLeft w:val="0"/>
              <w:marRight w:val="0"/>
              <w:marTop w:val="0"/>
              <w:marBottom w:val="0"/>
              <w:divBdr>
                <w:top w:val="none" w:sz="0" w:space="0" w:color="auto"/>
                <w:left w:val="none" w:sz="0" w:space="0" w:color="auto"/>
                <w:bottom w:val="none" w:sz="0" w:space="0" w:color="auto"/>
                <w:right w:val="none" w:sz="0" w:space="0" w:color="auto"/>
              </w:divBdr>
            </w:div>
            <w:div w:id="173806186">
              <w:marLeft w:val="0"/>
              <w:marRight w:val="0"/>
              <w:marTop w:val="0"/>
              <w:marBottom w:val="0"/>
              <w:divBdr>
                <w:top w:val="none" w:sz="0" w:space="0" w:color="auto"/>
                <w:left w:val="none" w:sz="0" w:space="0" w:color="auto"/>
                <w:bottom w:val="none" w:sz="0" w:space="0" w:color="auto"/>
                <w:right w:val="none" w:sz="0" w:space="0" w:color="auto"/>
              </w:divBdr>
            </w:div>
            <w:div w:id="217669515">
              <w:marLeft w:val="0"/>
              <w:marRight w:val="0"/>
              <w:marTop w:val="0"/>
              <w:marBottom w:val="0"/>
              <w:divBdr>
                <w:top w:val="none" w:sz="0" w:space="0" w:color="auto"/>
                <w:left w:val="none" w:sz="0" w:space="0" w:color="auto"/>
                <w:bottom w:val="none" w:sz="0" w:space="0" w:color="auto"/>
                <w:right w:val="none" w:sz="0" w:space="0" w:color="auto"/>
              </w:divBdr>
            </w:div>
            <w:div w:id="1955139009">
              <w:marLeft w:val="0"/>
              <w:marRight w:val="0"/>
              <w:marTop w:val="0"/>
              <w:marBottom w:val="0"/>
              <w:divBdr>
                <w:top w:val="none" w:sz="0" w:space="0" w:color="auto"/>
                <w:left w:val="none" w:sz="0" w:space="0" w:color="auto"/>
                <w:bottom w:val="none" w:sz="0" w:space="0" w:color="auto"/>
                <w:right w:val="none" w:sz="0" w:space="0" w:color="auto"/>
              </w:divBdr>
            </w:div>
            <w:div w:id="683896028">
              <w:marLeft w:val="0"/>
              <w:marRight w:val="0"/>
              <w:marTop w:val="0"/>
              <w:marBottom w:val="0"/>
              <w:divBdr>
                <w:top w:val="none" w:sz="0" w:space="0" w:color="auto"/>
                <w:left w:val="none" w:sz="0" w:space="0" w:color="auto"/>
                <w:bottom w:val="none" w:sz="0" w:space="0" w:color="auto"/>
                <w:right w:val="none" w:sz="0" w:space="0" w:color="auto"/>
              </w:divBdr>
            </w:div>
            <w:div w:id="150982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892095">
      <w:bodyDiv w:val="1"/>
      <w:marLeft w:val="0"/>
      <w:marRight w:val="0"/>
      <w:marTop w:val="0"/>
      <w:marBottom w:val="0"/>
      <w:divBdr>
        <w:top w:val="none" w:sz="0" w:space="0" w:color="auto"/>
        <w:left w:val="none" w:sz="0" w:space="0" w:color="auto"/>
        <w:bottom w:val="none" w:sz="0" w:space="0" w:color="auto"/>
        <w:right w:val="none" w:sz="0" w:space="0" w:color="auto"/>
      </w:divBdr>
      <w:divsChild>
        <w:div w:id="111945963">
          <w:marLeft w:val="0"/>
          <w:marRight w:val="0"/>
          <w:marTop w:val="0"/>
          <w:marBottom w:val="0"/>
          <w:divBdr>
            <w:top w:val="none" w:sz="0" w:space="0" w:color="auto"/>
            <w:left w:val="none" w:sz="0" w:space="0" w:color="auto"/>
            <w:bottom w:val="none" w:sz="0" w:space="0" w:color="auto"/>
            <w:right w:val="none" w:sz="0" w:space="0" w:color="auto"/>
          </w:divBdr>
        </w:div>
      </w:divsChild>
    </w:div>
    <w:div w:id="1613634929">
      <w:bodyDiv w:val="1"/>
      <w:marLeft w:val="0"/>
      <w:marRight w:val="0"/>
      <w:marTop w:val="0"/>
      <w:marBottom w:val="0"/>
      <w:divBdr>
        <w:top w:val="none" w:sz="0" w:space="0" w:color="auto"/>
        <w:left w:val="none" w:sz="0" w:space="0" w:color="auto"/>
        <w:bottom w:val="none" w:sz="0" w:space="0" w:color="auto"/>
        <w:right w:val="none" w:sz="0" w:space="0" w:color="auto"/>
      </w:divBdr>
      <w:divsChild>
        <w:div w:id="517431972">
          <w:marLeft w:val="0"/>
          <w:marRight w:val="0"/>
          <w:marTop w:val="0"/>
          <w:marBottom w:val="0"/>
          <w:divBdr>
            <w:top w:val="none" w:sz="0" w:space="0" w:color="auto"/>
            <w:left w:val="none" w:sz="0" w:space="0" w:color="auto"/>
            <w:bottom w:val="none" w:sz="0" w:space="0" w:color="auto"/>
            <w:right w:val="none" w:sz="0" w:space="0" w:color="auto"/>
          </w:divBdr>
          <w:divsChild>
            <w:div w:id="20436758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613852777">
      <w:bodyDiv w:val="1"/>
      <w:marLeft w:val="0"/>
      <w:marRight w:val="0"/>
      <w:marTop w:val="0"/>
      <w:marBottom w:val="0"/>
      <w:divBdr>
        <w:top w:val="none" w:sz="0" w:space="0" w:color="auto"/>
        <w:left w:val="none" w:sz="0" w:space="0" w:color="auto"/>
        <w:bottom w:val="none" w:sz="0" w:space="0" w:color="auto"/>
        <w:right w:val="none" w:sz="0" w:space="0" w:color="auto"/>
      </w:divBdr>
      <w:divsChild>
        <w:div w:id="1302921218">
          <w:marLeft w:val="0"/>
          <w:marRight w:val="0"/>
          <w:marTop w:val="0"/>
          <w:marBottom w:val="0"/>
          <w:divBdr>
            <w:top w:val="none" w:sz="0" w:space="0" w:color="auto"/>
            <w:left w:val="none" w:sz="0" w:space="0" w:color="auto"/>
            <w:bottom w:val="none" w:sz="0" w:space="0" w:color="auto"/>
            <w:right w:val="none" w:sz="0" w:space="0" w:color="auto"/>
          </w:divBdr>
        </w:div>
      </w:divsChild>
    </w:div>
    <w:div w:id="1625228246">
      <w:bodyDiv w:val="1"/>
      <w:marLeft w:val="0"/>
      <w:marRight w:val="0"/>
      <w:marTop w:val="0"/>
      <w:marBottom w:val="0"/>
      <w:divBdr>
        <w:top w:val="none" w:sz="0" w:space="0" w:color="auto"/>
        <w:left w:val="none" w:sz="0" w:space="0" w:color="auto"/>
        <w:bottom w:val="none" w:sz="0" w:space="0" w:color="auto"/>
        <w:right w:val="none" w:sz="0" w:space="0" w:color="auto"/>
      </w:divBdr>
      <w:divsChild>
        <w:div w:id="1702634488">
          <w:marLeft w:val="0"/>
          <w:marRight w:val="0"/>
          <w:marTop w:val="0"/>
          <w:marBottom w:val="0"/>
          <w:divBdr>
            <w:top w:val="none" w:sz="0" w:space="0" w:color="auto"/>
            <w:left w:val="none" w:sz="0" w:space="0" w:color="auto"/>
            <w:bottom w:val="none" w:sz="0" w:space="0" w:color="auto"/>
            <w:right w:val="none" w:sz="0" w:space="0" w:color="auto"/>
          </w:divBdr>
        </w:div>
      </w:divsChild>
    </w:div>
    <w:div w:id="1627617324">
      <w:bodyDiv w:val="1"/>
      <w:marLeft w:val="0"/>
      <w:marRight w:val="0"/>
      <w:marTop w:val="0"/>
      <w:marBottom w:val="0"/>
      <w:divBdr>
        <w:top w:val="none" w:sz="0" w:space="0" w:color="auto"/>
        <w:left w:val="none" w:sz="0" w:space="0" w:color="auto"/>
        <w:bottom w:val="none" w:sz="0" w:space="0" w:color="auto"/>
        <w:right w:val="none" w:sz="0" w:space="0" w:color="auto"/>
      </w:divBdr>
      <w:divsChild>
        <w:div w:id="823425499">
          <w:marLeft w:val="0"/>
          <w:marRight w:val="0"/>
          <w:marTop w:val="0"/>
          <w:marBottom w:val="0"/>
          <w:divBdr>
            <w:top w:val="none" w:sz="0" w:space="0" w:color="auto"/>
            <w:left w:val="none" w:sz="0" w:space="0" w:color="auto"/>
            <w:bottom w:val="none" w:sz="0" w:space="0" w:color="auto"/>
            <w:right w:val="none" w:sz="0" w:space="0" w:color="auto"/>
          </w:divBdr>
        </w:div>
        <w:div w:id="3361439">
          <w:marLeft w:val="0"/>
          <w:marRight w:val="0"/>
          <w:marTop w:val="0"/>
          <w:marBottom w:val="0"/>
          <w:divBdr>
            <w:top w:val="none" w:sz="0" w:space="0" w:color="auto"/>
            <w:left w:val="none" w:sz="0" w:space="0" w:color="auto"/>
            <w:bottom w:val="none" w:sz="0" w:space="0" w:color="auto"/>
            <w:right w:val="none" w:sz="0" w:space="0" w:color="auto"/>
          </w:divBdr>
        </w:div>
        <w:div w:id="1096442269">
          <w:marLeft w:val="0"/>
          <w:marRight w:val="0"/>
          <w:marTop w:val="0"/>
          <w:marBottom w:val="0"/>
          <w:divBdr>
            <w:top w:val="none" w:sz="0" w:space="0" w:color="auto"/>
            <w:left w:val="none" w:sz="0" w:space="0" w:color="auto"/>
            <w:bottom w:val="none" w:sz="0" w:space="0" w:color="auto"/>
            <w:right w:val="none" w:sz="0" w:space="0" w:color="auto"/>
          </w:divBdr>
        </w:div>
        <w:div w:id="1604872694">
          <w:marLeft w:val="0"/>
          <w:marRight w:val="0"/>
          <w:marTop w:val="0"/>
          <w:marBottom w:val="0"/>
          <w:divBdr>
            <w:top w:val="none" w:sz="0" w:space="0" w:color="auto"/>
            <w:left w:val="none" w:sz="0" w:space="0" w:color="auto"/>
            <w:bottom w:val="none" w:sz="0" w:space="0" w:color="auto"/>
            <w:right w:val="none" w:sz="0" w:space="0" w:color="auto"/>
          </w:divBdr>
        </w:div>
        <w:div w:id="399135574">
          <w:marLeft w:val="0"/>
          <w:marRight w:val="0"/>
          <w:marTop w:val="0"/>
          <w:marBottom w:val="0"/>
          <w:divBdr>
            <w:top w:val="none" w:sz="0" w:space="0" w:color="auto"/>
            <w:left w:val="none" w:sz="0" w:space="0" w:color="auto"/>
            <w:bottom w:val="none" w:sz="0" w:space="0" w:color="auto"/>
            <w:right w:val="none" w:sz="0" w:space="0" w:color="auto"/>
          </w:divBdr>
        </w:div>
        <w:div w:id="671834361">
          <w:marLeft w:val="0"/>
          <w:marRight w:val="0"/>
          <w:marTop w:val="0"/>
          <w:marBottom w:val="0"/>
          <w:divBdr>
            <w:top w:val="none" w:sz="0" w:space="0" w:color="auto"/>
            <w:left w:val="none" w:sz="0" w:space="0" w:color="auto"/>
            <w:bottom w:val="none" w:sz="0" w:space="0" w:color="auto"/>
            <w:right w:val="none" w:sz="0" w:space="0" w:color="auto"/>
          </w:divBdr>
        </w:div>
      </w:divsChild>
    </w:div>
    <w:div w:id="1639341715">
      <w:bodyDiv w:val="1"/>
      <w:marLeft w:val="0"/>
      <w:marRight w:val="0"/>
      <w:marTop w:val="0"/>
      <w:marBottom w:val="0"/>
      <w:divBdr>
        <w:top w:val="none" w:sz="0" w:space="0" w:color="auto"/>
        <w:left w:val="none" w:sz="0" w:space="0" w:color="auto"/>
        <w:bottom w:val="none" w:sz="0" w:space="0" w:color="auto"/>
        <w:right w:val="none" w:sz="0" w:space="0" w:color="auto"/>
      </w:divBdr>
      <w:divsChild>
        <w:div w:id="1610621924">
          <w:marLeft w:val="0"/>
          <w:marRight w:val="0"/>
          <w:marTop w:val="0"/>
          <w:marBottom w:val="0"/>
          <w:divBdr>
            <w:top w:val="none" w:sz="0" w:space="0" w:color="auto"/>
            <w:left w:val="none" w:sz="0" w:space="0" w:color="auto"/>
            <w:bottom w:val="none" w:sz="0" w:space="0" w:color="auto"/>
            <w:right w:val="none" w:sz="0" w:space="0" w:color="auto"/>
          </w:divBdr>
        </w:div>
      </w:divsChild>
    </w:div>
    <w:div w:id="1655530158">
      <w:bodyDiv w:val="1"/>
      <w:marLeft w:val="0"/>
      <w:marRight w:val="0"/>
      <w:marTop w:val="0"/>
      <w:marBottom w:val="0"/>
      <w:divBdr>
        <w:top w:val="none" w:sz="0" w:space="0" w:color="auto"/>
        <w:left w:val="none" w:sz="0" w:space="0" w:color="auto"/>
        <w:bottom w:val="none" w:sz="0" w:space="0" w:color="auto"/>
        <w:right w:val="none" w:sz="0" w:space="0" w:color="auto"/>
      </w:divBdr>
      <w:divsChild>
        <w:div w:id="1700202402">
          <w:marLeft w:val="0"/>
          <w:marRight w:val="0"/>
          <w:marTop w:val="0"/>
          <w:marBottom w:val="0"/>
          <w:divBdr>
            <w:top w:val="none" w:sz="0" w:space="0" w:color="auto"/>
            <w:left w:val="none" w:sz="0" w:space="0" w:color="auto"/>
            <w:bottom w:val="none" w:sz="0" w:space="0" w:color="auto"/>
            <w:right w:val="none" w:sz="0" w:space="0" w:color="auto"/>
          </w:divBdr>
          <w:divsChild>
            <w:div w:id="37743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458200">
      <w:bodyDiv w:val="1"/>
      <w:marLeft w:val="0"/>
      <w:marRight w:val="0"/>
      <w:marTop w:val="0"/>
      <w:marBottom w:val="0"/>
      <w:divBdr>
        <w:top w:val="none" w:sz="0" w:space="0" w:color="auto"/>
        <w:left w:val="none" w:sz="0" w:space="0" w:color="auto"/>
        <w:bottom w:val="none" w:sz="0" w:space="0" w:color="auto"/>
        <w:right w:val="none" w:sz="0" w:space="0" w:color="auto"/>
      </w:divBdr>
      <w:divsChild>
        <w:div w:id="151527952">
          <w:marLeft w:val="0"/>
          <w:marRight w:val="0"/>
          <w:marTop w:val="0"/>
          <w:marBottom w:val="0"/>
          <w:divBdr>
            <w:top w:val="none" w:sz="0" w:space="0" w:color="auto"/>
            <w:left w:val="none" w:sz="0" w:space="0" w:color="auto"/>
            <w:bottom w:val="none" w:sz="0" w:space="0" w:color="auto"/>
            <w:right w:val="none" w:sz="0" w:space="0" w:color="auto"/>
          </w:divBdr>
        </w:div>
      </w:divsChild>
    </w:div>
    <w:div w:id="1662542077">
      <w:bodyDiv w:val="1"/>
      <w:marLeft w:val="0"/>
      <w:marRight w:val="0"/>
      <w:marTop w:val="0"/>
      <w:marBottom w:val="0"/>
      <w:divBdr>
        <w:top w:val="none" w:sz="0" w:space="0" w:color="auto"/>
        <w:left w:val="none" w:sz="0" w:space="0" w:color="auto"/>
        <w:bottom w:val="none" w:sz="0" w:space="0" w:color="auto"/>
        <w:right w:val="none" w:sz="0" w:space="0" w:color="auto"/>
      </w:divBdr>
      <w:divsChild>
        <w:div w:id="2069768638">
          <w:marLeft w:val="0"/>
          <w:marRight w:val="0"/>
          <w:marTop w:val="0"/>
          <w:marBottom w:val="0"/>
          <w:divBdr>
            <w:top w:val="none" w:sz="0" w:space="0" w:color="auto"/>
            <w:left w:val="none" w:sz="0" w:space="0" w:color="auto"/>
            <w:bottom w:val="none" w:sz="0" w:space="0" w:color="auto"/>
            <w:right w:val="none" w:sz="0" w:space="0" w:color="auto"/>
          </w:divBdr>
        </w:div>
      </w:divsChild>
    </w:div>
    <w:div w:id="1662543458">
      <w:bodyDiv w:val="1"/>
      <w:marLeft w:val="0"/>
      <w:marRight w:val="0"/>
      <w:marTop w:val="0"/>
      <w:marBottom w:val="0"/>
      <w:divBdr>
        <w:top w:val="none" w:sz="0" w:space="0" w:color="auto"/>
        <w:left w:val="none" w:sz="0" w:space="0" w:color="auto"/>
        <w:bottom w:val="none" w:sz="0" w:space="0" w:color="auto"/>
        <w:right w:val="none" w:sz="0" w:space="0" w:color="auto"/>
      </w:divBdr>
      <w:divsChild>
        <w:div w:id="1793673607">
          <w:marLeft w:val="0"/>
          <w:marRight w:val="0"/>
          <w:marTop w:val="0"/>
          <w:marBottom w:val="0"/>
          <w:divBdr>
            <w:top w:val="none" w:sz="0" w:space="0" w:color="auto"/>
            <w:left w:val="none" w:sz="0" w:space="0" w:color="auto"/>
            <w:bottom w:val="none" w:sz="0" w:space="0" w:color="auto"/>
            <w:right w:val="none" w:sz="0" w:space="0" w:color="auto"/>
          </w:divBdr>
        </w:div>
      </w:divsChild>
    </w:div>
    <w:div w:id="1663700293">
      <w:bodyDiv w:val="1"/>
      <w:marLeft w:val="0"/>
      <w:marRight w:val="0"/>
      <w:marTop w:val="0"/>
      <w:marBottom w:val="0"/>
      <w:divBdr>
        <w:top w:val="none" w:sz="0" w:space="0" w:color="auto"/>
        <w:left w:val="none" w:sz="0" w:space="0" w:color="auto"/>
        <w:bottom w:val="none" w:sz="0" w:space="0" w:color="auto"/>
        <w:right w:val="none" w:sz="0" w:space="0" w:color="auto"/>
      </w:divBdr>
      <w:divsChild>
        <w:div w:id="1812945425">
          <w:marLeft w:val="0"/>
          <w:marRight w:val="0"/>
          <w:marTop w:val="0"/>
          <w:marBottom w:val="0"/>
          <w:divBdr>
            <w:top w:val="none" w:sz="0" w:space="0" w:color="auto"/>
            <w:left w:val="none" w:sz="0" w:space="0" w:color="auto"/>
            <w:bottom w:val="none" w:sz="0" w:space="0" w:color="auto"/>
            <w:right w:val="none" w:sz="0" w:space="0" w:color="auto"/>
          </w:divBdr>
        </w:div>
      </w:divsChild>
    </w:div>
    <w:div w:id="1674607189">
      <w:bodyDiv w:val="1"/>
      <w:marLeft w:val="0"/>
      <w:marRight w:val="0"/>
      <w:marTop w:val="0"/>
      <w:marBottom w:val="0"/>
      <w:divBdr>
        <w:top w:val="none" w:sz="0" w:space="0" w:color="auto"/>
        <w:left w:val="none" w:sz="0" w:space="0" w:color="auto"/>
        <w:bottom w:val="none" w:sz="0" w:space="0" w:color="auto"/>
        <w:right w:val="none" w:sz="0" w:space="0" w:color="auto"/>
      </w:divBdr>
      <w:divsChild>
        <w:div w:id="1901473457">
          <w:marLeft w:val="0"/>
          <w:marRight w:val="0"/>
          <w:marTop w:val="0"/>
          <w:marBottom w:val="0"/>
          <w:divBdr>
            <w:top w:val="none" w:sz="0" w:space="0" w:color="auto"/>
            <w:left w:val="none" w:sz="0" w:space="0" w:color="auto"/>
            <w:bottom w:val="none" w:sz="0" w:space="0" w:color="auto"/>
            <w:right w:val="none" w:sz="0" w:space="0" w:color="auto"/>
          </w:divBdr>
        </w:div>
      </w:divsChild>
    </w:div>
    <w:div w:id="1675185902">
      <w:bodyDiv w:val="1"/>
      <w:marLeft w:val="0"/>
      <w:marRight w:val="0"/>
      <w:marTop w:val="0"/>
      <w:marBottom w:val="0"/>
      <w:divBdr>
        <w:top w:val="none" w:sz="0" w:space="0" w:color="auto"/>
        <w:left w:val="none" w:sz="0" w:space="0" w:color="auto"/>
        <w:bottom w:val="none" w:sz="0" w:space="0" w:color="auto"/>
        <w:right w:val="none" w:sz="0" w:space="0" w:color="auto"/>
      </w:divBdr>
      <w:divsChild>
        <w:div w:id="181742788">
          <w:marLeft w:val="0"/>
          <w:marRight w:val="0"/>
          <w:marTop w:val="0"/>
          <w:marBottom w:val="0"/>
          <w:divBdr>
            <w:top w:val="none" w:sz="0" w:space="0" w:color="auto"/>
            <w:left w:val="none" w:sz="0" w:space="0" w:color="auto"/>
            <w:bottom w:val="none" w:sz="0" w:space="0" w:color="auto"/>
            <w:right w:val="none" w:sz="0" w:space="0" w:color="auto"/>
          </w:divBdr>
          <w:divsChild>
            <w:div w:id="1441099196">
              <w:blockQuote w:val="1"/>
              <w:marLeft w:val="720"/>
              <w:marRight w:val="720"/>
              <w:marTop w:val="100"/>
              <w:marBottom w:val="100"/>
              <w:divBdr>
                <w:top w:val="none" w:sz="0" w:space="0" w:color="auto"/>
                <w:left w:val="none" w:sz="0" w:space="0" w:color="auto"/>
                <w:bottom w:val="none" w:sz="0" w:space="0" w:color="auto"/>
                <w:right w:val="none" w:sz="0" w:space="0" w:color="auto"/>
              </w:divBdr>
            </w:div>
            <w:div w:id="1749188044">
              <w:marLeft w:val="0"/>
              <w:marRight w:val="0"/>
              <w:marTop w:val="0"/>
              <w:marBottom w:val="0"/>
              <w:divBdr>
                <w:top w:val="none" w:sz="0" w:space="0" w:color="auto"/>
                <w:left w:val="none" w:sz="0" w:space="0" w:color="auto"/>
                <w:bottom w:val="none" w:sz="0" w:space="0" w:color="auto"/>
                <w:right w:val="none" w:sz="0" w:space="0" w:color="auto"/>
              </w:divBdr>
            </w:div>
            <w:div w:id="779644114">
              <w:marLeft w:val="0"/>
              <w:marRight w:val="0"/>
              <w:marTop w:val="0"/>
              <w:marBottom w:val="0"/>
              <w:divBdr>
                <w:top w:val="none" w:sz="0" w:space="0" w:color="auto"/>
                <w:left w:val="none" w:sz="0" w:space="0" w:color="auto"/>
                <w:bottom w:val="none" w:sz="0" w:space="0" w:color="auto"/>
                <w:right w:val="none" w:sz="0" w:space="0" w:color="auto"/>
              </w:divBdr>
            </w:div>
            <w:div w:id="1602638789">
              <w:marLeft w:val="0"/>
              <w:marRight w:val="0"/>
              <w:marTop w:val="0"/>
              <w:marBottom w:val="0"/>
              <w:divBdr>
                <w:top w:val="none" w:sz="0" w:space="0" w:color="auto"/>
                <w:left w:val="none" w:sz="0" w:space="0" w:color="auto"/>
                <w:bottom w:val="none" w:sz="0" w:space="0" w:color="auto"/>
                <w:right w:val="none" w:sz="0" w:space="0" w:color="auto"/>
              </w:divBdr>
            </w:div>
            <w:div w:id="1171524832">
              <w:marLeft w:val="0"/>
              <w:marRight w:val="0"/>
              <w:marTop w:val="0"/>
              <w:marBottom w:val="0"/>
              <w:divBdr>
                <w:top w:val="none" w:sz="0" w:space="0" w:color="auto"/>
                <w:left w:val="none" w:sz="0" w:space="0" w:color="auto"/>
                <w:bottom w:val="none" w:sz="0" w:space="0" w:color="auto"/>
                <w:right w:val="none" w:sz="0" w:space="0" w:color="auto"/>
              </w:divBdr>
            </w:div>
            <w:div w:id="136608738">
              <w:marLeft w:val="0"/>
              <w:marRight w:val="0"/>
              <w:marTop w:val="0"/>
              <w:marBottom w:val="0"/>
              <w:divBdr>
                <w:top w:val="none" w:sz="0" w:space="0" w:color="auto"/>
                <w:left w:val="none" w:sz="0" w:space="0" w:color="auto"/>
                <w:bottom w:val="none" w:sz="0" w:space="0" w:color="auto"/>
                <w:right w:val="none" w:sz="0" w:space="0" w:color="auto"/>
              </w:divBdr>
            </w:div>
            <w:div w:id="1057631403">
              <w:marLeft w:val="0"/>
              <w:marRight w:val="0"/>
              <w:marTop w:val="0"/>
              <w:marBottom w:val="0"/>
              <w:divBdr>
                <w:top w:val="none" w:sz="0" w:space="0" w:color="auto"/>
                <w:left w:val="none" w:sz="0" w:space="0" w:color="auto"/>
                <w:bottom w:val="none" w:sz="0" w:space="0" w:color="auto"/>
                <w:right w:val="none" w:sz="0" w:space="0" w:color="auto"/>
              </w:divBdr>
            </w:div>
            <w:div w:id="615449201">
              <w:marLeft w:val="0"/>
              <w:marRight w:val="0"/>
              <w:marTop w:val="0"/>
              <w:marBottom w:val="0"/>
              <w:divBdr>
                <w:top w:val="none" w:sz="0" w:space="0" w:color="auto"/>
                <w:left w:val="none" w:sz="0" w:space="0" w:color="auto"/>
                <w:bottom w:val="none" w:sz="0" w:space="0" w:color="auto"/>
                <w:right w:val="none" w:sz="0" w:space="0" w:color="auto"/>
              </w:divBdr>
            </w:div>
            <w:div w:id="957300660">
              <w:marLeft w:val="0"/>
              <w:marRight w:val="0"/>
              <w:marTop w:val="0"/>
              <w:marBottom w:val="0"/>
              <w:divBdr>
                <w:top w:val="none" w:sz="0" w:space="0" w:color="auto"/>
                <w:left w:val="none" w:sz="0" w:space="0" w:color="auto"/>
                <w:bottom w:val="none" w:sz="0" w:space="0" w:color="auto"/>
                <w:right w:val="none" w:sz="0" w:space="0" w:color="auto"/>
              </w:divBdr>
            </w:div>
            <w:div w:id="1815874432">
              <w:marLeft w:val="0"/>
              <w:marRight w:val="0"/>
              <w:marTop w:val="0"/>
              <w:marBottom w:val="0"/>
              <w:divBdr>
                <w:top w:val="none" w:sz="0" w:space="0" w:color="auto"/>
                <w:left w:val="none" w:sz="0" w:space="0" w:color="auto"/>
                <w:bottom w:val="none" w:sz="0" w:space="0" w:color="auto"/>
                <w:right w:val="none" w:sz="0" w:space="0" w:color="auto"/>
              </w:divBdr>
            </w:div>
            <w:div w:id="756757139">
              <w:marLeft w:val="0"/>
              <w:marRight w:val="0"/>
              <w:marTop w:val="0"/>
              <w:marBottom w:val="0"/>
              <w:divBdr>
                <w:top w:val="none" w:sz="0" w:space="0" w:color="auto"/>
                <w:left w:val="none" w:sz="0" w:space="0" w:color="auto"/>
                <w:bottom w:val="none" w:sz="0" w:space="0" w:color="auto"/>
                <w:right w:val="none" w:sz="0" w:space="0" w:color="auto"/>
              </w:divBdr>
            </w:div>
            <w:div w:id="1394740687">
              <w:marLeft w:val="0"/>
              <w:marRight w:val="0"/>
              <w:marTop w:val="0"/>
              <w:marBottom w:val="0"/>
              <w:divBdr>
                <w:top w:val="none" w:sz="0" w:space="0" w:color="auto"/>
                <w:left w:val="none" w:sz="0" w:space="0" w:color="auto"/>
                <w:bottom w:val="none" w:sz="0" w:space="0" w:color="auto"/>
                <w:right w:val="none" w:sz="0" w:space="0" w:color="auto"/>
              </w:divBdr>
            </w:div>
            <w:div w:id="1238704589">
              <w:marLeft w:val="0"/>
              <w:marRight w:val="0"/>
              <w:marTop w:val="0"/>
              <w:marBottom w:val="0"/>
              <w:divBdr>
                <w:top w:val="none" w:sz="0" w:space="0" w:color="auto"/>
                <w:left w:val="none" w:sz="0" w:space="0" w:color="auto"/>
                <w:bottom w:val="none" w:sz="0" w:space="0" w:color="auto"/>
                <w:right w:val="none" w:sz="0" w:space="0" w:color="auto"/>
              </w:divBdr>
            </w:div>
            <w:div w:id="1099906661">
              <w:marLeft w:val="0"/>
              <w:marRight w:val="0"/>
              <w:marTop w:val="0"/>
              <w:marBottom w:val="0"/>
              <w:divBdr>
                <w:top w:val="none" w:sz="0" w:space="0" w:color="auto"/>
                <w:left w:val="none" w:sz="0" w:space="0" w:color="auto"/>
                <w:bottom w:val="none" w:sz="0" w:space="0" w:color="auto"/>
                <w:right w:val="none" w:sz="0" w:space="0" w:color="auto"/>
              </w:divBdr>
            </w:div>
            <w:div w:id="1170867898">
              <w:marLeft w:val="0"/>
              <w:marRight w:val="0"/>
              <w:marTop w:val="0"/>
              <w:marBottom w:val="0"/>
              <w:divBdr>
                <w:top w:val="none" w:sz="0" w:space="0" w:color="auto"/>
                <w:left w:val="none" w:sz="0" w:space="0" w:color="auto"/>
                <w:bottom w:val="none" w:sz="0" w:space="0" w:color="auto"/>
                <w:right w:val="none" w:sz="0" w:space="0" w:color="auto"/>
              </w:divBdr>
            </w:div>
            <w:div w:id="188177967">
              <w:marLeft w:val="0"/>
              <w:marRight w:val="0"/>
              <w:marTop w:val="0"/>
              <w:marBottom w:val="0"/>
              <w:divBdr>
                <w:top w:val="none" w:sz="0" w:space="0" w:color="auto"/>
                <w:left w:val="none" w:sz="0" w:space="0" w:color="auto"/>
                <w:bottom w:val="none" w:sz="0" w:space="0" w:color="auto"/>
                <w:right w:val="none" w:sz="0" w:space="0" w:color="auto"/>
              </w:divBdr>
            </w:div>
            <w:div w:id="1520924139">
              <w:marLeft w:val="0"/>
              <w:marRight w:val="0"/>
              <w:marTop w:val="0"/>
              <w:marBottom w:val="0"/>
              <w:divBdr>
                <w:top w:val="none" w:sz="0" w:space="0" w:color="auto"/>
                <w:left w:val="none" w:sz="0" w:space="0" w:color="auto"/>
                <w:bottom w:val="none" w:sz="0" w:space="0" w:color="auto"/>
                <w:right w:val="none" w:sz="0" w:space="0" w:color="auto"/>
              </w:divBdr>
            </w:div>
            <w:div w:id="1784112309">
              <w:marLeft w:val="0"/>
              <w:marRight w:val="0"/>
              <w:marTop w:val="0"/>
              <w:marBottom w:val="0"/>
              <w:divBdr>
                <w:top w:val="none" w:sz="0" w:space="0" w:color="auto"/>
                <w:left w:val="none" w:sz="0" w:space="0" w:color="auto"/>
                <w:bottom w:val="none" w:sz="0" w:space="0" w:color="auto"/>
                <w:right w:val="none" w:sz="0" w:space="0" w:color="auto"/>
              </w:divBdr>
            </w:div>
            <w:div w:id="671105407">
              <w:marLeft w:val="0"/>
              <w:marRight w:val="0"/>
              <w:marTop w:val="0"/>
              <w:marBottom w:val="0"/>
              <w:divBdr>
                <w:top w:val="none" w:sz="0" w:space="0" w:color="auto"/>
                <w:left w:val="none" w:sz="0" w:space="0" w:color="auto"/>
                <w:bottom w:val="none" w:sz="0" w:space="0" w:color="auto"/>
                <w:right w:val="none" w:sz="0" w:space="0" w:color="auto"/>
              </w:divBdr>
            </w:div>
            <w:div w:id="1043597933">
              <w:marLeft w:val="0"/>
              <w:marRight w:val="0"/>
              <w:marTop w:val="0"/>
              <w:marBottom w:val="0"/>
              <w:divBdr>
                <w:top w:val="none" w:sz="0" w:space="0" w:color="auto"/>
                <w:left w:val="none" w:sz="0" w:space="0" w:color="auto"/>
                <w:bottom w:val="none" w:sz="0" w:space="0" w:color="auto"/>
                <w:right w:val="none" w:sz="0" w:space="0" w:color="auto"/>
              </w:divBdr>
            </w:div>
            <w:div w:id="1927422328">
              <w:marLeft w:val="0"/>
              <w:marRight w:val="0"/>
              <w:marTop w:val="0"/>
              <w:marBottom w:val="0"/>
              <w:divBdr>
                <w:top w:val="none" w:sz="0" w:space="0" w:color="auto"/>
                <w:left w:val="none" w:sz="0" w:space="0" w:color="auto"/>
                <w:bottom w:val="none" w:sz="0" w:space="0" w:color="auto"/>
                <w:right w:val="none" w:sz="0" w:space="0" w:color="auto"/>
              </w:divBdr>
            </w:div>
            <w:div w:id="2141148014">
              <w:marLeft w:val="0"/>
              <w:marRight w:val="0"/>
              <w:marTop w:val="0"/>
              <w:marBottom w:val="0"/>
              <w:divBdr>
                <w:top w:val="none" w:sz="0" w:space="0" w:color="auto"/>
                <w:left w:val="none" w:sz="0" w:space="0" w:color="auto"/>
                <w:bottom w:val="none" w:sz="0" w:space="0" w:color="auto"/>
                <w:right w:val="none" w:sz="0" w:space="0" w:color="auto"/>
              </w:divBdr>
            </w:div>
            <w:div w:id="1434594672">
              <w:marLeft w:val="0"/>
              <w:marRight w:val="0"/>
              <w:marTop w:val="0"/>
              <w:marBottom w:val="0"/>
              <w:divBdr>
                <w:top w:val="none" w:sz="0" w:space="0" w:color="auto"/>
                <w:left w:val="none" w:sz="0" w:space="0" w:color="auto"/>
                <w:bottom w:val="none" w:sz="0" w:space="0" w:color="auto"/>
                <w:right w:val="none" w:sz="0" w:space="0" w:color="auto"/>
              </w:divBdr>
            </w:div>
            <w:div w:id="1221282906">
              <w:marLeft w:val="0"/>
              <w:marRight w:val="0"/>
              <w:marTop w:val="0"/>
              <w:marBottom w:val="0"/>
              <w:divBdr>
                <w:top w:val="none" w:sz="0" w:space="0" w:color="auto"/>
                <w:left w:val="none" w:sz="0" w:space="0" w:color="auto"/>
                <w:bottom w:val="none" w:sz="0" w:space="0" w:color="auto"/>
                <w:right w:val="none" w:sz="0" w:space="0" w:color="auto"/>
              </w:divBdr>
            </w:div>
            <w:div w:id="618222006">
              <w:marLeft w:val="0"/>
              <w:marRight w:val="0"/>
              <w:marTop w:val="0"/>
              <w:marBottom w:val="0"/>
              <w:divBdr>
                <w:top w:val="none" w:sz="0" w:space="0" w:color="auto"/>
                <w:left w:val="none" w:sz="0" w:space="0" w:color="auto"/>
                <w:bottom w:val="none" w:sz="0" w:space="0" w:color="auto"/>
                <w:right w:val="none" w:sz="0" w:space="0" w:color="auto"/>
              </w:divBdr>
            </w:div>
            <w:div w:id="1129317195">
              <w:marLeft w:val="0"/>
              <w:marRight w:val="0"/>
              <w:marTop w:val="0"/>
              <w:marBottom w:val="0"/>
              <w:divBdr>
                <w:top w:val="none" w:sz="0" w:space="0" w:color="auto"/>
                <w:left w:val="none" w:sz="0" w:space="0" w:color="auto"/>
                <w:bottom w:val="none" w:sz="0" w:space="0" w:color="auto"/>
                <w:right w:val="none" w:sz="0" w:space="0" w:color="auto"/>
              </w:divBdr>
            </w:div>
            <w:div w:id="1542858915">
              <w:marLeft w:val="0"/>
              <w:marRight w:val="0"/>
              <w:marTop w:val="0"/>
              <w:marBottom w:val="0"/>
              <w:divBdr>
                <w:top w:val="none" w:sz="0" w:space="0" w:color="auto"/>
                <w:left w:val="none" w:sz="0" w:space="0" w:color="auto"/>
                <w:bottom w:val="none" w:sz="0" w:space="0" w:color="auto"/>
                <w:right w:val="none" w:sz="0" w:space="0" w:color="auto"/>
              </w:divBdr>
            </w:div>
            <w:div w:id="141047853">
              <w:marLeft w:val="0"/>
              <w:marRight w:val="0"/>
              <w:marTop w:val="0"/>
              <w:marBottom w:val="0"/>
              <w:divBdr>
                <w:top w:val="none" w:sz="0" w:space="0" w:color="auto"/>
                <w:left w:val="none" w:sz="0" w:space="0" w:color="auto"/>
                <w:bottom w:val="none" w:sz="0" w:space="0" w:color="auto"/>
                <w:right w:val="none" w:sz="0" w:space="0" w:color="auto"/>
              </w:divBdr>
            </w:div>
            <w:div w:id="1009066540">
              <w:marLeft w:val="0"/>
              <w:marRight w:val="0"/>
              <w:marTop w:val="0"/>
              <w:marBottom w:val="0"/>
              <w:divBdr>
                <w:top w:val="none" w:sz="0" w:space="0" w:color="auto"/>
                <w:left w:val="none" w:sz="0" w:space="0" w:color="auto"/>
                <w:bottom w:val="none" w:sz="0" w:space="0" w:color="auto"/>
                <w:right w:val="none" w:sz="0" w:space="0" w:color="auto"/>
              </w:divBdr>
            </w:div>
            <w:div w:id="1966887138">
              <w:marLeft w:val="0"/>
              <w:marRight w:val="0"/>
              <w:marTop w:val="0"/>
              <w:marBottom w:val="0"/>
              <w:divBdr>
                <w:top w:val="none" w:sz="0" w:space="0" w:color="auto"/>
                <w:left w:val="none" w:sz="0" w:space="0" w:color="auto"/>
                <w:bottom w:val="none" w:sz="0" w:space="0" w:color="auto"/>
                <w:right w:val="none" w:sz="0" w:space="0" w:color="auto"/>
              </w:divBdr>
            </w:div>
            <w:div w:id="476076023">
              <w:marLeft w:val="0"/>
              <w:marRight w:val="0"/>
              <w:marTop w:val="0"/>
              <w:marBottom w:val="0"/>
              <w:divBdr>
                <w:top w:val="none" w:sz="0" w:space="0" w:color="auto"/>
                <w:left w:val="none" w:sz="0" w:space="0" w:color="auto"/>
                <w:bottom w:val="none" w:sz="0" w:space="0" w:color="auto"/>
                <w:right w:val="none" w:sz="0" w:space="0" w:color="auto"/>
              </w:divBdr>
            </w:div>
            <w:div w:id="1238712952">
              <w:marLeft w:val="0"/>
              <w:marRight w:val="0"/>
              <w:marTop w:val="0"/>
              <w:marBottom w:val="0"/>
              <w:divBdr>
                <w:top w:val="none" w:sz="0" w:space="0" w:color="auto"/>
                <w:left w:val="none" w:sz="0" w:space="0" w:color="auto"/>
                <w:bottom w:val="none" w:sz="0" w:space="0" w:color="auto"/>
                <w:right w:val="none" w:sz="0" w:space="0" w:color="auto"/>
              </w:divBdr>
            </w:div>
            <w:div w:id="454179113">
              <w:marLeft w:val="0"/>
              <w:marRight w:val="0"/>
              <w:marTop w:val="0"/>
              <w:marBottom w:val="0"/>
              <w:divBdr>
                <w:top w:val="none" w:sz="0" w:space="0" w:color="auto"/>
                <w:left w:val="none" w:sz="0" w:space="0" w:color="auto"/>
                <w:bottom w:val="none" w:sz="0" w:space="0" w:color="auto"/>
                <w:right w:val="none" w:sz="0" w:space="0" w:color="auto"/>
              </w:divBdr>
            </w:div>
            <w:div w:id="1734154520">
              <w:marLeft w:val="0"/>
              <w:marRight w:val="0"/>
              <w:marTop w:val="0"/>
              <w:marBottom w:val="0"/>
              <w:divBdr>
                <w:top w:val="none" w:sz="0" w:space="0" w:color="auto"/>
                <w:left w:val="none" w:sz="0" w:space="0" w:color="auto"/>
                <w:bottom w:val="none" w:sz="0" w:space="0" w:color="auto"/>
                <w:right w:val="none" w:sz="0" w:space="0" w:color="auto"/>
              </w:divBdr>
            </w:div>
            <w:div w:id="1260912828">
              <w:marLeft w:val="0"/>
              <w:marRight w:val="0"/>
              <w:marTop w:val="0"/>
              <w:marBottom w:val="0"/>
              <w:divBdr>
                <w:top w:val="none" w:sz="0" w:space="0" w:color="auto"/>
                <w:left w:val="none" w:sz="0" w:space="0" w:color="auto"/>
                <w:bottom w:val="none" w:sz="0" w:space="0" w:color="auto"/>
                <w:right w:val="none" w:sz="0" w:space="0" w:color="auto"/>
              </w:divBdr>
            </w:div>
            <w:div w:id="1018890293">
              <w:marLeft w:val="0"/>
              <w:marRight w:val="0"/>
              <w:marTop w:val="0"/>
              <w:marBottom w:val="0"/>
              <w:divBdr>
                <w:top w:val="none" w:sz="0" w:space="0" w:color="auto"/>
                <w:left w:val="none" w:sz="0" w:space="0" w:color="auto"/>
                <w:bottom w:val="none" w:sz="0" w:space="0" w:color="auto"/>
                <w:right w:val="none" w:sz="0" w:space="0" w:color="auto"/>
              </w:divBdr>
            </w:div>
            <w:div w:id="1882591956">
              <w:marLeft w:val="0"/>
              <w:marRight w:val="0"/>
              <w:marTop w:val="0"/>
              <w:marBottom w:val="0"/>
              <w:divBdr>
                <w:top w:val="none" w:sz="0" w:space="0" w:color="auto"/>
                <w:left w:val="none" w:sz="0" w:space="0" w:color="auto"/>
                <w:bottom w:val="none" w:sz="0" w:space="0" w:color="auto"/>
                <w:right w:val="none" w:sz="0" w:space="0" w:color="auto"/>
              </w:divBdr>
            </w:div>
            <w:div w:id="1241600953">
              <w:marLeft w:val="0"/>
              <w:marRight w:val="0"/>
              <w:marTop w:val="0"/>
              <w:marBottom w:val="0"/>
              <w:divBdr>
                <w:top w:val="none" w:sz="0" w:space="0" w:color="auto"/>
                <w:left w:val="none" w:sz="0" w:space="0" w:color="auto"/>
                <w:bottom w:val="none" w:sz="0" w:space="0" w:color="auto"/>
                <w:right w:val="none" w:sz="0" w:space="0" w:color="auto"/>
              </w:divBdr>
            </w:div>
            <w:div w:id="2009286874">
              <w:marLeft w:val="0"/>
              <w:marRight w:val="0"/>
              <w:marTop w:val="0"/>
              <w:marBottom w:val="0"/>
              <w:divBdr>
                <w:top w:val="none" w:sz="0" w:space="0" w:color="auto"/>
                <w:left w:val="none" w:sz="0" w:space="0" w:color="auto"/>
                <w:bottom w:val="none" w:sz="0" w:space="0" w:color="auto"/>
                <w:right w:val="none" w:sz="0" w:space="0" w:color="auto"/>
              </w:divBdr>
            </w:div>
            <w:div w:id="1863083490">
              <w:marLeft w:val="0"/>
              <w:marRight w:val="0"/>
              <w:marTop w:val="0"/>
              <w:marBottom w:val="0"/>
              <w:divBdr>
                <w:top w:val="none" w:sz="0" w:space="0" w:color="auto"/>
                <w:left w:val="none" w:sz="0" w:space="0" w:color="auto"/>
                <w:bottom w:val="none" w:sz="0" w:space="0" w:color="auto"/>
                <w:right w:val="none" w:sz="0" w:space="0" w:color="auto"/>
              </w:divBdr>
            </w:div>
            <w:div w:id="596449046">
              <w:marLeft w:val="0"/>
              <w:marRight w:val="0"/>
              <w:marTop w:val="0"/>
              <w:marBottom w:val="0"/>
              <w:divBdr>
                <w:top w:val="none" w:sz="0" w:space="0" w:color="auto"/>
                <w:left w:val="none" w:sz="0" w:space="0" w:color="auto"/>
                <w:bottom w:val="none" w:sz="0" w:space="0" w:color="auto"/>
                <w:right w:val="none" w:sz="0" w:space="0" w:color="auto"/>
              </w:divBdr>
            </w:div>
            <w:div w:id="743604005">
              <w:marLeft w:val="0"/>
              <w:marRight w:val="0"/>
              <w:marTop w:val="0"/>
              <w:marBottom w:val="0"/>
              <w:divBdr>
                <w:top w:val="none" w:sz="0" w:space="0" w:color="auto"/>
                <w:left w:val="none" w:sz="0" w:space="0" w:color="auto"/>
                <w:bottom w:val="none" w:sz="0" w:space="0" w:color="auto"/>
                <w:right w:val="none" w:sz="0" w:space="0" w:color="auto"/>
              </w:divBdr>
            </w:div>
            <w:div w:id="1721661746">
              <w:marLeft w:val="0"/>
              <w:marRight w:val="0"/>
              <w:marTop w:val="0"/>
              <w:marBottom w:val="0"/>
              <w:divBdr>
                <w:top w:val="none" w:sz="0" w:space="0" w:color="auto"/>
                <w:left w:val="none" w:sz="0" w:space="0" w:color="auto"/>
                <w:bottom w:val="none" w:sz="0" w:space="0" w:color="auto"/>
                <w:right w:val="none" w:sz="0" w:space="0" w:color="auto"/>
              </w:divBdr>
            </w:div>
            <w:div w:id="257057966">
              <w:marLeft w:val="0"/>
              <w:marRight w:val="0"/>
              <w:marTop w:val="0"/>
              <w:marBottom w:val="0"/>
              <w:divBdr>
                <w:top w:val="none" w:sz="0" w:space="0" w:color="auto"/>
                <w:left w:val="none" w:sz="0" w:space="0" w:color="auto"/>
                <w:bottom w:val="none" w:sz="0" w:space="0" w:color="auto"/>
                <w:right w:val="none" w:sz="0" w:space="0" w:color="auto"/>
              </w:divBdr>
            </w:div>
            <w:div w:id="491027732">
              <w:marLeft w:val="0"/>
              <w:marRight w:val="0"/>
              <w:marTop w:val="0"/>
              <w:marBottom w:val="0"/>
              <w:divBdr>
                <w:top w:val="none" w:sz="0" w:space="0" w:color="auto"/>
                <w:left w:val="none" w:sz="0" w:space="0" w:color="auto"/>
                <w:bottom w:val="none" w:sz="0" w:space="0" w:color="auto"/>
                <w:right w:val="none" w:sz="0" w:space="0" w:color="auto"/>
              </w:divBdr>
            </w:div>
            <w:div w:id="453331545">
              <w:marLeft w:val="0"/>
              <w:marRight w:val="0"/>
              <w:marTop w:val="0"/>
              <w:marBottom w:val="0"/>
              <w:divBdr>
                <w:top w:val="none" w:sz="0" w:space="0" w:color="auto"/>
                <w:left w:val="none" w:sz="0" w:space="0" w:color="auto"/>
                <w:bottom w:val="none" w:sz="0" w:space="0" w:color="auto"/>
                <w:right w:val="none" w:sz="0" w:space="0" w:color="auto"/>
              </w:divBdr>
            </w:div>
            <w:div w:id="1519196666">
              <w:marLeft w:val="0"/>
              <w:marRight w:val="0"/>
              <w:marTop w:val="0"/>
              <w:marBottom w:val="0"/>
              <w:divBdr>
                <w:top w:val="none" w:sz="0" w:space="0" w:color="auto"/>
                <w:left w:val="none" w:sz="0" w:space="0" w:color="auto"/>
                <w:bottom w:val="none" w:sz="0" w:space="0" w:color="auto"/>
                <w:right w:val="none" w:sz="0" w:space="0" w:color="auto"/>
              </w:divBdr>
            </w:div>
            <w:div w:id="375551358">
              <w:marLeft w:val="0"/>
              <w:marRight w:val="0"/>
              <w:marTop w:val="0"/>
              <w:marBottom w:val="0"/>
              <w:divBdr>
                <w:top w:val="none" w:sz="0" w:space="0" w:color="auto"/>
                <w:left w:val="none" w:sz="0" w:space="0" w:color="auto"/>
                <w:bottom w:val="none" w:sz="0" w:space="0" w:color="auto"/>
                <w:right w:val="none" w:sz="0" w:space="0" w:color="auto"/>
              </w:divBdr>
            </w:div>
            <w:div w:id="540552551">
              <w:marLeft w:val="0"/>
              <w:marRight w:val="0"/>
              <w:marTop w:val="0"/>
              <w:marBottom w:val="0"/>
              <w:divBdr>
                <w:top w:val="none" w:sz="0" w:space="0" w:color="auto"/>
                <w:left w:val="none" w:sz="0" w:space="0" w:color="auto"/>
                <w:bottom w:val="none" w:sz="0" w:space="0" w:color="auto"/>
                <w:right w:val="none" w:sz="0" w:space="0" w:color="auto"/>
              </w:divBdr>
            </w:div>
            <w:div w:id="918908001">
              <w:marLeft w:val="0"/>
              <w:marRight w:val="0"/>
              <w:marTop w:val="0"/>
              <w:marBottom w:val="0"/>
              <w:divBdr>
                <w:top w:val="none" w:sz="0" w:space="0" w:color="auto"/>
                <w:left w:val="none" w:sz="0" w:space="0" w:color="auto"/>
                <w:bottom w:val="none" w:sz="0" w:space="0" w:color="auto"/>
                <w:right w:val="none" w:sz="0" w:space="0" w:color="auto"/>
              </w:divBdr>
            </w:div>
            <w:div w:id="2044790808">
              <w:marLeft w:val="0"/>
              <w:marRight w:val="0"/>
              <w:marTop w:val="0"/>
              <w:marBottom w:val="0"/>
              <w:divBdr>
                <w:top w:val="none" w:sz="0" w:space="0" w:color="auto"/>
                <w:left w:val="none" w:sz="0" w:space="0" w:color="auto"/>
                <w:bottom w:val="none" w:sz="0" w:space="0" w:color="auto"/>
                <w:right w:val="none" w:sz="0" w:space="0" w:color="auto"/>
              </w:divBdr>
            </w:div>
            <w:div w:id="208079786">
              <w:marLeft w:val="0"/>
              <w:marRight w:val="0"/>
              <w:marTop w:val="0"/>
              <w:marBottom w:val="0"/>
              <w:divBdr>
                <w:top w:val="none" w:sz="0" w:space="0" w:color="auto"/>
                <w:left w:val="none" w:sz="0" w:space="0" w:color="auto"/>
                <w:bottom w:val="none" w:sz="0" w:space="0" w:color="auto"/>
                <w:right w:val="none" w:sz="0" w:space="0" w:color="auto"/>
              </w:divBdr>
            </w:div>
            <w:div w:id="13774039">
              <w:marLeft w:val="0"/>
              <w:marRight w:val="0"/>
              <w:marTop w:val="0"/>
              <w:marBottom w:val="0"/>
              <w:divBdr>
                <w:top w:val="none" w:sz="0" w:space="0" w:color="auto"/>
                <w:left w:val="none" w:sz="0" w:space="0" w:color="auto"/>
                <w:bottom w:val="none" w:sz="0" w:space="0" w:color="auto"/>
                <w:right w:val="none" w:sz="0" w:space="0" w:color="auto"/>
              </w:divBdr>
            </w:div>
            <w:div w:id="1185703291">
              <w:marLeft w:val="0"/>
              <w:marRight w:val="0"/>
              <w:marTop w:val="0"/>
              <w:marBottom w:val="0"/>
              <w:divBdr>
                <w:top w:val="none" w:sz="0" w:space="0" w:color="auto"/>
                <w:left w:val="none" w:sz="0" w:space="0" w:color="auto"/>
                <w:bottom w:val="none" w:sz="0" w:space="0" w:color="auto"/>
                <w:right w:val="none" w:sz="0" w:space="0" w:color="auto"/>
              </w:divBdr>
            </w:div>
            <w:div w:id="1327900117">
              <w:marLeft w:val="0"/>
              <w:marRight w:val="0"/>
              <w:marTop w:val="0"/>
              <w:marBottom w:val="0"/>
              <w:divBdr>
                <w:top w:val="none" w:sz="0" w:space="0" w:color="auto"/>
                <w:left w:val="none" w:sz="0" w:space="0" w:color="auto"/>
                <w:bottom w:val="none" w:sz="0" w:space="0" w:color="auto"/>
                <w:right w:val="none" w:sz="0" w:space="0" w:color="auto"/>
              </w:divBdr>
            </w:div>
            <w:div w:id="2784530">
              <w:marLeft w:val="0"/>
              <w:marRight w:val="0"/>
              <w:marTop w:val="0"/>
              <w:marBottom w:val="0"/>
              <w:divBdr>
                <w:top w:val="none" w:sz="0" w:space="0" w:color="auto"/>
                <w:left w:val="none" w:sz="0" w:space="0" w:color="auto"/>
                <w:bottom w:val="none" w:sz="0" w:space="0" w:color="auto"/>
                <w:right w:val="none" w:sz="0" w:space="0" w:color="auto"/>
              </w:divBdr>
            </w:div>
            <w:div w:id="1165703711">
              <w:marLeft w:val="0"/>
              <w:marRight w:val="0"/>
              <w:marTop w:val="0"/>
              <w:marBottom w:val="0"/>
              <w:divBdr>
                <w:top w:val="none" w:sz="0" w:space="0" w:color="auto"/>
                <w:left w:val="none" w:sz="0" w:space="0" w:color="auto"/>
                <w:bottom w:val="none" w:sz="0" w:space="0" w:color="auto"/>
                <w:right w:val="none" w:sz="0" w:space="0" w:color="auto"/>
              </w:divBdr>
            </w:div>
            <w:div w:id="1147894048">
              <w:marLeft w:val="0"/>
              <w:marRight w:val="0"/>
              <w:marTop w:val="0"/>
              <w:marBottom w:val="0"/>
              <w:divBdr>
                <w:top w:val="none" w:sz="0" w:space="0" w:color="auto"/>
                <w:left w:val="none" w:sz="0" w:space="0" w:color="auto"/>
                <w:bottom w:val="none" w:sz="0" w:space="0" w:color="auto"/>
                <w:right w:val="none" w:sz="0" w:space="0" w:color="auto"/>
              </w:divBdr>
            </w:div>
            <w:div w:id="1608388933">
              <w:marLeft w:val="0"/>
              <w:marRight w:val="0"/>
              <w:marTop w:val="0"/>
              <w:marBottom w:val="0"/>
              <w:divBdr>
                <w:top w:val="none" w:sz="0" w:space="0" w:color="auto"/>
                <w:left w:val="none" w:sz="0" w:space="0" w:color="auto"/>
                <w:bottom w:val="none" w:sz="0" w:space="0" w:color="auto"/>
                <w:right w:val="none" w:sz="0" w:space="0" w:color="auto"/>
              </w:divBdr>
            </w:div>
            <w:div w:id="457457654">
              <w:marLeft w:val="0"/>
              <w:marRight w:val="0"/>
              <w:marTop w:val="0"/>
              <w:marBottom w:val="0"/>
              <w:divBdr>
                <w:top w:val="none" w:sz="0" w:space="0" w:color="auto"/>
                <w:left w:val="none" w:sz="0" w:space="0" w:color="auto"/>
                <w:bottom w:val="none" w:sz="0" w:space="0" w:color="auto"/>
                <w:right w:val="none" w:sz="0" w:space="0" w:color="auto"/>
              </w:divBdr>
            </w:div>
            <w:div w:id="1466311449">
              <w:marLeft w:val="0"/>
              <w:marRight w:val="0"/>
              <w:marTop w:val="0"/>
              <w:marBottom w:val="0"/>
              <w:divBdr>
                <w:top w:val="none" w:sz="0" w:space="0" w:color="auto"/>
                <w:left w:val="none" w:sz="0" w:space="0" w:color="auto"/>
                <w:bottom w:val="none" w:sz="0" w:space="0" w:color="auto"/>
                <w:right w:val="none" w:sz="0" w:space="0" w:color="auto"/>
              </w:divBdr>
            </w:div>
            <w:div w:id="234511237">
              <w:marLeft w:val="0"/>
              <w:marRight w:val="0"/>
              <w:marTop w:val="0"/>
              <w:marBottom w:val="0"/>
              <w:divBdr>
                <w:top w:val="none" w:sz="0" w:space="0" w:color="auto"/>
                <w:left w:val="none" w:sz="0" w:space="0" w:color="auto"/>
                <w:bottom w:val="none" w:sz="0" w:space="0" w:color="auto"/>
                <w:right w:val="none" w:sz="0" w:space="0" w:color="auto"/>
              </w:divBdr>
            </w:div>
            <w:div w:id="468672929">
              <w:marLeft w:val="0"/>
              <w:marRight w:val="0"/>
              <w:marTop w:val="0"/>
              <w:marBottom w:val="0"/>
              <w:divBdr>
                <w:top w:val="none" w:sz="0" w:space="0" w:color="auto"/>
                <w:left w:val="none" w:sz="0" w:space="0" w:color="auto"/>
                <w:bottom w:val="none" w:sz="0" w:space="0" w:color="auto"/>
                <w:right w:val="none" w:sz="0" w:space="0" w:color="auto"/>
              </w:divBdr>
            </w:div>
            <w:div w:id="139006578">
              <w:marLeft w:val="0"/>
              <w:marRight w:val="0"/>
              <w:marTop w:val="0"/>
              <w:marBottom w:val="0"/>
              <w:divBdr>
                <w:top w:val="none" w:sz="0" w:space="0" w:color="auto"/>
                <w:left w:val="none" w:sz="0" w:space="0" w:color="auto"/>
                <w:bottom w:val="none" w:sz="0" w:space="0" w:color="auto"/>
                <w:right w:val="none" w:sz="0" w:space="0" w:color="auto"/>
              </w:divBdr>
            </w:div>
            <w:div w:id="891845273">
              <w:marLeft w:val="0"/>
              <w:marRight w:val="0"/>
              <w:marTop w:val="0"/>
              <w:marBottom w:val="0"/>
              <w:divBdr>
                <w:top w:val="none" w:sz="0" w:space="0" w:color="auto"/>
                <w:left w:val="none" w:sz="0" w:space="0" w:color="auto"/>
                <w:bottom w:val="none" w:sz="0" w:space="0" w:color="auto"/>
                <w:right w:val="none" w:sz="0" w:space="0" w:color="auto"/>
              </w:divBdr>
            </w:div>
            <w:div w:id="1954939237">
              <w:marLeft w:val="0"/>
              <w:marRight w:val="0"/>
              <w:marTop w:val="0"/>
              <w:marBottom w:val="0"/>
              <w:divBdr>
                <w:top w:val="none" w:sz="0" w:space="0" w:color="auto"/>
                <w:left w:val="none" w:sz="0" w:space="0" w:color="auto"/>
                <w:bottom w:val="none" w:sz="0" w:space="0" w:color="auto"/>
                <w:right w:val="none" w:sz="0" w:space="0" w:color="auto"/>
              </w:divBdr>
            </w:div>
            <w:div w:id="2137289298">
              <w:marLeft w:val="0"/>
              <w:marRight w:val="0"/>
              <w:marTop w:val="0"/>
              <w:marBottom w:val="0"/>
              <w:divBdr>
                <w:top w:val="none" w:sz="0" w:space="0" w:color="auto"/>
                <w:left w:val="none" w:sz="0" w:space="0" w:color="auto"/>
                <w:bottom w:val="none" w:sz="0" w:space="0" w:color="auto"/>
                <w:right w:val="none" w:sz="0" w:space="0" w:color="auto"/>
              </w:divBdr>
            </w:div>
            <w:div w:id="1654216937">
              <w:marLeft w:val="0"/>
              <w:marRight w:val="0"/>
              <w:marTop w:val="0"/>
              <w:marBottom w:val="0"/>
              <w:divBdr>
                <w:top w:val="none" w:sz="0" w:space="0" w:color="auto"/>
                <w:left w:val="none" w:sz="0" w:space="0" w:color="auto"/>
                <w:bottom w:val="none" w:sz="0" w:space="0" w:color="auto"/>
                <w:right w:val="none" w:sz="0" w:space="0" w:color="auto"/>
              </w:divBdr>
            </w:div>
            <w:div w:id="338971720">
              <w:marLeft w:val="0"/>
              <w:marRight w:val="0"/>
              <w:marTop w:val="0"/>
              <w:marBottom w:val="0"/>
              <w:divBdr>
                <w:top w:val="none" w:sz="0" w:space="0" w:color="auto"/>
                <w:left w:val="none" w:sz="0" w:space="0" w:color="auto"/>
                <w:bottom w:val="none" w:sz="0" w:space="0" w:color="auto"/>
                <w:right w:val="none" w:sz="0" w:space="0" w:color="auto"/>
              </w:divBdr>
            </w:div>
            <w:div w:id="347097350">
              <w:marLeft w:val="0"/>
              <w:marRight w:val="0"/>
              <w:marTop w:val="0"/>
              <w:marBottom w:val="0"/>
              <w:divBdr>
                <w:top w:val="none" w:sz="0" w:space="0" w:color="auto"/>
                <w:left w:val="none" w:sz="0" w:space="0" w:color="auto"/>
                <w:bottom w:val="none" w:sz="0" w:space="0" w:color="auto"/>
                <w:right w:val="none" w:sz="0" w:space="0" w:color="auto"/>
              </w:divBdr>
            </w:div>
            <w:div w:id="103044563">
              <w:marLeft w:val="0"/>
              <w:marRight w:val="0"/>
              <w:marTop w:val="0"/>
              <w:marBottom w:val="0"/>
              <w:divBdr>
                <w:top w:val="none" w:sz="0" w:space="0" w:color="auto"/>
                <w:left w:val="none" w:sz="0" w:space="0" w:color="auto"/>
                <w:bottom w:val="none" w:sz="0" w:space="0" w:color="auto"/>
                <w:right w:val="none" w:sz="0" w:space="0" w:color="auto"/>
              </w:divBdr>
            </w:div>
            <w:div w:id="866142549">
              <w:marLeft w:val="0"/>
              <w:marRight w:val="0"/>
              <w:marTop w:val="0"/>
              <w:marBottom w:val="0"/>
              <w:divBdr>
                <w:top w:val="none" w:sz="0" w:space="0" w:color="auto"/>
                <w:left w:val="none" w:sz="0" w:space="0" w:color="auto"/>
                <w:bottom w:val="none" w:sz="0" w:space="0" w:color="auto"/>
                <w:right w:val="none" w:sz="0" w:space="0" w:color="auto"/>
              </w:divBdr>
            </w:div>
            <w:div w:id="1305619077">
              <w:marLeft w:val="0"/>
              <w:marRight w:val="0"/>
              <w:marTop w:val="0"/>
              <w:marBottom w:val="0"/>
              <w:divBdr>
                <w:top w:val="none" w:sz="0" w:space="0" w:color="auto"/>
                <w:left w:val="none" w:sz="0" w:space="0" w:color="auto"/>
                <w:bottom w:val="none" w:sz="0" w:space="0" w:color="auto"/>
                <w:right w:val="none" w:sz="0" w:space="0" w:color="auto"/>
              </w:divBdr>
            </w:div>
            <w:div w:id="1283656043">
              <w:marLeft w:val="0"/>
              <w:marRight w:val="0"/>
              <w:marTop w:val="0"/>
              <w:marBottom w:val="0"/>
              <w:divBdr>
                <w:top w:val="none" w:sz="0" w:space="0" w:color="auto"/>
                <w:left w:val="none" w:sz="0" w:space="0" w:color="auto"/>
                <w:bottom w:val="none" w:sz="0" w:space="0" w:color="auto"/>
                <w:right w:val="none" w:sz="0" w:space="0" w:color="auto"/>
              </w:divBdr>
            </w:div>
            <w:div w:id="1166094093">
              <w:marLeft w:val="0"/>
              <w:marRight w:val="0"/>
              <w:marTop w:val="0"/>
              <w:marBottom w:val="0"/>
              <w:divBdr>
                <w:top w:val="none" w:sz="0" w:space="0" w:color="auto"/>
                <w:left w:val="none" w:sz="0" w:space="0" w:color="auto"/>
                <w:bottom w:val="none" w:sz="0" w:space="0" w:color="auto"/>
                <w:right w:val="none" w:sz="0" w:space="0" w:color="auto"/>
              </w:divBdr>
            </w:div>
            <w:div w:id="718240860">
              <w:marLeft w:val="0"/>
              <w:marRight w:val="0"/>
              <w:marTop w:val="0"/>
              <w:marBottom w:val="0"/>
              <w:divBdr>
                <w:top w:val="none" w:sz="0" w:space="0" w:color="auto"/>
                <w:left w:val="none" w:sz="0" w:space="0" w:color="auto"/>
                <w:bottom w:val="none" w:sz="0" w:space="0" w:color="auto"/>
                <w:right w:val="none" w:sz="0" w:space="0" w:color="auto"/>
              </w:divBdr>
            </w:div>
            <w:div w:id="2035692293">
              <w:marLeft w:val="0"/>
              <w:marRight w:val="0"/>
              <w:marTop w:val="0"/>
              <w:marBottom w:val="0"/>
              <w:divBdr>
                <w:top w:val="none" w:sz="0" w:space="0" w:color="auto"/>
                <w:left w:val="none" w:sz="0" w:space="0" w:color="auto"/>
                <w:bottom w:val="none" w:sz="0" w:space="0" w:color="auto"/>
                <w:right w:val="none" w:sz="0" w:space="0" w:color="auto"/>
              </w:divBdr>
            </w:div>
            <w:div w:id="1698503016">
              <w:marLeft w:val="0"/>
              <w:marRight w:val="0"/>
              <w:marTop w:val="0"/>
              <w:marBottom w:val="0"/>
              <w:divBdr>
                <w:top w:val="none" w:sz="0" w:space="0" w:color="auto"/>
                <w:left w:val="none" w:sz="0" w:space="0" w:color="auto"/>
                <w:bottom w:val="none" w:sz="0" w:space="0" w:color="auto"/>
                <w:right w:val="none" w:sz="0" w:space="0" w:color="auto"/>
              </w:divBdr>
            </w:div>
            <w:div w:id="673150826">
              <w:marLeft w:val="0"/>
              <w:marRight w:val="0"/>
              <w:marTop w:val="0"/>
              <w:marBottom w:val="0"/>
              <w:divBdr>
                <w:top w:val="none" w:sz="0" w:space="0" w:color="auto"/>
                <w:left w:val="none" w:sz="0" w:space="0" w:color="auto"/>
                <w:bottom w:val="none" w:sz="0" w:space="0" w:color="auto"/>
                <w:right w:val="none" w:sz="0" w:space="0" w:color="auto"/>
              </w:divBdr>
            </w:div>
            <w:div w:id="1054500173">
              <w:marLeft w:val="0"/>
              <w:marRight w:val="0"/>
              <w:marTop w:val="0"/>
              <w:marBottom w:val="0"/>
              <w:divBdr>
                <w:top w:val="none" w:sz="0" w:space="0" w:color="auto"/>
                <w:left w:val="none" w:sz="0" w:space="0" w:color="auto"/>
                <w:bottom w:val="none" w:sz="0" w:space="0" w:color="auto"/>
                <w:right w:val="none" w:sz="0" w:space="0" w:color="auto"/>
              </w:divBdr>
            </w:div>
            <w:div w:id="1705402658">
              <w:marLeft w:val="0"/>
              <w:marRight w:val="0"/>
              <w:marTop w:val="0"/>
              <w:marBottom w:val="0"/>
              <w:divBdr>
                <w:top w:val="none" w:sz="0" w:space="0" w:color="auto"/>
                <w:left w:val="none" w:sz="0" w:space="0" w:color="auto"/>
                <w:bottom w:val="none" w:sz="0" w:space="0" w:color="auto"/>
                <w:right w:val="none" w:sz="0" w:space="0" w:color="auto"/>
              </w:divBdr>
            </w:div>
            <w:div w:id="1809861242">
              <w:marLeft w:val="0"/>
              <w:marRight w:val="0"/>
              <w:marTop w:val="0"/>
              <w:marBottom w:val="0"/>
              <w:divBdr>
                <w:top w:val="none" w:sz="0" w:space="0" w:color="auto"/>
                <w:left w:val="none" w:sz="0" w:space="0" w:color="auto"/>
                <w:bottom w:val="none" w:sz="0" w:space="0" w:color="auto"/>
                <w:right w:val="none" w:sz="0" w:space="0" w:color="auto"/>
              </w:divBdr>
            </w:div>
            <w:div w:id="1536885736">
              <w:marLeft w:val="0"/>
              <w:marRight w:val="0"/>
              <w:marTop w:val="0"/>
              <w:marBottom w:val="0"/>
              <w:divBdr>
                <w:top w:val="none" w:sz="0" w:space="0" w:color="auto"/>
                <w:left w:val="none" w:sz="0" w:space="0" w:color="auto"/>
                <w:bottom w:val="none" w:sz="0" w:space="0" w:color="auto"/>
                <w:right w:val="none" w:sz="0" w:space="0" w:color="auto"/>
              </w:divBdr>
            </w:div>
            <w:div w:id="1874687557">
              <w:marLeft w:val="0"/>
              <w:marRight w:val="0"/>
              <w:marTop w:val="0"/>
              <w:marBottom w:val="0"/>
              <w:divBdr>
                <w:top w:val="none" w:sz="0" w:space="0" w:color="auto"/>
                <w:left w:val="none" w:sz="0" w:space="0" w:color="auto"/>
                <w:bottom w:val="none" w:sz="0" w:space="0" w:color="auto"/>
                <w:right w:val="none" w:sz="0" w:space="0" w:color="auto"/>
              </w:divBdr>
            </w:div>
            <w:div w:id="1622954560">
              <w:marLeft w:val="0"/>
              <w:marRight w:val="0"/>
              <w:marTop w:val="0"/>
              <w:marBottom w:val="0"/>
              <w:divBdr>
                <w:top w:val="none" w:sz="0" w:space="0" w:color="auto"/>
                <w:left w:val="none" w:sz="0" w:space="0" w:color="auto"/>
                <w:bottom w:val="none" w:sz="0" w:space="0" w:color="auto"/>
                <w:right w:val="none" w:sz="0" w:space="0" w:color="auto"/>
              </w:divBdr>
            </w:div>
            <w:div w:id="1955940121">
              <w:marLeft w:val="0"/>
              <w:marRight w:val="0"/>
              <w:marTop w:val="0"/>
              <w:marBottom w:val="0"/>
              <w:divBdr>
                <w:top w:val="none" w:sz="0" w:space="0" w:color="auto"/>
                <w:left w:val="none" w:sz="0" w:space="0" w:color="auto"/>
                <w:bottom w:val="none" w:sz="0" w:space="0" w:color="auto"/>
                <w:right w:val="none" w:sz="0" w:space="0" w:color="auto"/>
              </w:divBdr>
            </w:div>
            <w:div w:id="924613639">
              <w:marLeft w:val="0"/>
              <w:marRight w:val="0"/>
              <w:marTop w:val="0"/>
              <w:marBottom w:val="0"/>
              <w:divBdr>
                <w:top w:val="none" w:sz="0" w:space="0" w:color="auto"/>
                <w:left w:val="none" w:sz="0" w:space="0" w:color="auto"/>
                <w:bottom w:val="none" w:sz="0" w:space="0" w:color="auto"/>
                <w:right w:val="none" w:sz="0" w:space="0" w:color="auto"/>
              </w:divBdr>
            </w:div>
            <w:div w:id="1188375785">
              <w:marLeft w:val="0"/>
              <w:marRight w:val="0"/>
              <w:marTop w:val="0"/>
              <w:marBottom w:val="0"/>
              <w:divBdr>
                <w:top w:val="none" w:sz="0" w:space="0" w:color="auto"/>
                <w:left w:val="none" w:sz="0" w:space="0" w:color="auto"/>
                <w:bottom w:val="none" w:sz="0" w:space="0" w:color="auto"/>
                <w:right w:val="none" w:sz="0" w:space="0" w:color="auto"/>
              </w:divBdr>
            </w:div>
            <w:div w:id="1883133952">
              <w:marLeft w:val="0"/>
              <w:marRight w:val="0"/>
              <w:marTop w:val="0"/>
              <w:marBottom w:val="0"/>
              <w:divBdr>
                <w:top w:val="none" w:sz="0" w:space="0" w:color="auto"/>
                <w:left w:val="none" w:sz="0" w:space="0" w:color="auto"/>
                <w:bottom w:val="none" w:sz="0" w:space="0" w:color="auto"/>
                <w:right w:val="none" w:sz="0" w:space="0" w:color="auto"/>
              </w:divBdr>
            </w:div>
            <w:div w:id="639069416">
              <w:marLeft w:val="0"/>
              <w:marRight w:val="0"/>
              <w:marTop w:val="0"/>
              <w:marBottom w:val="0"/>
              <w:divBdr>
                <w:top w:val="none" w:sz="0" w:space="0" w:color="auto"/>
                <w:left w:val="none" w:sz="0" w:space="0" w:color="auto"/>
                <w:bottom w:val="none" w:sz="0" w:space="0" w:color="auto"/>
                <w:right w:val="none" w:sz="0" w:space="0" w:color="auto"/>
              </w:divBdr>
            </w:div>
            <w:div w:id="506403710">
              <w:marLeft w:val="0"/>
              <w:marRight w:val="0"/>
              <w:marTop w:val="0"/>
              <w:marBottom w:val="0"/>
              <w:divBdr>
                <w:top w:val="none" w:sz="0" w:space="0" w:color="auto"/>
                <w:left w:val="none" w:sz="0" w:space="0" w:color="auto"/>
                <w:bottom w:val="none" w:sz="0" w:space="0" w:color="auto"/>
                <w:right w:val="none" w:sz="0" w:space="0" w:color="auto"/>
              </w:divBdr>
            </w:div>
            <w:div w:id="915087593">
              <w:marLeft w:val="0"/>
              <w:marRight w:val="0"/>
              <w:marTop w:val="0"/>
              <w:marBottom w:val="0"/>
              <w:divBdr>
                <w:top w:val="none" w:sz="0" w:space="0" w:color="auto"/>
                <w:left w:val="none" w:sz="0" w:space="0" w:color="auto"/>
                <w:bottom w:val="none" w:sz="0" w:space="0" w:color="auto"/>
                <w:right w:val="none" w:sz="0" w:space="0" w:color="auto"/>
              </w:divBdr>
            </w:div>
            <w:div w:id="368066367">
              <w:marLeft w:val="0"/>
              <w:marRight w:val="0"/>
              <w:marTop w:val="0"/>
              <w:marBottom w:val="0"/>
              <w:divBdr>
                <w:top w:val="none" w:sz="0" w:space="0" w:color="auto"/>
                <w:left w:val="none" w:sz="0" w:space="0" w:color="auto"/>
                <w:bottom w:val="none" w:sz="0" w:space="0" w:color="auto"/>
                <w:right w:val="none" w:sz="0" w:space="0" w:color="auto"/>
              </w:divBdr>
            </w:div>
            <w:div w:id="1933735013">
              <w:marLeft w:val="0"/>
              <w:marRight w:val="0"/>
              <w:marTop w:val="0"/>
              <w:marBottom w:val="0"/>
              <w:divBdr>
                <w:top w:val="none" w:sz="0" w:space="0" w:color="auto"/>
                <w:left w:val="none" w:sz="0" w:space="0" w:color="auto"/>
                <w:bottom w:val="none" w:sz="0" w:space="0" w:color="auto"/>
                <w:right w:val="none" w:sz="0" w:space="0" w:color="auto"/>
              </w:divBdr>
            </w:div>
            <w:div w:id="2090879733">
              <w:marLeft w:val="0"/>
              <w:marRight w:val="0"/>
              <w:marTop w:val="0"/>
              <w:marBottom w:val="0"/>
              <w:divBdr>
                <w:top w:val="none" w:sz="0" w:space="0" w:color="auto"/>
                <w:left w:val="none" w:sz="0" w:space="0" w:color="auto"/>
                <w:bottom w:val="none" w:sz="0" w:space="0" w:color="auto"/>
                <w:right w:val="none" w:sz="0" w:space="0" w:color="auto"/>
              </w:divBdr>
            </w:div>
            <w:div w:id="991450280">
              <w:marLeft w:val="0"/>
              <w:marRight w:val="0"/>
              <w:marTop w:val="0"/>
              <w:marBottom w:val="0"/>
              <w:divBdr>
                <w:top w:val="none" w:sz="0" w:space="0" w:color="auto"/>
                <w:left w:val="none" w:sz="0" w:space="0" w:color="auto"/>
                <w:bottom w:val="none" w:sz="0" w:space="0" w:color="auto"/>
                <w:right w:val="none" w:sz="0" w:space="0" w:color="auto"/>
              </w:divBdr>
            </w:div>
            <w:div w:id="1195852816">
              <w:marLeft w:val="0"/>
              <w:marRight w:val="0"/>
              <w:marTop w:val="0"/>
              <w:marBottom w:val="0"/>
              <w:divBdr>
                <w:top w:val="none" w:sz="0" w:space="0" w:color="auto"/>
                <w:left w:val="none" w:sz="0" w:space="0" w:color="auto"/>
                <w:bottom w:val="none" w:sz="0" w:space="0" w:color="auto"/>
                <w:right w:val="none" w:sz="0" w:space="0" w:color="auto"/>
              </w:divBdr>
            </w:div>
            <w:div w:id="1187906203">
              <w:marLeft w:val="0"/>
              <w:marRight w:val="0"/>
              <w:marTop w:val="0"/>
              <w:marBottom w:val="0"/>
              <w:divBdr>
                <w:top w:val="none" w:sz="0" w:space="0" w:color="auto"/>
                <w:left w:val="none" w:sz="0" w:space="0" w:color="auto"/>
                <w:bottom w:val="none" w:sz="0" w:space="0" w:color="auto"/>
                <w:right w:val="none" w:sz="0" w:space="0" w:color="auto"/>
              </w:divBdr>
            </w:div>
            <w:div w:id="1867326226">
              <w:marLeft w:val="0"/>
              <w:marRight w:val="0"/>
              <w:marTop w:val="0"/>
              <w:marBottom w:val="0"/>
              <w:divBdr>
                <w:top w:val="none" w:sz="0" w:space="0" w:color="auto"/>
                <w:left w:val="none" w:sz="0" w:space="0" w:color="auto"/>
                <w:bottom w:val="none" w:sz="0" w:space="0" w:color="auto"/>
                <w:right w:val="none" w:sz="0" w:space="0" w:color="auto"/>
              </w:divBdr>
            </w:div>
            <w:div w:id="25303442">
              <w:marLeft w:val="0"/>
              <w:marRight w:val="0"/>
              <w:marTop w:val="0"/>
              <w:marBottom w:val="0"/>
              <w:divBdr>
                <w:top w:val="none" w:sz="0" w:space="0" w:color="auto"/>
                <w:left w:val="none" w:sz="0" w:space="0" w:color="auto"/>
                <w:bottom w:val="none" w:sz="0" w:space="0" w:color="auto"/>
                <w:right w:val="none" w:sz="0" w:space="0" w:color="auto"/>
              </w:divBdr>
            </w:div>
            <w:div w:id="254751164">
              <w:marLeft w:val="0"/>
              <w:marRight w:val="0"/>
              <w:marTop w:val="0"/>
              <w:marBottom w:val="0"/>
              <w:divBdr>
                <w:top w:val="none" w:sz="0" w:space="0" w:color="auto"/>
                <w:left w:val="none" w:sz="0" w:space="0" w:color="auto"/>
                <w:bottom w:val="none" w:sz="0" w:space="0" w:color="auto"/>
                <w:right w:val="none" w:sz="0" w:space="0" w:color="auto"/>
              </w:divBdr>
            </w:div>
            <w:div w:id="236021243">
              <w:marLeft w:val="0"/>
              <w:marRight w:val="0"/>
              <w:marTop w:val="0"/>
              <w:marBottom w:val="0"/>
              <w:divBdr>
                <w:top w:val="none" w:sz="0" w:space="0" w:color="auto"/>
                <w:left w:val="none" w:sz="0" w:space="0" w:color="auto"/>
                <w:bottom w:val="none" w:sz="0" w:space="0" w:color="auto"/>
                <w:right w:val="none" w:sz="0" w:space="0" w:color="auto"/>
              </w:divBdr>
            </w:div>
            <w:div w:id="1760521624">
              <w:marLeft w:val="0"/>
              <w:marRight w:val="0"/>
              <w:marTop w:val="0"/>
              <w:marBottom w:val="0"/>
              <w:divBdr>
                <w:top w:val="none" w:sz="0" w:space="0" w:color="auto"/>
                <w:left w:val="none" w:sz="0" w:space="0" w:color="auto"/>
                <w:bottom w:val="none" w:sz="0" w:space="0" w:color="auto"/>
                <w:right w:val="none" w:sz="0" w:space="0" w:color="auto"/>
              </w:divBdr>
            </w:div>
            <w:div w:id="2055421248">
              <w:marLeft w:val="0"/>
              <w:marRight w:val="0"/>
              <w:marTop w:val="0"/>
              <w:marBottom w:val="0"/>
              <w:divBdr>
                <w:top w:val="none" w:sz="0" w:space="0" w:color="auto"/>
                <w:left w:val="none" w:sz="0" w:space="0" w:color="auto"/>
                <w:bottom w:val="none" w:sz="0" w:space="0" w:color="auto"/>
                <w:right w:val="none" w:sz="0" w:space="0" w:color="auto"/>
              </w:divBdr>
            </w:div>
            <w:div w:id="1762943615">
              <w:marLeft w:val="0"/>
              <w:marRight w:val="0"/>
              <w:marTop w:val="0"/>
              <w:marBottom w:val="0"/>
              <w:divBdr>
                <w:top w:val="none" w:sz="0" w:space="0" w:color="auto"/>
                <w:left w:val="none" w:sz="0" w:space="0" w:color="auto"/>
                <w:bottom w:val="none" w:sz="0" w:space="0" w:color="auto"/>
                <w:right w:val="none" w:sz="0" w:space="0" w:color="auto"/>
              </w:divBdr>
            </w:div>
            <w:div w:id="1312637334">
              <w:marLeft w:val="0"/>
              <w:marRight w:val="0"/>
              <w:marTop w:val="0"/>
              <w:marBottom w:val="0"/>
              <w:divBdr>
                <w:top w:val="none" w:sz="0" w:space="0" w:color="auto"/>
                <w:left w:val="none" w:sz="0" w:space="0" w:color="auto"/>
                <w:bottom w:val="none" w:sz="0" w:space="0" w:color="auto"/>
                <w:right w:val="none" w:sz="0" w:space="0" w:color="auto"/>
              </w:divBdr>
            </w:div>
            <w:div w:id="1103304476">
              <w:marLeft w:val="0"/>
              <w:marRight w:val="0"/>
              <w:marTop w:val="0"/>
              <w:marBottom w:val="0"/>
              <w:divBdr>
                <w:top w:val="none" w:sz="0" w:space="0" w:color="auto"/>
                <w:left w:val="none" w:sz="0" w:space="0" w:color="auto"/>
                <w:bottom w:val="none" w:sz="0" w:space="0" w:color="auto"/>
                <w:right w:val="none" w:sz="0" w:space="0" w:color="auto"/>
              </w:divBdr>
            </w:div>
            <w:div w:id="620498737">
              <w:marLeft w:val="0"/>
              <w:marRight w:val="0"/>
              <w:marTop w:val="0"/>
              <w:marBottom w:val="0"/>
              <w:divBdr>
                <w:top w:val="none" w:sz="0" w:space="0" w:color="auto"/>
                <w:left w:val="none" w:sz="0" w:space="0" w:color="auto"/>
                <w:bottom w:val="none" w:sz="0" w:space="0" w:color="auto"/>
                <w:right w:val="none" w:sz="0" w:space="0" w:color="auto"/>
              </w:divBdr>
            </w:div>
            <w:div w:id="1339696888">
              <w:marLeft w:val="0"/>
              <w:marRight w:val="0"/>
              <w:marTop w:val="0"/>
              <w:marBottom w:val="0"/>
              <w:divBdr>
                <w:top w:val="none" w:sz="0" w:space="0" w:color="auto"/>
                <w:left w:val="none" w:sz="0" w:space="0" w:color="auto"/>
                <w:bottom w:val="none" w:sz="0" w:space="0" w:color="auto"/>
                <w:right w:val="none" w:sz="0" w:space="0" w:color="auto"/>
              </w:divBdr>
            </w:div>
            <w:div w:id="2057659141">
              <w:marLeft w:val="0"/>
              <w:marRight w:val="0"/>
              <w:marTop w:val="0"/>
              <w:marBottom w:val="0"/>
              <w:divBdr>
                <w:top w:val="none" w:sz="0" w:space="0" w:color="auto"/>
                <w:left w:val="none" w:sz="0" w:space="0" w:color="auto"/>
                <w:bottom w:val="none" w:sz="0" w:space="0" w:color="auto"/>
                <w:right w:val="none" w:sz="0" w:space="0" w:color="auto"/>
              </w:divBdr>
            </w:div>
            <w:div w:id="1440878920">
              <w:marLeft w:val="0"/>
              <w:marRight w:val="0"/>
              <w:marTop w:val="0"/>
              <w:marBottom w:val="0"/>
              <w:divBdr>
                <w:top w:val="none" w:sz="0" w:space="0" w:color="auto"/>
                <w:left w:val="none" w:sz="0" w:space="0" w:color="auto"/>
                <w:bottom w:val="none" w:sz="0" w:space="0" w:color="auto"/>
                <w:right w:val="none" w:sz="0" w:space="0" w:color="auto"/>
              </w:divBdr>
            </w:div>
            <w:div w:id="2008508230">
              <w:marLeft w:val="0"/>
              <w:marRight w:val="0"/>
              <w:marTop w:val="0"/>
              <w:marBottom w:val="0"/>
              <w:divBdr>
                <w:top w:val="none" w:sz="0" w:space="0" w:color="auto"/>
                <w:left w:val="none" w:sz="0" w:space="0" w:color="auto"/>
                <w:bottom w:val="none" w:sz="0" w:space="0" w:color="auto"/>
                <w:right w:val="none" w:sz="0" w:space="0" w:color="auto"/>
              </w:divBdr>
            </w:div>
            <w:div w:id="478033">
              <w:marLeft w:val="0"/>
              <w:marRight w:val="0"/>
              <w:marTop w:val="0"/>
              <w:marBottom w:val="0"/>
              <w:divBdr>
                <w:top w:val="none" w:sz="0" w:space="0" w:color="auto"/>
                <w:left w:val="none" w:sz="0" w:space="0" w:color="auto"/>
                <w:bottom w:val="none" w:sz="0" w:space="0" w:color="auto"/>
                <w:right w:val="none" w:sz="0" w:space="0" w:color="auto"/>
              </w:divBdr>
            </w:div>
            <w:div w:id="1967079913">
              <w:marLeft w:val="0"/>
              <w:marRight w:val="0"/>
              <w:marTop w:val="0"/>
              <w:marBottom w:val="0"/>
              <w:divBdr>
                <w:top w:val="none" w:sz="0" w:space="0" w:color="auto"/>
                <w:left w:val="none" w:sz="0" w:space="0" w:color="auto"/>
                <w:bottom w:val="none" w:sz="0" w:space="0" w:color="auto"/>
                <w:right w:val="none" w:sz="0" w:space="0" w:color="auto"/>
              </w:divBdr>
            </w:div>
            <w:div w:id="392237935">
              <w:marLeft w:val="0"/>
              <w:marRight w:val="0"/>
              <w:marTop w:val="0"/>
              <w:marBottom w:val="0"/>
              <w:divBdr>
                <w:top w:val="none" w:sz="0" w:space="0" w:color="auto"/>
                <w:left w:val="none" w:sz="0" w:space="0" w:color="auto"/>
                <w:bottom w:val="none" w:sz="0" w:space="0" w:color="auto"/>
                <w:right w:val="none" w:sz="0" w:space="0" w:color="auto"/>
              </w:divBdr>
            </w:div>
            <w:div w:id="233784106">
              <w:marLeft w:val="0"/>
              <w:marRight w:val="0"/>
              <w:marTop w:val="0"/>
              <w:marBottom w:val="0"/>
              <w:divBdr>
                <w:top w:val="none" w:sz="0" w:space="0" w:color="auto"/>
                <w:left w:val="none" w:sz="0" w:space="0" w:color="auto"/>
                <w:bottom w:val="none" w:sz="0" w:space="0" w:color="auto"/>
                <w:right w:val="none" w:sz="0" w:space="0" w:color="auto"/>
              </w:divBdr>
            </w:div>
            <w:div w:id="1249391426">
              <w:marLeft w:val="0"/>
              <w:marRight w:val="0"/>
              <w:marTop w:val="0"/>
              <w:marBottom w:val="0"/>
              <w:divBdr>
                <w:top w:val="none" w:sz="0" w:space="0" w:color="auto"/>
                <w:left w:val="none" w:sz="0" w:space="0" w:color="auto"/>
                <w:bottom w:val="none" w:sz="0" w:space="0" w:color="auto"/>
                <w:right w:val="none" w:sz="0" w:space="0" w:color="auto"/>
              </w:divBdr>
            </w:div>
            <w:div w:id="163936556">
              <w:marLeft w:val="0"/>
              <w:marRight w:val="0"/>
              <w:marTop w:val="0"/>
              <w:marBottom w:val="0"/>
              <w:divBdr>
                <w:top w:val="none" w:sz="0" w:space="0" w:color="auto"/>
                <w:left w:val="none" w:sz="0" w:space="0" w:color="auto"/>
                <w:bottom w:val="none" w:sz="0" w:space="0" w:color="auto"/>
                <w:right w:val="none" w:sz="0" w:space="0" w:color="auto"/>
              </w:divBdr>
            </w:div>
            <w:div w:id="658536394">
              <w:marLeft w:val="0"/>
              <w:marRight w:val="0"/>
              <w:marTop w:val="0"/>
              <w:marBottom w:val="0"/>
              <w:divBdr>
                <w:top w:val="none" w:sz="0" w:space="0" w:color="auto"/>
                <w:left w:val="none" w:sz="0" w:space="0" w:color="auto"/>
                <w:bottom w:val="none" w:sz="0" w:space="0" w:color="auto"/>
                <w:right w:val="none" w:sz="0" w:space="0" w:color="auto"/>
              </w:divBdr>
            </w:div>
            <w:div w:id="1004941003">
              <w:marLeft w:val="0"/>
              <w:marRight w:val="0"/>
              <w:marTop w:val="0"/>
              <w:marBottom w:val="0"/>
              <w:divBdr>
                <w:top w:val="none" w:sz="0" w:space="0" w:color="auto"/>
                <w:left w:val="none" w:sz="0" w:space="0" w:color="auto"/>
                <w:bottom w:val="none" w:sz="0" w:space="0" w:color="auto"/>
                <w:right w:val="none" w:sz="0" w:space="0" w:color="auto"/>
              </w:divBdr>
            </w:div>
            <w:div w:id="671448836">
              <w:marLeft w:val="0"/>
              <w:marRight w:val="0"/>
              <w:marTop w:val="0"/>
              <w:marBottom w:val="0"/>
              <w:divBdr>
                <w:top w:val="none" w:sz="0" w:space="0" w:color="auto"/>
                <w:left w:val="none" w:sz="0" w:space="0" w:color="auto"/>
                <w:bottom w:val="none" w:sz="0" w:space="0" w:color="auto"/>
                <w:right w:val="none" w:sz="0" w:space="0" w:color="auto"/>
              </w:divBdr>
            </w:div>
            <w:div w:id="1494104546">
              <w:marLeft w:val="0"/>
              <w:marRight w:val="0"/>
              <w:marTop w:val="0"/>
              <w:marBottom w:val="0"/>
              <w:divBdr>
                <w:top w:val="none" w:sz="0" w:space="0" w:color="auto"/>
                <w:left w:val="none" w:sz="0" w:space="0" w:color="auto"/>
                <w:bottom w:val="none" w:sz="0" w:space="0" w:color="auto"/>
                <w:right w:val="none" w:sz="0" w:space="0" w:color="auto"/>
              </w:divBdr>
            </w:div>
            <w:div w:id="822311268">
              <w:marLeft w:val="0"/>
              <w:marRight w:val="0"/>
              <w:marTop w:val="0"/>
              <w:marBottom w:val="0"/>
              <w:divBdr>
                <w:top w:val="none" w:sz="0" w:space="0" w:color="auto"/>
                <w:left w:val="none" w:sz="0" w:space="0" w:color="auto"/>
                <w:bottom w:val="none" w:sz="0" w:space="0" w:color="auto"/>
                <w:right w:val="none" w:sz="0" w:space="0" w:color="auto"/>
              </w:divBdr>
            </w:div>
            <w:div w:id="496188908">
              <w:marLeft w:val="0"/>
              <w:marRight w:val="0"/>
              <w:marTop w:val="0"/>
              <w:marBottom w:val="0"/>
              <w:divBdr>
                <w:top w:val="none" w:sz="0" w:space="0" w:color="auto"/>
                <w:left w:val="none" w:sz="0" w:space="0" w:color="auto"/>
                <w:bottom w:val="none" w:sz="0" w:space="0" w:color="auto"/>
                <w:right w:val="none" w:sz="0" w:space="0" w:color="auto"/>
              </w:divBdr>
            </w:div>
            <w:div w:id="776294455">
              <w:marLeft w:val="0"/>
              <w:marRight w:val="0"/>
              <w:marTop w:val="0"/>
              <w:marBottom w:val="0"/>
              <w:divBdr>
                <w:top w:val="none" w:sz="0" w:space="0" w:color="auto"/>
                <w:left w:val="none" w:sz="0" w:space="0" w:color="auto"/>
                <w:bottom w:val="none" w:sz="0" w:space="0" w:color="auto"/>
                <w:right w:val="none" w:sz="0" w:space="0" w:color="auto"/>
              </w:divBdr>
            </w:div>
            <w:div w:id="1538661155">
              <w:marLeft w:val="0"/>
              <w:marRight w:val="0"/>
              <w:marTop w:val="0"/>
              <w:marBottom w:val="0"/>
              <w:divBdr>
                <w:top w:val="none" w:sz="0" w:space="0" w:color="auto"/>
                <w:left w:val="none" w:sz="0" w:space="0" w:color="auto"/>
                <w:bottom w:val="none" w:sz="0" w:space="0" w:color="auto"/>
                <w:right w:val="none" w:sz="0" w:space="0" w:color="auto"/>
              </w:divBdr>
            </w:div>
            <w:div w:id="811756889">
              <w:marLeft w:val="0"/>
              <w:marRight w:val="0"/>
              <w:marTop w:val="0"/>
              <w:marBottom w:val="0"/>
              <w:divBdr>
                <w:top w:val="none" w:sz="0" w:space="0" w:color="auto"/>
                <w:left w:val="none" w:sz="0" w:space="0" w:color="auto"/>
                <w:bottom w:val="none" w:sz="0" w:space="0" w:color="auto"/>
                <w:right w:val="none" w:sz="0" w:space="0" w:color="auto"/>
              </w:divBdr>
            </w:div>
            <w:div w:id="345449428">
              <w:marLeft w:val="0"/>
              <w:marRight w:val="0"/>
              <w:marTop w:val="0"/>
              <w:marBottom w:val="0"/>
              <w:divBdr>
                <w:top w:val="none" w:sz="0" w:space="0" w:color="auto"/>
                <w:left w:val="none" w:sz="0" w:space="0" w:color="auto"/>
                <w:bottom w:val="none" w:sz="0" w:space="0" w:color="auto"/>
                <w:right w:val="none" w:sz="0" w:space="0" w:color="auto"/>
              </w:divBdr>
            </w:div>
            <w:div w:id="2113544396">
              <w:marLeft w:val="0"/>
              <w:marRight w:val="0"/>
              <w:marTop w:val="0"/>
              <w:marBottom w:val="0"/>
              <w:divBdr>
                <w:top w:val="none" w:sz="0" w:space="0" w:color="auto"/>
                <w:left w:val="none" w:sz="0" w:space="0" w:color="auto"/>
                <w:bottom w:val="none" w:sz="0" w:space="0" w:color="auto"/>
                <w:right w:val="none" w:sz="0" w:space="0" w:color="auto"/>
              </w:divBdr>
            </w:div>
            <w:div w:id="1358504444">
              <w:marLeft w:val="0"/>
              <w:marRight w:val="0"/>
              <w:marTop w:val="0"/>
              <w:marBottom w:val="0"/>
              <w:divBdr>
                <w:top w:val="none" w:sz="0" w:space="0" w:color="auto"/>
                <w:left w:val="none" w:sz="0" w:space="0" w:color="auto"/>
                <w:bottom w:val="none" w:sz="0" w:space="0" w:color="auto"/>
                <w:right w:val="none" w:sz="0" w:space="0" w:color="auto"/>
              </w:divBdr>
            </w:div>
            <w:div w:id="1575579272">
              <w:marLeft w:val="0"/>
              <w:marRight w:val="0"/>
              <w:marTop w:val="0"/>
              <w:marBottom w:val="0"/>
              <w:divBdr>
                <w:top w:val="none" w:sz="0" w:space="0" w:color="auto"/>
                <w:left w:val="none" w:sz="0" w:space="0" w:color="auto"/>
                <w:bottom w:val="none" w:sz="0" w:space="0" w:color="auto"/>
                <w:right w:val="none" w:sz="0" w:space="0" w:color="auto"/>
              </w:divBdr>
            </w:div>
            <w:div w:id="1850288736">
              <w:marLeft w:val="0"/>
              <w:marRight w:val="0"/>
              <w:marTop w:val="0"/>
              <w:marBottom w:val="0"/>
              <w:divBdr>
                <w:top w:val="none" w:sz="0" w:space="0" w:color="auto"/>
                <w:left w:val="none" w:sz="0" w:space="0" w:color="auto"/>
                <w:bottom w:val="none" w:sz="0" w:space="0" w:color="auto"/>
                <w:right w:val="none" w:sz="0" w:space="0" w:color="auto"/>
              </w:divBdr>
            </w:div>
            <w:div w:id="680159953">
              <w:marLeft w:val="0"/>
              <w:marRight w:val="0"/>
              <w:marTop w:val="0"/>
              <w:marBottom w:val="0"/>
              <w:divBdr>
                <w:top w:val="none" w:sz="0" w:space="0" w:color="auto"/>
                <w:left w:val="none" w:sz="0" w:space="0" w:color="auto"/>
                <w:bottom w:val="none" w:sz="0" w:space="0" w:color="auto"/>
                <w:right w:val="none" w:sz="0" w:space="0" w:color="auto"/>
              </w:divBdr>
            </w:div>
            <w:div w:id="2018574374">
              <w:marLeft w:val="0"/>
              <w:marRight w:val="0"/>
              <w:marTop w:val="0"/>
              <w:marBottom w:val="0"/>
              <w:divBdr>
                <w:top w:val="none" w:sz="0" w:space="0" w:color="auto"/>
                <w:left w:val="none" w:sz="0" w:space="0" w:color="auto"/>
                <w:bottom w:val="none" w:sz="0" w:space="0" w:color="auto"/>
                <w:right w:val="none" w:sz="0" w:space="0" w:color="auto"/>
              </w:divBdr>
            </w:div>
            <w:div w:id="1214392375">
              <w:marLeft w:val="0"/>
              <w:marRight w:val="0"/>
              <w:marTop w:val="0"/>
              <w:marBottom w:val="0"/>
              <w:divBdr>
                <w:top w:val="none" w:sz="0" w:space="0" w:color="auto"/>
                <w:left w:val="none" w:sz="0" w:space="0" w:color="auto"/>
                <w:bottom w:val="none" w:sz="0" w:space="0" w:color="auto"/>
                <w:right w:val="none" w:sz="0" w:space="0" w:color="auto"/>
              </w:divBdr>
            </w:div>
            <w:div w:id="1285311509">
              <w:marLeft w:val="0"/>
              <w:marRight w:val="0"/>
              <w:marTop w:val="0"/>
              <w:marBottom w:val="0"/>
              <w:divBdr>
                <w:top w:val="none" w:sz="0" w:space="0" w:color="auto"/>
                <w:left w:val="none" w:sz="0" w:space="0" w:color="auto"/>
                <w:bottom w:val="none" w:sz="0" w:space="0" w:color="auto"/>
                <w:right w:val="none" w:sz="0" w:space="0" w:color="auto"/>
              </w:divBdr>
            </w:div>
            <w:div w:id="1883446516">
              <w:marLeft w:val="0"/>
              <w:marRight w:val="0"/>
              <w:marTop w:val="0"/>
              <w:marBottom w:val="0"/>
              <w:divBdr>
                <w:top w:val="none" w:sz="0" w:space="0" w:color="auto"/>
                <w:left w:val="none" w:sz="0" w:space="0" w:color="auto"/>
                <w:bottom w:val="none" w:sz="0" w:space="0" w:color="auto"/>
                <w:right w:val="none" w:sz="0" w:space="0" w:color="auto"/>
              </w:divBdr>
            </w:div>
            <w:div w:id="1135685173">
              <w:marLeft w:val="0"/>
              <w:marRight w:val="0"/>
              <w:marTop w:val="0"/>
              <w:marBottom w:val="0"/>
              <w:divBdr>
                <w:top w:val="none" w:sz="0" w:space="0" w:color="auto"/>
                <w:left w:val="none" w:sz="0" w:space="0" w:color="auto"/>
                <w:bottom w:val="none" w:sz="0" w:space="0" w:color="auto"/>
                <w:right w:val="none" w:sz="0" w:space="0" w:color="auto"/>
              </w:divBdr>
            </w:div>
            <w:div w:id="1296333892">
              <w:marLeft w:val="0"/>
              <w:marRight w:val="0"/>
              <w:marTop w:val="0"/>
              <w:marBottom w:val="0"/>
              <w:divBdr>
                <w:top w:val="none" w:sz="0" w:space="0" w:color="auto"/>
                <w:left w:val="none" w:sz="0" w:space="0" w:color="auto"/>
                <w:bottom w:val="none" w:sz="0" w:space="0" w:color="auto"/>
                <w:right w:val="none" w:sz="0" w:space="0" w:color="auto"/>
              </w:divBdr>
            </w:div>
            <w:div w:id="1937133345">
              <w:marLeft w:val="0"/>
              <w:marRight w:val="0"/>
              <w:marTop w:val="0"/>
              <w:marBottom w:val="0"/>
              <w:divBdr>
                <w:top w:val="none" w:sz="0" w:space="0" w:color="auto"/>
                <w:left w:val="none" w:sz="0" w:space="0" w:color="auto"/>
                <w:bottom w:val="none" w:sz="0" w:space="0" w:color="auto"/>
                <w:right w:val="none" w:sz="0" w:space="0" w:color="auto"/>
              </w:divBdr>
            </w:div>
            <w:div w:id="964653894">
              <w:marLeft w:val="0"/>
              <w:marRight w:val="0"/>
              <w:marTop w:val="0"/>
              <w:marBottom w:val="0"/>
              <w:divBdr>
                <w:top w:val="none" w:sz="0" w:space="0" w:color="auto"/>
                <w:left w:val="none" w:sz="0" w:space="0" w:color="auto"/>
                <w:bottom w:val="none" w:sz="0" w:space="0" w:color="auto"/>
                <w:right w:val="none" w:sz="0" w:space="0" w:color="auto"/>
              </w:divBdr>
            </w:div>
            <w:div w:id="1560937018">
              <w:marLeft w:val="0"/>
              <w:marRight w:val="0"/>
              <w:marTop w:val="0"/>
              <w:marBottom w:val="0"/>
              <w:divBdr>
                <w:top w:val="none" w:sz="0" w:space="0" w:color="auto"/>
                <w:left w:val="none" w:sz="0" w:space="0" w:color="auto"/>
                <w:bottom w:val="none" w:sz="0" w:space="0" w:color="auto"/>
                <w:right w:val="none" w:sz="0" w:space="0" w:color="auto"/>
              </w:divBdr>
            </w:div>
            <w:div w:id="1758552086">
              <w:marLeft w:val="0"/>
              <w:marRight w:val="0"/>
              <w:marTop w:val="0"/>
              <w:marBottom w:val="0"/>
              <w:divBdr>
                <w:top w:val="none" w:sz="0" w:space="0" w:color="auto"/>
                <w:left w:val="none" w:sz="0" w:space="0" w:color="auto"/>
                <w:bottom w:val="none" w:sz="0" w:space="0" w:color="auto"/>
                <w:right w:val="none" w:sz="0" w:space="0" w:color="auto"/>
              </w:divBdr>
            </w:div>
            <w:div w:id="1491215264">
              <w:marLeft w:val="0"/>
              <w:marRight w:val="0"/>
              <w:marTop w:val="0"/>
              <w:marBottom w:val="0"/>
              <w:divBdr>
                <w:top w:val="none" w:sz="0" w:space="0" w:color="auto"/>
                <w:left w:val="none" w:sz="0" w:space="0" w:color="auto"/>
                <w:bottom w:val="none" w:sz="0" w:space="0" w:color="auto"/>
                <w:right w:val="none" w:sz="0" w:space="0" w:color="auto"/>
              </w:divBdr>
            </w:div>
            <w:div w:id="937836552">
              <w:marLeft w:val="0"/>
              <w:marRight w:val="0"/>
              <w:marTop w:val="0"/>
              <w:marBottom w:val="0"/>
              <w:divBdr>
                <w:top w:val="none" w:sz="0" w:space="0" w:color="auto"/>
                <w:left w:val="none" w:sz="0" w:space="0" w:color="auto"/>
                <w:bottom w:val="none" w:sz="0" w:space="0" w:color="auto"/>
                <w:right w:val="none" w:sz="0" w:space="0" w:color="auto"/>
              </w:divBdr>
            </w:div>
            <w:div w:id="546767684">
              <w:marLeft w:val="0"/>
              <w:marRight w:val="0"/>
              <w:marTop w:val="0"/>
              <w:marBottom w:val="0"/>
              <w:divBdr>
                <w:top w:val="none" w:sz="0" w:space="0" w:color="auto"/>
                <w:left w:val="none" w:sz="0" w:space="0" w:color="auto"/>
                <w:bottom w:val="none" w:sz="0" w:space="0" w:color="auto"/>
                <w:right w:val="none" w:sz="0" w:space="0" w:color="auto"/>
              </w:divBdr>
            </w:div>
            <w:div w:id="1074010079">
              <w:marLeft w:val="0"/>
              <w:marRight w:val="0"/>
              <w:marTop w:val="0"/>
              <w:marBottom w:val="0"/>
              <w:divBdr>
                <w:top w:val="none" w:sz="0" w:space="0" w:color="auto"/>
                <w:left w:val="none" w:sz="0" w:space="0" w:color="auto"/>
                <w:bottom w:val="none" w:sz="0" w:space="0" w:color="auto"/>
                <w:right w:val="none" w:sz="0" w:space="0" w:color="auto"/>
              </w:divBdr>
            </w:div>
            <w:div w:id="1176655423">
              <w:marLeft w:val="0"/>
              <w:marRight w:val="0"/>
              <w:marTop w:val="0"/>
              <w:marBottom w:val="0"/>
              <w:divBdr>
                <w:top w:val="none" w:sz="0" w:space="0" w:color="auto"/>
                <w:left w:val="none" w:sz="0" w:space="0" w:color="auto"/>
                <w:bottom w:val="none" w:sz="0" w:space="0" w:color="auto"/>
                <w:right w:val="none" w:sz="0" w:space="0" w:color="auto"/>
              </w:divBdr>
            </w:div>
            <w:div w:id="1640761313">
              <w:marLeft w:val="0"/>
              <w:marRight w:val="0"/>
              <w:marTop w:val="0"/>
              <w:marBottom w:val="0"/>
              <w:divBdr>
                <w:top w:val="none" w:sz="0" w:space="0" w:color="auto"/>
                <w:left w:val="none" w:sz="0" w:space="0" w:color="auto"/>
                <w:bottom w:val="none" w:sz="0" w:space="0" w:color="auto"/>
                <w:right w:val="none" w:sz="0" w:space="0" w:color="auto"/>
              </w:divBdr>
            </w:div>
            <w:div w:id="1587229471">
              <w:marLeft w:val="0"/>
              <w:marRight w:val="0"/>
              <w:marTop w:val="0"/>
              <w:marBottom w:val="0"/>
              <w:divBdr>
                <w:top w:val="none" w:sz="0" w:space="0" w:color="auto"/>
                <w:left w:val="none" w:sz="0" w:space="0" w:color="auto"/>
                <w:bottom w:val="none" w:sz="0" w:space="0" w:color="auto"/>
                <w:right w:val="none" w:sz="0" w:space="0" w:color="auto"/>
              </w:divBdr>
            </w:div>
            <w:div w:id="1354696708">
              <w:marLeft w:val="0"/>
              <w:marRight w:val="0"/>
              <w:marTop w:val="0"/>
              <w:marBottom w:val="0"/>
              <w:divBdr>
                <w:top w:val="none" w:sz="0" w:space="0" w:color="auto"/>
                <w:left w:val="none" w:sz="0" w:space="0" w:color="auto"/>
                <w:bottom w:val="none" w:sz="0" w:space="0" w:color="auto"/>
                <w:right w:val="none" w:sz="0" w:space="0" w:color="auto"/>
              </w:divBdr>
            </w:div>
            <w:div w:id="2103599268">
              <w:marLeft w:val="0"/>
              <w:marRight w:val="0"/>
              <w:marTop w:val="0"/>
              <w:marBottom w:val="0"/>
              <w:divBdr>
                <w:top w:val="none" w:sz="0" w:space="0" w:color="auto"/>
                <w:left w:val="none" w:sz="0" w:space="0" w:color="auto"/>
                <w:bottom w:val="none" w:sz="0" w:space="0" w:color="auto"/>
                <w:right w:val="none" w:sz="0" w:space="0" w:color="auto"/>
              </w:divBdr>
            </w:div>
            <w:div w:id="225148585">
              <w:marLeft w:val="0"/>
              <w:marRight w:val="0"/>
              <w:marTop w:val="0"/>
              <w:marBottom w:val="0"/>
              <w:divBdr>
                <w:top w:val="none" w:sz="0" w:space="0" w:color="auto"/>
                <w:left w:val="none" w:sz="0" w:space="0" w:color="auto"/>
                <w:bottom w:val="none" w:sz="0" w:space="0" w:color="auto"/>
                <w:right w:val="none" w:sz="0" w:space="0" w:color="auto"/>
              </w:divBdr>
            </w:div>
            <w:div w:id="978681621">
              <w:marLeft w:val="0"/>
              <w:marRight w:val="0"/>
              <w:marTop w:val="0"/>
              <w:marBottom w:val="0"/>
              <w:divBdr>
                <w:top w:val="none" w:sz="0" w:space="0" w:color="auto"/>
                <w:left w:val="none" w:sz="0" w:space="0" w:color="auto"/>
                <w:bottom w:val="none" w:sz="0" w:space="0" w:color="auto"/>
                <w:right w:val="none" w:sz="0" w:space="0" w:color="auto"/>
              </w:divBdr>
            </w:div>
            <w:div w:id="1888906387">
              <w:marLeft w:val="0"/>
              <w:marRight w:val="0"/>
              <w:marTop w:val="0"/>
              <w:marBottom w:val="0"/>
              <w:divBdr>
                <w:top w:val="none" w:sz="0" w:space="0" w:color="auto"/>
                <w:left w:val="none" w:sz="0" w:space="0" w:color="auto"/>
                <w:bottom w:val="none" w:sz="0" w:space="0" w:color="auto"/>
                <w:right w:val="none" w:sz="0" w:space="0" w:color="auto"/>
              </w:divBdr>
            </w:div>
            <w:div w:id="1612473004">
              <w:marLeft w:val="0"/>
              <w:marRight w:val="0"/>
              <w:marTop w:val="0"/>
              <w:marBottom w:val="0"/>
              <w:divBdr>
                <w:top w:val="none" w:sz="0" w:space="0" w:color="auto"/>
                <w:left w:val="none" w:sz="0" w:space="0" w:color="auto"/>
                <w:bottom w:val="none" w:sz="0" w:space="0" w:color="auto"/>
                <w:right w:val="none" w:sz="0" w:space="0" w:color="auto"/>
              </w:divBdr>
            </w:div>
            <w:div w:id="1999453014">
              <w:marLeft w:val="0"/>
              <w:marRight w:val="0"/>
              <w:marTop w:val="0"/>
              <w:marBottom w:val="0"/>
              <w:divBdr>
                <w:top w:val="none" w:sz="0" w:space="0" w:color="auto"/>
                <w:left w:val="none" w:sz="0" w:space="0" w:color="auto"/>
                <w:bottom w:val="none" w:sz="0" w:space="0" w:color="auto"/>
                <w:right w:val="none" w:sz="0" w:space="0" w:color="auto"/>
              </w:divBdr>
            </w:div>
            <w:div w:id="1638488100">
              <w:marLeft w:val="0"/>
              <w:marRight w:val="0"/>
              <w:marTop w:val="0"/>
              <w:marBottom w:val="0"/>
              <w:divBdr>
                <w:top w:val="none" w:sz="0" w:space="0" w:color="auto"/>
                <w:left w:val="none" w:sz="0" w:space="0" w:color="auto"/>
                <w:bottom w:val="none" w:sz="0" w:space="0" w:color="auto"/>
                <w:right w:val="none" w:sz="0" w:space="0" w:color="auto"/>
              </w:divBdr>
            </w:div>
            <w:div w:id="1929121983">
              <w:marLeft w:val="0"/>
              <w:marRight w:val="0"/>
              <w:marTop w:val="0"/>
              <w:marBottom w:val="0"/>
              <w:divBdr>
                <w:top w:val="none" w:sz="0" w:space="0" w:color="auto"/>
                <w:left w:val="none" w:sz="0" w:space="0" w:color="auto"/>
                <w:bottom w:val="none" w:sz="0" w:space="0" w:color="auto"/>
                <w:right w:val="none" w:sz="0" w:space="0" w:color="auto"/>
              </w:divBdr>
            </w:div>
            <w:div w:id="2002535532">
              <w:marLeft w:val="0"/>
              <w:marRight w:val="0"/>
              <w:marTop w:val="0"/>
              <w:marBottom w:val="0"/>
              <w:divBdr>
                <w:top w:val="none" w:sz="0" w:space="0" w:color="auto"/>
                <w:left w:val="none" w:sz="0" w:space="0" w:color="auto"/>
                <w:bottom w:val="none" w:sz="0" w:space="0" w:color="auto"/>
                <w:right w:val="none" w:sz="0" w:space="0" w:color="auto"/>
              </w:divBdr>
            </w:div>
            <w:div w:id="107429763">
              <w:marLeft w:val="0"/>
              <w:marRight w:val="0"/>
              <w:marTop w:val="0"/>
              <w:marBottom w:val="0"/>
              <w:divBdr>
                <w:top w:val="none" w:sz="0" w:space="0" w:color="auto"/>
                <w:left w:val="none" w:sz="0" w:space="0" w:color="auto"/>
                <w:bottom w:val="none" w:sz="0" w:space="0" w:color="auto"/>
                <w:right w:val="none" w:sz="0" w:space="0" w:color="auto"/>
              </w:divBdr>
            </w:div>
            <w:div w:id="323437945">
              <w:blockQuote w:val="1"/>
              <w:marLeft w:val="720"/>
              <w:marRight w:val="720"/>
              <w:marTop w:val="100"/>
              <w:marBottom w:val="100"/>
              <w:divBdr>
                <w:top w:val="none" w:sz="0" w:space="0" w:color="auto"/>
                <w:left w:val="none" w:sz="0" w:space="0" w:color="auto"/>
                <w:bottom w:val="none" w:sz="0" w:space="0" w:color="auto"/>
                <w:right w:val="none" w:sz="0" w:space="0" w:color="auto"/>
              </w:divBdr>
            </w:div>
            <w:div w:id="1125348603">
              <w:marLeft w:val="0"/>
              <w:marRight w:val="0"/>
              <w:marTop w:val="0"/>
              <w:marBottom w:val="0"/>
              <w:divBdr>
                <w:top w:val="none" w:sz="0" w:space="0" w:color="auto"/>
                <w:left w:val="none" w:sz="0" w:space="0" w:color="auto"/>
                <w:bottom w:val="none" w:sz="0" w:space="0" w:color="auto"/>
                <w:right w:val="none" w:sz="0" w:space="0" w:color="auto"/>
              </w:divBdr>
            </w:div>
            <w:div w:id="1729453119">
              <w:marLeft w:val="0"/>
              <w:marRight w:val="0"/>
              <w:marTop w:val="0"/>
              <w:marBottom w:val="0"/>
              <w:divBdr>
                <w:top w:val="none" w:sz="0" w:space="0" w:color="auto"/>
                <w:left w:val="none" w:sz="0" w:space="0" w:color="auto"/>
                <w:bottom w:val="none" w:sz="0" w:space="0" w:color="auto"/>
                <w:right w:val="none" w:sz="0" w:space="0" w:color="auto"/>
              </w:divBdr>
            </w:div>
            <w:div w:id="243808922">
              <w:marLeft w:val="0"/>
              <w:marRight w:val="0"/>
              <w:marTop w:val="0"/>
              <w:marBottom w:val="0"/>
              <w:divBdr>
                <w:top w:val="none" w:sz="0" w:space="0" w:color="auto"/>
                <w:left w:val="none" w:sz="0" w:space="0" w:color="auto"/>
                <w:bottom w:val="none" w:sz="0" w:space="0" w:color="auto"/>
                <w:right w:val="none" w:sz="0" w:space="0" w:color="auto"/>
              </w:divBdr>
            </w:div>
            <w:div w:id="1106387699">
              <w:marLeft w:val="0"/>
              <w:marRight w:val="0"/>
              <w:marTop w:val="0"/>
              <w:marBottom w:val="0"/>
              <w:divBdr>
                <w:top w:val="none" w:sz="0" w:space="0" w:color="auto"/>
                <w:left w:val="none" w:sz="0" w:space="0" w:color="auto"/>
                <w:bottom w:val="none" w:sz="0" w:space="0" w:color="auto"/>
                <w:right w:val="none" w:sz="0" w:space="0" w:color="auto"/>
              </w:divBdr>
            </w:div>
            <w:div w:id="1320694026">
              <w:marLeft w:val="0"/>
              <w:marRight w:val="0"/>
              <w:marTop w:val="0"/>
              <w:marBottom w:val="0"/>
              <w:divBdr>
                <w:top w:val="none" w:sz="0" w:space="0" w:color="auto"/>
                <w:left w:val="none" w:sz="0" w:space="0" w:color="auto"/>
                <w:bottom w:val="none" w:sz="0" w:space="0" w:color="auto"/>
                <w:right w:val="none" w:sz="0" w:space="0" w:color="auto"/>
              </w:divBdr>
            </w:div>
            <w:div w:id="1346175643">
              <w:marLeft w:val="0"/>
              <w:marRight w:val="0"/>
              <w:marTop w:val="0"/>
              <w:marBottom w:val="0"/>
              <w:divBdr>
                <w:top w:val="none" w:sz="0" w:space="0" w:color="auto"/>
                <w:left w:val="none" w:sz="0" w:space="0" w:color="auto"/>
                <w:bottom w:val="none" w:sz="0" w:space="0" w:color="auto"/>
                <w:right w:val="none" w:sz="0" w:space="0" w:color="auto"/>
              </w:divBdr>
            </w:div>
            <w:div w:id="1986471043">
              <w:marLeft w:val="0"/>
              <w:marRight w:val="0"/>
              <w:marTop w:val="0"/>
              <w:marBottom w:val="0"/>
              <w:divBdr>
                <w:top w:val="none" w:sz="0" w:space="0" w:color="auto"/>
                <w:left w:val="none" w:sz="0" w:space="0" w:color="auto"/>
                <w:bottom w:val="none" w:sz="0" w:space="0" w:color="auto"/>
                <w:right w:val="none" w:sz="0" w:space="0" w:color="auto"/>
              </w:divBdr>
            </w:div>
            <w:div w:id="1140852862">
              <w:marLeft w:val="0"/>
              <w:marRight w:val="0"/>
              <w:marTop w:val="0"/>
              <w:marBottom w:val="0"/>
              <w:divBdr>
                <w:top w:val="none" w:sz="0" w:space="0" w:color="auto"/>
                <w:left w:val="none" w:sz="0" w:space="0" w:color="auto"/>
                <w:bottom w:val="none" w:sz="0" w:space="0" w:color="auto"/>
                <w:right w:val="none" w:sz="0" w:space="0" w:color="auto"/>
              </w:divBdr>
            </w:div>
            <w:div w:id="1111971533">
              <w:marLeft w:val="0"/>
              <w:marRight w:val="0"/>
              <w:marTop w:val="0"/>
              <w:marBottom w:val="0"/>
              <w:divBdr>
                <w:top w:val="none" w:sz="0" w:space="0" w:color="auto"/>
                <w:left w:val="none" w:sz="0" w:space="0" w:color="auto"/>
                <w:bottom w:val="none" w:sz="0" w:space="0" w:color="auto"/>
                <w:right w:val="none" w:sz="0" w:space="0" w:color="auto"/>
              </w:divBdr>
            </w:div>
            <w:div w:id="594873186">
              <w:marLeft w:val="0"/>
              <w:marRight w:val="0"/>
              <w:marTop w:val="0"/>
              <w:marBottom w:val="0"/>
              <w:divBdr>
                <w:top w:val="none" w:sz="0" w:space="0" w:color="auto"/>
                <w:left w:val="none" w:sz="0" w:space="0" w:color="auto"/>
                <w:bottom w:val="none" w:sz="0" w:space="0" w:color="auto"/>
                <w:right w:val="none" w:sz="0" w:space="0" w:color="auto"/>
              </w:divBdr>
            </w:div>
            <w:div w:id="992104555">
              <w:marLeft w:val="0"/>
              <w:marRight w:val="0"/>
              <w:marTop w:val="0"/>
              <w:marBottom w:val="0"/>
              <w:divBdr>
                <w:top w:val="none" w:sz="0" w:space="0" w:color="auto"/>
                <w:left w:val="none" w:sz="0" w:space="0" w:color="auto"/>
                <w:bottom w:val="none" w:sz="0" w:space="0" w:color="auto"/>
                <w:right w:val="none" w:sz="0" w:space="0" w:color="auto"/>
              </w:divBdr>
            </w:div>
            <w:div w:id="914318234">
              <w:marLeft w:val="0"/>
              <w:marRight w:val="0"/>
              <w:marTop w:val="0"/>
              <w:marBottom w:val="0"/>
              <w:divBdr>
                <w:top w:val="none" w:sz="0" w:space="0" w:color="auto"/>
                <w:left w:val="none" w:sz="0" w:space="0" w:color="auto"/>
                <w:bottom w:val="none" w:sz="0" w:space="0" w:color="auto"/>
                <w:right w:val="none" w:sz="0" w:space="0" w:color="auto"/>
              </w:divBdr>
            </w:div>
            <w:div w:id="884297971">
              <w:marLeft w:val="0"/>
              <w:marRight w:val="0"/>
              <w:marTop w:val="0"/>
              <w:marBottom w:val="0"/>
              <w:divBdr>
                <w:top w:val="none" w:sz="0" w:space="0" w:color="auto"/>
                <w:left w:val="none" w:sz="0" w:space="0" w:color="auto"/>
                <w:bottom w:val="none" w:sz="0" w:space="0" w:color="auto"/>
                <w:right w:val="none" w:sz="0" w:space="0" w:color="auto"/>
              </w:divBdr>
            </w:div>
            <w:div w:id="202404370">
              <w:marLeft w:val="0"/>
              <w:marRight w:val="0"/>
              <w:marTop w:val="0"/>
              <w:marBottom w:val="0"/>
              <w:divBdr>
                <w:top w:val="none" w:sz="0" w:space="0" w:color="auto"/>
                <w:left w:val="none" w:sz="0" w:space="0" w:color="auto"/>
                <w:bottom w:val="none" w:sz="0" w:space="0" w:color="auto"/>
                <w:right w:val="none" w:sz="0" w:space="0" w:color="auto"/>
              </w:divBdr>
            </w:div>
            <w:div w:id="913052399">
              <w:marLeft w:val="0"/>
              <w:marRight w:val="0"/>
              <w:marTop w:val="0"/>
              <w:marBottom w:val="0"/>
              <w:divBdr>
                <w:top w:val="none" w:sz="0" w:space="0" w:color="auto"/>
                <w:left w:val="none" w:sz="0" w:space="0" w:color="auto"/>
                <w:bottom w:val="none" w:sz="0" w:space="0" w:color="auto"/>
                <w:right w:val="none" w:sz="0" w:space="0" w:color="auto"/>
              </w:divBdr>
            </w:div>
            <w:div w:id="1827623425">
              <w:marLeft w:val="0"/>
              <w:marRight w:val="0"/>
              <w:marTop w:val="0"/>
              <w:marBottom w:val="0"/>
              <w:divBdr>
                <w:top w:val="none" w:sz="0" w:space="0" w:color="auto"/>
                <w:left w:val="none" w:sz="0" w:space="0" w:color="auto"/>
                <w:bottom w:val="none" w:sz="0" w:space="0" w:color="auto"/>
                <w:right w:val="none" w:sz="0" w:space="0" w:color="auto"/>
              </w:divBdr>
            </w:div>
            <w:div w:id="2110929484">
              <w:marLeft w:val="0"/>
              <w:marRight w:val="0"/>
              <w:marTop w:val="0"/>
              <w:marBottom w:val="0"/>
              <w:divBdr>
                <w:top w:val="none" w:sz="0" w:space="0" w:color="auto"/>
                <w:left w:val="none" w:sz="0" w:space="0" w:color="auto"/>
                <w:bottom w:val="none" w:sz="0" w:space="0" w:color="auto"/>
                <w:right w:val="none" w:sz="0" w:space="0" w:color="auto"/>
              </w:divBdr>
            </w:div>
            <w:div w:id="30462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657978">
      <w:bodyDiv w:val="1"/>
      <w:marLeft w:val="0"/>
      <w:marRight w:val="0"/>
      <w:marTop w:val="0"/>
      <w:marBottom w:val="0"/>
      <w:divBdr>
        <w:top w:val="none" w:sz="0" w:space="0" w:color="auto"/>
        <w:left w:val="none" w:sz="0" w:space="0" w:color="auto"/>
        <w:bottom w:val="none" w:sz="0" w:space="0" w:color="auto"/>
        <w:right w:val="none" w:sz="0" w:space="0" w:color="auto"/>
      </w:divBdr>
    </w:div>
    <w:div w:id="1687515975">
      <w:bodyDiv w:val="1"/>
      <w:marLeft w:val="0"/>
      <w:marRight w:val="0"/>
      <w:marTop w:val="0"/>
      <w:marBottom w:val="0"/>
      <w:divBdr>
        <w:top w:val="none" w:sz="0" w:space="0" w:color="auto"/>
        <w:left w:val="none" w:sz="0" w:space="0" w:color="auto"/>
        <w:bottom w:val="none" w:sz="0" w:space="0" w:color="auto"/>
        <w:right w:val="none" w:sz="0" w:space="0" w:color="auto"/>
      </w:divBdr>
      <w:divsChild>
        <w:div w:id="637688517">
          <w:marLeft w:val="0"/>
          <w:marRight w:val="0"/>
          <w:marTop w:val="0"/>
          <w:marBottom w:val="0"/>
          <w:divBdr>
            <w:top w:val="none" w:sz="0" w:space="0" w:color="auto"/>
            <w:left w:val="none" w:sz="0" w:space="0" w:color="auto"/>
            <w:bottom w:val="none" w:sz="0" w:space="0" w:color="auto"/>
            <w:right w:val="none" w:sz="0" w:space="0" w:color="auto"/>
          </w:divBdr>
          <w:divsChild>
            <w:div w:id="1972441536">
              <w:marLeft w:val="0"/>
              <w:marRight w:val="0"/>
              <w:marTop w:val="0"/>
              <w:marBottom w:val="0"/>
              <w:divBdr>
                <w:top w:val="none" w:sz="0" w:space="0" w:color="auto"/>
                <w:left w:val="none" w:sz="0" w:space="0" w:color="auto"/>
                <w:bottom w:val="none" w:sz="0" w:space="0" w:color="auto"/>
                <w:right w:val="none" w:sz="0" w:space="0" w:color="auto"/>
              </w:divBdr>
            </w:div>
            <w:div w:id="1937859161">
              <w:marLeft w:val="0"/>
              <w:marRight w:val="0"/>
              <w:marTop w:val="0"/>
              <w:marBottom w:val="0"/>
              <w:divBdr>
                <w:top w:val="none" w:sz="0" w:space="0" w:color="auto"/>
                <w:left w:val="none" w:sz="0" w:space="0" w:color="auto"/>
                <w:bottom w:val="none" w:sz="0" w:space="0" w:color="auto"/>
                <w:right w:val="none" w:sz="0" w:space="0" w:color="auto"/>
              </w:divBdr>
            </w:div>
            <w:div w:id="229079344">
              <w:marLeft w:val="0"/>
              <w:marRight w:val="0"/>
              <w:marTop w:val="0"/>
              <w:marBottom w:val="0"/>
              <w:divBdr>
                <w:top w:val="none" w:sz="0" w:space="0" w:color="auto"/>
                <w:left w:val="none" w:sz="0" w:space="0" w:color="auto"/>
                <w:bottom w:val="none" w:sz="0" w:space="0" w:color="auto"/>
                <w:right w:val="none" w:sz="0" w:space="0" w:color="auto"/>
              </w:divBdr>
            </w:div>
            <w:div w:id="1702781384">
              <w:marLeft w:val="0"/>
              <w:marRight w:val="0"/>
              <w:marTop w:val="0"/>
              <w:marBottom w:val="0"/>
              <w:divBdr>
                <w:top w:val="none" w:sz="0" w:space="0" w:color="auto"/>
                <w:left w:val="none" w:sz="0" w:space="0" w:color="auto"/>
                <w:bottom w:val="none" w:sz="0" w:space="0" w:color="auto"/>
                <w:right w:val="none" w:sz="0" w:space="0" w:color="auto"/>
              </w:divBdr>
            </w:div>
            <w:div w:id="1371221685">
              <w:marLeft w:val="0"/>
              <w:marRight w:val="0"/>
              <w:marTop w:val="0"/>
              <w:marBottom w:val="0"/>
              <w:divBdr>
                <w:top w:val="none" w:sz="0" w:space="0" w:color="auto"/>
                <w:left w:val="none" w:sz="0" w:space="0" w:color="auto"/>
                <w:bottom w:val="none" w:sz="0" w:space="0" w:color="auto"/>
                <w:right w:val="none" w:sz="0" w:space="0" w:color="auto"/>
              </w:divBdr>
            </w:div>
            <w:div w:id="2088653474">
              <w:marLeft w:val="0"/>
              <w:marRight w:val="0"/>
              <w:marTop w:val="0"/>
              <w:marBottom w:val="0"/>
              <w:divBdr>
                <w:top w:val="none" w:sz="0" w:space="0" w:color="auto"/>
                <w:left w:val="none" w:sz="0" w:space="0" w:color="auto"/>
                <w:bottom w:val="none" w:sz="0" w:space="0" w:color="auto"/>
                <w:right w:val="none" w:sz="0" w:space="0" w:color="auto"/>
              </w:divBdr>
            </w:div>
            <w:div w:id="890458739">
              <w:marLeft w:val="0"/>
              <w:marRight w:val="0"/>
              <w:marTop w:val="0"/>
              <w:marBottom w:val="0"/>
              <w:divBdr>
                <w:top w:val="none" w:sz="0" w:space="0" w:color="auto"/>
                <w:left w:val="none" w:sz="0" w:space="0" w:color="auto"/>
                <w:bottom w:val="none" w:sz="0" w:space="0" w:color="auto"/>
                <w:right w:val="none" w:sz="0" w:space="0" w:color="auto"/>
              </w:divBdr>
            </w:div>
            <w:div w:id="807363207">
              <w:marLeft w:val="0"/>
              <w:marRight w:val="0"/>
              <w:marTop w:val="0"/>
              <w:marBottom w:val="0"/>
              <w:divBdr>
                <w:top w:val="none" w:sz="0" w:space="0" w:color="auto"/>
                <w:left w:val="none" w:sz="0" w:space="0" w:color="auto"/>
                <w:bottom w:val="none" w:sz="0" w:space="0" w:color="auto"/>
                <w:right w:val="none" w:sz="0" w:space="0" w:color="auto"/>
              </w:divBdr>
            </w:div>
            <w:div w:id="107697246">
              <w:marLeft w:val="0"/>
              <w:marRight w:val="0"/>
              <w:marTop w:val="0"/>
              <w:marBottom w:val="0"/>
              <w:divBdr>
                <w:top w:val="none" w:sz="0" w:space="0" w:color="auto"/>
                <w:left w:val="none" w:sz="0" w:space="0" w:color="auto"/>
                <w:bottom w:val="none" w:sz="0" w:space="0" w:color="auto"/>
                <w:right w:val="none" w:sz="0" w:space="0" w:color="auto"/>
              </w:divBdr>
            </w:div>
            <w:div w:id="692802153">
              <w:marLeft w:val="0"/>
              <w:marRight w:val="0"/>
              <w:marTop w:val="0"/>
              <w:marBottom w:val="0"/>
              <w:divBdr>
                <w:top w:val="none" w:sz="0" w:space="0" w:color="auto"/>
                <w:left w:val="none" w:sz="0" w:space="0" w:color="auto"/>
                <w:bottom w:val="none" w:sz="0" w:space="0" w:color="auto"/>
                <w:right w:val="none" w:sz="0" w:space="0" w:color="auto"/>
              </w:divBdr>
            </w:div>
            <w:div w:id="876510813">
              <w:marLeft w:val="0"/>
              <w:marRight w:val="0"/>
              <w:marTop w:val="0"/>
              <w:marBottom w:val="0"/>
              <w:divBdr>
                <w:top w:val="none" w:sz="0" w:space="0" w:color="auto"/>
                <w:left w:val="none" w:sz="0" w:space="0" w:color="auto"/>
                <w:bottom w:val="none" w:sz="0" w:space="0" w:color="auto"/>
                <w:right w:val="none" w:sz="0" w:space="0" w:color="auto"/>
              </w:divBdr>
            </w:div>
            <w:div w:id="1378504716">
              <w:marLeft w:val="0"/>
              <w:marRight w:val="0"/>
              <w:marTop w:val="0"/>
              <w:marBottom w:val="0"/>
              <w:divBdr>
                <w:top w:val="none" w:sz="0" w:space="0" w:color="auto"/>
                <w:left w:val="none" w:sz="0" w:space="0" w:color="auto"/>
                <w:bottom w:val="none" w:sz="0" w:space="0" w:color="auto"/>
                <w:right w:val="none" w:sz="0" w:space="0" w:color="auto"/>
              </w:divBdr>
            </w:div>
            <w:div w:id="1904752169">
              <w:marLeft w:val="0"/>
              <w:marRight w:val="0"/>
              <w:marTop w:val="0"/>
              <w:marBottom w:val="0"/>
              <w:divBdr>
                <w:top w:val="none" w:sz="0" w:space="0" w:color="auto"/>
                <w:left w:val="none" w:sz="0" w:space="0" w:color="auto"/>
                <w:bottom w:val="none" w:sz="0" w:space="0" w:color="auto"/>
                <w:right w:val="none" w:sz="0" w:space="0" w:color="auto"/>
              </w:divBdr>
            </w:div>
            <w:div w:id="1479302693">
              <w:marLeft w:val="0"/>
              <w:marRight w:val="0"/>
              <w:marTop w:val="0"/>
              <w:marBottom w:val="0"/>
              <w:divBdr>
                <w:top w:val="none" w:sz="0" w:space="0" w:color="auto"/>
                <w:left w:val="none" w:sz="0" w:space="0" w:color="auto"/>
                <w:bottom w:val="none" w:sz="0" w:space="0" w:color="auto"/>
                <w:right w:val="none" w:sz="0" w:space="0" w:color="auto"/>
              </w:divBdr>
            </w:div>
            <w:div w:id="1659385099">
              <w:marLeft w:val="0"/>
              <w:marRight w:val="0"/>
              <w:marTop w:val="0"/>
              <w:marBottom w:val="0"/>
              <w:divBdr>
                <w:top w:val="none" w:sz="0" w:space="0" w:color="auto"/>
                <w:left w:val="none" w:sz="0" w:space="0" w:color="auto"/>
                <w:bottom w:val="none" w:sz="0" w:space="0" w:color="auto"/>
                <w:right w:val="none" w:sz="0" w:space="0" w:color="auto"/>
              </w:divBdr>
            </w:div>
            <w:div w:id="140732392">
              <w:marLeft w:val="0"/>
              <w:marRight w:val="0"/>
              <w:marTop w:val="0"/>
              <w:marBottom w:val="0"/>
              <w:divBdr>
                <w:top w:val="none" w:sz="0" w:space="0" w:color="auto"/>
                <w:left w:val="none" w:sz="0" w:space="0" w:color="auto"/>
                <w:bottom w:val="none" w:sz="0" w:space="0" w:color="auto"/>
                <w:right w:val="none" w:sz="0" w:space="0" w:color="auto"/>
              </w:divBdr>
            </w:div>
            <w:div w:id="1506088006">
              <w:marLeft w:val="0"/>
              <w:marRight w:val="0"/>
              <w:marTop w:val="0"/>
              <w:marBottom w:val="0"/>
              <w:divBdr>
                <w:top w:val="none" w:sz="0" w:space="0" w:color="auto"/>
                <w:left w:val="none" w:sz="0" w:space="0" w:color="auto"/>
                <w:bottom w:val="none" w:sz="0" w:space="0" w:color="auto"/>
                <w:right w:val="none" w:sz="0" w:space="0" w:color="auto"/>
              </w:divBdr>
            </w:div>
            <w:div w:id="1294211190">
              <w:marLeft w:val="0"/>
              <w:marRight w:val="0"/>
              <w:marTop w:val="0"/>
              <w:marBottom w:val="0"/>
              <w:divBdr>
                <w:top w:val="none" w:sz="0" w:space="0" w:color="auto"/>
                <w:left w:val="none" w:sz="0" w:space="0" w:color="auto"/>
                <w:bottom w:val="none" w:sz="0" w:space="0" w:color="auto"/>
                <w:right w:val="none" w:sz="0" w:space="0" w:color="auto"/>
              </w:divBdr>
            </w:div>
            <w:div w:id="1817183262">
              <w:marLeft w:val="0"/>
              <w:marRight w:val="0"/>
              <w:marTop w:val="0"/>
              <w:marBottom w:val="0"/>
              <w:divBdr>
                <w:top w:val="none" w:sz="0" w:space="0" w:color="auto"/>
                <w:left w:val="none" w:sz="0" w:space="0" w:color="auto"/>
                <w:bottom w:val="none" w:sz="0" w:space="0" w:color="auto"/>
                <w:right w:val="none" w:sz="0" w:space="0" w:color="auto"/>
              </w:divBdr>
            </w:div>
            <w:div w:id="191039214">
              <w:marLeft w:val="0"/>
              <w:marRight w:val="0"/>
              <w:marTop w:val="0"/>
              <w:marBottom w:val="0"/>
              <w:divBdr>
                <w:top w:val="none" w:sz="0" w:space="0" w:color="auto"/>
                <w:left w:val="none" w:sz="0" w:space="0" w:color="auto"/>
                <w:bottom w:val="none" w:sz="0" w:space="0" w:color="auto"/>
                <w:right w:val="none" w:sz="0" w:space="0" w:color="auto"/>
              </w:divBdr>
            </w:div>
            <w:div w:id="150990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449152">
      <w:bodyDiv w:val="1"/>
      <w:marLeft w:val="0"/>
      <w:marRight w:val="0"/>
      <w:marTop w:val="0"/>
      <w:marBottom w:val="0"/>
      <w:divBdr>
        <w:top w:val="none" w:sz="0" w:space="0" w:color="auto"/>
        <w:left w:val="none" w:sz="0" w:space="0" w:color="auto"/>
        <w:bottom w:val="none" w:sz="0" w:space="0" w:color="auto"/>
        <w:right w:val="none" w:sz="0" w:space="0" w:color="auto"/>
      </w:divBdr>
      <w:divsChild>
        <w:div w:id="1943219663">
          <w:marLeft w:val="0"/>
          <w:marRight w:val="0"/>
          <w:marTop w:val="0"/>
          <w:marBottom w:val="0"/>
          <w:divBdr>
            <w:top w:val="none" w:sz="0" w:space="0" w:color="auto"/>
            <w:left w:val="none" w:sz="0" w:space="0" w:color="auto"/>
            <w:bottom w:val="none" w:sz="0" w:space="0" w:color="auto"/>
            <w:right w:val="none" w:sz="0" w:space="0" w:color="auto"/>
          </w:divBdr>
        </w:div>
      </w:divsChild>
    </w:div>
    <w:div w:id="1691640912">
      <w:bodyDiv w:val="1"/>
      <w:marLeft w:val="0"/>
      <w:marRight w:val="0"/>
      <w:marTop w:val="0"/>
      <w:marBottom w:val="0"/>
      <w:divBdr>
        <w:top w:val="none" w:sz="0" w:space="0" w:color="auto"/>
        <w:left w:val="none" w:sz="0" w:space="0" w:color="auto"/>
        <w:bottom w:val="none" w:sz="0" w:space="0" w:color="auto"/>
        <w:right w:val="none" w:sz="0" w:space="0" w:color="auto"/>
      </w:divBdr>
      <w:divsChild>
        <w:div w:id="2021736335">
          <w:marLeft w:val="0"/>
          <w:marRight w:val="0"/>
          <w:marTop w:val="0"/>
          <w:marBottom w:val="0"/>
          <w:divBdr>
            <w:top w:val="none" w:sz="0" w:space="0" w:color="auto"/>
            <w:left w:val="none" w:sz="0" w:space="0" w:color="auto"/>
            <w:bottom w:val="none" w:sz="0" w:space="0" w:color="auto"/>
            <w:right w:val="none" w:sz="0" w:space="0" w:color="auto"/>
          </w:divBdr>
          <w:divsChild>
            <w:div w:id="455569507">
              <w:marLeft w:val="0"/>
              <w:marRight w:val="0"/>
              <w:marTop w:val="0"/>
              <w:marBottom w:val="0"/>
              <w:divBdr>
                <w:top w:val="none" w:sz="0" w:space="0" w:color="auto"/>
                <w:left w:val="none" w:sz="0" w:space="0" w:color="auto"/>
                <w:bottom w:val="none" w:sz="0" w:space="0" w:color="auto"/>
                <w:right w:val="none" w:sz="0" w:space="0" w:color="auto"/>
              </w:divBdr>
            </w:div>
            <w:div w:id="740182211">
              <w:marLeft w:val="0"/>
              <w:marRight w:val="0"/>
              <w:marTop w:val="0"/>
              <w:marBottom w:val="0"/>
              <w:divBdr>
                <w:top w:val="none" w:sz="0" w:space="0" w:color="auto"/>
                <w:left w:val="none" w:sz="0" w:space="0" w:color="auto"/>
                <w:bottom w:val="none" w:sz="0" w:space="0" w:color="auto"/>
                <w:right w:val="none" w:sz="0" w:space="0" w:color="auto"/>
              </w:divBdr>
            </w:div>
            <w:div w:id="203296342">
              <w:marLeft w:val="0"/>
              <w:marRight w:val="0"/>
              <w:marTop w:val="0"/>
              <w:marBottom w:val="0"/>
              <w:divBdr>
                <w:top w:val="none" w:sz="0" w:space="0" w:color="auto"/>
                <w:left w:val="none" w:sz="0" w:space="0" w:color="auto"/>
                <w:bottom w:val="none" w:sz="0" w:space="0" w:color="auto"/>
                <w:right w:val="none" w:sz="0" w:space="0" w:color="auto"/>
              </w:divBdr>
            </w:div>
            <w:div w:id="247888049">
              <w:marLeft w:val="0"/>
              <w:marRight w:val="0"/>
              <w:marTop w:val="0"/>
              <w:marBottom w:val="0"/>
              <w:divBdr>
                <w:top w:val="none" w:sz="0" w:space="0" w:color="auto"/>
                <w:left w:val="none" w:sz="0" w:space="0" w:color="auto"/>
                <w:bottom w:val="none" w:sz="0" w:space="0" w:color="auto"/>
                <w:right w:val="none" w:sz="0" w:space="0" w:color="auto"/>
              </w:divBdr>
            </w:div>
            <w:div w:id="1008798215">
              <w:marLeft w:val="0"/>
              <w:marRight w:val="0"/>
              <w:marTop w:val="0"/>
              <w:marBottom w:val="0"/>
              <w:divBdr>
                <w:top w:val="none" w:sz="0" w:space="0" w:color="auto"/>
                <w:left w:val="none" w:sz="0" w:space="0" w:color="auto"/>
                <w:bottom w:val="none" w:sz="0" w:space="0" w:color="auto"/>
                <w:right w:val="none" w:sz="0" w:space="0" w:color="auto"/>
              </w:divBdr>
            </w:div>
            <w:div w:id="1139298229">
              <w:marLeft w:val="0"/>
              <w:marRight w:val="0"/>
              <w:marTop w:val="0"/>
              <w:marBottom w:val="0"/>
              <w:divBdr>
                <w:top w:val="none" w:sz="0" w:space="0" w:color="auto"/>
                <w:left w:val="none" w:sz="0" w:space="0" w:color="auto"/>
                <w:bottom w:val="none" w:sz="0" w:space="0" w:color="auto"/>
                <w:right w:val="none" w:sz="0" w:space="0" w:color="auto"/>
              </w:divBdr>
            </w:div>
            <w:div w:id="1613976996">
              <w:marLeft w:val="0"/>
              <w:marRight w:val="0"/>
              <w:marTop w:val="0"/>
              <w:marBottom w:val="0"/>
              <w:divBdr>
                <w:top w:val="none" w:sz="0" w:space="0" w:color="auto"/>
                <w:left w:val="none" w:sz="0" w:space="0" w:color="auto"/>
                <w:bottom w:val="none" w:sz="0" w:space="0" w:color="auto"/>
                <w:right w:val="none" w:sz="0" w:space="0" w:color="auto"/>
              </w:divBdr>
            </w:div>
            <w:div w:id="67384914">
              <w:marLeft w:val="0"/>
              <w:marRight w:val="0"/>
              <w:marTop w:val="0"/>
              <w:marBottom w:val="0"/>
              <w:divBdr>
                <w:top w:val="none" w:sz="0" w:space="0" w:color="auto"/>
                <w:left w:val="none" w:sz="0" w:space="0" w:color="auto"/>
                <w:bottom w:val="none" w:sz="0" w:space="0" w:color="auto"/>
                <w:right w:val="none" w:sz="0" w:space="0" w:color="auto"/>
              </w:divBdr>
            </w:div>
            <w:div w:id="47846419">
              <w:marLeft w:val="0"/>
              <w:marRight w:val="0"/>
              <w:marTop w:val="0"/>
              <w:marBottom w:val="0"/>
              <w:divBdr>
                <w:top w:val="none" w:sz="0" w:space="0" w:color="auto"/>
                <w:left w:val="none" w:sz="0" w:space="0" w:color="auto"/>
                <w:bottom w:val="none" w:sz="0" w:space="0" w:color="auto"/>
                <w:right w:val="none" w:sz="0" w:space="0" w:color="auto"/>
              </w:divBdr>
            </w:div>
            <w:div w:id="885799797">
              <w:marLeft w:val="0"/>
              <w:marRight w:val="0"/>
              <w:marTop w:val="0"/>
              <w:marBottom w:val="0"/>
              <w:divBdr>
                <w:top w:val="none" w:sz="0" w:space="0" w:color="auto"/>
                <w:left w:val="none" w:sz="0" w:space="0" w:color="auto"/>
                <w:bottom w:val="none" w:sz="0" w:space="0" w:color="auto"/>
                <w:right w:val="none" w:sz="0" w:space="0" w:color="auto"/>
              </w:divBdr>
            </w:div>
            <w:div w:id="8216328">
              <w:marLeft w:val="0"/>
              <w:marRight w:val="0"/>
              <w:marTop w:val="0"/>
              <w:marBottom w:val="0"/>
              <w:divBdr>
                <w:top w:val="none" w:sz="0" w:space="0" w:color="auto"/>
                <w:left w:val="none" w:sz="0" w:space="0" w:color="auto"/>
                <w:bottom w:val="none" w:sz="0" w:space="0" w:color="auto"/>
                <w:right w:val="none" w:sz="0" w:space="0" w:color="auto"/>
              </w:divBdr>
            </w:div>
            <w:div w:id="1329602075">
              <w:marLeft w:val="0"/>
              <w:marRight w:val="0"/>
              <w:marTop w:val="0"/>
              <w:marBottom w:val="0"/>
              <w:divBdr>
                <w:top w:val="none" w:sz="0" w:space="0" w:color="auto"/>
                <w:left w:val="none" w:sz="0" w:space="0" w:color="auto"/>
                <w:bottom w:val="none" w:sz="0" w:space="0" w:color="auto"/>
                <w:right w:val="none" w:sz="0" w:space="0" w:color="auto"/>
              </w:divBdr>
            </w:div>
            <w:div w:id="287779238">
              <w:marLeft w:val="0"/>
              <w:marRight w:val="0"/>
              <w:marTop w:val="0"/>
              <w:marBottom w:val="0"/>
              <w:divBdr>
                <w:top w:val="none" w:sz="0" w:space="0" w:color="auto"/>
                <w:left w:val="none" w:sz="0" w:space="0" w:color="auto"/>
                <w:bottom w:val="none" w:sz="0" w:space="0" w:color="auto"/>
                <w:right w:val="none" w:sz="0" w:space="0" w:color="auto"/>
              </w:divBdr>
            </w:div>
            <w:div w:id="1741832315">
              <w:marLeft w:val="0"/>
              <w:marRight w:val="0"/>
              <w:marTop w:val="0"/>
              <w:marBottom w:val="0"/>
              <w:divBdr>
                <w:top w:val="none" w:sz="0" w:space="0" w:color="auto"/>
                <w:left w:val="none" w:sz="0" w:space="0" w:color="auto"/>
                <w:bottom w:val="none" w:sz="0" w:space="0" w:color="auto"/>
                <w:right w:val="none" w:sz="0" w:space="0" w:color="auto"/>
              </w:divBdr>
            </w:div>
            <w:div w:id="1163084516">
              <w:marLeft w:val="0"/>
              <w:marRight w:val="0"/>
              <w:marTop w:val="0"/>
              <w:marBottom w:val="0"/>
              <w:divBdr>
                <w:top w:val="none" w:sz="0" w:space="0" w:color="auto"/>
                <w:left w:val="none" w:sz="0" w:space="0" w:color="auto"/>
                <w:bottom w:val="none" w:sz="0" w:space="0" w:color="auto"/>
                <w:right w:val="none" w:sz="0" w:space="0" w:color="auto"/>
              </w:divBdr>
            </w:div>
            <w:div w:id="1004746294">
              <w:marLeft w:val="0"/>
              <w:marRight w:val="0"/>
              <w:marTop w:val="0"/>
              <w:marBottom w:val="0"/>
              <w:divBdr>
                <w:top w:val="none" w:sz="0" w:space="0" w:color="auto"/>
                <w:left w:val="none" w:sz="0" w:space="0" w:color="auto"/>
                <w:bottom w:val="none" w:sz="0" w:space="0" w:color="auto"/>
                <w:right w:val="none" w:sz="0" w:space="0" w:color="auto"/>
              </w:divBdr>
            </w:div>
            <w:div w:id="1301307271">
              <w:marLeft w:val="0"/>
              <w:marRight w:val="0"/>
              <w:marTop w:val="0"/>
              <w:marBottom w:val="0"/>
              <w:divBdr>
                <w:top w:val="none" w:sz="0" w:space="0" w:color="auto"/>
                <w:left w:val="none" w:sz="0" w:space="0" w:color="auto"/>
                <w:bottom w:val="none" w:sz="0" w:space="0" w:color="auto"/>
                <w:right w:val="none" w:sz="0" w:space="0" w:color="auto"/>
              </w:divBdr>
            </w:div>
            <w:div w:id="1605570597">
              <w:marLeft w:val="0"/>
              <w:marRight w:val="0"/>
              <w:marTop w:val="0"/>
              <w:marBottom w:val="0"/>
              <w:divBdr>
                <w:top w:val="none" w:sz="0" w:space="0" w:color="auto"/>
                <w:left w:val="none" w:sz="0" w:space="0" w:color="auto"/>
                <w:bottom w:val="none" w:sz="0" w:space="0" w:color="auto"/>
                <w:right w:val="none" w:sz="0" w:space="0" w:color="auto"/>
              </w:divBdr>
            </w:div>
            <w:div w:id="1461606595">
              <w:marLeft w:val="0"/>
              <w:marRight w:val="0"/>
              <w:marTop w:val="0"/>
              <w:marBottom w:val="0"/>
              <w:divBdr>
                <w:top w:val="none" w:sz="0" w:space="0" w:color="auto"/>
                <w:left w:val="none" w:sz="0" w:space="0" w:color="auto"/>
                <w:bottom w:val="none" w:sz="0" w:space="0" w:color="auto"/>
                <w:right w:val="none" w:sz="0" w:space="0" w:color="auto"/>
              </w:divBdr>
            </w:div>
            <w:div w:id="1640647568">
              <w:marLeft w:val="0"/>
              <w:marRight w:val="0"/>
              <w:marTop w:val="0"/>
              <w:marBottom w:val="0"/>
              <w:divBdr>
                <w:top w:val="none" w:sz="0" w:space="0" w:color="auto"/>
                <w:left w:val="none" w:sz="0" w:space="0" w:color="auto"/>
                <w:bottom w:val="none" w:sz="0" w:space="0" w:color="auto"/>
                <w:right w:val="none" w:sz="0" w:space="0" w:color="auto"/>
              </w:divBdr>
            </w:div>
            <w:div w:id="1679575379">
              <w:marLeft w:val="0"/>
              <w:marRight w:val="0"/>
              <w:marTop w:val="0"/>
              <w:marBottom w:val="0"/>
              <w:divBdr>
                <w:top w:val="none" w:sz="0" w:space="0" w:color="auto"/>
                <w:left w:val="none" w:sz="0" w:space="0" w:color="auto"/>
                <w:bottom w:val="none" w:sz="0" w:space="0" w:color="auto"/>
                <w:right w:val="none" w:sz="0" w:space="0" w:color="auto"/>
              </w:divBdr>
            </w:div>
            <w:div w:id="542984757">
              <w:marLeft w:val="0"/>
              <w:marRight w:val="0"/>
              <w:marTop w:val="0"/>
              <w:marBottom w:val="0"/>
              <w:divBdr>
                <w:top w:val="none" w:sz="0" w:space="0" w:color="auto"/>
                <w:left w:val="none" w:sz="0" w:space="0" w:color="auto"/>
                <w:bottom w:val="none" w:sz="0" w:space="0" w:color="auto"/>
                <w:right w:val="none" w:sz="0" w:space="0" w:color="auto"/>
              </w:divBdr>
            </w:div>
            <w:div w:id="2097551744">
              <w:marLeft w:val="0"/>
              <w:marRight w:val="0"/>
              <w:marTop w:val="0"/>
              <w:marBottom w:val="0"/>
              <w:divBdr>
                <w:top w:val="none" w:sz="0" w:space="0" w:color="auto"/>
                <w:left w:val="none" w:sz="0" w:space="0" w:color="auto"/>
                <w:bottom w:val="none" w:sz="0" w:space="0" w:color="auto"/>
                <w:right w:val="none" w:sz="0" w:space="0" w:color="auto"/>
              </w:divBdr>
            </w:div>
            <w:div w:id="1142771512">
              <w:marLeft w:val="0"/>
              <w:marRight w:val="0"/>
              <w:marTop w:val="0"/>
              <w:marBottom w:val="0"/>
              <w:divBdr>
                <w:top w:val="none" w:sz="0" w:space="0" w:color="auto"/>
                <w:left w:val="none" w:sz="0" w:space="0" w:color="auto"/>
                <w:bottom w:val="none" w:sz="0" w:space="0" w:color="auto"/>
                <w:right w:val="none" w:sz="0" w:space="0" w:color="auto"/>
              </w:divBdr>
            </w:div>
            <w:div w:id="1081022107">
              <w:marLeft w:val="0"/>
              <w:marRight w:val="0"/>
              <w:marTop w:val="0"/>
              <w:marBottom w:val="0"/>
              <w:divBdr>
                <w:top w:val="none" w:sz="0" w:space="0" w:color="auto"/>
                <w:left w:val="none" w:sz="0" w:space="0" w:color="auto"/>
                <w:bottom w:val="none" w:sz="0" w:space="0" w:color="auto"/>
                <w:right w:val="none" w:sz="0" w:space="0" w:color="auto"/>
              </w:divBdr>
            </w:div>
            <w:div w:id="1398892885">
              <w:marLeft w:val="0"/>
              <w:marRight w:val="0"/>
              <w:marTop w:val="0"/>
              <w:marBottom w:val="0"/>
              <w:divBdr>
                <w:top w:val="none" w:sz="0" w:space="0" w:color="auto"/>
                <w:left w:val="none" w:sz="0" w:space="0" w:color="auto"/>
                <w:bottom w:val="none" w:sz="0" w:space="0" w:color="auto"/>
                <w:right w:val="none" w:sz="0" w:space="0" w:color="auto"/>
              </w:divBdr>
            </w:div>
            <w:div w:id="32929595">
              <w:marLeft w:val="0"/>
              <w:marRight w:val="0"/>
              <w:marTop w:val="0"/>
              <w:marBottom w:val="0"/>
              <w:divBdr>
                <w:top w:val="none" w:sz="0" w:space="0" w:color="auto"/>
                <w:left w:val="none" w:sz="0" w:space="0" w:color="auto"/>
                <w:bottom w:val="none" w:sz="0" w:space="0" w:color="auto"/>
                <w:right w:val="none" w:sz="0" w:space="0" w:color="auto"/>
              </w:divBdr>
            </w:div>
            <w:div w:id="930161850">
              <w:marLeft w:val="0"/>
              <w:marRight w:val="0"/>
              <w:marTop w:val="0"/>
              <w:marBottom w:val="0"/>
              <w:divBdr>
                <w:top w:val="none" w:sz="0" w:space="0" w:color="auto"/>
                <w:left w:val="none" w:sz="0" w:space="0" w:color="auto"/>
                <w:bottom w:val="none" w:sz="0" w:space="0" w:color="auto"/>
                <w:right w:val="none" w:sz="0" w:space="0" w:color="auto"/>
              </w:divBdr>
            </w:div>
            <w:div w:id="63725234">
              <w:marLeft w:val="0"/>
              <w:marRight w:val="0"/>
              <w:marTop w:val="0"/>
              <w:marBottom w:val="0"/>
              <w:divBdr>
                <w:top w:val="none" w:sz="0" w:space="0" w:color="auto"/>
                <w:left w:val="none" w:sz="0" w:space="0" w:color="auto"/>
                <w:bottom w:val="none" w:sz="0" w:space="0" w:color="auto"/>
                <w:right w:val="none" w:sz="0" w:space="0" w:color="auto"/>
              </w:divBdr>
            </w:div>
            <w:div w:id="1858107535">
              <w:marLeft w:val="0"/>
              <w:marRight w:val="0"/>
              <w:marTop w:val="0"/>
              <w:marBottom w:val="0"/>
              <w:divBdr>
                <w:top w:val="none" w:sz="0" w:space="0" w:color="auto"/>
                <w:left w:val="none" w:sz="0" w:space="0" w:color="auto"/>
                <w:bottom w:val="none" w:sz="0" w:space="0" w:color="auto"/>
                <w:right w:val="none" w:sz="0" w:space="0" w:color="auto"/>
              </w:divBdr>
            </w:div>
            <w:div w:id="766193823">
              <w:blockQuote w:val="1"/>
              <w:marLeft w:val="720"/>
              <w:marRight w:val="720"/>
              <w:marTop w:val="100"/>
              <w:marBottom w:val="100"/>
              <w:divBdr>
                <w:top w:val="none" w:sz="0" w:space="0" w:color="auto"/>
                <w:left w:val="none" w:sz="0" w:space="0" w:color="auto"/>
                <w:bottom w:val="none" w:sz="0" w:space="0" w:color="auto"/>
                <w:right w:val="none" w:sz="0" w:space="0" w:color="auto"/>
              </w:divBdr>
            </w:div>
            <w:div w:id="963970611">
              <w:marLeft w:val="0"/>
              <w:marRight w:val="0"/>
              <w:marTop w:val="0"/>
              <w:marBottom w:val="0"/>
              <w:divBdr>
                <w:top w:val="none" w:sz="0" w:space="0" w:color="auto"/>
                <w:left w:val="none" w:sz="0" w:space="0" w:color="auto"/>
                <w:bottom w:val="none" w:sz="0" w:space="0" w:color="auto"/>
                <w:right w:val="none" w:sz="0" w:space="0" w:color="auto"/>
              </w:divBdr>
            </w:div>
            <w:div w:id="1614828489">
              <w:marLeft w:val="0"/>
              <w:marRight w:val="0"/>
              <w:marTop w:val="0"/>
              <w:marBottom w:val="0"/>
              <w:divBdr>
                <w:top w:val="none" w:sz="0" w:space="0" w:color="auto"/>
                <w:left w:val="none" w:sz="0" w:space="0" w:color="auto"/>
                <w:bottom w:val="none" w:sz="0" w:space="0" w:color="auto"/>
                <w:right w:val="none" w:sz="0" w:space="0" w:color="auto"/>
              </w:divBdr>
            </w:div>
            <w:div w:id="1717121245">
              <w:marLeft w:val="0"/>
              <w:marRight w:val="0"/>
              <w:marTop w:val="0"/>
              <w:marBottom w:val="0"/>
              <w:divBdr>
                <w:top w:val="none" w:sz="0" w:space="0" w:color="auto"/>
                <w:left w:val="none" w:sz="0" w:space="0" w:color="auto"/>
                <w:bottom w:val="none" w:sz="0" w:space="0" w:color="auto"/>
                <w:right w:val="none" w:sz="0" w:space="0" w:color="auto"/>
              </w:divBdr>
            </w:div>
            <w:div w:id="495272154">
              <w:marLeft w:val="0"/>
              <w:marRight w:val="0"/>
              <w:marTop w:val="0"/>
              <w:marBottom w:val="0"/>
              <w:divBdr>
                <w:top w:val="none" w:sz="0" w:space="0" w:color="auto"/>
                <w:left w:val="none" w:sz="0" w:space="0" w:color="auto"/>
                <w:bottom w:val="none" w:sz="0" w:space="0" w:color="auto"/>
                <w:right w:val="none" w:sz="0" w:space="0" w:color="auto"/>
              </w:divBdr>
            </w:div>
            <w:div w:id="1951275175">
              <w:marLeft w:val="0"/>
              <w:marRight w:val="0"/>
              <w:marTop w:val="0"/>
              <w:marBottom w:val="0"/>
              <w:divBdr>
                <w:top w:val="none" w:sz="0" w:space="0" w:color="auto"/>
                <w:left w:val="none" w:sz="0" w:space="0" w:color="auto"/>
                <w:bottom w:val="none" w:sz="0" w:space="0" w:color="auto"/>
                <w:right w:val="none" w:sz="0" w:space="0" w:color="auto"/>
              </w:divBdr>
            </w:div>
            <w:div w:id="1426535700">
              <w:marLeft w:val="0"/>
              <w:marRight w:val="0"/>
              <w:marTop w:val="0"/>
              <w:marBottom w:val="0"/>
              <w:divBdr>
                <w:top w:val="none" w:sz="0" w:space="0" w:color="auto"/>
                <w:left w:val="none" w:sz="0" w:space="0" w:color="auto"/>
                <w:bottom w:val="none" w:sz="0" w:space="0" w:color="auto"/>
                <w:right w:val="none" w:sz="0" w:space="0" w:color="auto"/>
              </w:divBdr>
            </w:div>
            <w:div w:id="1391613987">
              <w:marLeft w:val="0"/>
              <w:marRight w:val="0"/>
              <w:marTop w:val="0"/>
              <w:marBottom w:val="0"/>
              <w:divBdr>
                <w:top w:val="none" w:sz="0" w:space="0" w:color="auto"/>
                <w:left w:val="none" w:sz="0" w:space="0" w:color="auto"/>
                <w:bottom w:val="none" w:sz="0" w:space="0" w:color="auto"/>
                <w:right w:val="none" w:sz="0" w:space="0" w:color="auto"/>
              </w:divBdr>
            </w:div>
            <w:div w:id="156383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743215">
      <w:bodyDiv w:val="1"/>
      <w:marLeft w:val="0"/>
      <w:marRight w:val="0"/>
      <w:marTop w:val="0"/>
      <w:marBottom w:val="0"/>
      <w:divBdr>
        <w:top w:val="none" w:sz="0" w:space="0" w:color="auto"/>
        <w:left w:val="none" w:sz="0" w:space="0" w:color="auto"/>
        <w:bottom w:val="none" w:sz="0" w:space="0" w:color="auto"/>
        <w:right w:val="none" w:sz="0" w:space="0" w:color="auto"/>
      </w:divBdr>
      <w:divsChild>
        <w:div w:id="1746412332">
          <w:marLeft w:val="0"/>
          <w:marRight w:val="0"/>
          <w:marTop w:val="0"/>
          <w:marBottom w:val="0"/>
          <w:divBdr>
            <w:top w:val="none" w:sz="0" w:space="0" w:color="auto"/>
            <w:left w:val="none" w:sz="0" w:space="0" w:color="auto"/>
            <w:bottom w:val="none" w:sz="0" w:space="0" w:color="auto"/>
            <w:right w:val="none" w:sz="0" w:space="0" w:color="auto"/>
          </w:divBdr>
        </w:div>
      </w:divsChild>
    </w:div>
    <w:div w:id="1701971102">
      <w:bodyDiv w:val="1"/>
      <w:marLeft w:val="0"/>
      <w:marRight w:val="0"/>
      <w:marTop w:val="0"/>
      <w:marBottom w:val="0"/>
      <w:divBdr>
        <w:top w:val="none" w:sz="0" w:space="0" w:color="auto"/>
        <w:left w:val="none" w:sz="0" w:space="0" w:color="auto"/>
        <w:bottom w:val="none" w:sz="0" w:space="0" w:color="auto"/>
        <w:right w:val="none" w:sz="0" w:space="0" w:color="auto"/>
      </w:divBdr>
      <w:divsChild>
        <w:div w:id="718866201">
          <w:marLeft w:val="0"/>
          <w:marRight w:val="0"/>
          <w:marTop w:val="0"/>
          <w:marBottom w:val="0"/>
          <w:divBdr>
            <w:top w:val="none" w:sz="0" w:space="0" w:color="auto"/>
            <w:left w:val="none" w:sz="0" w:space="0" w:color="auto"/>
            <w:bottom w:val="none" w:sz="0" w:space="0" w:color="auto"/>
            <w:right w:val="none" w:sz="0" w:space="0" w:color="auto"/>
          </w:divBdr>
          <w:divsChild>
            <w:div w:id="395863795">
              <w:blockQuote w:val="1"/>
              <w:marLeft w:val="720"/>
              <w:marRight w:val="720"/>
              <w:marTop w:val="100"/>
              <w:marBottom w:val="100"/>
              <w:divBdr>
                <w:top w:val="none" w:sz="0" w:space="0" w:color="auto"/>
                <w:left w:val="none" w:sz="0" w:space="0" w:color="auto"/>
                <w:bottom w:val="none" w:sz="0" w:space="0" w:color="auto"/>
                <w:right w:val="none" w:sz="0" w:space="0" w:color="auto"/>
              </w:divBdr>
            </w:div>
            <w:div w:id="499588499">
              <w:marLeft w:val="0"/>
              <w:marRight w:val="0"/>
              <w:marTop w:val="0"/>
              <w:marBottom w:val="0"/>
              <w:divBdr>
                <w:top w:val="none" w:sz="0" w:space="0" w:color="auto"/>
                <w:left w:val="none" w:sz="0" w:space="0" w:color="auto"/>
                <w:bottom w:val="none" w:sz="0" w:space="0" w:color="auto"/>
                <w:right w:val="none" w:sz="0" w:space="0" w:color="auto"/>
              </w:divBdr>
            </w:div>
            <w:div w:id="526529391">
              <w:marLeft w:val="0"/>
              <w:marRight w:val="0"/>
              <w:marTop w:val="0"/>
              <w:marBottom w:val="0"/>
              <w:divBdr>
                <w:top w:val="none" w:sz="0" w:space="0" w:color="auto"/>
                <w:left w:val="none" w:sz="0" w:space="0" w:color="auto"/>
                <w:bottom w:val="none" w:sz="0" w:space="0" w:color="auto"/>
                <w:right w:val="none" w:sz="0" w:space="0" w:color="auto"/>
              </w:divBdr>
            </w:div>
            <w:div w:id="1059324091">
              <w:marLeft w:val="0"/>
              <w:marRight w:val="0"/>
              <w:marTop w:val="0"/>
              <w:marBottom w:val="0"/>
              <w:divBdr>
                <w:top w:val="none" w:sz="0" w:space="0" w:color="auto"/>
                <w:left w:val="none" w:sz="0" w:space="0" w:color="auto"/>
                <w:bottom w:val="none" w:sz="0" w:space="0" w:color="auto"/>
                <w:right w:val="none" w:sz="0" w:space="0" w:color="auto"/>
              </w:divBdr>
            </w:div>
            <w:div w:id="225068527">
              <w:marLeft w:val="0"/>
              <w:marRight w:val="0"/>
              <w:marTop w:val="0"/>
              <w:marBottom w:val="0"/>
              <w:divBdr>
                <w:top w:val="none" w:sz="0" w:space="0" w:color="auto"/>
                <w:left w:val="none" w:sz="0" w:space="0" w:color="auto"/>
                <w:bottom w:val="none" w:sz="0" w:space="0" w:color="auto"/>
                <w:right w:val="none" w:sz="0" w:space="0" w:color="auto"/>
              </w:divBdr>
            </w:div>
            <w:div w:id="129447207">
              <w:marLeft w:val="0"/>
              <w:marRight w:val="0"/>
              <w:marTop w:val="0"/>
              <w:marBottom w:val="0"/>
              <w:divBdr>
                <w:top w:val="none" w:sz="0" w:space="0" w:color="auto"/>
                <w:left w:val="none" w:sz="0" w:space="0" w:color="auto"/>
                <w:bottom w:val="none" w:sz="0" w:space="0" w:color="auto"/>
                <w:right w:val="none" w:sz="0" w:space="0" w:color="auto"/>
              </w:divBdr>
            </w:div>
            <w:div w:id="622268057">
              <w:marLeft w:val="0"/>
              <w:marRight w:val="0"/>
              <w:marTop w:val="0"/>
              <w:marBottom w:val="0"/>
              <w:divBdr>
                <w:top w:val="none" w:sz="0" w:space="0" w:color="auto"/>
                <w:left w:val="none" w:sz="0" w:space="0" w:color="auto"/>
                <w:bottom w:val="none" w:sz="0" w:space="0" w:color="auto"/>
                <w:right w:val="none" w:sz="0" w:space="0" w:color="auto"/>
              </w:divBdr>
            </w:div>
            <w:div w:id="136997633">
              <w:marLeft w:val="0"/>
              <w:marRight w:val="0"/>
              <w:marTop w:val="0"/>
              <w:marBottom w:val="0"/>
              <w:divBdr>
                <w:top w:val="none" w:sz="0" w:space="0" w:color="auto"/>
                <w:left w:val="none" w:sz="0" w:space="0" w:color="auto"/>
                <w:bottom w:val="none" w:sz="0" w:space="0" w:color="auto"/>
                <w:right w:val="none" w:sz="0" w:space="0" w:color="auto"/>
              </w:divBdr>
            </w:div>
            <w:div w:id="1024406755">
              <w:marLeft w:val="0"/>
              <w:marRight w:val="0"/>
              <w:marTop w:val="0"/>
              <w:marBottom w:val="0"/>
              <w:divBdr>
                <w:top w:val="none" w:sz="0" w:space="0" w:color="auto"/>
                <w:left w:val="none" w:sz="0" w:space="0" w:color="auto"/>
                <w:bottom w:val="none" w:sz="0" w:space="0" w:color="auto"/>
                <w:right w:val="none" w:sz="0" w:space="0" w:color="auto"/>
              </w:divBdr>
            </w:div>
            <w:div w:id="5911649">
              <w:marLeft w:val="0"/>
              <w:marRight w:val="0"/>
              <w:marTop w:val="0"/>
              <w:marBottom w:val="0"/>
              <w:divBdr>
                <w:top w:val="none" w:sz="0" w:space="0" w:color="auto"/>
                <w:left w:val="none" w:sz="0" w:space="0" w:color="auto"/>
                <w:bottom w:val="none" w:sz="0" w:space="0" w:color="auto"/>
                <w:right w:val="none" w:sz="0" w:space="0" w:color="auto"/>
              </w:divBdr>
            </w:div>
            <w:div w:id="2129355957">
              <w:marLeft w:val="0"/>
              <w:marRight w:val="0"/>
              <w:marTop w:val="0"/>
              <w:marBottom w:val="0"/>
              <w:divBdr>
                <w:top w:val="none" w:sz="0" w:space="0" w:color="auto"/>
                <w:left w:val="none" w:sz="0" w:space="0" w:color="auto"/>
                <w:bottom w:val="none" w:sz="0" w:space="0" w:color="auto"/>
                <w:right w:val="none" w:sz="0" w:space="0" w:color="auto"/>
              </w:divBdr>
            </w:div>
            <w:div w:id="264271031">
              <w:marLeft w:val="0"/>
              <w:marRight w:val="0"/>
              <w:marTop w:val="0"/>
              <w:marBottom w:val="0"/>
              <w:divBdr>
                <w:top w:val="none" w:sz="0" w:space="0" w:color="auto"/>
                <w:left w:val="none" w:sz="0" w:space="0" w:color="auto"/>
                <w:bottom w:val="none" w:sz="0" w:space="0" w:color="auto"/>
                <w:right w:val="none" w:sz="0" w:space="0" w:color="auto"/>
              </w:divBdr>
            </w:div>
            <w:div w:id="853373824">
              <w:marLeft w:val="0"/>
              <w:marRight w:val="0"/>
              <w:marTop w:val="0"/>
              <w:marBottom w:val="0"/>
              <w:divBdr>
                <w:top w:val="none" w:sz="0" w:space="0" w:color="auto"/>
                <w:left w:val="none" w:sz="0" w:space="0" w:color="auto"/>
                <w:bottom w:val="none" w:sz="0" w:space="0" w:color="auto"/>
                <w:right w:val="none" w:sz="0" w:space="0" w:color="auto"/>
              </w:divBdr>
            </w:div>
            <w:div w:id="723413211">
              <w:marLeft w:val="0"/>
              <w:marRight w:val="0"/>
              <w:marTop w:val="0"/>
              <w:marBottom w:val="0"/>
              <w:divBdr>
                <w:top w:val="none" w:sz="0" w:space="0" w:color="auto"/>
                <w:left w:val="none" w:sz="0" w:space="0" w:color="auto"/>
                <w:bottom w:val="none" w:sz="0" w:space="0" w:color="auto"/>
                <w:right w:val="none" w:sz="0" w:space="0" w:color="auto"/>
              </w:divBdr>
            </w:div>
            <w:div w:id="1261572448">
              <w:marLeft w:val="0"/>
              <w:marRight w:val="0"/>
              <w:marTop w:val="0"/>
              <w:marBottom w:val="0"/>
              <w:divBdr>
                <w:top w:val="none" w:sz="0" w:space="0" w:color="auto"/>
                <w:left w:val="none" w:sz="0" w:space="0" w:color="auto"/>
                <w:bottom w:val="none" w:sz="0" w:space="0" w:color="auto"/>
                <w:right w:val="none" w:sz="0" w:space="0" w:color="auto"/>
              </w:divBdr>
            </w:div>
            <w:div w:id="373501701">
              <w:marLeft w:val="0"/>
              <w:marRight w:val="0"/>
              <w:marTop w:val="0"/>
              <w:marBottom w:val="0"/>
              <w:divBdr>
                <w:top w:val="none" w:sz="0" w:space="0" w:color="auto"/>
                <w:left w:val="none" w:sz="0" w:space="0" w:color="auto"/>
                <w:bottom w:val="none" w:sz="0" w:space="0" w:color="auto"/>
                <w:right w:val="none" w:sz="0" w:space="0" w:color="auto"/>
              </w:divBdr>
            </w:div>
            <w:div w:id="1508519924">
              <w:marLeft w:val="0"/>
              <w:marRight w:val="0"/>
              <w:marTop w:val="0"/>
              <w:marBottom w:val="0"/>
              <w:divBdr>
                <w:top w:val="none" w:sz="0" w:space="0" w:color="auto"/>
                <w:left w:val="none" w:sz="0" w:space="0" w:color="auto"/>
                <w:bottom w:val="none" w:sz="0" w:space="0" w:color="auto"/>
                <w:right w:val="none" w:sz="0" w:space="0" w:color="auto"/>
              </w:divBdr>
            </w:div>
            <w:div w:id="737822996">
              <w:marLeft w:val="0"/>
              <w:marRight w:val="0"/>
              <w:marTop w:val="0"/>
              <w:marBottom w:val="0"/>
              <w:divBdr>
                <w:top w:val="none" w:sz="0" w:space="0" w:color="auto"/>
                <w:left w:val="none" w:sz="0" w:space="0" w:color="auto"/>
                <w:bottom w:val="none" w:sz="0" w:space="0" w:color="auto"/>
                <w:right w:val="none" w:sz="0" w:space="0" w:color="auto"/>
              </w:divBdr>
            </w:div>
            <w:div w:id="616987781">
              <w:marLeft w:val="0"/>
              <w:marRight w:val="0"/>
              <w:marTop w:val="0"/>
              <w:marBottom w:val="0"/>
              <w:divBdr>
                <w:top w:val="none" w:sz="0" w:space="0" w:color="auto"/>
                <w:left w:val="none" w:sz="0" w:space="0" w:color="auto"/>
                <w:bottom w:val="none" w:sz="0" w:space="0" w:color="auto"/>
                <w:right w:val="none" w:sz="0" w:space="0" w:color="auto"/>
              </w:divBdr>
            </w:div>
            <w:div w:id="367143726">
              <w:marLeft w:val="0"/>
              <w:marRight w:val="0"/>
              <w:marTop w:val="0"/>
              <w:marBottom w:val="0"/>
              <w:divBdr>
                <w:top w:val="none" w:sz="0" w:space="0" w:color="auto"/>
                <w:left w:val="none" w:sz="0" w:space="0" w:color="auto"/>
                <w:bottom w:val="none" w:sz="0" w:space="0" w:color="auto"/>
                <w:right w:val="none" w:sz="0" w:space="0" w:color="auto"/>
              </w:divBdr>
            </w:div>
            <w:div w:id="445514299">
              <w:marLeft w:val="0"/>
              <w:marRight w:val="0"/>
              <w:marTop w:val="0"/>
              <w:marBottom w:val="0"/>
              <w:divBdr>
                <w:top w:val="none" w:sz="0" w:space="0" w:color="auto"/>
                <w:left w:val="none" w:sz="0" w:space="0" w:color="auto"/>
                <w:bottom w:val="none" w:sz="0" w:space="0" w:color="auto"/>
                <w:right w:val="none" w:sz="0" w:space="0" w:color="auto"/>
              </w:divBdr>
            </w:div>
            <w:div w:id="156574158">
              <w:marLeft w:val="0"/>
              <w:marRight w:val="0"/>
              <w:marTop w:val="0"/>
              <w:marBottom w:val="0"/>
              <w:divBdr>
                <w:top w:val="none" w:sz="0" w:space="0" w:color="auto"/>
                <w:left w:val="none" w:sz="0" w:space="0" w:color="auto"/>
                <w:bottom w:val="none" w:sz="0" w:space="0" w:color="auto"/>
                <w:right w:val="none" w:sz="0" w:space="0" w:color="auto"/>
              </w:divBdr>
            </w:div>
            <w:div w:id="1994792218">
              <w:marLeft w:val="0"/>
              <w:marRight w:val="0"/>
              <w:marTop w:val="0"/>
              <w:marBottom w:val="0"/>
              <w:divBdr>
                <w:top w:val="none" w:sz="0" w:space="0" w:color="auto"/>
                <w:left w:val="none" w:sz="0" w:space="0" w:color="auto"/>
                <w:bottom w:val="none" w:sz="0" w:space="0" w:color="auto"/>
                <w:right w:val="none" w:sz="0" w:space="0" w:color="auto"/>
              </w:divBdr>
            </w:div>
            <w:div w:id="45837056">
              <w:marLeft w:val="0"/>
              <w:marRight w:val="0"/>
              <w:marTop w:val="0"/>
              <w:marBottom w:val="0"/>
              <w:divBdr>
                <w:top w:val="none" w:sz="0" w:space="0" w:color="auto"/>
                <w:left w:val="none" w:sz="0" w:space="0" w:color="auto"/>
                <w:bottom w:val="none" w:sz="0" w:space="0" w:color="auto"/>
                <w:right w:val="none" w:sz="0" w:space="0" w:color="auto"/>
              </w:divBdr>
            </w:div>
            <w:div w:id="103690761">
              <w:marLeft w:val="0"/>
              <w:marRight w:val="0"/>
              <w:marTop w:val="0"/>
              <w:marBottom w:val="0"/>
              <w:divBdr>
                <w:top w:val="none" w:sz="0" w:space="0" w:color="auto"/>
                <w:left w:val="none" w:sz="0" w:space="0" w:color="auto"/>
                <w:bottom w:val="none" w:sz="0" w:space="0" w:color="auto"/>
                <w:right w:val="none" w:sz="0" w:space="0" w:color="auto"/>
              </w:divBdr>
            </w:div>
            <w:div w:id="537662151">
              <w:marLeft w:val="0"/>
              <w:marRight w:val="0"/>
              <w:marTop w:val="0"/>
              <w:marBottom w:val="0"/>
              <w:divBdr>
                <w:top w:val="none" w:sz="0" w:space="0" w:color="auto"/>
                <w:left w:val="none" w:sz="0" w:space="0" w:color="auto"/>
                <w:bottom w:val="none" w:sz="0" w:space="0" w:color="auto"/>
                <w:right w:val="none" w:sz="0" w:space="0" w:color="auto"/>
              </w:divBdr>
            </w:div>
            <w:div w:id="1897005287">
              <w:marLeft w:val="0"/>
              <w:marRight w:val="0"/>
              <w:marTop w:val="0"/>
              <w:marBottom w:val="0"/>
              <w:divBdr>
                <w:top w:val="none" w:sz="0" w:space="0" w:color="auto"/>
                <w:left w:val="none" w:sz="0" w:space="0" w:color="auto"/>
                <w:bottom w:val="none" w:sz="0" w:space="0" w:color="auto"/>
                <w:right w:val="none" w:sz="0" w:space="0" w:color="auto"/>
              </w:divBdr>
            </w:div>
            <w:div w:id="449056553">
              <w:marLeft w:val="0"/>
              <w:marRight w:val="0"/>
              <w:marTop w:val="0"/>
              <w:marBottom w:val="0"/>
              <w:divBdr>
                <w:top w:val="none" w:sz="0" w:space="0" w:color="auto"/>
                <w:left w:val="none" w:sz="0" w:space="0" w:color="auto"/>
                <w:bottom w:val="none" w:sz="0" w:space="0" w:color="auto"/>
                <w:right w:val="none" w:sz="0" w:space="0" w:color="auto"/>
              </w:divBdr>
            </w:div>
            <w:div w:id="493183955">
              <w:marLeft w:val="0"/>
              <w:marRight w:val="0"/>
              <w:marTop w:val="0"/>
              <w:marBottom w:val="0"/>
              <w:divBdr>
                <w:top w:val="none" w:sz="0" w:space="0" w:color="auto"/>
                <w:left w:val="none" w:sz="0" w:space="0" w:color="auto"/>
                <w:bottom w:val="none" w:sz="0" w:space="0" w:color="auto"/>
                <w:right w:val="none" w:sz="0" w:space="0" w:color="auto"/>
              </w:divBdr>
            </w:div>
            <w:div w:id="1256667918">
              <w:marLeft w:val="0"/>
              <w:marRight w:val="0"/>
              <w:marTop w:val="0"/>
              <w:marBottom w:val="0"/>
              <w:divBdr>
                <w:top w:val="none" w:sz="0" w:space="0" w:color="auto"/>
                <w:left w:val="none" w:sz="0" w:space="0" w:color="auto"/>
                <w:bottom w:val="none" w:sz="0" w:space="0" w:color="auto"/>
                <w:right w:val="none" w:sz="0" w:space="0" w:color="auto"/>
              </w:divBdr>
            </w:div>
            <w:div w:id="738331301">
              <w:marLeft w:val="0"/>
              <w:marRight w:val="0"/>
              <w:marTop w:val="0"/>
              <w:marBottom w:val="0"/>
              <w:divBdr>
                <w:top w:val="none" w:sz="0" w:space="0" w:color="auto"/>
                <w:left w:val="none" w:sz="0" w:space="0" w:color="auto"/>
                <w:bottom w:val="none" w:sz="0" w:space="0" w:color="auto"/>
                <w:right w:val="none" w:sz="0" w:space="0" w:color="auto"/>
              </w:divBdr>
            </w:div>
            <w:div w:id="1596591125">
              <w:marLeft w:val="0"/>
              <w:marRight w:val="0"/>
              <w:marTop w:val="0"/>
              <w:marBottom w:val="0"/>
              <w:divBdr>
                <w:top w:val="none" w:sz="0" w:space="0" w:color="auto"/>
                <w:left w:val="none" w:sz="0" w:space="0" w:color="auto"/>
                <w:bottom w:val="none" w:sz="0" w:space="0" w:color="auto"/>
                <w:right w:val="none" w:sz="0" w:space="0" w:color="auto"/>
              </w:divBdr>
            </w:div>
            <w:div w:id="236483415">
              <w:marLeft w:val="0"/>
              <w:marRight w:val="0"/>
              <w:marTop w:val="0"/>
              <w:marBottom w:val="0"/>
              <w:divBdr>
                <w:top w:val="none" w:sz="0" w:space="0" w:color="auto"/>
                <w:left w:val="none" w:sz="0" w:space="0" w:color="auto"/>
                <w:bottom w:val="none" w:sz="0" w:space="0" w:color="auto"/>
                <w:right w:val="none" w:sz="0" w:space="0" w:color="auto"/>
              </w:divBdr>
            </w:div>
            <w:div w:id="2037192837">
              <w:marLeft w:val="0"/>
              <w:marRight w:val="0"/>
              <w:marTop w:val="0"/>
              <w:marBottom w:val="0"/>
              <w:divBdr>
                <w:top w:val="none" w:sz="0" w:space="0" w:color="auto"/>
                <w:left w:val="none" w:sz="0" w:space="0" w:color="auto"/>
                <w:bottom w:val="none" w:sz="0" w:space="0" w:color="auto"/>
                <w:right w:val="none" w:sz="0" w:space="0" w:color="auto"/>
              </w:divBdr>
            </w:div>
            <w:div w:id="897782064">
              <w:marLeft w:val="0"/>
              <w:marRight w:val="0"/>
              <w:marTop w:val="0"/>
              <w:marBottom w:val="0"/>
              <w:divBdr>
                <w:top w:val="none" w:sz="0" w:space="0" w:color="auto"/>
                <w:left w:val="none" w:sz="0" w:space="0" w:color="auto"/>
                <w:bottom w:val="none" w:sz="0" w:space="0" w:color="auto"/>
                <w:right w:val="none" w:sz="0" w:space="0" w:color="auto"/>
              </w:divBdr>
            </w:div>
            <w:div w:id="1799568851">
              <w:marLeft w:val="0"/>
              <w:marRight w:val="0"/>
              <w:marTop w:val="0"/>
              <w:marBottom w:val="0"/>
              <w:divBdr>
                <w:top w:val="none" w:sz="0" w:space="0" w:color="auto"/>
                <w:left w:val="none" w:sz="0" w:space="0" w:color="auto"/>
                <w:bottom w:val="none" w:sz="0" w:space="0" w:color="auto"/>
                <w:right w:val="none" w:sz="0" w:space="0" w:color="auto"/>
              </w:divBdr>
            </w:div>
            <w:div w:id="1883594310">
              <w:marLeft w:val="0"/>
              <w:marRight w:val="0"/>
              <w:marTop w:val="0"/>
              <w:marBottom w:val="0"/>
              <w:divBdr>
                <w:top w:val="none" w:sz="0" w:space="0" w:color="auto"/>
                <w:left w:val="none" w:sz="0" w:space="0" w:color="auto"/>
                <w:bottom w:val="none" w:sz="0" w:space="0" w:color="auto"/>
                <w:right w:val="none" w:sz="0" w:space="0" w:color="auto"/>
              </w:divBdr>
            </w:div>
            <w:div w:id="1385832335">
              <w:marLeft w:val="0"/>
              <w:marRight w:val="0"/>
              <w:marTop w:val="0"/>
              <w:marBottom w:val="0"/>
              <w:divBdr>
                <w:top w:val="none" w:sz="0" w:space="0" w:color="auto"/>
                <w:left w:val="none" w:sz="0" w:space="0" w:color="auto"/>
                <w:bottom w:val="none" w:sz="0" w:space="0" w:color="auto"/>
                <w:right w:val="none" w:sz="0" w:space="0" w:color="auto"/>
              </w:divBdr>
            </w:div>
            <w:div w:id="1130902010">
              <w:marLeft w:val="0"/>
              <w:marRight w:val="0"/>
              <w:marTop w:val="0"/>
              <w:marBottom w:val="0"/>
              <w:divBdr>
                <w:top w:val="none" w:sz="0" w:space="0" w:color="auto"/>
                <w:left w:val="none" w:sz="0" w:space="0" w:color="auto"/>
                <w:bottom w:val="none" w:sz="0" w:space="0" w:color="auto"/>
                <w:right w:val="none" w:sz="0" w:space="0" w:color="auto"/>
              </w:divBdr>
            </w:div>
            <w:div w:id="1692298110">
              <w:marLeft w:val="0"/>
              <w:marRight w:val="0"/>
              <w:marTop w:val="0"/>
              <w:marBottom w:val="0"/>
              <w:divBdr>
                <w:top w:val="none" w:sz="0" w:space="0" w:color="auto"/>
                <w:left w:val="none" w:sz="0" w:space="0" w:color="auto"/>
                <w:bottom w:val="none" w:sz="0" w:space="0" w:color="auto"/>
                <w:right w:val="none" w:sz="0" w:space="0" w:color="auto"/>
              </w:divBdr>
            </w:div>
            <w:div w:id="1990865327">
              <w:marLeft w:val="0"/>
              <w:marRight w:val="0"/>
              <w:marTop w:val="0"/>
              <w:marBottom w:val="0"/>
              <w:divBdr>
                <w:top w:val="none" w:sz="0" w:space="0" w:color="auto"/>
                <w:left w:val="none" w:sz="0" w:space="0" w:color="auto"/>
                <w:bottom w:val="none" w:sz="0" w:space="0" w:color="auto"/>
                <w:right w:val="none" w:sz="0" w:space="0" w:color="auto"/>
              </w:divBdr>
            </w:div>
            <w:div w:id="706028479">
              <w:marLeft w:val="0"/>
              <w:marRight w:val="0"/>
              <w:marTop w:val="0"/>
              <w:marBottom w:val="0"/>
              <w:divBdr>
                <w:top w:val="none" w:sz="0" w:space="0" w:color="auto"/>
                <w:left w:val="none" w:sz="0" w:space="0" w:color="auto"/>
                <w:bottom w:val="none" w:sz="0" w:space="0" w:color="auto"/>
                <w:right w:val="none" w:sz="0" w:space="0" w:color="auto"/>
              </w:divBdr>
            </w:div>
            <w:div w:id="1964457790">
              <w:marLeft w:val="0"/>
              <w:marRight w:val="0"/>
              <w:marTop w:val="0"/>
              <w:marBottom w:val="0"/>
              <w:divBdr>
                <w:top w:val="none" w:sz="0" w:space="0" w:color="auto"/>
                <w:left w:val="none" w:sz="0" w:space="0" w:color="auto"/>
                <w:bottom w:val="none" w:sz="0" w:space="0" w:color="auto"/>
                <w:right w:val="none" w:sz="0" w:space="0" w:color="auto"/>
              </w:divBdr>
            </w:div>
            <w:div w:id="1288392475">
              <w:marLeft w:val="0"/>
              <w:marRight w:val="0"/>
              <w:marTop w:val="0"/>
              <w:marBottom w:val="0"/>
              <w:divBdr>
                <w:top w:val="none" w:sz="0" w:space="0" w:color="auto"/>
                <w:left w:val="none" w:sz="0" w:space="0" w:color="auto"/>
                <w:bottom w:val="none" w:sz="0" w:space="0" w:color="auto"/>
                <w:right w:val="none" w:sz="0" w:space="0" w:color="auto"/>
              </w:divBdr>
            </w:div>
            <w:div w:id="1857885918">
              <w:marLeft w:val="0"/>
              <w:marRight w:val="0"/>
              <w:marTop w:val="0"/>
              <w:marBottom w:val="0"/>
              <w:divBdr>
                <w:top w:val="none" w:sz="0" w:space="0" w:color="auto"/>
                <w:left w:val="none" w:sz="0" w:space="0" w:color="auto"/>
                <w:bottom w:val="none" w:sz="0" w:space="0" w:color="auto"/>
                <w:right w:val="none" w:sz="0" w:space="0" w:color="auto"/>
              </w:divBdr>
            </w:div>
            <w:div w:id="1325085999">
              <w:marLeft w:val="0"/>
              <w:marRight w:val="0"/>
              <w:marTop w:val="0"/>
              <w:marBottom w:val="0"/>
              <w:divBdr>
                <w:top w:val="none" w:sz="0" w:space="0" w:color="auto"/>
                <w:left w:val="none" w:sz="0" w:space="0" w:color="auto"/>
                <w:bottom w:val="none" w:sz="0" w:space="0" w:color="auto"/>
                <w:right w:val="none" w:sz="0" w:space="0" w:color="auto"/>
              </w:divBdr>
            </w:div>
            <w:div w:id="1672753539">
              <w:marLeft w:val="0"/>
              <w:marRight w:val="0"/>
              <w:marTop w:val="0"/>
              <w:marBottom w:val="0"/>
              <w:divBdr>
                <w:top w:val="none" w:sz="0" w:space="0" w:color="auto"/>
                <w:left w:val="none" w:sz="0" w:space="0" w:color="auto"/>
                <w:bottom w:val="none" w:sz="0" w:space="0" w:color="auto"/>
                <w:right w:val="none" w:sz="0" w:space="0" w:color="auto"/>
              </w:divBdr>
            </w:div>
            <w:div w:id="240218206">
              <w:marLeft w:val="0"/>
              <w:marRight w:val="0"/>
              <w:marTop w:val="0"/>
              <w:marBottom w:val="0"/>
              <w:divBdr>
                <w:top w:val="none" w:sz="0" w:space="0" w:color="auto"/>
                <w:left w:val="none" w:sz="0" w:space="0" w:color="auto"/>
                <w:bottom w:val="none" w:sz="0" w:space="0" w:color="auto"/>
                <w:right w:val="none" w:sz="0" w:space="0" w:color="auto"/>
              </w:divBdr>
            </w:div>
            <w:div w:id="1850557181">
              <w:blockQuote w:val="1"/>
              <w:marLeft w:val="720"/>
              <w:marRight w:val="720"/>
              <w:marTop w:val="100"/>
              <w:marBottom w:val="100"/>
              <w:divBdr>
                <w:top w:val="none" w:sz="0" w:space="0" w:color="auto"/>
                <w:left w:val="none" w:sz="0" w:space="0" w:color="auto"/>
                <w:bottom w:val="none" w:sz="0" w:space="0" w:color="auto"/>
                <w:right w:val="none" w:sz="0" w:space="0" w:color="auto"/>
              </w:divBdr>
            </w:div>
            <w:div w:id="1857688705">
              <w:marLeft w:val="0"/>
              <w:marRight w:val="0"/>
              <w:marTop w:val="0"/>
              <w:marBottom w:val="0"/>
              <w:divBdr>
                <w:top w:val="none" w:sz="0" w:space="0" w:color="auto"/>
                <w:left w:val="none" w:sz="0" w:space="0" w:color="auto"/>
                <w:bottom w:val="none" w:sz="0" w:space="0" w:color="auto"/>
                <w:right w:val="none" w:sz="0" w:space="0" w:color="auto"/>
              </w:divBdr>
            </w:div>
            <w:div w:id="861285492">
              <w:marLeft w:val="0"/>
              <w:marRight w:val="0"/>
              <w:marTop w:val="0"/>
              <w:marBottom w:val="0"/>
              <w:divBdr>
                <w:top w:val="none" w:sz="0" w:space="0" w:color="auto"/>
                <w:left w:val="none" w:sz="0" w:space="0" w:color="auto"/>
                <w:bottom w:val="none" w:sz="0" w:space="0" w:color="auto"/>
                <w:right w:val="none" w:sz="0" w:space="0" w:color="auto"/>
              </w:divBdr>
            </w:div>
            <w:div w:id="1903439845">
              <w:marLeft w:val="0"/>
              <w:marRight w:val="0"/>
              <w:marTop w:val="0"/>
              <w:marBottom w:val="0"/>
              <w:divBdr>
                <w:top w:val="none" w:sz="0" w:space="0" w:color="auto"/>
                <w:left w:val="none" w:sz="0" w:space="0" w:color="auto"/>
                <w:bottom w:val="none" w:sz="0" w:space="0" w:color="auto"/>
                <w:right w:val="none" w:sz="0" w:space="0" w:color="auto"/>
              </w:divBdr>
            </w:div>
            <w:div w:id="221063080">
              <w:marLeft w:val="0"/>
              <w:marRight w:val="0"/>
              <w:marTop w:val="0"/>
              <w:marBottom w:val="0"/>
              <w:divBdr>
                <w:top w:val="none" w:sz="0" w:space="0" w:color="auto"/>
                <w:left w:val="none" w:sz="0" w:space="0" w:color="auto"/>
                <w:bottom w:val="none" w:sz="0" w:space="0" w:color="auto"/>
                <w:right w:val="none" w:sz="0" w:space="0" w:color="auto"/>
              </w:divBdr>
            </w:div>
            <w:div w:id="1950772998">
              <w:marLeft w:val="0"/>
              <w:marRight w:val="0"/>
              <w:marTop w:val="0"/>
              <w:marBottom w:val="0"/>
              <w:divBdr>
                <w:top w:val="none" w:sz="0" w:space="0" w:color="auto"/>
                <w:left w:val="none" w:sz="0" w:space="0" w:color="auto"/>
                <w:bottom w:val="none" w:sz="0" w:space="0" w:color="auto"/>
                <w:right w:val="none" w:sz="0" w:space="0" w:color="auto"/>
              </w:divBdr>
            </w:div>
            <w:div w:id="1838033275">
              <w:marLeft w:val="0"/>
              <w:marRight w:val="0"/>
              <w:marTop w:val="0"/>
              <w:marBottom w:val="0"/>
              <w:divBdr>
                <w:top w:val="none" w:sz="0" w:space="0" w:color="auto"/>
                <w:left w:val="none" w:sz="0" w:space="0" w:color="auto"/>
                <w:bottom w:val="none" w:sz="0" w:space="0" w:color="auto"/>
                <w:right w:val="none" w:sz="0" w:space="0" w:color="auto"/>
              </w:divBdr>
            </w:div>
            <w:div w:id="148643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820701">
      <w:bodyDiv w:val="1"/>
      <w:marLeft w:val="0"/>
      <w:marRight w:val="0"/>
      <w:marTop w:val="0"/>
      <w:marBottom w:val="0"/>
      <w:divBdr>
        <w:top w:val="none" w:sz="0" w:space="0" w:color="auto"/>
        <w:left w:val="none" w:sz="0" w:space="0" w:color="auto"/>
        <w:bottom w:val="none" w:sz="0" w:space="0" w:color="auto"/>
        <w:right w:val="none" w:sz="0" w:space="0" w:color="auto"/>
      </w:divBdr>
      <w:divsChild>
        <w:div w:id="77751202">
          <w:marLeft w:val="0"/>
          <w:marRight w:val="0"/>
          <w:marTop w:val="0"/>
          <w:marBottom w:val="0"/>
          <w:divBdr>
            <w:top w:val="none" w:sz="0" w:space="0" w:color="auto"/>
            <w:left w:val="none" w:sz="0" w:space="0" w:color="auto"/>
            <w:bottom w:val="none" w:sz="0" w:space="0" w:color="auto"/>
            <w:right w:val="none" w:sz="0" w:space="0" w:color="auto"/>
          </w:divBdr>
        </w:div>
      </w:divsChild>
    </w:div>
    <w:div w:id="1705208705">
      <w:bodyDiv w:val="1"/>
      <w:marLeft w:val="0"/>
      <w:marRight w:val="0"/>
      <w:marTop w:val="0"/>
      <w:marBottom w:val="0"/>
      <w:divBdr>
        <w:top w:val="none" w:sz="0" w:space="0" w:color="auto"/>
        <w:left w:val="none" w:sz="0" w:space="0" w:color="auto"/>
        <w:bottom w:val="none" w:sz="0" w:space="0" w:color="auto"/>
        <w:right w:val="none" w:sz="0" w:space="0" w:color="auto"/>
      </w:divBdr>
      <w:divsChild>
        <w:div w:id="654451830">
          <w:marLeft w:val="0"/>
          <w:marRight w:val="0"/>
          <w:marTop w:val="0"/>
          <w:marBottom w:val="0"/>
          <w:divBdr>
            <w:top w:val="none" w:sz="0" w:space="0" w:color="auto"/>
            <w:left w:val="none" w:sz="0" w:space="0" w:color="auto"/>
            <w:bottom w:val="none" w:sz="0" w:space="0" w:color="auto"/>
            <w:right w:val="none" w:sz="0" w:space="0" w:color="auto"/>
          </w:divBdr>
        </w:div>
      </w:divsChild>
    </w:div>
    <w:div w:id="1711539287">
      <w:bodyDiv w:val="1"/>
      <w:marLeft w:val="0"/>
      <w:marRight w:val="0"/>
      <w:marTop w:val="0"/>
      <w:marBottom w:val="0"/>
      <w:divBdr>
        <w:top w:val="none" w:sz="0" w:space="0" w:color="auto"/>
        <w:left w:val="none" w:sz="0" w:space="0" w:color="auto"/>
        <w:bottom w:val="none" w:sz="0" w:space="0" w:color="auto"/>
        <w:right w:val="none" w:sz="0" w:space="0" w:color="auto"/>
      </w:divBdr>
      <w:divsChild>
        <w:div w:id="568343679">
          <w:marLeft w:val="0"/>
          <w:marRight w:val="0"/>
          <w:marTop w:val="0"/>
          <w:marBottom w:val="0"/>
          <w:divBdr>
            <w:top w:val="none" w:sz="0" w:space="0" w:color="auto"/>
            <w:left w:val="none" w:sz="0" w:space="0" w:color="auto"/>
            <w:bottom w:val="none" w:sz="0" w:space="0" w:color="auto"/>
            <w:right w:val="none" w:sz="0" w:space="0" w:color="auto"/>
          </w:divBdr>
          <w:divsChild>
            <w:div w:id="82066272">
              <w:marLeft w:val="0"/>
              <w:marRight w:val="0"/>
              <w:marTop w:val="0"/>
              <w:marBottom w:val="0"/>
              <w:divBdr>
                <w:top w:val="none" w:sz="0" w:space="0" w:color="auto"/>
                <w:left w:val="none" w:sz="0" w:space="0" w:color="auto"/>
                <w:bottom w:val="none" w:sz="0" w:space="0" w:color="auto"/>
                <w:right w:val="none" w:sz="0" w:space="0" w:color="auto"/>
              </w:divBdr>
            </w:div>
            <w:div w:id="2015915286">
              <w:marLeft w:val="0"/>
              <w:marRight w:val="0"/>
              <w:marTop w:val="0"/>
              <w:marBottom w:val="0"/>
              <w:divBdr>
                <w:top w:val="none" w:sz="0" w:space="0" w:color="auto"/>
                <w:left w:val="none" w:sz="0" w:space="0" w:color="auto"/>
                <w:bottom w:val="none" w:sz="0" w:space="0" w:color="auto"/>
                <w:right w:val="none" w:sz="0" w:space="0" w:color="auto"/>
              </w:divBdr>
            </w:div>
            <w:div w:id="531110060">
              <w:marLeft w:val="0"/>
              <w:marRight w:val="0"/>
              <w:marTop w:val="0"/>
              <w:marBottom w:val="0"/>
              <w:divBdr>
                <w:top w:val="none" w:sz="0" w:space="0" w:color="auto"/>
                <w:left w:val="none" w:sz="0" w:space="0" w:color="auto"/>
                <w:bottom w:val="none" w:sz="0" w:space="0" w:color="auto"/>
                <w:right w:val="none" w:sz="0" w:space="0" w:color="auto"/>
              </w:divBdr>
            </w:div>
            <w:div w:id="2107113547">
              <w:marLeft w:val="0"/>
              <w:marRight w:val="0"/>
              <w:marTop w:val="0"/>
              <w:marBottom w:val="0"/>
              <w:divBdr>
                <w:top w:val="none" w:sz="0" w:space="0" w:color="auto"/>
                <w:left w:val="none" w:sz="0" w:space="0" w:color="auto"/>
                <w:bottom w:val="none" w:sz="0" w:space="0" w:color="auto"/>
                <w:right w:val="none" w:sz="0" w:space="0" w:color="auto"/>
              </w:divBdr>
            </w:div>
            <w:div w:id="932251494">
              <w:marLeft w:val="0"/>
              <w:marRight w:val="0"/>
              <w:marTop w:val="0"/>
              <w:marBottom w:val="0"/>
              <w:divBdr>
                <w:top w:val="none" w:sz="0" w:space="0" w:color="auto"/>
                <w:left w:val="none" w:sz="0" w:space="0" w:color="auto"/>
                <w:bottom w:val="none" w:sz="0" w:space="0" w:color="auto"/>
                <w:right w:val="none" w:sz="0" w:space="0" w:color="auto"/>
              </w:divBdr>
            </w:div>
            <w:div w:id="1714649661">
              <w:marLeft w:val="0"/>
              <w:marRight w:val="0"/>
              <w:marTop w:val="0"/>
              <w:marBottom w:val="0"/>
              <w:divBdr>
                <w:top w:val="none" w:sz="0" w:space="0" w:color="auto"/>
                <w:left w:val="none" w:sz="0" w:space="0" w:color="auto"/>
                <w:bottom w:val="none" w:sz="0" w:space="0" w:color="auto"/>
                <w:right w:val="none" w:sz="0" w:space="0" w:color="auto"/>
              </w:divBdr>
            </w:div>
            <w:div w:id="367804172">
              <w:marLeft w:val="0"/>
              <w:marRight w:val="0"/>
              <w:marTop w:val="0"/>
              <w:marBottom w:val="0"/>
              <w:divBdr>
                <w:top w:val="none" w:sz="0" w:space="0" w:color="auto"/>
                <w:left w:val="none" w:sz="0" w:space="0" w:color="auto"/>
                <w:bottom w:val="none" w:sz="0" w:space="0" w:color="auto"/>
                <w:right w:val="none" w:sz="0" w:space="0" w:color="auto"/>
              </w:divBdr>
            </w:div>
            <w:div w:id="1496993348">
              <w:marLeft w:val="0"/>
              <w:marRight w:val="0"/>
              <w:marTop w:val="0"/>
              <w:marBottom w:val="0"/>
              <w:divBdr>
                <w:top w:val="none" w:sz="0" w:space="0" w:color="auto"/>
                <w:left w:val="none" w:sz="0" w:space="0" w:color="auto"/>
                <w:bottom w:val="none" w:sz="0" w:space="0" w:color="auto"/>
                <w:right w:val="none" w:sz="0" w:space="0" w:color="auto"/>
              </w:divBdr>
            </w:div>
            <w:div w:id="570503041">
              <w:marLeft w:val="0"/>
              <w:marRight w:val="0"/>
              <w:marTop w:val="0"/>
              <w:marBottom w:val="0"/>
              <w:divBdr>
                <w:top w:val="none" w:sz="0" w:space="0" w:color="auto"/>
                <w:left w:val="none" w:sz="0" w:space="0" w:color="auto"/>
                <w:bottom w:val="none" w:sz="0" w:space="0" w:color="auto"/>
                <w:right w:val="none" w:sz="0" w:space="0" w:color="auto"/>
              </w:divBdr>
            </w:div>
            <w:div w:id="126318731">
              <w:marLeft w:val="0"/>
              <w:marRight w:val="0"/>
              <w:marTop w:val="0"/>
              <w:marBottom w:val="0"/>
              <w:divBdr>
                <w:top w:val="none" w:sz="0" w:space="0" w:color="auto"/>
                <w:left w:val="none" w:sz="0" w:space="0" w:color="auto"/>
                <w:bottom w:val="none" w:sz="0" w:space="0" w:color="auto"/>
                <w:right w:val="none" w:sz="0" w:space="0" w:color="auto"/>
              </w:divBdr>
            </w:div>
            <w:div w:id="630092988">
              <w:marLeft w:val="0"/>
              <w:marRight w:val="0"/>
              <w:marTop w:val="0"/>
              <w:marBottom w:val="0"/>
              <w:divBdr>
                <w:top w:val="none" w:sz="0" w:space="0" w:color="auto"/>
                <w:left w:val="none" w:sz="0" w:space="0" w:color="auto"/>
                <w:bottom w:val="none" w:sz="0" w:space="0" w:color="auto"/>
                <w:right w:val="none" w:sz="0" w:space="0" w:color="auto"/>
              </w:divBdr>
            </w:div>
            <w:div w:id="2060124530">
              <w:blockQuote w:val="1"/>
              <w:marLeft w:val="720"/>
              <w:marRight w:val="720"/>
              <w:marTop w:val="100"/>
              <w:marBottom w:val="100"/>
              <w:divBdr>
                <w:top w:val="none" w:sz="0" w:space="0" w:color="auto"/>
                <w:left w:val="none" w:sz="0" w:space="0" w:color="auto"/>
                <w:bottom w:val="none" w:sz="0" w:space="0" w:color="auto"/>
                <w:right w:val="none" w:sz="0" w:space="0" w:color="auto"/>
              </w:divBdr>
            </w:div>
            <w:div w:id="1938438481">
              <w:marLeft w:val="0"/>
              <w:marRight w:val="0"/>
              <w:marTop w:val="0"/>
              <w:marBottom w:val="0"/>
              <w:divBdr>
                <w:top w:val="none" w:sz="0" w:space="0" w:color="auto"/>
                <w:left w:val="none" w:sz="0" w:space="0" w:color="auto"/>
                <w:bottom w:val="none" w:sz="0" w:space="0" w:color="auto"/>
                <w:right w:val="none" w:sz="0" w:space="0" w:color="auto"/>
              </w:divBdr>
            </w:div>
            <w:div w:id="1739865119">
              <w:marLeft w:val="0"/>
              <w:marRight w:val="0"/>
              <w:marTop w:val="0"/>
              <w:marBottom w:val="0"/>
              <w:divBdr>
                <w:top w:val="none" w:sz="0" w:space="0" w:color="auto"/>
                <w:left w:val="none" w:sz="0" w:space="0" w:color="auto"/>
                <w:bottom w:val="none" w:sz="0" w:space="0" w:color="auto"/>
                <w:right w:val="none" w:sz="0" w:space="0" w:color="auto"/>
              </w:divBdr>
            </w:div>
            <w:div w:id="227615898">
              <w:marLeft w:val="0"/>
              <w:marRight w:val="0"/>
              <w:marTop w:val="0"/>
              <w:marBottom w:val="0"/>
              <w:divBdr>
                <w:top w:val="none" w:sz="0" w:space="0" w:color="auto"/>
                <w:left w:val="none" w:sz="0" w:space="0" w:color="auto"/>
                <w:bottom w:val="none" w:sz="0" w:space="0" w:color="auto"/>
                <w:right w:val="none" w:sz="0" w:space="0" w:color="auto"/>
              </w:divBdr>
            </w:div>
            <w:div w:id="452989370">
              <w:marLeft w:val="0"/>
              <w:marRight w:val="0"/>
              <w:marTop w:val="0"/>
              <w:marBottom w:val="0"/>
              <w:divBdr>
                <w:top w:val="none" w:sz="0" w:space="0" w:color="auto"/>
                <w:left w:val="none" w:sz="0" w:space="0" w:color="auto"/>
                <w:bottom w:val="none" w:sz="0" w:space="0" w:color="auto"/>
                <w:right w:val="none" w:sz="0" w:space="0" w:color="auto"/>
              </w:divBdr>
            </w:div>
            <w:div w:id="320892493">
              <w:marLeft w:val="0"/>
              <w:marRight w:val="0"/>
              <w:marTop w:val="0"/>
              <w:marBottom w:val="0"/>
              <w:divBdr>
                <w:top w:val="none" w:sz="0" w:space="0" w:color="auto"/>
                <w:left w:val="none" w:sz="0" w:space="0" w:color="auto"/>
                <w:bottom w:val="none" w:sz="0" w:space="0" w:color="auto"/>
                <w:right w:val="none" w:sz="0" w:space="0" w:color="auto"/>
              </w:divBdr>
            </w:div>
            <w:div w:id="657686466">
              <w:marLeft w:val="0"/>
              <w:marRight w:val="0"/>
              <w:marTop w:val="0"/>
              <w:marBottom w:val="0"/>
              <w:divBdr>
                <w:top w:val="none" w:sz="0" w:space="0" w:color="auto"/>
                <w:left w:val="none" w:sz="0" w:space="0" w:color="auto"/>
                <w:bottom w:val="none" w:sz="0" w:space="0" w:color="auto"/>
                <w:right w:val="none" w:sz="0" w:space="0" w:color="auto"/>
              </w:divBdr>
            </w:div>
            <w:div w:id="1581479792">
              <w:marLeft w:val="0"/>
              <w:marRight w:val="0"/>
              <w:marTop w:val="0"/>
              <w:marBottom w:val="0"/>
              <w:divBdr>
                <w:top w:val="none" w:sz="0" w:space="0" w:color="auto"/>
                <w:left w:val="none" w:sz="0" w:space="0" w:color="auto"/>
                <w:bottom w:val="none" w:sz="0" w:space="0" w:color="auto"/>
                <w:right w:val="none" w:sz="0" w:space="0" w:color="auto"/>
              </w:divBdr>
            </w:div>
            <w:div w:id="616838482">
              <w:marLeft w:val="0"/>
              <w:marRight w:val="0"/>
              <w:marTop w:val="0"/>
              <w:marBottom w:val="0"/>
              <w:divBdr>
                <w:top w:val="none" w:sz="0" w:space="0" w:color="auto"/>
                <w:left w:val="none" w:sz="0" w:space="0" w:color="auto"/>
                <w:bottom w:val="none" w:sz="0" w:space="0" w:color="auto"/>
                <w:right w:val="none" w:sz="0" w:space="0" w:color="auto"/>
              </w:divBdr>
            </w:div>
            <w:div w:id="808595031">
              <w:marLeft w:val="0"/>
              <w:marRight w:val="0"/>
              <w:marTop w:val="0"/>
              <w:marBottom w:val="0"/>
              <w:divBdr>
                <w:top w:val="none" w:sz="0" w:space="0" w:color="auto"/>
                <w:left w:val="none" w:sz="0" w:space="0" w:color="auto"/>
                <w:bottom w:val="none" w:sz="0" w:space="0" w:color="auto"/>
                <w:right w:val="none" w:sz="0" w:space="0" w:color="auto"/>
              </w:divBdr>
            </w:div>
            <w:div w:id="1169561202">
              <w:marLeft w:val="0"/>
              <w:marRight w:val="0"/>
              <w:marTop w:val="0"/>
              <w:marBottom w:val="0"/>
              <w:divBdr>
                <w:top w:val="none" w:sz="0" w:space="0" w:color="auto"/>
                <w:left w:val="none" w:sz="0" w:space="0" w:color="auto"/>
                <w:bottom w:val="none" w:sz="0" w:space="0" w:color="auto"/>
                <w:right w:val="none" w:sz="0" w:space="0" w:color="auto"/>
              </w:divBdr>
            </w:div>
            <w:div w:id="549538334">
              <w:marLeft w:val="0"/>
              <w:marRight w:val="0"/>
              <w:marTop w:val="0"/>
              <w:marBottom w:val="0"/>
              <w:divBdr>
                <w:top w:val="none" w:sz="0" w:space="0" w:color="auto"/>
                <w:left w:val="none" w:sz="0" w:space="0" w:color="auto"/>
                <w:bottom w:val="none" w:sz="0" w:space="0" w:color="auto"/>
                <w:right w:val="none" w:sz="0" w:space="0" w:color="auto"/>
              </w:divBdr>
            </w:div>
            <w:div w:id="2020811069">
              <w:marLeft w:val="0"/>
              <w:marRight w:val="0"/>
              <w:marTop w:val="0"/>
              <w:marBottom w:val="0"/>
              <w:divBdr>
                <w:top w:val="none" w:sz="0" w:space="0" w:color="auto"/>
                <w:left w:val="none" w:sz="0" w:space="0" w:color="auto"/>
                <w:bottom w:val="none" w:sz="0" w:space="0" w:color="auto"/>
                <w:right w:val="none" w:sz="0" w:space="0" w:color="auto"/>
              </w:divBdr>
            </w:div>
            <w:div w:id="1146356589">
              <w:marLeft w:val="0"/>
              <w:marRight w:val="0"/>
              <w:marTop w:val="0"/>
              <w:marBottom w:val="0"/>
              <w:divBdr>
                <w:top w:val="none" w:sz="0" w:space="0" w:color="auto"/>
                <w:left w:val="none" w:sz="0" w:space="0" w:color="auto"/>
                <w:bottom w:val="none" w:sz="0" w:space="0" w:color="auto"/>
                <w:right w:val="none" w:sz="0" w:space="0" w:color="auto"/>
              </w:divBdr>
            </w:div>
            <w:div w:id="2051297494">
              <w:marLeft w:val="0"/>
              <w:marRight w:val="0"/>
              <w:marTop w:val="0"/>
              <w:marBottom w:val="0"/>
              <w:divBdr>
                <w:top w:val="none" w:sz="0" w:space="0" w:color="auto"/>
                <w:left w:val="none" w:sz="0" w:space="0" w:color="auto"/>
                <w:bottom w:val="none" w:sz="0" w:space="0" w:color="auto"/>
                <w:right w:val="none" w:sz="0" w:space="0" w:color="auto"/>
              </w:divBdr>
            </w:div>
            <w:div w:id="1228800280">
              <w:marLeft w:val="0"/>
              <w:marRight w:val="0"/>
              <w:marTop w:val="0"/>
              <w:marBottom w:val="0"/>
              <w:divBdr>
                <w:top w:val="none" w:sz="0" w:space="0" w:color="auto"/>
                <w:left w:val="none" w:sz="0" w:space="0" w:color="auto"/>
                <w:bottom w:val="none" w:sz="0" w:space="0" w:color="auto"/>
                <w:right w:val="none" w:sz="0" w:space="0" w:color="auto"/>
              </w:divBdr>
            </w:div>
            <w:div w:id="2012176413">
              <w:marLeft w:val="0"/>
              <w:marRight w:val="0"/>
              <w:marTop w:val="0"/>
              <w:marBottom w:val="0"/>
              <w:divBdr>
                <w:top w:val="none" w:sz="0" w:space="0" w:color="auto"/>
                <w:left w:val="none" w:sz="0" w:space="0" w:color="auto"/>
                <w:bottom w:val="none" w:sz="0" w:space="0" w:color="auto"/>
                <w:right w:val="none" w:sz="0" w:space="0" w:color="auto"/>
              </w:divBdr>
            </w:div>
            <w:div w:id="1509057390">
              <w:marLeft w:val="0"/>
              <w:marRight w:val="0"/>
              <w:marTop w:val="0"/>
              <w:marBottom w:val="0"/>
              <w:divBdr>
                <w:top w:val="none" w:sz="0" w:space="0" w:color="auto"/>
                <w:left w:val="none" w:sz="0" w:space="0" w:color="auto"/>
                <w:bottom w:val="none" w:sz="0" w:space="0" w:color="auto"/>
                <w:right w:val="none" w:sz="0" w:space="0" w:color="auto"/>
              </w:divBdr>
            </w:div>
            <w:div w:id="432632108">
              <w:marLeft w:val="0"/>
              <w:marRight w:val="0"/>
              <w:marTop w:val="0"/>
              <w:marBottom w:val="0"/>
              <w:divBdr>
                <w:top w:val="none" w:sz="0" w:space="0" w:color="auto"/>
                <w:left w:val="none" w:sz="0" w:space="0" w:color="auto"/>
                <w:bottom w:val="none" w:sz="0" w:space="0" w:color="auto"/>
                <w:right w:val="none" w:sz="0" w:space="0" w:color="auto"/>
              </w:divBdr>
            </w:div>
            <w:div w:id="1350179839">
              <w:marLeft w:val="0"/>
              <w:marRight w:val="0"/>
              <w:marTop w:val="0"/>
              <w:marBottom w:val="0"/>
              <w:divBdr>
                <w:top w:val="none" w:sz="0" w:space="0" w:color="auto"/>
                <w:left w:val="none" w:sz="0" w:space="0" w:color="auto"/>
                <w:bottom w:val="none" w:sz="0" w:space="0" w:color="auto"/>
                <w:right w:val="none" w:sz="0" w:space="0" w:color="auto"/>
              </w:divBdr>
            </w:div>
            <w:div w:id="111554657">
              <w:marLeft w:val="0"/>
              <w:marRight w:val="0"/>
              <w:marTop w:val="0"/>
              <w:marBottom w:val="0"/>
              <w:divBdr>
                <w:top w:val="none" w:sz="0" w:space="0" w:color="auto"/>
                <w:left w:val="none" w:sz="0" w:space="0" w:color="auto"/>
                <w:bottom w:val="none" w:sz="0" w:space="0" w:color="auto"/>
                <w:right w:val="none" w:sz="0" w:space="0" w:color="auto"/>
              </w:divBdr>
            </w:div>
            <w:div w:id="441189365">
              <w:marLeft w:val="0"/>
              <w:marRight w:val="0"/>
              <w:marTop w:val="0"/>
              <w:marBottom w:val="0"/>
              <w:divBdr>
                <w:top w:val="none" w:sz="0" w:space="0" w:color="auto"/>
                <w:left w:val="none" w:sz="0" w:space="0" w:color="auto"/>
                <w:bottom w:val="none" w:sz="0" w:space="0" w:color="auto"/>
                <w:right w:val="none" w:sz="0" w:space="0" w:color="auto"/>
              </w:divBdr>
            </w:div>
            <w:div w:id="1304887339">
              <w:marLeft w:val="0"/>
              <w:marRight w:val="0"/>
              <w:marTop w:val="0"/>
              <w:marBottom w:val="0"/>
              <w:divBdr>
                <w:top w:val="none" w:sz="0" w:space="0" w:color="auto"/>
                <w:left w:val="none" w:sz="0" w:space="0" w:color="auto"/>
                <w:bottom w:val="none" w:sz="0" w:space="0" w:color="auto"/>
                <w:right w:val="none" w:sz="0" w:space="0" w:color="auto"/>
              </w:divBdr>
            </w:div>
            <w:div w:id="181281108">
              <w:marLeft w:val="0"/>
              <w:marRight w:val="0"/>
              <w:marTop w:val="0"/>
              <w:marBottom w:val="0"/>
              <w:divBdr>
                <w:top w:val="none" w:sz="0" w:space="0" w:color="auto"/>
                <w:left w:val="none" w:sz="0" w:space="0" w:color="auto"/>
                <w:bottom w:val="none" w:sz="0" w:space="0" w:color="auto"/>
                <w:right w:val="none" w:sz="0" w:space="0" w:color="auto"/>
              </w:divBdr>
            </w:div>
            <w:div w:id="793331664">
              <w:marLeft w:val="0"/>
              <w:marRight w:val="0"/>
              <w:marTop w:val="0"/>
              <w:marBottom w:val="0"/>
              <w:divBdr>
                <w:top w:val="none" w:sz="0" w:space="0" w:color="auto"/>
                <w:left w:val="none" w:sz="0" w:space="0" w:color="auto"/>
                <w:bottom w:val="none" w:sz="0" w:space="0" w:color="auto"/>
                <w:right w:val="none" w:sz="0" w:space="0" w:color="auto"/>
              </w:divBdr>
            </w:div>
            <w:div w:id="417676729">
              <w:marLeft w:val="0"/>
              <w:marRight w:val="0"/>
              <w:marTop w:val="0"/>
              <w:marBottom w:val="0"/>
              <w:divBdr>
                <w:top w:val="none" w:sz="0" w:space="0" w:color="auto"/>
                <w:left w:val="none" w:sz="0" w:space="0" w:color="auto"/>
                <w:bottom w:val="none" w:sz="0" w:space="0" w:color="auto"/>
                <w:right w:val="none" w:sz="0" w:space="0" w:color="auto"/>
              </w:divBdr>
            </w:div>
            <w:div w:id="1795051404">
              <w:marLeft w:val="0"/>
              <w:marRight w:val="0"/>
              <w:marTop w:val="0"/>
              <w:marBottom w:val="0"/>
              <w:divBdr>
                <w:top w:val="none" w:sz="0" w:space="0" w:color="auto"/>
                <w:left w:val="none" w:sz="0" w:space="0" w:color="auto"/>
                <w:bottom w:val="none" w:sz="0" w:space="0" w:color="auto"/>
                <w:right w:val="none" w:sz="0" w:space="0" w:color="auto"/>
              </w:divBdr>
            </w:div>
            <w:div w:id="1272932340">
              <w:marLeft w:val="0"/>
              <w:marRight w:val="0"/>
              <w:marTop w:val="0"/>
              <w:marBottom w:val="0"/>
              <w:divBdr>
                <w:top w:val="none" w:sz="0" w:space="0" w:color="auto"/>
                <w:left w:val="none" w:sz="0" w:space="0" w:color="auto"/>
                <w:bottom w:val="none" w:sz="0" w:space="0" w:color="auto"/>
                <w:right w:val="none" w:sz="0" w:space="0" w:color="auto"/>
              </w:divBdr>
            </w:div>
            <w:div w:id="855971466">
              <w:marLeft w:val="0"/>
              <w:marRight w:val="0"/>
              <w:marTop w:val="0"/>
              <w:marBottom w:val="0"/>
              <w:divBdr>
                <w:top w:val="none" w:sz="0" w:space="0" w:color="auto"/>
                <w:left w:val="none" w:sz="0" w:space="0" w:color="auto"/>
                <w:bottom w:val="none" w:sz="0" w:space="0" w:color="auto"/>
                <w:right w:val="none" w:sz="0" w:space="0" w:color="auto"/>
              </w:divBdr>
            </w:div>
            <w:div w:id="1242527611">
              <w:blockQuote w:val="1"/>
              <w:marLeft w:val="720"/>
              <w:marRight w:val="720"/>
              <w:marTop w:val="100"/>
              <w:marBottom w:val="100"/>
              <w:divBdr>
                <w:top w:val="none" w:sz="0" w:space="0" w:color="auto"/>
                <w:left w:val="none" w:sz="0" w:space="0" w:color="auto"/>
                <w:bottom w:val="none" w:sz="0" w:space="0" w:color="auto"/>
                <w:right w:val="none" w:sz="0" w:space="0" w:color="auto"/>
              </w:divBdr>
            </w:div>
            <w:div w:id="1234698940">
              <w:marLeft w:val="0"/>
              <w:marRight w:val="0"/>
              <w:marTop w:val="0"/>
              <w:marBottom w:val="0"/>
              <w:divBdr>
                <w:top w:val="none" w:sz="0" w:space="0" w:color="auto"/>
                <w:left w:val="none" w:sz="0" w:space="0" w:color="auto"/>
                <w:bottom w:val="none" w:sz="0" w:space="0" w:color="auto"/>
                <w:right w:val="none" w:sz="0" w:space="0" w:color="auto"/>
              </w:divBdr>
            </w:div>
            <w:div w:id="1841390619">
              <w:marLeft w:val="0"/>
              <w:marRight w:val="0"/>
              <w:marTop w:val="0"/>
              <w:marBottom w:val="0"/>
              <w:divBdr>
                <w:top w:val="none" w:sz="0" w:space="0" w:color="auto"/>
                <w:left w:val="none" w:sz="0" w:space="0" w:color="auto"/>
                <w:bottom w:val="none" w:sz="0" w:space="0" w:color="auto"/>
                <w:right w:val="none" w:sz="0" w:space="0" w:color="auto"/>
              </w:divBdr>
            </w:div>
            <w:div w:id="250705757">
              <w:marLeft w:val="0"/>
              <w:marRight w:val="0"/>
              <w:marTop w:val="0"/>
              <w:marBottom w:val="0"/>
              <w:divBdr>
                <w:top w:val="none" w:sz="0" w:space="0" w:color="auto"/>
                <w:left w:val="none" w:sz="0" w:space="0" w:color="auto"/>
                <w:bottom w:val="none" w:sz="0" w:space="0" w:color="auto"/>
                <w:right w:val="none" w:sz="0" w:space="0" w:color="auto"/>
              </w:divBdr>
            </w:div>
            <w:div w:id="1743672629">
              <w:marLeft w:val="0"/>
              <w:marRight w:val="0"/>
              <w:marTop w:val="0"/>
              <w:marBottom w:val="0"/>
              <w:divBdr>
                <w:top w:val="none" w:sz="0" w:space="0" w:color="auto"/>
                <w:left w:val="none" w:sz="0" w:space="0" w:color="auto"/>
                <w:bottom w:val="none" w:sz="0" w:space="0" w:color="auto"/>
                <w:right w:val="none" w:sz="0" w:space="0" w:color="auto"/>
              </w:divBdr>
            </w:div>
            <w:div w:id="1818525604">
              <w:marLeft w:val="0"/>
              <w:marRight w:val="0"/>
              <w:marTop w:val="0"/>
              <w:marBottom w:val="0"/>
              <w:divBdr>
                <w:top w:val="none" w:sz="0" w:space="0" w:color="auto"/>
                <w:left w:val="none" w:sz="0" w:space="0" w:color="auto"/>
                <w:bottom w:val="none" w:sz="0" w:space="0" w:color="auto"/>
                <w:right w:val="none" w:sz="0" w:space="0" w:color="auto"/>
              </w:divBdr>
            </w:div>
            <w:div w:id="1774475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811951">
      <w:bodyDiv w:val="1"/>
      <w:marLeft w:val="0"/>
      <w:marRight w:val="0"/>
      <w:marTop w:val="0"/>
      <w:marBottom w:val="0"/>
      <w:divBdr>
        <w:top w:val="none" w:sz="0" w:space="0" w:color="auto"/>
        <w:left w:val="none" w:sz="0" w:space="0" w:color="auto"/>
        <w:bottom w:val="none" w:sz="0" w:space="0" w:color="auto"/>
        <w:right w:val="none" w:sz="0" w:space="0" w:color="auto"/>
      </w:divBdr>
      <w:divsChild>
        <w:div w:id="258104919">
          <w:marLeft w:val="0"/>
          <w:marRight w:val="0"/>
          <w:marTop w:val="0"/>
          <w:marBottom w:val="0"/>
          <w:divBdr>
            <w:top w:val="none" w:sz="0" w:space="0" w:color="auto"/>
            <w:left w:val="none" w:sz="0" w:space="0" w:color="auto"/>
            <w:bottom w:val="none" w:sz="0" w:space="0" w:color="auto"/>
            <w:right w:val="none" w:sz="0" w:space="0" w:color="auto"/>
          </w:divBdr>
        </w:div>
      </w:divsChild>
    </w:div>
    <w:div w:id="1720779678">
      <w:bodyDiv w:val="1"/>
      <w:marLeft w:val="0"/>
      <w:marRight w:val="0"/>
      <w:marTop w:val="0"/>
      <w:marBottom w:val="0"/>
      <w:divBdr>
        <w:top w:val="none" w:sz="0" w:space="0" w:color="auto"/>
        <w:left w:val="none" w:sz="0" w:space="0" w:color="auto"/>
        <w:bottom w:val="none" w:sz="0" w:space="0" w:color="auto"/>
        <w:right w:val="none" w:sz="0" w:space="0" w:color="auto"/>
      </w:divBdr>
    </w:div>
    <w:div w:id="1723820562">
      <w:bodyDiv w:val="1"/>
      <w:marLeft w:val="0"/>
      <w:marRight w:val="0"/>
      <w:marTop w:val="0"/>
      <w:marBottom w:val="0"/>
      <w:divBdr>
        <w:top w:val="none" w:sz="0" w:space="0" w:color="auto"/>
        <w:left w:val="none" w:sz="0" w:space="0" w:color="auto"/>
        <w:bottom w:val="none" w:sz="0" w:space="0" w:color="auto"/>
        <w:right w:val="none" w:sz="0" w:space="0" w:color="auto"/>
      </w:divBdr>
      <w:divsChild>
        <w:div w:id="91979053">
          <w:marLeft w:val="0"/>
          <w:marRight w:val="0"/>
          <w:marTop w:val="0"/>
          <w:marBottom w:val="0"/>
          <w:divBdr>
            <w:top w:val="none" w:sz="0" w:space="0" w:color="auto"/>
            <w:left w:val="none" w:sz="0" w:space="0" w:color="auto"/>
            <w:bottom w:val="none" w:sz="0" w:space="0" w:color="auto"/>
            <w:right w:val="none" w:sz="0" w:space="0" w:color="auto"/>
          </w:divBdr>
        </w:div>
      </w:divsChild>
    </w:div>
    <w:div w:id="1726486186">
      <w:bodyDiv w:val="1"/>
      <w:marLeft w:val="0"/>
      <w:marRight w:val="0"/>
      <w:marTop w:val="0"/>
      <w:marBottom w:val="0"/>
      <w:divBdr>
        <w:top w:val="none" w:sz="0" w:space="0" w:color="auto"/>
        <w:left w:val="none" w:sz="0" w:space="0" w:color="auto"/>
        <w:bottom w:val="none" w:sz="0" w:space="0" w:color="auto"/>
        <w:right w:val="none" w:sz="0" w:space="0" w:color="auto"/>
      </w:divBdr>
      <w:divsChild>
        <w:div w:id="2055420212">
          <w:marLeft w:val="0"/>
          <w:marRight w:val="0"/>
          <w:marTop w:val="0"/>
          <w:marBottom w:val="0"/>
          <w:divBdr>
            <w:top w:val="none" w:sz="0" w:space="0" w:color="auto"/>
            <w:left w:val="none" w:sz="0" w:space="0" w:color="auto"/>
            <w:bottom w:val="none" w:sz="0" w:space="0" w:color="auto"/>
            <w:right w:val="none" w:sz="0" w:space="0" w:color="auto"/>
          </w:divBdr>
        </w:div>
        <w:div w:id="209417925">
          <w:marLeft w:val="0"/>
          <w:marRight w:val="0"/>
          <w:marTop w:val="0"/>
          <w:marBottom w:val="0"/>
          <w:divBdr>
            <w:top w:val="none" w:sz="0" w:space="0" w:color="auto"/>
            <w:left w:val="none" w:sz="0" w:space="0" w:color="auto"/>
            <w:bottom w:val="none" w:sz="0" w:space="0" w:color="auto"/>
            <w:right w:val="none" w:sz="0" w:space="0" w:color="auto"/>
          </w:divBdr>
        </w:div>
        <w:div w:id="2112047596">
          <w:marLeft w:val="0"/>
          <w:marRight w:val="0"/>
          <w:marTop w:val="0"/>
          <w:marBottom w:val="0"/>
          <w:divBdr>
            <w:top w:val="none" w:sz="0" w:space="0" w:color="auto"/>
            <w:left w:val="none" w:sz="0" w:space="0" w:color="auto"/>
            <w:bottom w:val="none" w:sz="0" w:space="0" w:color="auto"/>
            <w:right w:val="none" w:sz="0" w:space="0" w:color="auto"/>
          </w:divBdr>
        </w:div>
        <w:div w:id="1905338774">
          <w:marLeft w:val="0"/>
          <w:marRight w:val="0"/>
          <w:marTop w:val="0"/>
          <w:marBottom w:val="0"/>
          <w:divBdr>
            <w:top w:val="none" w:sz="0" w:space="0" w:color="auto"/>
            <w:left w:val="none" w:sz="0" w:space="0" w:color="auto"/>
            <w:bottom w:val="none" w:sz="0" w:space="0" w:color="auto"/>
            <w:right w:val="none" w:sz="0" w:space="0" w:color="auto"/>
          </w:divBdr>
        </w:div>
        <w:div w:id="1790858527">
          <w:marLeft w:val="0"/>
          <w:marRight w:val="0"/>
          <w:marTop w:val="0"/>
          <w:marBottom w:val="0"/>
          <w:divBdr>
            <w:top w:val="none" w:sz="0" w:space="0" w:color="auto"/>
            <w:left w:val="none" w:sz="0" w:space="0" w:color="auto"/>
            <w:bottom w:val="none" w:sz="0" w:space="0" w:color="auto"/>
            <w:right w:val="none" w:sz="0" w:space="0" w:color="auto"/>
          </w:divBdr>
        </w:div>
        <w:div w:id="833881433">
          <w:marLeft w:val="0"/>
          <w:marRight w:val="0"/>
          <w:marTop w:val="0"/>
          <w:marBottom w:val="0"/>
          <w:divBdr>
            <w:top w:val="none" w:sz="0" w:space="0" w:color="auto"/>
            <w:left w:val="none" w:sz="0" w:space="0" w:color="auto"/>
            <w:bottom w:val="none" w:sz="0" w:space="0" w:color="auto"/>
            <w:right w:val="none" w:sz="0" w:space="0" w:color="auto"/>
          </w:divBdr>
        </w:div>
        <w:div w:id="773357294">
          <w:marLeft w:val="0"/>
          <w:marRight w:val="0"/>
          <w:marTop w:val="0"/>
          <w:marBottom w:val="0"/>
          <w:divBdr>
            <w:top w:val="none" w:sz="0" w:space="0" w:color="auto"/>
            <w:left w:val="none" w:sz="0" w:space="0" w:color="auto"/>
            <w:bottom w:val="none" w:sz="0" w:space="0" w:color="auto"/>
            <w:right w:val="none" w:sz="0" w:space="0" w:color="auto"/>
          </w:divBdr>
        </w:div>
        <w:div w:id="824056305">
          <w:marLeft w:val="0"/>
          <w:marRight w:val="0"/>
          <w:marTop w:val="0"/>
          <w:marBottom w:val="0"/>
          <w:divBdr>
            <w:top w:val="none" w:sz="0" w:space="0" w:color="auto"/>
            <w:left w:val="none" w:sz="0" w:space="0" w:color="auto"/>
            <w:bottom w:val="none" w:sz="0" w:space="0" w:color="auto"/>
            <w:right w:val="none" w:sz="0" w:space="0" w:color="auto"/>
          </w:divBdr>
        </w:div>
        <w:div w:id="923537862">
          <w:marLeft w:val="0"/>
          <w:marRight w:val="0"/>
          <w:marTop w:val="0"/>
          <w:marBottom w:val="0"/>
          <w:divBdr>
            <w:top w:val="none" w:sz="0" w:space="0" w:color="auto"/>
            <w:left w:val="none" w:sz="0" w:space="0" w:color="auto"/>
            <w:bottom w:val="none" w:sz="0" w:space="0" w:color="auto"/>
            <w:right w:val="none" w:sz="0" w:space="0" w:color="auto"/>
          </w:divBdr>
        </w:div>
        <w:div w:id="1787456403">
          <w:marLeft w:val="0"/>
          <w:marRight w:val="0"/>
          <w:marTop w:val="0"/>
          <w:marBottom w:val="0"/>
          <w:divBdr>
            <w:top w:val="none" w:sz="0" w:space="0" w:color="auto"/>
            <w:left w:val="none" w:sz="0" w:space="0" w:color="auto"/>
            <w:bottom w:val="none" w:sz="0" w:space="0" w:color="auto"/>
            <w:right w:val="none" w:sz="0" w:space="0" w:color="auto"/>
          </w:divBdr>
        </w:div>
        <w:div w:id="31619150">
          <w:marLeft w:val="0"/>
          <w:marRight w:val="0"/>
          <w:marTop w:val="0"/>
          <w:marBottom w:val="0"/>
          <w:divBdr>
            <w:top w:val="none" w:sz="0" w:space="0" w:color="auto"/>
            <w:left w:val="none" w:sz="0" w:space="0" w:color="auto"/>
            <w:bottom w:val="none" w:sz="0" w:space="0" w:color="auto"/>
            <w:right w:val="none" w:sz="0" w:space="0" w:color="auto"/>
          </w:divBdr>
        </w:div>
      </w:divsChild>
    </w:div>
    <w:div w:id="1726874250">
      <w:bodyDiv w:val="1"/>
      <w:marLeft w:val="0"/>
      <w:marRight w:val="0"/>
      <w:marTop w:val="0"/>
      <w:marBottom w:val="0"/>
      <w:divBdr>
        <w:top w:val="none" w:sz="0" w:space="0" w:color="auto"/>
        <w:left w:val="none" w:sz="0" w:space="0" w:color="auto"/>
        <w:bottom w:val="none" w:sz="0" w:space="0" w:color="auto"/>
        <w:right w:val="none" w:sz="0" w:space="0" w:color="auto"/>
      </w:divBdr>
      <w:divsChild>
        <w:div w:id="1777602557">
          <w:marLeft w:val="0"/>
          <w:marRight w:val="0"/>
          <w:marTop w:val="0"/>
          <w:marBottom w:val="0"/>
          <w:divBdr>
            <w:top w:val="none" w:sz="0" w:space="0" w:color="auto"/>
            <w:left w:val="none" w:sz="0" w:space="0" w:color="auto"/>
            <w:bottom w:val="none" w:sz="0" w:space="0" w:color="auto"/>
            <w:right w:val="none" w:sz="0" w:space="0" w:color="auto"/>
          </w:divBdr>
        </w:div>
      </w:divsChild>
    </w:div>
    <w:div w:id="1729844073">
      <w:bodyDiv w:val="1"/>
      <w:marLeft w:val="0"/>
      <w:marRight w:val="0"/>
      <w:marTop w:val="0"/>
      <w:marBottom w:val="0"/>
      <w:divBdr>
        <w:top w:val="none" w:sz="0" w:space="0" w:color="auto"/>
        <w:left w:val="none" w:sz="0" w:space="0" w:color="auto"/>
        <w:bottom w:val="none" w:sz="0" w:space="0" w:color="auto"/>
        <w:right w:val="none" w:sz="0" w:space="0" w:color="auto"/>
      </w:divBdr>
      <w:divsChild>
        <w:div w:id="323973892">
          <w:marLeft w:val="0"/>
          <w:marRight w:val="0"/>
          <w:marTop w:val="0"/>
          <w:marBottom w:val="0"/>
          <w:divBdr>
            <w:top w:val="none" w:sz="0" w:space="0" w:color="auto"/>
            <w:left w:val="none" w:sz="0" w:space="0" w:color="auto"/>
            <w:bottom w:val="none" w:sz="0" w:space="0" w:color="auto"/>
            <w:right w:val="none" w:sz="0" w:space="0" w:color="auto"/>
          </w:divBdr>
        </w:div>
        <w:div w:id="311259338">
          <w:marLeft w:val="0"/>
          <w:marRight w:val="0"/>
          <w:marTop w:val="0"/>
          <w:marBottom w:val="0"/>
          <w:divBdr>
            <w:top w:val="none" w:sz="0" w:space="0" w:color="auto"/>
            <w:left w:val="none" w:sz="0" w:space="0" w:color="auto"/>
            <w:bottom w:val="none" w:sz="0" w:space="0" w:color="auto"/>
            <w:right w:val="none" w:sz="0" w:space="0" w:color="auto"/>
          </w:divBdr>
        </w:div>
        <w:div w:id="647632194">
          <w:marLeft w:val="0"/>
          <w:marRight w:val="0"/>
          <w:marTop w:val="0"/>
          <w:marBottom w:val="0"/>
          <w:divBdr>
            <w:top w:val="none" w:sz="0" w:space="0" w:color="auto"/>
            <w:left w:val="none" w:sz="0" w:space="0" w:color="auto"/>
            <w:bottom w:val="none" w:sz="0" w:space="0" w:color="auto"/>
            <w:right w:val="none" w:sz="0" w:space="0" w:color="auto"/>
          </w:divBdr>
        </w:div>
        <w:div w:id="455493873">
          <w:marLeft w:val="0"/>
          <w:marRight w:val="0"/>
          <w:marTop w:val="0"/>
          <w:marBottom w:val="0"/>
          <w:divBdr>
            <w:top w:val="none" w:sz="0" w:space="0" w:color="auto"/>
            <w:left w:val="none" w:sz="0" w:space="0" w:color="auto"/>
            <w:bottom w:val="none" w:sz="0" w:space="0" w:color="auto"/>
            <w:right w:val="none" w:sz="0" w:space="0" w:color="auto"/>
          </w:divBdr>
        </w:div>
        <w:div w:id="1927959416">
          <w:marLeft w:val="0"/>
          <w:marRight w:val="0"/>
          <w:marTop w:val="0"/>
          <w:marBottom w:val="0"/>
          <w:divBdr>
            <w:top w:val="none" w:sz="0" w:space="0" w:color="auto"/>
            <w:left w:val="none" w:sz="0" w:space="0" w:color="auto"/>
            <w:bottom w:val="none" w:sz="0" w:space="0" w:color="auto"/>
            <w:right w:val="none" w:sz="0" w:space="0" w:color="auto"/>
          </w:divBdr>
        </w:div>
        <w:div w:id="1200819178">
          <w:marLeft w:val="0"/>
          <w:marRight w:val="0"/>
          <w:marTop w:val="0"/>
          <w:marBottom w:val="0"/>
          <w:divBdr>
            <w:top w:val="none" w:sz="0" w:space="0" w:color="auto"/>
            <w:left w:val="none" w:sz="0" w:space="0" w:color="auto"/>
            <w:bottom w:val="none" w:sz="0" w:space="0" w:color="auto"/>
            <w:right w:val="none" w:sz="0" w:space="0" w:color="auto"/>
          </w:divBdr>
        </w:div>
        <w:div w:id="247661753">
          <w:marLeft w:val="0"/>
          <w:marRight w:val="0"/>
          <w:marTop w:val="0"/>
          <w:marBottom w:val="0"/>
          <w:divBdr>
            <w:top w:val="none" w:sz="0" w:space="0" w:color="auto"/>
            <w:left w:val="none" w:sz="0" w:space="0" w:color="auto"/>
            <w:bottom w:val="none" w:sz="0" w:space="0" w:color="auto"/>
            <w:right w:val="none" w:sz="0" w:space="0" w:color="auto"/>
          </w:divBdr>
        </w:div>
        <w:div w:id="1061518500">
          <w:marLeft w:val="0"/>
          <w:marRight w:val="0"/>
          <w:marTop w:val="0"/>
          <w:marBottom w:val="0"/>
          <w:divBdr>
            <w:top w:val="none" w:sz="0" w:space="0" w:color="auto"/>
            <w:left w:val="none" w:sz="0" w:space="0" w:color="auto"/>
            <w:bottom w:val="none" w:sz="0" w:space="0" w:color="auto"/>
            <w:right w:val="none" w:sz="0" w:space="0" w:color="auto"/>
          </w:divBdr>
        </w:div>
        <w:div w:id="1208759882">
          <w:marLeft w:val="0"/>
          <w:marRight w:val="0"/>
          <w:marTop w:val="0"/>
          <w:marBottom w:val="0"/>
          <w:divBdr>
            <w:top w:val="none" w:sz="0" w:space="0" w:color="auto"/>
            <w:left w:val="none" w:sz="0" w:space="0" w:color="auto"/>
            <w:bottom w:val="none" w:sz="0" w:space="0" w:color="auto"/>
            <w:right w:val="none" w:sz="0" w:space="0" w:color="auto"/>
          </w:divBdr>
        </w:div>
        <w:div w:id="1225220115">
          <w:marLeft w:val="0"/>
          <w:marRight w:val="0"/>
          <w:marTop w:val="0"/>
          <w:marBottom w:val="0"/>
          <w:divBdr>
            <w:top w:val="none" w:sz="0" w:space="0" w:color="auto"/>
            <w:left w:val="none" w:sz="0" w:space="0" w:color="auto"/>
            <w:bottom w:val="none" w:sz="0" w:space="0" w:color="auto"/>
            <w:right w:val="none" w:sz="0" w:space="0" w:color="auto"/>
          </w:divBdr>
        </w:div>
        <w:div w:id="1879124317">
          <w:marLeft w:val="0"/>
          <w:marRight w:val="0"/>
          <w:marTop w:val="0"/>
          <w:marBottom w:val="0"/>
          <w:divBdr>
            <w:top w:val="none" w:sz="0" w:space="0" w:color="auto"/>
            <w:left w:val="none" w:sz="0" w:space="0" w:color="auto"/>
            <w:bottom w:val="none" w:sz="0" w:space="0" w:color="auto"/>
            <w:right w:val="none" w:sz="0" w:space="0" w:color="auto"/>
          </w:divBdr>
        </w:div>
        <w:div w:id="1456870231">
          <w:marLeft w:val="0"/>
          <w:marRight w:val="0"/>
          <w:marTop w:val="0"/>
          <w:marBottom w:val="0"/>
          <w:divBdr>
            <w:top w:val="none" w:sz="0" w:space="0" w:color="auto"/>
            <w:left w:val="none" w:sz="0" w:space="0" w:color="auto"/>
            <w:bottom w:val="none" w:sz="0" w:space="0" w:color="auto"/>
            <w:right w:val="none" w:sz="0" w:space="0" w:color="auto"/>
          </w:divBdr>
        </w:div>
        <w:div w:id="1962420602">
          <w:marLeft w:val="0"/>
          <w:marRight w:val="0"/>
          <w:marTop w:val="0"/>
          <w:marBottom w:val="0"/>
          <w:divBdr>
            <w:top w:val="none" w:sz="0" w:space="0" w:color="auto"/>
            <w:left w:val="none" w:sz="0" w:space="0" w:color="auto"/>
            <w:bottom w:val="none" w:sz="0" w:space="0" w:color="auto"/>
            <w:right w:val="none" w:sz="0" w:space="0" w:color="auto"/>
          </w:divBdr>
        </w:div>
        <w:div w:id="1406761202">
          <w:marLeft w:val="0"/>
          <w:marRight w:val="0"/>
          <w:marTop w:val="0"/>
          <w:marBottom w:val="0"/>
          <w:divBdr>
            <w:top w:val="none" w:sz="0" w:space="0" w:color="auto"/>
            <w:left w:val="none" w:sz="0" w:space="0" w:color="auto"/>
            <w:bottom w:val="none" w:sz="0" w:space="0" w:color="auto"/>
            <w:right w:val="none" w:sz="0" w:space="0" w:color="auto"/>
          </w:divBdr>
        </w:div>
        <w:div w:id="418720450">
          <w:marLeft w:val="0"/>
          <w:marRight w:val="0"/>
          <w:marTop w:val="0"/>
          <w:marBottom w:val="0"/>
          <w:divBdr>
            <w:top w:val="none" w:sz="0" w:space="0" w:color="auto"/>
            <w:left w:val="none" w:sz="0" w:space="0" w:color="auto"/>
            <w:bottom w:val="none" w:sz="0" w:space="0" w:color="auto"/>
            <w:right w:val="none" w:sz="0" w:space="0" w:color="auto"/>
          </w:divBdr>
        </w:div>
      </w:divsChild>
    </w:div>
    <w:div w:id="1730110180">
      <w:bodyDiv w:val="1"/>
      <w:marLeft w:val="0"/>
      <w:marRight w:val="0"/>
      <w:marTop w:val="0"/>
      <w:marBottom w:val="0"/>
      <w:divBdr>
        <w:top w:val="none" w:sz="0" w:space="0" w:color="auto"/>
        <w:left w:val="none" w:sz="0" w:space="0" w:color="auto"/>
        <w:bottom w:val="none" w:sz="0" w:space="0" w:color="auto"/>
        <w:right w:val="none" w:sz="0" w:space="0" w:color="auto"/>
      </w:divBdr>
      <w:divsChild>
        <w:div w:id="740323765">
          <w:marLeft w:val="0"/>
          <w:marRight w:val="0"/>
          <w:marTop w:val="0"/>
          <w:marBottom w:val="0"/>
          <w:divBdr>
            <w:top w:val="none" w:sz="0" w:space="0" w:color="auto"/>
            <w:left w:val="none" w:sz="0" w:space="0" w:color="auto"/>
            <w:bottom w:val="none" w:sz="0" w:space="0" w:color="auto"/>
            <w:right w:val="none" w:sz="0" w:space="0" w:color="auto"/>
          </w:divBdr>
        </w:div>
      </w:divsChild>
    </w:div>
    <w:div w:id="1731028879">
      <w:bodyDiv w:val="1"/>
      <w:marLeft w:val="0"/>
      <w:marRight w:val="0"/>
      <w:marTop w:val="0"/>
      <w:marBottom w:val="0"/>
      <w:divBdr>
        <w:top w:val="none" w:sz="0" w:space="0" w:color="auto"/>
        <w:left w:val="none" w:sz="0" w:space="0" w:color="auto"/>
        <w:bottom w:val="none" w:sz="0" w:space="0" w:color="auto"/>
        <w:right w:val="none" w:sz="0" w:space="0" w:color="auto"/>
      </w:divBdr>
      <w:divsChild>
        <w:div w:id="456603217">
          <w:marLeft w:val="0"/>
          <w:marRight w:val="0"/>
          <w:marTop w:val="0"/>
          <w:marBottom w:val="0"/>
          <w:divBdr>
            <w:top w:val="none" w:sz="0" w:space="0" w:color="auto"/>
            <w:left w:val="none" w:sz="0" w:space="0" w:color="auto"/>
            <w:bottom w:val="none" w:sz="0" w:space="0" w:color="auto"/>
            <w:right w:val="none" w:sz="0" w:space="0" w:color="auto"/>
          </w:divBdr>
          <w:divsChild>
            <w:div w:id="1957173402">
              <w:blockQuote w:val="1"/>
              <w:marLeft w:val="720"/>
              <w:marRight w:val="720"/>
              <w:marTop w:val="100"/>
              <w:marBottom w:val="100"/>
              <w:divBdr>
                <w:top w:val="none" w:sz="0" w:space="0" w:color="auto"/>
                <w:left w:val="none" w:sz="0" w:space="0" w:color="auto"/>
                <w:bottom w:val="none" w:sz="0" w:space="0" w:color="auto"/>
                <w:right w:val="none" w:sz="0" w:space="0" w:color="auto"/>
              </w:divBdr>
            </w:div>
            <w:div w:id="1805583886">
              <w:marLeft w:val="0"/>
              <w:marRight w:val="0"/>
              <w:marTop w:val="0"/>
              <w:marBottom w:val="0"/>
              <w:divBdr>
                <w:top w:val="none" w:sz="0" w:space="0" w:color="auto"/>
                <w:left w:val="none" w:sz="0" w:space="0" w:color="auto"/>
                <w:bottom w:val="none" w:sz="0" w:space="0" w:color="auto"/>
                <w:right w:val="none" w:sz="0" w:space="0" w:color="auto"/>
              </w:divBdr>
            </w:div>
            <w:div w:id="1253781374">
              <w:marLeft w:val="0"/>
              <w:marRight w:val="0"/>
              <w:marTop w:val="0"/>
              <w:marBottom w:val="0"/>
              <w:divBdr>
                <w:top w:val="none" w:sz="0" w:space="0" w:color="auto"/>
                <w:left w:val="none" w:sz="0" w:space="0" w:color="auto"/>
                <w:bottom w:val="none" w:sz="0" w:space="0" w:color="auto"/>
                <w:right w:val="none" w:sz="0" w:space="0" w:color="auto"/>
              </w:divBdr>
            </w:div>
            <w:div w:id="442068450">
              <w:marLeft w:val="0"/>
              <w:marRight w:val="0"/>
              <w:marTop w:val="0"/>
              <w:marBottom w:val="0"/>
              <w:divBdr>
                <w:top w:val="none" w:sz="0" w:space="0" w:color="auto"/>
                <w:left w:val="none" w:sz="0" w:space="0" w:color="auto"/>
                <w:bottom w:val="none" w:sz="0" w:space="0" w:color="auto"/>
                <w:right w:val="none" w:sz="0" w:space="0" w:color="auto"/>
              </w:divBdr>
            </w:div>
            <w:div w:id="664286582">
              <w:marLeft w:val="0"/>
              <w:marRight w:val="0"/>
              <w:marTop w:val="0"/>
              <w:marBottom w:val="0"/>
              <w:divBdr>
                <w:top w:val="none" w:sz="0" w:space="0" w:color="auto"/>
                <w:left w:val="none" w:sz="0" w:space="0" w:color="auto"/>
                <w:bottom w:val="none" w:sz="0" w:space="0" w:color="auto"/>
                <w:right w:val="none" w:sz="0" w:space="0" w:color="auto"/>
              </w:divBdr>
            </w:div>
            <w:div w:id="65153435">
              <w:marLeft w:val="0"/>
              <w:marRight w:val="0"/>
              <w:marTop w:val="0"/>
              <w:marBottom w:val="0"/>
              <w:divBdr>
                <w:top w:val="none" w:sz="0" w:space="0" w:color="auto"/>
                <w:left w:val="none" w:sz="0" w:space="0" w:color="auto"/>
                <w:bottom w:val="none" w:sz="0" w:space="0" w:color="auto"/>
                <w:right w:val="none" w:sz="0" w:space="0" w:color="auto"/>
              </w:divBdr>
            </w:div>
            <w:div w:id="1050035519">
              <w:marLeft w:val="0"/>
              <w:marRight w:val="0"/>
              <w:marTop w:val="0"/>
              <w:marBottom w:val="0"/>
              <w:divBdr>
                <w:top w:val="none" w:sz="0" w:space="0" w:color="auto"/>
                <w:left w:val="none" w:sz="0" w:space="0" w:color="auto"/>
                <w:bottom w:val="none" w:sz="0" w:space="0" w:color="auto"/>
                <w:right w:val="none" w:sz="0" w:space="0" w:color="auto"/>
              </w:divBdr>
            </w:div>
            <w:div w:id="539976330">
              <w:marLeft w:val="0"/>
              <w:marRight w:val="0"/>
              <w:marTop w:val="0"/>
              <w:marBottom w:val="0"/>
              <w:divBdr>
                <w:top w:val="none" w:sz="0" w:space="0" w:color="auto"/>
                <w:left w:val="none" w:sz="0" w:space="0" w:color="auto"/>
                <w:bottom w:val="none" w:sz="0" w:space="0" w:color="auto"/>
                <w:right w:val="none" w:sz="0" w:space="0" w:color="auto"/>
              </w:divBdr>
            </w:div>
            <w:div w:id="2087025943">
              <w:marLeft w:val="0"/>
              <w:marRight w:val="0"/>
              <w:marTop w:val="0"/>
              <w:marBottom w:val="0"/>
              <w:divBdr>
                <w:top w:val="none" w:sz="0" w:space="0" w:color="auto"/>
                <w:left w:val="none" w:sz="0" w:space="0" w:color="auto"/>
                <w:bottom w:val="none" w:sz="0" w:space="0" w:color="auto"/>
                <w:right w:val="none" w:sz="0" w:space="0" w:color="auto"/>
              </w:divBdr>
            </w:div>
            <w:div w:id="2053309749">
              <w:marLeft w:val="0"/>
              <w:marRight w:val="0"/>
              <w:marTop w:val="0"/>
              <w:marBottom w:val="0"/>
              <w:divBdr>
                <w:top w:val="none" w:sz="0" w:space="0" w:color="auto"/>
                <w:left w:val="none" w:sz="0" w:space="0" w:color="auto"/>
                <w:bottom w:val="none" w:sz="0" w:space="0" w:color="auto"/>
                <w:right w:val="none" w:sz="0" w:space="0" w:color="auto"/>
              </w:divBdr>
            </w:div>
            <w:div w:id="1466197924">
              <w:marLeft w:val="0"/>
              <w:marRight w:val="0"/>
              <w:marTop w:val="0"/>
              <w:marBottom w:val="0"/>
              <w:divBdr>
                <w:top w:val="none" w:sz="0" w:space="0" w:color="auto"/>
                <w:left w:val="none" w:sz="0" w:space="0" w:color="auto"/>
                <w:bottom w:val="none" w:sz="0" w:space="0" w:color="auto"/>
                <w:right w:val="none" w:sz="0" w:space="0" w:color="auto"/>
              </w:divBdr>
            </w:div>
            <w:div w:id="670330757">
              <w:marLeft w:val="0"/>
              <w:marRight w:val="0"/>
              <w:marTop w:val="0"/>
              <w:marBottom w:val="0"/>
              <w:divBdr>
                <w:top w:val="none" w:sz="0" w:space="0" w:color="auto"/>
                <w:left w:val="none" w:sz="0" w:space="0" w:color="auto"/>
                <w:bottom w:val="none" w:sz="0" w:space="0" w:color="auto"/>
                <w:right w:val="none" w:sz="0" w:space="0" w:color="auto"/>
              </w:divBdr>
            </w:div>
            <w:div w:id="1699163431">
              <w:marLeft w:val="0"/>
              <w:marRight w:val="0"/>
              <w:marTop w:val="0"/>
              <w:marBottom w:val="0"/>
              <w:divBdr>
                <w:top w:val="none" w:sz="0" w:space="0" w:color="auto"/>
                <w:left w:val="none" w:sz="0" w:space="0" w:color="auto"/>
                <w:bottom w:val="none" w:sz="0" w:space="0" w:color="auto"/>
                <w:right w:val="none" w:sz="0" w:space="0" w:color="auto"/>
              </w:divBdr>
            </w:div>
            <w:div w:id="1399284498">
              <w:marLeft w:val="0"/>
              <w:marRight w:val="0"/>
              <w:marTop w:val="0"/>
              <w:marBottom w:val="0"/>
              <w:divBdr>
                <w:top w:val="none" w:sz="0" w:space="0" w:color="auto"/>
                <w:left w:val="none" w:sz="0" w:space="0" w:color="auto"/>
                <w:bottom w:val="none" w:sz="0" w:space="0" w:color="auto"/>
                <w:right w:val="none" w:sz="0" w:space="0" w:color="auto"/>
              </w:divBdr>
            </w:div>
            <w:div w:id="1408653387">
              <w:marLeft w:val="0"/>
              <w:marRight w:val="0"/>
              <w:marTop w:val="0"/>
              <w:marBottom w:val="0"/>
              <w:divBdr>
                <w:top w:val="none" w:sz="0" w:space="0" w:color="auto"/>
                <w:left w:val="none" w:sz="0" w:space="0" w:color="auto"/>
                <w:bottom w:val="none" w:sz="0" w:space="0" w:color="auto"/>
                <w:right w:val="none" w:sz="0" w:space="0" w:color="auto"/>
              </w:divBdr>
            </w:div>
            <w:div w:id="143558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272610">
      <w:bodyDiv w:val="1"/>
      <w:marLeft w:val="0"/>
      <w:marRight w:val="0"/>
      <w:marTop w:val="0"/>
      <w:marBottom w:val="0"/>
      <w:divBdr>
        <w:top w:val="none" w:sz="0" w:space="0" w:color="auto"/>
        <w:left w:val="none" w:sz="0" w:space="0" w:color="auto"/>
        <w:bottom w:val="none" w:sz="0" w:space="0" w:color="auto"/>
        <w:right w:val="none" w:sz="0" w:space="0" w:color="auto"/>
      </w:divBdr>
      <w:divsChild>
        <w:div w:id="1276980917">
          <w:marLeft w:val="0"/>
          <w:marRight w:val="0"/>
          <w:marTop w:val="0"/>
          <w:marBottom w:val="0"/>
          <w:divBdr>
            <w:top w:val="none" w:sz="0" w:space="0" w:color="auto"/>
            <w:left w:val="none" w:sz="0" w:space="0" w:color="auto"/>
            <w:bottom w:val="none" w:sz="0" w:space="0" w:color="auto"/>
            <w:right w:val="none" w:sz="0" w:space="0" w:color="auto"/>
          </w:divBdr>
        </w:div>
      </w:divsChild>
    </w:div>
    <w:div w:id="1747142729">
      <w:bodyDiv w:val="1"/>
      <w:marLeft w:val="0"/>
      <w:marRight w:val="0"/>
      <w:marTop w:val="0"/>
      <w:marBottom w:val="0"/>
      <w:divBdr>
        <w:top w:val="none" w:sz="0" w:space="0" w:color="auto"/>
        <w:left w:val="none" w:sz="0" w:space="0" w:color="auto"/>
        <w:bottom w:val="none" w:sz="0" w:space="0" w:color="auto"/>
        <w:right w:val="none" w:sz="0" w:space="0" w:color="auto"/>
      </w:divBdr>
      <w:divsChild>
        <w:div w:id="1508249063">
          <w:marLeft w:val="0"/>
          <w:marRight w:val="0"/>
          <w:marTop w:val="0"/>
          <w:marBottom w:val="0"/>
          <w:divBdr>
            <w:top w:val="none" w:sz="0" w:space="0" w:color="auto"/>
            <w:left w:val="none" w:sz="0" w:space="0" w:color="auto"/>
            <w:bottom w:val="none" w:sz="0" w:space="0" w:color="auto"/>
            <w:right w:val="none" w:sz="0" w:space="0" w:color="auto"/>
          </w:divBdr>
        </w:div>
        <w:div w:id="1373578221">
          <w:marLeft w:val="0"/>
          <w:marRight w:val="0"/>
          <w:marTop w:val="0"/>
          <w:marBottom w:val="0"/>
          <w:divBdr>
            <w:top w:val="none" w:sz="0" w:space="0" w:color="auto"/>
            <w:left w:val="none" w:sz="0" w:space="0" w:color="auto"/>
            <w:bottom w:val="none" w:sz="0" w:space="0" w:color="auto"/>
            <w:right w:val="none" w:sz="0" w:space="0" w:color="auto"/>
          </w:divBdr>
        </w:div>
        <w:div w:id="1392534715">
          <w:marLeft w:val="0"/>
          <w:marRight w:val="0"/>
          <w:marTop w:val="0"/>
          <w:marBottom w:val="0"/>
          <w:divBdr>
            <w:top w:val="none" w:sz="0" w:space="0" w:color="auto"/>
            <w:left w:val="none" w:sz="0" w:space="0" w:color="auto"/>
            <w:bottom w:val="none" w:sz="0" w:space="0" w:color="auto"/>
            <w:right w:val="none" w:sz="0" w:space="0" w:color="auto"/>
          </w:divBdr>
        </w:div>
        <w:div w:id="1933513566">
          <w:marLeft w:val="0"/>
          <w:marRight w:val="0"/>
          <w:marTop w:val="0"/>
          <w:marBottom w:val="0"/>
          <w:divBdr>
            <w:top w:val="none" w:sz="0" w:space="0" w:color="auto"/>
            <w:left w:val="none" w:sz="0" w:space="0" w:color="auto"/>
            <w:bottom w:val="none" w:sz="0" w:space="0" w:color="auto"/>
            <w:right w:val="none" w:sz="0" w:space="0" w:color="auto"/>
          </w:divBdr>
        </w:div>
        <w:div w:id="2091387444">
          <w:marLeft w:val="0"/>
          <w:marRight w:val="0"/>
          <w:marTop w:val="0"/>
          <w:marBottom w:val="0"/>
          <w:divBdr>
            <w:top w:val="none" w:sz="0" w:space="0" w:color="auto"/>
            <w:left w:val="none" w:sz="0" w:space="0" w:color="auto"/>
            <w:bottom w:val="none" w:sz="0" w:space="0" w:color="auto"/>
            <w:right w:val="none" w:sz="0" w:space="0" w:color="auto"/>
          </w:divBdr>
        </w:div>
      </w:divsChild>
    </w:div>
    <w:div w:id="1753971101">
      <w:bodyDiv w:val="1"/>
      <w:marLeft w:val="0"/>
      <w:marRight w:val="0"/>
      <w:marTop w:val="0"/>
      <w:marBottom w:val="0"/>
      <w:divBdr>
        <w:top w:val="none" w:sz="0" w:space="0" w:color="auto"/>
        <w:left w:val="none" w:sz="0" w:space="0" w:color="auto"/>
        <w:bottom w:val="none" w:sz="0" w:space="0" w:color="auto"/>
        <w:right w:val="none" w:sz="0" w:space="0" w:color="auto"/>
      </w:divBdr>
      <w:divsChild>
        <w:div w:id="1543325317">
          <w:marLeft w:val="0"/>
          <w:marRight w:val="0"/>
          <w:marTop w:val="0"/>
          <w:marBottom w:val="0"/>
          <w:divBdr>
            <w:top w:val="none" w:sz="0" w:space="0" w:color="auto"/>
            <w:left w:val="none" w:sz="0" w:space="0" w:color="auto"/>
            <w:bottom w:val="none" w:sz="0" w:space="0" w:color="auto"/>
            <w:right w:val="none" w:sz="0" w:space="0" w:color="auto"/>
          </w:divBdr>
          <w:divsChild>
            <w:div w:id="1200506828">
              <w:marLeft w:val="0"/>
              <w:marRight w:val="0"/>
              <w:marTop w:val="0"/>
              <w:marBottom w:val="0"/>
              <w:divBdr>
                <w:top w:val="none" w:sz="0" w:space="0" w:color="auto"/>
                <w:left w:val="none" w:sz="0" w:space="0" w:color="auto"/>
                <w:bottom w:val="none" w:sz="0" w:space="0" w:color="auto"/>
                <w:right w:val="none" w:sz="0" w:space="0" w:color="auto"/>
              </w:divBdr>
            </w:div>
            <w:div w:id="2048486351">
              <w:marLeft w:val="0"/>
              <w:marRight w:val="0"/>
              <w:marTop w:val="0"/>
              <w:marBottom w:val="0"/>
              <w:divBdr>
                <w:top w:val="none" w:sz="0" w:space="0" w:color="auto"/>
                <w:left w:val="none" w:sz="0" w:space="0" w:color="auto"/>
                <w:bottom w:val="none" w:sz="0" w:space="0" w:color="auto"/>
                <w:right w:val="none" w:sz="0" w:space="0" w:color="auto"/>
              </w:divBdr>
            </w:div>
            <w:div w:id="2073306618">
              <w:marLeft w:val="0"/>
              <w:marRight w:val="0"/>
              <w:marTop w:val="0"/>
              <w:marBottom w:val="0"/>
              <w:divBdr>
                <w:top w:val="none" w:sz="0" w:space="0" w:color="auto"/>
                <w:left w:val="none" w:sz="0" w:space="0" w:color="auto"/>
                <w:bottom w:val="none" w:sz="0" w:space="0" w:color="auto"/>
                <w:right w:val="none" w:sz="0" w:space="0" w:color="auto"/>
              </w:divBdr>
            </w:div>
            <w:div w:id="30149897">
              <w:marLeft w:val="0"/>
              <w:marRight w:val="0"/>
              <w:marTop w:val="0"/>
              <w:marBottom w:val="0"/>
              <w:divBdr>
                <w:top w:val="none" w:sz="0" w:space="0" w:color="auto"/>
                <w:left w:val="none" w:sz="0" w:space="0" w:color="auto"/>
                <w:bottom w:val="none" w:sz="0" w:space="0" w:color="auto"/>
                <w:right w:val="none" w:sz="0" w:space="0" w:color="auto"/>
              </w:divBdr>
            </w:div>
            <w:div w:id="201940934">
              <w:marLeft w:val="0"/>
              <w:marRight w:val="0"/>
              <w:marTop w:val="0"/>
              <w:marBottom w:val="0"/>
              <w:divBdr>
                <w:top w:val="none" w:sz="0" w:space="0" w:color="auto"/>
                <w:left w:val="none" w:sz="0" w:space="0" w:color="auto"/>
                <w:bottom w:val="none" w:sz="0" w:space="0" w:color="auto"/>
                <w:right w:val="none" w:sz="0" w:space="0" w:color="auto"/>
              </w:divBdr>
            </w:div>
            <w:div w:id="1217667553">
              <w:marLeft w:val="0"/>
              <w:marRight w:val="0"/>
              <w:marTop w:val="0"/>
              <w:marBottom w:val="0"/>
              <w:divBdr>
                <w:top w:val="none" w:sz="0" w:space="0" w:color="auto"/>
                <w:left w:val="none" w:sz="0" w:space="0" w:color="auto"/>
                <w:bottom w:val="none" w:sz="0" w:space="0" w:color="auto"/>
                <w:right w:val="none" w:sz="0" w:space="0" w:color="auto"/>
              </w:divBdr>
            </w:div>
            <w:div w:id="1493645531">
              <w:marLeft w:val="0"/>
              <w:marRight w:val="0"/>
              <w:marTop w:val="0"/>
              <w:marBottom w:val="0"/>
              <w:divBdr>
                <w:top w:val="none" w:sz="0" w:space="0" w:color="auto"/>
                <w:left w:val="none" w:sz="0" w:space="0" w:color="auto"/>
                <w:bottom w:val="none" w:sz="0" w:space="0" w:color="auto"/>
                <w:right w:val="none" w:sz="0" w:space="0" w:color="auto"/>
              </w:divBdr>
            </w:div>
            <w:div w:id="1101267694">
              <w:marLeft w:val="0"/>
              <w:marRight w:val="0"/>
              <w:marTop w:val="0"/>
              <w:marBottom w:val="0"/>
              <w:divBdr>
                <w:top w:val="none" w:sz="0" w:space="0" w:color="auto"/>
                <w:left w:val="none" w:sz="0" w:space="0" w:color="auto"/>
                <w:bottom w:val="none" w:sz="0" w:space="0" w:color="auto"/>
                <w:right w:val="none" w:sz="0" w:space="0" w:color="auto"/>
              </w:divBdr>
            </w:div>
            <w:div w:id="1901943137">
              <w:marLeft w:val="0"/>
              <w:marRight w:val="0"/>
              <w:marTop w:val="0"/>
              <w:marBottom w:val="0"/>
              <w:divBdr>
                <w:top w:val="none" w:sz="0" w:space="0" w:color="auto"/>
                <w:left w:val="none" w:sz="0" w:space="0" w:color="auto"/>
                <w:bottom w:val="none" w:sz="0" w:space="0" w:color="auto"/>
                <w:right w:val="none" w:sz="0" w:space="0" w:color="auto"/>
              </w:divBdr>
            </w:div>
            <w:div w:id="1854034628">
              <w:marLeft w:val="0"/>
              <w:marRight w:val="0"/>
              <w:marTop w:val="0"/>
              <w:marBottom w:val="0"/>
              <w:divBdr>
                <w:top w:val="none" w:sz="0" w:space="0" w:color="auto"/>
                <w:left w:val="none" w:sz="0" w:space="0" w:color="auto"/>
                <w:bottom w:val="none" w:sz="0" w:space="0" w:color="auto"/>
                <w:right w:val="none" w:sz="0" w:space="0" w:color="auto"/>
              </w:divBdr>
            </w:div>
            <w:div w:id="1105543963">
              <w:marLeft w:val="0"/>
              <w:marRight w:val="0"/>
              <w:marTop w:val="0"/>
              <w:marBottom w:val="0"/>
              <w:divBdr>
                <w:top w:val="none" w:sz="0" w:space="0" w:color="auto"/>
                <w:left w:val="none" w:sz="0" w:space="0" w:color="auto"/>
                <w:bottom w:val="none" w:sz="0" w:space="0" w:color="auto"/>
                <w:right w:val="none" w:sz="0" w:space="0" w:color="auto"/>
              </w:divBdr>
            </w:div>
            <w:div w:id="2118405439">
              <w:marLeft w:val="0"/>
              <w:marRight w:val="0"/>
              <w:marTop w:val="0"/>
              <w:marBottom w:val="0"/>
              <w:divBdr>
                <w:top w:val="none" w:sz="0" w:space="0" w:color="auto"/>
                <w:left w:val="none" w:sz="0" w:space="0" w:color="auto"/>
                <w:bottom w:val="none" w:sz="0" w:space="0" w:color="auto"/>
                <w:right w:val="none" w:sz="0" w:space="0" w:color="auto"/>
              </w:divBdr>
            </w:div>
            <w:div w:id="2026126714">
              <w:marLeft w:val="0"/>
              <w:marRight w:val="0"/>
              <w:marTop w:val="0"/>
              <w:marBottom w:val="0"/>
              <w:divBdr>
                <w:top w:val="none" w:sz="0" w:space="0" w:color="auto"/>
                <w:left w:val="none" w:sz="0" w:space="0" w:color="auto"/>
                <w:bottom w:val="none" w:sz="0" w:space="0" w:color="auto"/>
                <w:right w:val="none" w:sz="0" w:space="0" w:color="auto"/>
              </w:divBdr>
            </w:div>
            <w:div w:id="123694857">
              <w:marLeft w:val="0"/>
              <w:marRight w:val="0"/>
              <w:marTop w:val="0"/>
              <w:marBottom w:val="0"/>
              <w:divBdr>
                <w:top w:val="none" w:sz="0" w:space="0" w:color="auto"/>
                <w:left w:val="none" w:sz="0" w:space="0" w:color="auto"/>
                <w:bottom w:val="none" w:sz="0" w:space="0" w:color="auto"/>
                <w:right w:val="none" w:sz="0" w:space="0" w:color="auto"/>
              </w:divBdr>
            </w:div>
            <w:div w:id="1727873376">
              <w:marLeft w:val="0"/>
              <w:marRight w:val="0"/>
              <w:marTop w:val="0"/>
              <w:marBottom w:val="0"/>
              <w:divBdr>
                <w:top w:val="none" w:sz="0" w:space="0" w:color="auto"/>
                <w:left w:val="none" w:sz="0" w:space="0" w:color="auto"/>
                <w:bottom w:val="none" w:sz="0" w:space="0" w:color="auto"/>
                <w:right w:val="none" w:sz="0" w:space="0" w:color="auto"/>
              </w:divBdr>
            </w:div>
            <w:div w:id="535970555">
              <w:marLeft w:val="0"/>
              <w:marRight w:val="0"/>
              <w:marTop w:val="0"/>
              <w:marBottom w:val="0"/>
              <w:divBdr>
                <w:top w:val="none" w:sz="0" w:space="0" w:color="auto"/>
                <w:left w:val="none" w:sz="0" w:space="0" w:color="auto"/>
                <w:bottom w:val="none" w:sz="0" w:space="0" w:color="auto"/>
                <w:right w:val="none" w:sz="0" w:space="0" w:color="auto"/>
              </w:divBdr>
            </w:div>
            <w:div w:id="58441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884791">
      <w:bodyDiv w:val="1"/>
      <w:marLeft w:val="0"/>
      <w:marRight w:val="0"/>
      <w:marTop w:val="0"/>
      <w:marBottom w:val="0"/>
      <w:divBdr>
        <w:top w:val="none" w:sz="0" w:space="0" w:color="auto"/>
        <w:left w:val="none" w:sz="0" w:space="0" w:color="auto"/>
        <w:bottom w:val="none" w:sz="0" w:space="0" w:color="auto"/>
        <w:right w:val="none" w:sz="0" w:space="0" w:color="auto"/>
      </w:divBdr>
      <w:divsChild>
        <w:div w:id="441849460">
          <w:marLeft w:val="0"/>
          <w:marRight w:val="0"/>
          <w:marTop w:val="0"/>
          <w:marBottom w:val="0"/>
          <w:divBdr>
            <w:top w:val="none" w:sz="0" w:space="0" w:color="auto"/>
            <w:left w:val="none" w:sz="0" w:space="0" w:color="auto"/>
            <w:bottom w:val="none" w:sz="0" w:space="0" w:color="auto"/>
            <w:right w:val="none" w:sz="0" w:space="0" w:color="auto"/>
          </w:divBdr>
          <w:divsChild>
            <w:div w:id="1732000726">
              <w:marLeft w:val="0"/>
              <w:marRight w:val="0"/>
              <w:marTop w:val="0"/>
              <w:marBottom w:val="0"/>
              <w:divBdr>
                <w:top w:val="none" w:sz="0" w:space="0" w:color="auto"/>
                <w:left w:val="none" w:sz="0" w:space="0" w:color="auto"/>
                <w:bottom w:val="none" w:sz="0" w:space="0" w:color="auto"/>
                <w:right w:val="none" w:sz="0" w:space="0" w:color="auto"/>
              </w:divBdr>
            </w:div>
            <w:div w:id="131678393">
              <w:marLeft w:val="0"/>
              <w:marRight w:val="0"/>
              <w:marTop w:val="0"/>
              <w:marBottom w:val="0"/>
              <w:divBdr>
                <w:top w:val="none" w:sz="0" w:space="0" w:color="auto"/>
                <w:left w:val="none" w:sz="0" w:space="0" w:color="auto"/>
                <w:bottom w:val="none" w:sz="0" w:space="0" w:color="auto"/>
                <w:right w:val="none" w:sz="0" w:space="0" w:color="auto"/>
              </w:divBdr>
            </w:div>
            <w:div w:id="299573391">
              <w:marLeft w:val="0"/>
              <w:marRight w:val="0"/>
              <w:marTop w:val="0"/>
              <w:marBottom w:val="0"/>
              <w:divBdr>
                <w:top w:val="none" w:sz="0" w:space="0" w:color="auto"/>
                <w:left w:val="none" w:sz="0" w:space="0" w:color="auto"/>
                <w:bottom w:val="none" w:sz="0" w:space="0" w:color="auto"/>
                <w:right w:val="none" w:sz="0" w:space="0" w:color="auto"/>
              </w:divBdr>
            </w:div>
            <w:div w:id="631442237">
              <w:marLeft w:val="0"/>
              <w:marRight w:val="0"/>
              <w:marTop w:val="0"/>
              <w:marBottom w:val="0"/>
              <w:divBdr>
                <w:top w:val="none" w:sz="0" w:space="0" w:color="auto"/>
                <w:left w:val="none" w:sz="0" w:space="0" w:color="auto"/>
                <w:bottom w:val="none" w:sz="0" w:space="0" w:color="auto"/>
                <w:right w:val="none" w:sz="0" w:space="0" w:color="auto"/>
              </w:divBdr>
            </w:div>
            <w:div w:id="890071657">
              <w:marLeft w:val="0"/>
              <w:marRight w:val="0"/>
              <w:marTop w:val="0"/>
              <w:marBottom w:val="0"/>
              <w:divBdr>
                <w:top w:val="none" w:sz="0" w:space="0" w:color="auto"/>
                <w:left w:val="none" w:sz="0" w:space="0" w:color="auto"/>
                <w:bottom w:val="none" w:sz="0" w:space="0" w:color="auto"/>
                <w:right w:val="none" w:sz="0" w:space="0" w:color="auto"/>
              </w:divBdr>
            </w:div>
            <w:div w:id="1788232749">
              <w:marLeft w:val="0"/>
              <w:marRight w:val="0"/>
              <w:marTop w:val="0"/>
              <w:marBottom w:val="0"/>
              <w:divBdr>
                <w:top w:val="none" w:sz="0" w:space="0" w:color="auto"/>
                <w:left w:val="none" w:sz="0" w:space="0" w:color="auto"/>
                <w:bottom w:val="none" w:sz="0" w:space="0" w:color="auto"/>
                <w:right w:val="none" w:sz="0" w:space="0" w:color="auto"/>
              </w:divBdr>
            </w:div>
            <w:div w:id="127431445">
              <w:marLeft w:val="0"/>
              <w:marRight w:val="0"/>
              <w:marTop w:val="0"/>
              <w:marBottom w:val="0"/>
              <w:divBdr>
                <w:top w:val="none" w:sz="0" w:space="0" w:color="auto"/>
                <w:left w:val="none" w:sz="0" w:space="0" w:color="auto"/>
                <w:bottom w:val="none" w:sz="0" w:space="0" w:color="auto"/>
                <w:right w:val="none" w:sz="0" w:space="0" w:color="auto"/>
              </w:divBdr>
            </w:div>
            <w:div w:id="325330648">
              <w:marLeft w:val="0"/>
              <w:marRight w:val="0"/>
              <w:marTop w:val="0"/>
              <w:marBottom w:val="0"/>
              <w:divBdr>
                <w:top w:val="none" w:sz="0" w:space="0" w:color="auto"/>
                <w:left w:val="none" w:sz="0" w:space="0" w:color="auto"/>
                <w:bottom w:val="none" w:sz="0" w:space="0" w:color="auto"/>
                <w:right w:val="none" w:sz="0" w:space="0" w:color="auto"/>
              </w:divBdr>
            </w:div>
            <w:div w:id="1285692541">
              <w:marLeft w:val="0"/>
              <w:marRight w:val="0"/>
              <w:marTop w:val="0"/>
              <w:marBottom w:val="0"/>
              <w:divBdr>
                <w:top w:val="none" w:sz="0" w:space="0" w:color="auto"/>
                <w:left w:val="none" w:sz="0" w:space="0" w:color="auto"/>
                <w:bottom w:val="none" w:sz="0" w:space="0" w:color="auto"/>
                <w:right w:val="none" w:sz="0" w:space="0" w:color="auto"/>
              </w:divBdr>
            </w:div>
            <w:div w:id="1888761629">
              <w:marLeft w:val="0"/>
              <w:marRight w:val="0"/>
              <w:marTop w:val="0"/>
              <w:marBottom w:val="0"/>
              <w:divBdr>
                <w:top w:val="none" w:sz="0" w:space="0" w:color="auto"/>
                <w:left w:val="none" w:sz="0" w:space="0" w:color="auto"/>
                <w:bottom w:val="none" w:sz="0" w:space="0" w:color="auto"/>
                <w:right w:val="none" w:sz="0" w:space="0" w:color="auto"/>
              </w:divBdr>
            </w:div>
            <w:div w:id="1721203649">
              <w:marLeft w:val="0"/>
              <w:marRight w:val="0"/>
              <w:marTop w:val="0"/>
              <w:marBottom w:val="0"/>
              <w:divBdr>
                <w:top w:val="none" w:sz="0" w:space="0" w:color="auto"/>
                <w:left w:val="none" w:sz="0" w:space="0" w:color="auto"/>
                <w:bottom w:val="none" w:sz="0" w:space="0" w:color="auto"/>
                <w:right w:val="none" w:sz="0" w:space="0" w:color="auto"/>
              </w:divBdr>
            </w:div>
            <w:div w:id="1219243798">
              <w:marLeft w:val="0"/>
              <w:marRight w:val="0"/>
              <w:marTop w:val="0"/>
              <w:marBottom w:val="0"/>
              <w:divBdr>
                <w:top w:val="none" w:sz="0" w:space="0" w:color="auto"/>
                <w:left w:val="none" w:sz="0" w:space="0" w:color="auto"/>
                <w:bottom w:val="none" w:sz="0" w:space="0" w:color="auto"/>
                <w:right w:val="none" w:sz="0" w:space="0" w:color="auto"/>
              </w:divBdr>
            </w:div>
            <w:div w:id="1988238271">
              <w:marLeft w:val="0"/>
              <w:marRight w:val="0"/>
              <w:marTop w:val="0"/>
              <w:marBottom w:val="0"/>
              <w:divBdr>
                <w:top w:val="none" w:sz="0" w:space="0" w:color="auto"/>
                <w:left w:val="none" w:sz="0" w:space="0" w:color="auto"/>
                <w:bottom w:val="none" w:sz="0" w:space="0" w:color="auto"/>
                <w:right w:val="none" w:sz="0" w:space="0" w:color="auto"/>
              </w:divBdr>
            </w:div>
            <w:div w:id="2137064706">
              <w:marLeft w:val="0"/>
              <w:marRight w:val="0"/>
              <w:marTop w:val="0"/>
              <w:marBottom w:val="0"/>
              <w:divBdr>
                <w:top w:val="none" w:sz="0" w:space="0" w:color="auto"/>
                <w:left w:val="none" w:sz="0" w:space="0" w:color="auto"/>
                <w:bottom w:val="none" w:sz="0" w:space="0" w:color="auto"/>
                <w:right w:val="none" w:sz="0" w:space="0" w:color="auto"/>
              </w:divBdr>
            </w:div>
            <w:div w:id="807161001">
              <w:marLeft w:val="0"/>
              <w:marRight w:val="0"/>
              <w:marTop w:val="0"/>
              <w:marBottom w:val="0"/>
              <w:divBdr>
                <w:top w:val="none" w:sz="0" w:space="0" w:color="auto"/>
                <w:left w:val="none" w:sz="0" w:space="0" w:color="auto"/>
                <w:bottom w:val="none" w:sz="0" w:space="0" w:color="auto"/>
                <w:right w:val="none" w:sz="0" w:space="0" w:color="auto"/>
              </w:divBdr>
            </w:div>
            <w:div w:id="112135455">
              <w:marLeft w:val="0"/>
              <w:marRight w:val="0"/>
              <w:marTop w:val="0"/>
              <w:marBottom w:val="0"/>
              <w:divBdr>
                <w:top w:val="none" w:sz="0" w:space="0" w:color="auto"/>
                <w:left w:val="none" w:sz="0" w:space="0" w:color="auto"/>
                <w:bottom w:val="none" w:sz="0" w:space="0" w:color="auto"/>
                <w:right w:val="none" w:sz="0" w:space="0" w:color="auto"/>
              </w:divBdr>
            </w:div>
            <w:div w:id="2050758851">
              <w:marLeft w:val="0"/>
              <w:marRight w:val="0"/>
              <w:marTop w:val="0"/>
              <w:marBottom w:val="0"/>
              <w:divBdr>
                <w:top w:val="none" w:sz="0" w:space="0" w:color="auto"/>
                <w:left w:val="none" w:sz="0" w:space="0" w:color="auto"/>
                <w:bottom w:val="none" w:sz="0" w:space="0" w:color="auto"/>
                <w:right w:val="none" w:sz="0" w:space="0" w:color="auto"/>
              </w:divBdr>
            </w:div>
            <w:div w:id="14313532">
              <w:marLeft w:val="0"/>
              <w:marRight w:val="0"/>
              <w:marTop w:val="0"/>
              <w:marBottom w:val="0"/>
              <w:divBdr>
                <w:top w:val="none" w:sz="0" w:space="0" w:color="auto"/>
                <w:left w:val="none" w:sz="0" w:space="0" w:color="auto"/>
                <w:bottom w:val="none" w:sz="0" w:space="0" w:color="auto"/>
                <w:right w:val="none" w:sz="0" w:space="0" w:color="auto"/>
              </w:divBdr>
            </w:div>
            <w:div w:id="2105177396">
              <w:marLeft w:val="0"/>
              <w:marRight w:val="0"/>
              <w:marTop w:val="0"/>
              <w:marBottom w:val="0"/>
              <w:divBdr>
                <w:top w:val="none" w:sz="0" w:space="0" w:color="auto"/>
                <w:left w:val="none" w:sz="0" w:space="0" w:color="auto"/>
                <w:bottom w:val="none" w:sz="0" w:space="0" w:color="auto"/>
                <w:right w:val="none" w:sz="0" w:space="0" w:color="auto"/>
              </w:divBdr>
            </w:div>
            <w:div w:id="62801765">
              <w:marLeft w:val="0"/>
              <w:marRight w:val="0"/>
              <w:marTop w:val="0"/>
              <w:marBottom w:val="0"/>
              <w:divBdr>
                <w:top w:val="none" w:sz="0" w:space="0" w:color="auto"/>
                <w:left w:val="none" w:sz="0" w:space="0" w:color="auto"/>
                <w:bottom w:val="none" w:sz="0" w:space="0" w:color="auto"/>
                <w:right w:val="none" w:sz="0" w:space="0" w:color="auto"/>
              </w:divBdr>
            </w:div>
            <w:div w:id="356125992">
              <w:marLeft w:val="0"/>
              <w:marRight w:val="0"/>
              <w:marTop w:val="0"/>
              <w:marBottom w:val="0"/>
              <w:divBdr>
                <w:top w:val="none" w:sz="0" w:space="0" w:color="auto"/>
                <w:left w:val="none" w:sz="0" w:space="0" w:color="auto"/>
                <w:bottom w:val="none" w:sz="0" w:space="0" w:color="auto"/>
                <w:right w:val="none" w:sz="0" w:space="0" w:color="auto"/>
              </w:divBdr>
            </w:div>
            <w:div w:id="1234585059">
              <w:marLeft w:val="0"/>
              <w:marRight w:val="0"/>
              <w:marTop w:val="0"/>
              <w:marBottom w:val="0"/>
              <w:divBdr>
                <w:top w:val="none" w:sz="0" w:space="0" w:color="auto"/>
                <w:left w:val="none" w:sz="0" w:space="0" w:color="auto"/>
                <w:bottom w:val="none" w:sz="0" w:space="0" w:color="auto"/>
                <w:right w:val="none" w:sz="0" w:space="0" w:color="auto"/>
              </w:divBdr>
            </w:div>
            <w:div w:id="978000731">
              <w:marLeft w:val="0"/>
              <w:marRight w:val="0"/>
              <w:marTop w:val="0"/>
              <w:marBottom w:val="0"/>
              <w:divBdr>
                <w:top w:val="none" w:sz="0" w:space="0" w:color="auto"/>
                <w:left w:val="none" w:sz="0" w:space="0" w:color="auto"/>
                <w:bottom w:val="none" w:sz="0" w:space="0" w:color="auto"/>
                <w:right w:val="none" w:sz="0" w:space="0" w:color="auto"/>
              </w:divBdr>
            </w:div>
            <w:div w:id="2119248630">
              <w:marLeft w:val="0"/>
              <w:marRight w:val="0"/>
              <w:marTop w:val="0"/>
              <w:marBottom w:val="0"/>
              <w:divBdr>
                <w:top w:val="none" w:sz="0" w:space="0" w:color="auto"/>
                <w:left w:val="none" w:sz="0" w:space="0" w:color="auto"/>
                <w:bottom w:val="none" w:sz="0" w:space="0" w:color="auto"/>
                <w:right w:val="none" w:sz="0" w:space="0" w:color="auto"/>
              </w:divBdr>
            </w:div>
            <w:div w:id="562252792">
              <w:marLeft w:val="0"/>
              <w:marRight w:val="0"/>
              <w:marTop w:val="0"/>
              <w:marBottom w:val="0"/>
              <w:divBdr>
                <w:top w:val="none" w:sz="0" w:space="0" w:color="auto"/>
                <w:left w:val="none" w:sz="0" w:space="0" w:color="auto"/>
                <w:bottom w:val="none" w:sz="0" w:space="0" w:color="auto"/>
                <w:right w:val="none" w:sz="0" w:space="0" w:color="auto"/>
              </w:divBdr>
            </w:div>
            <w:div w:id="381251649">
              <w:marLeft w:val="0"/>
              <w:marRight w:val="0"/>
              <w:marTop w:val="0"/>
              <w:marBottom w:val="0"/>
              <w:divBdr>
                <w:top w:val="none" w:sz="0" w:space="0" w:color="auto"/>
                <w:left w:val="none" w:sz="0" w:space="0" w:color="auto"/>
                <w:bottom w:val="none" w:sz="0" w:space="0" w:color="auto"/>
                <w:right w:val="none" w:sz="0" w:space="0" w:color="auto"/>
              </w:divBdr>
            </w:div>
            <w:div w:id="100035975">
              <w:marLeft w:val="0"/>
              <w:marRight w:val="0"/>
              <w:marTop w:val="0"/>
              <w:marBottom w:val="0"/>
              <w:divBdr>
                <w:top w:val="none" w:sz="0" w:space="0" w:color="auto"/>
                <w:left w:val="none" w:sz="0" w:space="0" w:color="auto"/>
                <w:bottom w:val="none" w:sz="0" w:space="0" w:color="auto"/>
                <w:right w:val="none" w:sz="0" w:space="0" w:color="auto"/>
              </w:divBdr>
            </w:div>
            <w:div w:id="120073081">
              <w:marLeft w:val="0"/>
              <w:marRight w:val="0"/>
              <w:marTop w:val="0"/>
              <w:marBottom w:val="0"/>
              <w:divBdr>
                <w:top w:val="none" w:sz="0" w:space="0" w:color="auto"/>
                <w:left w:val="none" w:sz="0" w:space="0" w:color="auto"/>
                <w:bottom w:val="none" w:sz="0" w:space="0" w:color="auto"/>
                <w:right w:val="none" w:sz="0" w:space="0" w:color="auto"/>
              </w:divBdr>
            </w:div>
            <w:div w:id="1251891711">
              <w:marLeft w:val="0"/>
              <w:marRight w:val="0"/>
              <w:marTop w:val="0"/>
              <w:marBottom w:val="0"/>
              <w:divBdr>
                <w:top w:val="none" w:sz="0" w:space="0" w:color="auto"/>
                <w:left w:val="none" w:sz="0" w:space="0" w:color="auto"/>
                <w:bottom w:val="none" w:sz="0" w:space="0" w:color="auto"/>
                <w:right w:val="none" w:sz="0" w:space="0" w:color="auto"/>
              </w:divBdr>
            </w:div>
            <w:div w:id="475220717">
              <w:marLeft w:val="0"/>
              <w:marRight w:val="0"/>
              <w:marTop w:val="0"/>
              <w:marBottom w:val="0"/>
              <w:divBdr>
                <w:top w:val="none" w:sz="0" w:space="0" w:color="auto"/>
                <w:left w:val="none" w:sz="0" w:space="0" w:color="auto"/>
                <w:bottom w:val="none" w:sz="0" w:space="0" w:color="auto"/>
                <w:right w:val="none" w:sz="0" w:space="0" w:color="auto"/>
              </w:divBdr>
            </w:div>
            <w:div w:id="1951818024">
              <w:marLeft w:val="0"/>
              <w:marRight w:val="0"/>
              <w:marTop w:val="0"/>
              <w:marBottom w:val="0"/>
              <w:divBdr>
                <w:top w:val="none" w:sz="0" w:space="0" w:color="auto"/>
                <w:left w:val="none" w:sz="0" w:space="0" w:color="auto"/>
                <w:bottom w:val="none" w:sz="0" w:space="0" w:color="auto"/>
                <w:right w:val="none" w:sz="0" w:space="0" w:color="auto"/>
              </w:divBdr>
            </w:div>
            <w:div w:id="1886410532">
              <w:marLeft w:val="0"/>
              <w:marRight w:val="0"/>
              <w:marTop w:val="0"/>
              <w:marBottom w:val="0"/>
              <w:divBdr>
                <w:top w:val="none" w:sz="0" w:space="0" w:color="auto"/>
                <w:left w:val="none" w:sz="0" w:space="0" w:color="auto"/>
                <w:bottom w:val="none" w:sz="0" w:space="0" w:color="auto"/>
                <w:right w:val="none" w:sz="0" w:space="0" w:color="auto"/>
              </w:divBdr>
            </w:div>
            <w:div w:id="755901795">
              <w:marLeft w:val="0"/>
              <w:marRight w:val="0"/>
              <w:marTop w:val="0"/>
              <w:marBottom w:val="0"/>
              <w:divBdr>
                <w:top w:val="none" w:sz="0" w:space="0" w:color="auto"/>
                <w:left w:val="none" w:sz="0" w:space="0" w:color="auto"/>
                <w:bottom w:val="none" w:sz="0" w:space="0" w:color="auto"/>
                <w:right w:val="none" w:sz="0" w:space="0" w:color="auto"/>
              </w:divBdr>
            </w:div>
            <w:div w:id="1598905599">
              <w:marLeft w:val="0"/>
              <w:marRight w:val="0"/>
              <w:marTop w:val="0"/>
              <w:marBottom w:val="0"/>
              <w:divBdr>
                <w:top w:val="none" w:sz="0" w:space="0" w:color="auto"/>
                <w:left w:val="none" w:sz="0" w:space="0" w:color="auto"/>
                <w:bottom w:val="none" w:sz="0" w:space="0" w:color="auto"/>
                <w:right w:val="none" w:sz="0" w:space="0" w:color="auto"/>
              </w:divBdr>
            </w:div>
            <w:div w:id="1386485808">
              <w:marLeft w:val="0"/>
              <w:marRight w:val="0"/>
              <w:marTop w:val="0"/>
              <w:marBottom w:val="0"/>
              <w:divBdr>
                <w:top w:val="none" w:sz="0" w:space="0" w:color="auto"/>
                <w:left w:val="none" w:sz="0" w:space="0" w:color="auto"/>
                <w:bottom w:val="none" w:sz="0" w:space="0" w:color="auto"/>
                <w:right w:val="none" w:sz="0" w:space="0" w:color="auto"/>
              </w:divBdr>
            </w:div>
            <w:div w:id="1871453498">
              <w:marLeft w:val="0"/>
              <w:marRight w:val="0"/>
              <w:marTop w:val="0"/>
              <w:marBottom w:val="0"/>
              <w:divBdr>
                <w:top w:val="none" w:sz="0" w:space="0" w:color="auto"/>
                <w:left w:val="none" w:sz="0" w:space="0" w:color="auto"/>
                <w:bottom w:val="none" w:sz="0" w:space="0" w:color="auto"/>
                <w:right w:val="none" w:sz="0" w:space="0" w:color="auto"/>
              </w:divBdr>
            </w:div>
            <w:div w:id="1151364752">
              <w:marLeft w:val="0"/>
              <w:marRight w:val="0"/>
              <w:marTop w:val="0"/>
              <w:marBottom w:val="0"/>
              <w:divBdr>
                <w:top w:val="none" w:sz="0" w:space="0" w:color="auto"/>
                <w:left w:val="none" w:sz="0" w:space="0" w:color="auto"/>
                <w:bottom w:val="none" w:sz="0" w:space="0" w:color="auto"/>
                <w:right w:val="none" w:sz="0" w:space="0" w:color="auto"/>
              </w:divBdr>
            </w:div>
            <w:div w:id="1147436750">
              <w:marLeft w:val="0"/>
              <w:marRight w:val="0"/>
              <w:marTop w:val="0"/>
              <w:marBottom w:val="0"/>
              <w:divBdr>
                <w:top w:val="none" w:sz="0" w:space="0" w:color="auto"/>
                <w:left w:val="none" w:sz="0" w:space="0" w:color="auto"/>
                <w:bottom w:val="none" w:sz="0" w:space="0" w:color="auto"/>
                <w:right w:val="none" w:sz="0" w:space="0" w:color="auto"/>
              </w:divBdr>
            </w:div>
            <w:div w:id="1373385429">
              <w:marLeft w:val="0"/>
              <w:marRight w:val="0"/>
              <w:marTop w:val="0"/>
              <w:marBottom w:val="0"/>
              <w:divBdr>
                <w:top w:val="none" w:sz="0" w:space="0" w:color="auto"/>
                <w:left w:val="none" w:sz="0" w:space="0" w:color="auto"/>
                <w:bottom w:val="none" w:sz="0" w:space="0" w:color="auto"/>
                <w:right w:val="none" w:sz="0" w:space="0" w:color="auto"/>
              </w:divBdr>
            </w:div>
            <w:div w:id="745037832">
              <w:marLeft w:val="0"/>
              <w:marRight w:val="0"/>
              <w:marTop w:val="0"/>
              <w:marBottom w:val="0"/>
              <w:divBdr>
                <w:top w:val="none" w:sz="0" w:space="0" w:color="auto"/>
                <w:left w:val="none" w:sz="0" w:space="0" w:color="auto"/>
                <w:bottom w:val="none" w:sz="0" w:space="0" w:color="auto"/>
                <w:right w:val="none" w:sz="0" w:space="0" w:color="auto"/>
              </w:divBdr>
            </w:div>
            <w:div w:id="1227574246">
              <w:marLeft w:val="0"/>
              <w:marRight w:val="0"/>
              <w:marTop w:val="0"/>
              <w:marBottom w:val="0"/>
              <w:divBdr>
                <w:top w:val="none" w:sz="0" w:space="0" w:color="auto"/>
                <w:left w:val="none" w:sz="0" w:space="0" w:color="auto"/>
                <w:bottom w:val="none" w:sz="0" w:space="0" w:color="auto"/>
                <w:right w:val="none" w:sz="0" w:space="0" w:color="auto"/>
              </w:divBdr>
            </w:div>
            <w:div w:id="1423647162">
              <w:marLeft w:val="0"/>
              <w:marRight w:val="0"/>
              <w:marTop w:val="0"/>
              <w:marBottom w:val="0"/>
              <w:divBdr>
                <w:top w:val="none" w:sz="0" w:space="0" w:color="auto"/>
                <w:left w:val="none" w:sz="0" w:space="0" w:color="auto"/>
                <w:bottom w:val="none" w:sz="0" w:space="0" w:color="auto"/>
                <w:right w:val="none" w:sz="0" w:space="0" w:color="auto"/>
              </w:divBdr>
            </w:div>
            <w:div w:id="1685086318">
              <w:marLeft w:val="0"/>
              <w:marRight w:val="0"/>
              <w:marTop w:val="0"/>
              <w:marBottom w:val="0"/>
              <w:divBdr>
                <w:top w:val="none" w:sz="0" w:space="0" w:color="auto"/>
                <w:left w:val="none" w:sz="0" w:space="0" w:color="auto"/>
                <w:bottom w:val="none" w:sz="0" w:space="0" w:color="auto"/>
                <w:right w:val="none" w:sz="0" w:space="0" w:color="auto"/>
              </w:divBdr>
            </w:div>
            <w:div w:id="2009559207">
              <w:marLeft w:val="0"/>
              <w:marRight w:val="0"/>
              <w:marTop w:val="0"/>
              <w:marBottom w:val="0"/>
              <w:divBdr>
                <w:top w:val="none" w:sz="0" w:space="0" w:color="auto"/>
                <w:left w:val="none" w:sz="0" w:space="0" w:color="auto"/>
                <w:bottom w:val="none" w:sz="0" w:space="0" w:color="auto"/>
                <w:right w:val="none" w:sz="0" w:space="0" w:color="auto"/>
              </w:divBdr>
            </w:div>
            <w:div w:id="181471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587661">
      <w:bodyDiv w:val="1"/>
      <w:marLeft w:val="0"/>
      <w:marRight w:val="0"/>
      <w:marTop w:val="0"/>
      <w:marBottom w:val="0"/>
      <w:divBdr>
        <w:top w:val="none" w:sz="0" w:space="0" w:color="auto"/>
        <w:left w:val="none" w:sz="0" w:space="0" w:color="auto"/>
        <w:bottom w:val="none" w:sz="0" w:space="0" w:color="auto"/>
        <w:right w:val="none" w:sz="0" w:space="0" w:color="auto"/>
      </w:divBdr>
      <w:divsChild>
        <w:div w:id="979968022">
          <w:marLeft w:val="0"/>
          <w:marRight w:val="0"/>
          <w:marTop w:val="0"/>
          <w:marBottom w:val="0"/>
          <w:divBdr>
            <w:top w:val="none" w:sz="0" w:space="0" w:color="auto"/>
            <w:left w:val="none" w:sz="0" w:space="0" w:color="auto"/>
            <w:bottom w:val="none" w:sz="0" w:space="0" w:color="auto"/>
            <w:right w:val="none" w:sz="0" w:space="0" w:color="auto"/>
          </w:divBdr>
        </w:div>
        <w:div w:id="1955211027">
          <w:marLeft w:val="0"/>
          <w:marRight w:val="0"/>
          <w:marTop w:val="0"/>
          <w:marBottom w:val="0"/>
          <w:divBdr>
            <w:top w:val="none" w:sz="0" w:space="0" w:color="auto"/>
            <w:left w:val="none" w:sz="0" w:space="0" w:color="auto"/>
            <w:bottom w:val="none" w:sz="0" w:space="0" w:color="auto"/>
            <w:right w:val="none" w:sz="0" w:space="0" w:color="auto"/>
          </w:divBdr>
        </w:div>
        <w:div w:id="148062879">
          <w:marLeft w:val="0"/>
          <w:marRight w:val="0"/>
          <w:marTop w:val="0"/>
          <w:marBottom w:val="0"/>
          <w:divBdr>
            <w:top w:val="none" w:sz="0" w:space="0" w:color="auto"/>
            <w:left w:val="none" w:sz="0" w:space="0" w:color="auto"/>
            <w:bottom w:val="none" w:sz="0" w:space="0" w:color="auto"/>
            <w:right w:val="none" w:sz="0" w:space="0" w:color="auto"/>
          </w:divBdr>
        </w:div>
        <w:div w:id="1691030183">
          <w:marLeft w:val="0"/>
          <w:marRight w:val="0"/>
          <w:marTop w:val="0"/>
          <w:marBottom w:val="0"/>
          <w:divBdr>
            <w:top w:val="none" w:sz="0" w:space="0" w:color="auto"/>
            <w:left w:val="none" w:sz="0" w:space="0" w:color="auto"/>
            <w:bottom w:val="none" w:sz="0" w:space="0" w:color="auto"/>
            <w:right w:val="none" w:sz="0" w:space="0" w:color="auto"/>
          </w:divBdr>
        </w:div>
        <w:div w:id="668487892">
          <w:marLeft w:val="0"/>
          <w:marRight w:val="0"/>
          <w:marTop w:val="0"/>
          <w:marBottom w:val="0"/>
          <w:divBdr>
            <w:top w:val="none" w:sz="0" w:space="0" w:color="auto"/>
            <w:left w:val="none" w:sz="0" w:space="0" w:color="auto"/>
            <w:bottom w:val="none" w:sz="0" w:space="0" w:color="auto"/>
            <w:right w:val="none" w:sz="0" w:space="0" w:color="auto"/>
          </w:divBdr>
        </w:div>
        <w:div w:id="2077507271">
          <w:marLeft w:val="0"/>
          <w:marRight w:val="0"/>
          <w:marTop w:val="0"/>
          <w:marBottom w:val="0"/>
          <w:divBdr>
            <w:top w:val="none" w:sz="0" w:space="0" w:color="auto"/>
            <w:left w:val="none" w:sz="0" w:space="0" w:color="auto"/>
            <w:bottom w:val="none" w:sz="0" w:space="0" w:color="auto"/>
            <w:right w:val="none" w:sz="0" w:space="0" w:color="auto"/>
          </w:divBdr>
        </w:div>
      </w:divsChild>
    </w:div>
    <w:div w:id="1771923382">
      <w:bodyDiv w:val="1"/>
      <w:marLeft w:val="0"/>
      <w:marRight w:val="0"/>
      <w:marTop w:val="0"/>
      <w:marBottom w:val="0"/>
      <w:divBdr>
        <w:top w:val="none" w:sz="0" w:space="0" w:color="auto"/>
        <w:left w:val="none" w:sz="0" w:space="0" w:color="auto"/>
        <w:bottom w:val="none" w:sz="0" w:space="0" w:color="auto"/>
        <w:right w:val="none" w:sz="0" w:space="0" w:color="auto"/>
      </w:divBdr>
      <w:divsChild>
        <w:div w:id="1608191121">
          <w:marLeft w:val="0"/>
          <w:marRight w:val="0"/>
          <w:marTop w:val="0"/>
          <w:marBottom w:val="0"/>
          <w:divBdr>
            <w:top w:val="none" w:sz="0" w:space="0" w:color="auto"/>
            <w:left w:val="none" w:sz="0" w:space="0" w:color="auto"/>
            <w:bottom w:val="none" w:sz="0" w:space="0" w:color="auto"/>
            <w:right w:val="none" w:sz="0" w:space="0" w:color="auto"/>
          </w:divBdr>
        </w:div>
        <w:div w:id="767968731">
          <w:marLeft w:val="0"/>
          <w:marRight w:val="0"/>
          <w:marTop w:val="0"/>
          <w:marBottom w:val="0"/>
          <w:divBdr>
            <w:top w:val="none" w:sz="0" w:space="0" w:color="auto"/>
            <w:left w:val="none" w:sz="0" w:space="0" w:color="auto"/>
            <w:bottom w:val="none" w:sz="0" w:space="0" w:color="auto"/>
            <w:right w:val="none" w:sz="0" w:space="0" w:color="auto"/>
          </w:divBdr>
        </w:div>
        <w:div w:id="115029329">
          <w:marLeft w:val="0"/>
          <w:marRight w:val="0"/>
          <w:marTop w:val="0"/>
          <w:marBottom w:val="0"/>
          <w:divBdr>
            <w:top w:val="none" w:sz="0" w:space="0" w:color="auto"/>
            <w:left w:val="none" w:sz="0" w:space="0" w:color="auto"/>
            <w:bottom w:val="none" w:sz="0" w:space="0" w:color="auto"/>
            <w:right w:val="none" w:sz="0" w:space="0" w:color="auto"/>
          </w:divBdr>
        </w:div>
        <w:div w:id="219873593">
          <w:marLeft w:val="0"/>
          <w:marRight w:val="0"/>
          <w:marTop w:val="0"/>
          <w:marBottom w:val="0"/>
          <w:divBdr>
            <w:top w:val="none" w:sz="0" w:space="0" w:color="auto"/>
            <w:left w:val="none" w:sz="0" w:space="0" w:color="auto"/>
            <w:bottom w:val="none" w:sz="0" w:space="0" w:color="auto"/>
            <w:right w:val="none" w:sz="0" w:space="0" w:color="auto"/>
          </w:divBdr>
        </w:div>
        <w:div w:id="1704092853">
          <w:marLeft w:val="0"/>
          <w:marRight w:val="0"/>
          <w:marTop w:val="0"/>
          <w:marBottom w:val="0"/>
          <w:divBdr>
            <w:top w:val="none" w:sz="0" w:space="0" w:color="auto"/>
            <w:left w:val="none" w:sz="0" w:space="0" w:color="auto"/>
            <w:bottom w:val="none" w:sz="0" w:space="0" w:color="auto"/>
            <w:right w:val="none" w:sz="0" w:space="0" w:color="auto"/>
          </w:divBdr>
        </w:div>
        <w:div w:id="649020337">
          <w:marLeft w:val="0"/>
          <w:marRight w:val="0"/>
          <w:marTop w:val="0"/>
          <w:marBottom w:val="0"/>
          <w:divBdr>
            <w:top w:val="none" w:sz="0" w:space="0" w:color="auto"/>
            <w:left w:val="none" w:sz="0" w:space="0" w:color="auto"/>
            <w:bottom w:val="none" w:sz="0" w:space="0" w:color="auto"/>
            <w:right w:val="none" w:sz="0" w:space="0" w:color="auto"/>
          </w:divBdr>
        </w:div>
      </w:divsChild>
    </w:div>
    <w:div w:id="1778519833">
      <w:bodyDiv w:val="1"/>
      <w:marLeft w:val="0"/>
      <w:marRight w:val="0"/>
      <w:marTop w:val="0"/>
      <w:marBottom w:val="0"/>
      <w:divBdr>
        <w:top w:val="none" w:sz="0" w:space="0" w:color="auto"/>
        <w:left w:val="none" w:sz="0" w:space="0" w:color="auto"/>
        <w:bottom w:val="none" w:sz="0" w:space="0" w:color="auto"/>
        <w:right w:val="none" w:sz="0" w:space="0" w:color="auto"/>
      </w:divBdr>
      <w:divsChild>
        <w:div w:id="1234198380">
          <w:marLeft w:val="0"/>
          <w:marRight w:val="0"/>
          <w:marTop w:val="0"/>
          <w:marBottom w:val="0"/>
          <w:divBdr>
            <w:top w:val="none" w:sz="0" w:space="0" w:color="auto"/>
            <w:left w:val="none" w:sz="0" w:space="0" w:color="auto"/>
            <w:bottom w:val="none" w:sz="0" w:space="0" w:color="auto"/>
            <w:right w:val="none" w:sz="0" w:space="0" w:color="auto"/>
          </w:divBdr>
        </w:div>
        <w:div w:id="1271737286">
          <w:marLeft w:val="0"/>
          <w:marRight w:val="0"/>
          <w:marTop w:val="0"/>
          <w:marBottom w:val="0"/>
          <w:divBdr>
            <w:top w:val="none" w:sz="0" w:space="0" w:color="auto"/>
            <w:left w:val="none" w:sz="0" w:space="0" w:color="auto"/>
            <w:bottom w:val="none" w:sz="0" w:space="0" w:color="auto"/>
            <w:right w:val="none" w:sz="0" w:space="0" w:color="auto"/>
          </w:divBdr>
        </w:div>
      </w:divsChild>
    </w:div>
    <w:div w:id="1779835709">
      <w:bodyDiv w:val="1"/>
      <w:marLeft w:val="0"/>
      <w:marRight w:val="0"/>
      <w:marTop w:val="0"/>
      <w:marBottom w:val="0"/>
      <w:divBdr>
        <w:top w:val="none" w:sz="0" w:space="0" w:color="auto"/>
        <w:left w:val="none" w:sz="0" w:space="0" w:color="auto"/>
        <w:bottom w:val="none" w:sz="0" w:space="0" w:color="auto"/>
        <w:right w:val="none" w:sz="0" w:space="0" w:color="auto"/>
      </w:divBdr>
      <w:divsChild>
        <w:div w:id="1272400465">
          <w:marLeft w:val="0"/>
          <w:marRight w:val="0"/>
          <w:marTop w:val="0"/>
          <w:marBottom w:val="0"/>
          <w:divBdr>
            <w:top w:val="none" w:sz="0" w:space="0" w:color="auto"/>
            <w:left w:val="none" w:sz="0" w:space="0" w:color="auto"/>
            <w:bottom w:val="none" w:sz="0" w:space="0" w:color="auto"/>
            <w:right w:val="none" w:sz="0" w:space="0" w:color="auto"/>
          </w:divBdr>
        </w:div>
        <w:div w:id="475415496">
          <w:marLeft w:val="0"/>
          <w:marRight w:val="0"/>
          <w:marTop w:val="0"/>
          <w:marBottom w:val="0"/>
          <w:divBdr>
            <w:top w:val="none" w:sz="0" w:space="0" w:color="auto"/>
            <w:left w:val="none" w:sz="0" w:space="0" w:color="auto"/>
            <w:bottom w:val="none" w:sz="0" w:space="0" w:color="auto"/>
            <w:right w:val="none" w:sz="0" w:space="0" w:color="auto"/>
          </w:divBdr>
        </w:div>
        <w:div w:id="1884248821">
          <w:marLeft w:val="0"/>
          <w:marRight w:val="0"/>
          <w:marTop w:val="0"/>
          <w:marBottom w:val="0"/>
          <w:divBdr>
            <w:top w:val="none" w:sz="0" w:space="0" w:color="auto"/>
            <w:left w:val="none" w:sz="0" w:space="0" w:color="auto"/>
            <w:bottom w:val="none" w:sz="0" w:space="0" w:color="auto"/>
            <w:right w:val="none" w:sz="0" w:space="0" w:color="auto"/>
          </w:divBdr>
        </w:div>
        <w:div w:id="2110392934">
          <w:marLeft w:val="0"/>
          <w:marRight w:val="0"/>
          <w:marTop w:val="0"/>
          <w:marBottom w:val="0"/>
          <w:divBdr>
            <w:top w:val="none" w:sz="0" w:space="0" w:color="auto"/>
            <w:left w:val="none" w:sz="0" w:space="0" w:color="auto"/>
            <w:bottom w:val="none" w:sz="0" w:space="0" w:color="auto"/>
            <w:right w:val="none" w:sz="0" w:space="0" w:color="auto"/>
          </w:divBdr>
        </w:div>
        <w:div w:id="2048138322">
          <w:marLeft w:val="0"/>
          <w:marRight w:val="0"/>
          <w:marTop w:val="0"/>
          <w:marBottom w:val="0"/>
          <w:divBdr>
            <w:top w:val="none" w:sz="0" w:space="0" w:color="auto"/>
            <w:left w:val="none" w:sz="0" w:space="0" w:color="auto"/>
            <w:bottom w:val="none" w:sz="0" w:space="0" w:color="auto"/>
            <w:right w:val="none" w:sz="0" w:space="0" w:color="auto"/>
          </w:divBdr>
        </w:div>
        <w:div w:id="149104571">
          <w:marLeft w:val="0"/>
          <w:marRight w:val="0"/>
          <w:marTop w:val="0"/>
          <w:marBottom w:val="0"/>
          <w:divBdr>
            <w:top w:val="none" w:sz="0" w:space="0" w:color="auto"/>
            <w:left w:val="none" w:sz="0" w:space="0" w:color="auto"/>
            <w:bottom w:val="none" w:sz="0" w:space="0" w:color="auto"/>
            <w:right w:val="none" w:sz="0" w:space="0" w:color="auto"/>
          </w:divBdr>
        </w:div>
        <w:div w:id="1139611006">
          <w:marLeft w:val="0"/>
          <w:marRight w:val="0"/>
          <w:marTop w:val="0"/>
          <w:marBottom w:val="0"/>
          <w:divBdr>
            <w:top w:val="none" w:sz="0" w:space="0" w:color="auto"/>
            <w:left w:val="none" w:sz="0" w:space="0" w:color="auto"/>
            <w:bottom w:val="none" w:sz="0" w:space="0" w:color="auto"/>
            <w:right w:val="none" w:sz="0" w:space="0" w:color="auto"/>
          </w:divBdr>
        </w:div>
        <w:div w:id="2120757489">
          <w:marLeft w:val="0"/>
          <w:marRight w:val="0"/>
          <w:marTop w:val="0"/>
          <w:marBottom w:val="0"/>
          <w:divBdr>
            <w:top w:val="none" w:sz="0" w:space="0" w:color="auto"/>
            <w:left w:val="none" w:sz="0" w:space="0" w:color="auto"/>
            <w:bottom w:val="none" w:sz="0" w:space="0" w:color="auto"/>
            <w:right w:val="none" w:sz="0" w:space="0" w:color="auto"/>
          </w:divBdr>
        </w:div>
        <w:div w:id="796220882">
          <w:marLeft w:val="0"/>
          <w:marRight w:val="0"/>
          <w:marTop w:val="0"/>
          <w:marBottom w:val="0"/>
          <w:divBdr>
            <w:top w:val="none" w:sz="0" w:space="0" w:color="auto"/>
            <w:left w:val="none" w:sz="0" w:space="0" w:color="auto"/>
            <w:bottom w:val="none" w:sz="0" w:space="0" w:color="auto"/>
            <w:right w:val="none" w:sz="0" w:space="0" w:color="auto"/>
          </w:divBdr>
        </w:div>
        <w:div w:id="1693610519">
          <w:marLeft w:val="0"/>
          <w:marRight w:val="0"/>
          <w:marTop w:val="0"/>
          <w:marBottom w:val="0"/>
          <w:divBdr>
            <w:top w:val="none" w:sz="0" w:space="0" w:color="auto"/>
            <w:left w:val="none" w:sz="0" w:space="0" w:color="auto"/>
            <w:bottom w:val="none" w:sz="0" w:space="0" w:color="auto"/>
            <w:right w:val="none" w:sz="0" w:space="0" w:color="auto"/>
          </w:divBdr>
        </w:div>
        <w:div w:id="277445962">
          <w:marLeft w:val="0"/>
          <w:marRight w:val="0"/>
          <w:marTop w:val="0"/>
          <w:marBottom w:val="0"/>
          <w:divBdr>
            <w:top w:val="none" w:sz="0" w:space="0" w:color="auto"/>
            <w:left w:val="none" w:sz="0" w:space="0" w:color="auto"/>
            <w:bottom w:val="none" w:sz="0" w:space="0" w:color="auto"/>
            <w:right w:val="none" w:sz="0" w:space="0" w:color="auto"/>
          </w:divBdr>
        </w:div>
        <w:div w:id="975839287">
          <w:marLeft w:val="0"/>
          <w:marRight w:val="0"/>
          <w:marTop w:val="0"/>
          <w:marBottom w:val="0"/>
          <w:divBdr>
            <w:top w:val="none" w:sz="0" w:space="0" w:color="auto"/>
            <w:left w:val="none" w:sz="0" w:space="0" w:color="auto"/>
            <w:bottom w:val="none" w:sz="0" w:space="0" w:color="auto"/>
            <w:right w:val="none" w:sz="0" w:space="0" w:color="auto"/>
          </w:divBdr>
        </w:div>
      </w:divsChild>
    </w:div>
    <w:div w:id="1785802596">
      <w:bodyDiv w:val="1"/>
      <w:marLeft w:val="0"/>
      <w:marRight w:val="0"/>
      <w:marTop w:val="0"/>
      <w:marBottom w:val="0"/>
      <w:divBdr>
        <w:top w:val="none" w:sz="0" w:space="0" w:color="auto"/>
        <w:left w:val="none" w:sz="0" w:space="0" w:color="auto"/>
        <w:bottom w:val="none" w:sz="0" w:space="0" w:color="auto"/>
        <w:right w:val="none" w:sz="0" w:space="0" w:color="auto"/>
      </w:divBdr>
      <w:divsChild>
        <w:div w:id="596863654">
          <w:marLeft w:val="0"/>
          <w:marRight w:val="0"/>
          <w:marTop w:val="0"/>
          <w:marBottom w:val="0"/>
          <w:divBdr>
            <w:top w:val="none" w:sz="0" w:space="0" w:color="auto"/>
            <w:left w:val="none" w:sz="0" w:space="0" w:color="auto"/>
            <w:bottom w:val="none" w:sz="0" w:space="0" w:color="auto"/>
            <w:right w:val="none" w:sz="0" w:space="0" w:color="auto"/>
          </w:divBdr>
        </w:div>
        <w:div w:id="89084059">
          <w:marLeft w:val="0"/>
          <w:marRight w:val="0"/>
          <w:marTop w:val="0"/>
          <w:marBottom w:val="0"/>
          <w:divBdr>
            <w:top w:val="none" w:sz="0" w:space="0" w:color="auto"/>
            <w:left w:val="none" w:sz="0" w:space="0" w:color="auto"/>
            <w:bottom w:val="none" w:sz="0" w:space="0" w:color="auto"/>
            <w:right w:val="none" w:sz="0" w:space="0" w:color="auto"/>
          </w:divBdr>
        </w:div>
        <w:div w:id="1491756281">
          <w:marLeft w:val="0"/>
          <w:marRight w:val="0"/>
          <w:marTop w:val="0"/>
          <w:marBottom w:val="0"/>
          <w:divBdr>
            <w:top w:val="none" w:sz="0" w:space="0" w:color="auto"/>
            <w:left w:val="none" w:sz="0" w:space="0" w:color="auto"/>
            <w:bottom w:val="none" w:sz="0" w:space="0" w:color="auto"/>
            <w:right w:val="none" w:sz="0" w:space="0" w:color="auto"/>
          </w:divBdr>
        </w:div>
        <w:div w:id="1363634469">
          <w:marLeft w:val="0"/>
          <w:marRight w:val="0"/>
          <w:marTop w:val="0"/>
          <w:marBottom w:val="0"/>
          <w:divBdr>
            <w:top w:val="none" w:sz="0" w:space="0" w:color="auto"/>
            <w:left w:val="none" w:sz="0" w:space="0" w:color="auto"/>
            <w:bottom w:val="none" w:sz="0" w:space="0" w:color="auto"/>
            <w:right w:val="none" w:sz="0" w:space="0" w:color="auto"/>
          </w:divBdr>
        </w:div>
        <w:div w:id="1782723391">
          <w:marLeft w:val="0"/>
          <w:marRight w:val="0"/>
          <w:marTop w:val="0"/>
          <w:marBottom w:val="0"/>
          <w:divBdr>
            <w:top w:val="none" w:sz="0" w:space="0" w:color="auto"/>
            <w:left w:val="none" w:sz="0" w:space="0" w:color="auto"/>
            <w:bottom w:val="none" w:sz="0" w:space="0" w:color="auto"/>
            <w:right w:val="none" w:sz="0" w:space="0" w:color="auto"/>
          </w:divBdr>
        </w:div>
        <w:div w:id="101730461">
          <w:marLeft w:val="0"/>
          <w:marRight w:val="0"/>
          <w:marTop w:val="0"/>
          <w:marBottom w:val="0"/>
          <w:divBdr>
            <w:top w:val="none" w:sz="0" w:space="0" w:color="auto"/>
            <w:left w:val="none" w:sz="0" w:space="0" w:color="auto"/>
            <w:bottom w:val="none" w:sz="0" w:space="0" w:color="auto"/>
            <w:right w:val="none" w:sz="0" w:space="0" w:color="auto"/>
          </w:divBdr>
        </w:div>
        <w:div w:id="1458447870">
          <w:marLeft w:val="0"/>
          <w:marRight w:val="0"/>
          <w:marTop w:val="0"/>
          <w:marBottom w:val="0"/>
          <w:divBdr>
            <w:top w:val="none" w:sz="0" w:space="0" w:color="auto"/>
            <w:left w:val="none" w:sz="0" w:space="0" w:color="auto"/>
            <w:bottom w:val="none" w:sz="0" w:space="0" w:color="auto"/>
            <w:right w:val="none" w:sz="0" w:space="0" w:color="auto"/>
          </w:divBdr>
        </w:div>
        <w:div w:id="307176728">
          <w:marLeft w:val="0"/>
          <w:marRight w:val="0"/>
          <w:marTop w:val="0"/>
          <w:marBottom w:val="0"/>
          <w:divBdr>
            <w:top w:val="none" w:sz="0" w:space="0" w:color="auto"/>
            <w:left w:val="none" w:sz="0" w:space="0" w:color="auto"/>
            <w:bottom w:val="none" w:sz="0" w:space="0" w:color="auto"/>
            <w:right w:val="none" w:sz="0" w:space="0" w:color="auto"/>
          </w:divBdr>
        </w:div>
        <w:div w:id="426922360">
          <w:marLeft w:val="0"/>
          <w:marRight w:val="0"/>
          <w:marTop w:val="0"/>
          <w:marBottom w:val="0"/>
          <w:divBdr>
            <w:top w:val="none" w:sz="0" w:space="0" w:color="auto"/>
            <w:left w:val="none" w:sz="0" w:space="0" w:color="auto"/>
            <w:bottom w:val="none" w:sz="0" w:space="0" w:color="auto"/>
            <w:right w:val="none" w:sz="0" w:space="0" w:color="auto"/>
          </w:divBdr>
        </w:div>
        <w:div w:id="50349697">
          <w:marLeft w:val="0"/>
          <w:marRight w:val="0"/>
          <w:marTop w:val="0"/>
          <w:marBottom w:val="0"/>
          <w:divBdr>
            <w:top w:val="none" w:sz="0" w:space="0" w:color="auto"/>
            <w:left w:val="none" w:sz="0" w:space="0" w:color="auto"/>
            <w:bottom w:val="none" w:sz="0" w:space="0" w:color="auto"/>
            <w:right w:val="none" w:sz="0" w:space="0" w:color="auto"/>
          </w:divBdr>
        </w:div>
        <w:div w:id="1885673406">
          <w:marLeft w:val="0"/>
          <w:marRight w:val="0"/>
          <w:marTop w:val="0"/>
          <w:marBottom w:val="0"/>
          <w:divBdr>
            <w:top w:val="none" w:sz="0" w:space="0" w:color="auto"/>
            <w:left w:val="none" w:sz="0" w:space="0" w:color="auto"/>
            <w:bottom w:val="none" w:sz="0" w:space="0" w:color="auto"/>
            <w:right w:val="none" w:sz="0" w:space="0" w:color="auto"/>
          </w:divBdr>
        </w:div>
      </w:divsChild>
    </w:div>
    <w:div w:id="1788429703">
      <w:bodyDiv w:val="1"/>
      <w:marLeft w:val="0"/>
      <w:marRight w:val="0"/>
      <w:marTop w:val="0"/>
      <w:marBottom w:val="0"/>
      <w:divBdr>
        <w:top w:val="none" w:sz="0" w:space="0" w:color="auto"/>
        <w:left w:val="none" w:sz="0" w:space="0" w:color="auto"/>
        <w:bottom w:val="none" w:sz="0" w:space="0" w:color="auto"/>
        <w:right w:val="none" w:sz="0" w:space="0" w:color="auto"/>
      </w:divBdr>
      <w:divsChild>
        <w:div w:id="1295016928">
          <w:marLeft w:val="0"/>
          <w:marRight w:val="0"/>
          <w:marTop w:val="0"/>
          <w:marBottom w:val="0"/>
          <w:divBdr>
            <w:top w:val="none" w:sz="0" w:space="0" w:color="auto"/>
            <w:left w:val="none" w:sz="0" w:space="0" w:color="auto"/>
            <w:bottom w:val="none" w:sz="0" w:space="0" w:color="auto"/>
            <w:right w:val="none" w:sz="0" w:space="0" w:color="auto"/>
          </w:divBdr>
        </w:div>
        <w:div w:id="1007713358">
          <w:marLeft w:val="0"/>
          <w:marRight w:val="0"/>
          <w:marTop w:val="0"/>
          <w:marBottom w:val="0"/>
          <w:divBdr>
            <w:top w:val="none" w:sz="0" w:space="0" w:color="auto"/>
            <w:left w:val="none" w:sz="0" w:space="0" w:color="auto"/>
            <w:bottom w:val="none" w:sz="0" w:space="0" w:color="auto"/>
            <w:right w:val="none" w:sz="0" w:space="0" w:color="auto"/>
          </w:divBdr>
        </w:div>
      </w:divsChild>
    </w:div>
    <w:div w:id="1788691594">
      <w:bodyDiv w:val="1"/>
      <w:marLeft w:val="0"/>
      <w:marRight w:val="0"/>
      <w:marTop w:val="0"/>
      <w:marBottom w:val="0"/>
      <w:divBdr>
        <w:top w:val="none" w:sz="0" w:space="0" w:color="auto"/>
        <w:left w:val="none" w:sz="0" w:space="0" w:color="auto"/>
        <w:bottom w:val="none" w:sz="0" w:space="0" w:color="auto"/>
        <w:right w:val="none" w:sz="0" w:space="0" w:color="auto"/>
      </w:divBdr>
      <w:divsChild>
        <w:div w:id="2098019902">
          <w:marLeft w:val="0"/>
          <w:marRight w:val="0"/>
          <w:marTop w:val="0"/>
          <w:marBottom w:val="0"/>
          <w:divBdr>
            <w:top w:val="none" w:sz="0" w:space="0" w:color="auto"/>
            <w:left w:val="none" w:sz="0" w:space="0" w:color="auto"/>
            <w:bottom w:val="none" w:sz="0" w:space="0" w:color="auto"/>
            <w:right w:val="none" w:sz="0" w:space="0" w:color="auto"/>
          </w:divBdr>
        </w:div>
      </w:divsChild>
    </w:div>
    <w:div w:id="1792048500">
      <w:bodyDiv w:val="1"/>
      <w:marLeft w:val="0"/>
      <w:marRight w:val="0"/>
      <w:marTop w:val="0"/>
      <w:marBottom w:val="0"/>
      <w:divBdr>
        <w:top w:val="none" w:sz="0" w:space="0" w:color="auto"/>
        <w:left w:val="none" w:sz="0" w:space="0" w:color="auto"/>
        <w:bottom w:val="none" w:sz="0" w:space="0" w:color="auto"/>
        <w:right w:val="none" w:sz="0" w:space="0" w:color="auto"/>
      </w:divBdr>
      <w:divsChild>
        <w:div w:id="2118326103">
          <w:marLeft w:val="0"/>
          <w:marRight w:val="0"/>
          <w:marTop w:val="0"/>
          <w:marBottom w:val="0"/>
          <w:divBdr>
            <w:top w:val="none" w:sz="0" w:space="0" w:color="auto"/>
            <w:left w:val="none" w:sz="0" w:space="0" w:color="auto"/>
            <w:bottom w:val="none" w:sz="0" w:space="0" w:color="auto"/>
            <w:right w:val="none" w:sz="0" w:space="0" w:color="auto"/>
          </w:divBdr>
        </w:div>
      </w:divsChild>
    </w:div>
    <w:div w:id="1792700840">
      <w:bodyDiv w:val="1"/>
      <w:marLeft w:val="0"/>
      <w:marRight w:val="0"/>
      <w:marTop w:val="0"/>
      <w:marBottom w:val="0"/>
      <w:divBdr>
        <w:top w:val="none" w:sz="0" w:space="0" w:color="auto"/>
        <w:left w:val="none" w:sz="0" w:space="0" w:color="auto"/>
        <w:bottom w:val="none" w:sz="0" w:space="0" w:color="auto"/>
        <w:right w:val="none" w:sz="0" w:space="0" w:color="auto"/>
      </w:divBdr>
    </w:div>
    <w:div w:id="1800025134">
      <w:bodyDiv w:val="1"/>
      <w:marLeft w:val="0"/>
      <w:marRight w:val="0"/>
      <w:marTop w:val="0"/>
      <w:marBottom w:val="0"/>
      <w:divBdr>
        <w:top w:val="none" w:sz="0" w:space="0" w:color="auto"/>
        <w:left w:val="none" w:sz="0" w:space="0" w:color="auto"/>
        <w:bottom w:val="none" w:sz="0" w:space="0" w:color="auto"/>
        <w:right w:val="none" w:sz="0" w:space="0" w:color="auto"/>
      </w:divBdr>
      <w:divsChild>
        <w:div w:id="1835417050">
          <w:marLeft w:val="0"/>
          <w:marRight w:val="0"/>
          <w:marTop w:val="0"/>
          <w:marBottom w:val="0"/>
          <w:divBdr>
            <w:top w:val="none" w:sz="0" w:space="0" w:color="auto"/>
            <w:left w:val="none" w:sz="0" w:space="0" w:color="auto"/>
            <w:bottom w:val="none" w:sz="0" w:space="0" w:color="auto"/>
            <w:right w:val="none" w:sz="0" w:space="0" w:color="auto"/>
          </w:divBdr>
        </w:div>
      </w:divsChild>
    </w:div>
    <w:div w:id="1800799311">
      <w:bodyDiv w:val="1"/>
      <w:marLeft w:val="0"/>
      <w:marRight w:val="0"/>
      <w:marTop w:val="0"/>
      <w:marBottom w:val="0"/>
      <w:divBdr>
        <w:top w:val="none" w:sz="0" w:space="0" w:color="auto"/>
        <w:left w:val="none" w:sz="0" w:space="0" w:color="auto"/>
        <w:bottom w:val="none" w:sz="0" w:space="0" w:color="auto"/>
        <w:right w:val="none" w:sz="0" w:space="0" w:color="auto"/>
      </w:divBdr>
      <w:divsChild>
        <w:div w:id="412554926">
          <w:marLeft w:val="0"/>
          <w:marRight w:val="0"/>
          <w:marTop w:val="0"/>
          <w:marBottom w:val="0"/>
          <w:divBdr>
            <w:top w:val="none" w:sz="0" w:space="0" w:color="auto"/>
            <w:left w:val="none" w:sz="0" w:space="0" w:color="auto"/>
            <w:bottom w:val="none" w:sz="0" w:space="0" w:color="auto"/>
            <w:right w:val="none" w:sz="0" w:space="0" w:color="auto"/>
          </w:divBdr>
        </w:div>
        <w:div w:id="523203853">
          <w:marLeft w:val="0"/>
          <w:marRight w:val="0"/>
          <w:marTop w:val="0"/>
          <w:marBottom w:val="0"/>
          <w:divBdr>
            <w:top w:val="none" w:sz="0" w:space="0" w:color="auto"/>
            <w:left w:val="none" w:sz="0" w:space="0" w:color="auto"/>
            <w:bottom w:val="none" w:sz="0" w:space="0" w:color="auto"/>
            <w:right w:val="none" w:sz="0" w:space="0" w:color="auto"/>
          </w:divBdr>
        </w:div>
        <w:div w:id="261423329">
          <w:marLeft w:val="0"/>
          <w:marRight w:val="0"/>
          <w:marTop w:val="0"/>
          <w:marBottom w:val="0"/>
          <w:divBdr>
            <w:top w:val="none" w:sz="0" w:space="0" w:color="auto"/>
            <w:left w:val="none" w:sz="0" w:space="0" w:color="auto"/>
            <w:bottom w:val="none" w:sz="0" w:space="0" w:color="auto"/>
            <w:right w:val="none" w:sz="0" w:space="0" w:color="auto"/>
          </w:divBdr>
        </w:div>
        <w:div w:id="1075935086">
          <w:marLeft w:val="0"/>
          <w:marRight w:val="0"/>
          <w:marTop w:val="0"/>
          <w:marBottom w:val="0"/>
          <w:divBdr>
            <w:top w:val="none" w:sz="0" w:space="0" w:color="auto"/>
            <w:left w:val="none" w:sz="0" w:space="0" w:color="auto"/>
            <w:bottom w:val="none" w:sz="0" w:space="0" w:color="auto"/>
            <w:right w:val="none" w:sz="0" w:space="0" w:color="auto"/>
          </w:divBdr>
        </w:div>
      </w:divsChild>
    </w:div>
    <w:div w:id="1805196033">
      <w:bodyDiv w:val="1"/>
      <w:marLeft w:val="0"/>
      <w:marRight w:val="0"/>
      <w:marTop w:val="0"/>
      <w:marBottom w:val="0"/>
      <w:divBdr>
        <w:top w:val="none" w:sz="0" w:space="0" w:color="auto"/>
        <w:left w:val="none" w:sz="0" w:space="0" w:color="auto"/>
        <w:bottom w:val="none" w:sz="0" w:space="0" w:color="auto"/>
        <w:right w:val="none" w:sz="0" w:space="0" w:color="auto"/>
      </w:divBdr>
      <w:divsChild>
        <w:div w:id="869299971">
          <w:marLeft w:val="0"/>
          <w:marRight w:val="0"/>
          <w:marTop w:val="0"/>
          <w:marBottom w:val="0"/>
          <w:divBdr>
            <w:top w:val="none" w:sz="0" w:space="0" w:color="auto"/>
            <w:left w:val="none" w:sz="0" w:space="0" w:color="auto"/>
            <w:bottom w:val="none" w:sz="0" w:space="0" w:color="auto"/>
            <w:right w:val="none" w:sz="0" w:space="0" w:color="auto"/>
          </w:divBdr>
        </w:div>
      </w:divsChild>
    </w:div>
    <w:div w:id="1814835170">
      <w:bodyDiv w:val="1"/>
      <w:marLeft w:val="0"/>
      <w:marRight w:val="0"/>
      <w:marTop w:val="0"/>
      <w:marBottom w:val="0"/>
      <w:divBdr>
        <w:top w:val="none" w:sz="0" w:space="0" w:color="auto"/>
        <w:left w:val="none" w:sz="0" w:space="0" w:color="auto"/>
        <w:bottom w:val="none" w:sz="0" w:space="0" w:color="auto"/>
        <w:right w:val="none" w:sz="0" w:space="0" w:color="auto"/>
      </w:divBdr>
      <w:divsChild>
        <w:div w:id="557321853">
          <w:marLeft w:val="0"/>
          <w:marRight w:val="0"/>
          <w:marTop w:val="0"/>
          <w:marBottom w:val="0"/>
          <w:divBdr>
            <w:top w:val="none" w:sz="0" w:space="0" w:color="auto"/>
            <w:left w:val="none" w:sz="0" w:space="0" w:color="auto"/>
            <w:bottom w:val="none" w:sz="0" w:space="0" w:color="auto"/>
            <w:right w:val="none" w:sz="0" w:space="0" w:color="auto"/>
          </w:divBdr>
        </w:div>
      </w:divsChild>
    </w:div>
    <w:div w:id="1820028185">
      <w:bodyDiv w:val="1"/>
      <w:marLeft w:val="0"/>
      <w:marRight w:val="0"/>
      <w:marTop w:val="0"/>
      <w:marBottom w:val="0"/>
      <w:divBdr>
        <w:top w:val="none" w:sz="0" w:space="0" w:color="auto"/>
        <w:left w:val="none" w:sz="0" w:space="0" w:color="auto"/>
        <w:bottom w:val="none" w:sz="0" w:space="0" w:color="auto"/>
        <w:right w:val="none" w:sz="0" w:space="0" w:color="auto"/>
      </w:divBdr>
      <w:divsChild>
        <w:div w:id="154342307">
          <w:marLeft w:val="0"/>
          <w:marRight w:val="0"/>
          <w:marTop w:val="0"/>
          <w:marBottom w:val="0"/>
          <w:divBdr>
            <w:top w:val="none" w:sz="0" w:space="0" w:color="auto"/>
            <w:left w:val="none" w:sz="0" w:space="0" w:color="auto"/>
            <w:bottom w:val="none" w:sz="0" w:space="0" w:color="auto"/>
            <w:right w:val="none" w:sz="0" w:space="0" w:color="auto"/>
          </w:divBdr>
          <w:divsChild>
            <w:div w:id="1832526010">
              <w:marLeft w:val="0"/>
              <w:marRight w:val="0"/>
              <w:marTop w:val="0"/>
              <w:marBottom w:val="0"/>
              <w:divBdr>
                <w:top w:val="none" w:sz="0" w:space="0" w:color="auto"/>
                <w:left w:val="none" w:sz="0" w:space="0" w:color="auto"/>
                <w:bottom w:val="none" w:sz="0" w:space="0" w:color="auto"/>
                <w:right w:val="none" w:sz="0" w:space="0" w:color="auto"/>
              </w:divBdr>
            </w:div>
            <w:div w:id="118454748">
              <w:marLeft w:val="0"/>
              <w:marRight w:val="0"/>
              <w:marTop w:val="0"/>
              <w:marBottom w:val="0"/>
              <w:divBdr>
                <w:top w:val="none" w:sz="0" w:space="0" w:color="auto"/>
                <w:left w:val="none" w:sz="0" w:space="0" w:color="auto"/>
                <w:bottom w:val="none" w:sz="0" w:space="0" w:color="auto"/>
                <w:right w:val="none" w:sz="0" w:space="0" w:color="auto"/>
              </w:divBdr>
            </w:div>
            <w:div w:id="121777120">
              <w:marLeft w:val="0"/>
              <w:marRight w:val="0"/>
              <w:marTop w:val="0"/>
              <w:marBottom w:val="0"/>
              <w:divBdr>
                <w:top w:val="none" w:sz="0" w:space="0" w:color="auto"/>
                <w:left w:val="none" w:sz="0" w:space="0" w:color="auto"/>
                <w:bottom w:val="none" w:sz="0" w:space="0" w:color="auto"/>
                <w:right w:val="none" w:sz="0" w:space="0" w:color="auto"/>
              </w:divBdr>
            </w:div>
            <w:div w:id="1392462979">
              <w:marLeft w:val="0"/>
              <w:marRight w:val="0"/>
              <w:marTop w:val="0"/>
              <w:marBottom w:val="0"/>
              <w:divBdr>
                <w:top w:val="none" w:sz="0" w:space="0" w:color="auto"/>
                <w:left w:val="none" w:sz="0" w:space="0" w:color="auto"/>
                <w:bottom w:val="none" w:sz="0" w:space="0" w:color="auto"/>
                <w:right w:val="none" w:sz="0" w:space="0" w:color="auto"/>
              </w:divBdr>
            </w:div>
            <w:div w:id="1366327191">
              <w:marLeft w:val="0"/>
              <w:marRight w:val="0"/>
              <w:marTop w:val="0"/>
              <w:marBottom w:val="0"/>
              <w:divBdr>
                <w:top w:val="none" w:sz="0" w:space="0" w:color="auto"/>
                <w:left w:val="none" w:sz="0" w:space="0" w:color="auto"/>
                <w:bottom w:val="none" w:sz="0" w:space="0" w:color="auto"/>
                <w:right w:val="none" w:sz="0" w:space="0" w:color="auto"/>
              </w:divBdr>
            </w:div>
            <w:div w:id="1827284774">
              <w:marLeft w:val="0"/>
              <w:marRight w:val="0"/>
              <w:marTop w:val="0"/>
              <w:marBottom w:val="0"/>
              <w:divBdr>
                <w:top w:val="none" w:sz="0" w:space="0" w:color="auto"/>
                <w:left w:val="none" w:sz="0" w:space="0" w:color="auto"/>
                <w:bottom w:val="none" w:sz="0" w:space="0" w:color="auto"/>
                <w:right w:val="none" w:sz="0" w:space="0" w:color="auto"/>
              </w:divBdr>
            </w:div>
            <w:div w:id="11497000">
              <w:blockQuote w:val="1"/>
              <w:marLeft w:val="720"/>
              <w:marRight w:val="720"/>
              <w:marTop w:val="100"/>
              <w:marBottom w:val="100"/>
              <w:divBdr>
                <w:top w:val="none" w:sz="0" w:space="0" w:color="auto"/>
                <w:left w:val="none" w:sz="0" w:space="0" w:color="auto"/>
                <w:bottom w:val="none" w:sz="0" w:space="0" w:color="auto"/>
                <w:right w:val="none" w:sz="0" w:space="0" w:color="auto"/>
              </w:divBdr>
            </w:div>
            <w:div w:id="399669346">
              <w:marLeft w:val="0"/>
              <w:marRight w:val="0"/>
              <w:marTop w:val="0"/>
              <w:marBottom w:val="0"/>
              <w:divBdr>
                <w:top w:val="none" w:sz="0" w:space="0" w:color="auto"/>
                <w:left w:val="none" w:sz="0" w:space="0" w:color="auto"/>
                <w:bottom w:val="none" w:sz="0" w:space="0" w:color="auto"/>
                <w:right w:val="none" w:sz="0" w:space="0" w:color="auto"/>
              </w:divBdr>
            </w:div>
            <w:div w:id="1868904273">
              <w:marLeft w:val="0"/>
              <w:marRight w:val="0"/>
              <w:marTop w:val="0"/>
              <w:marBottom w:val="0"/>
              <w:divBdr>
                <w:top w:val="none" w:sz="0" w:space="0" w:color="auto"/>
                <w:left w:val="none" w:sz="0" w:space="0" w:color="auto"/>
                <w:bottom w:val="none" w:sz="0" w:space="0" w:color="auto"/>
                <w:right w:val="none" w:sz="0" w:space="0" w:color="auto"/>
              </w:divBdr>
            </w:div>
            <w:div w:id="839583637">
              <w:marLeft w:val="0"/>
              <w:marRight w:val="0"/>
              <w:marTop w:val="0"/>
              <w:marBottom w:val="0"/>
              <w:divBdr>
                <w:top w:val="none" w:sz="0" w:space="0" w:color="auto"/>
                <w:left w:val="none" w:sz="0" w:space="0" w:color="auto"/>
                <w:bottom w:val="none" w:sz="0" w:space="0" w:color="auto"/>
                <w:right w:val="none" w:sz="0" w:space="0" w:color="auto"/>
              </w:divBdr>
            </w:div>
            <w:div w:id="1662466400">
              <w:blockQuote w:val="1"/>
              <w:marLeft w:val="720"/>
              <w:marRight w:val="720"/>
              <w:marTop w:val="100"/>
              <w:marBottom w:val="100"/>
              <w:divBdr>
                <w:top w:val="none" w:sz="0" w:space="0" w:color="auto"/>
                <w:left w:val="none" w:sz="0" w:space="0" w:color="auto"/>
                <w:bottom w:val="none" w:sz="0" w:space="0" w:color="auto"/>
                <w:right w:val="none" w:sz="0" w:space="0" w:color="auto"/>
              </w:divBdr>
            </w:div>
            <w:div w:id="750128620">
              <w:marLeft w:val="0"/>
              <w:marRight w:val="0"/>
              <w:marTop w:val="0"/>
              <w:marBottom w:val="0"/>
              <w:divBdr>
                <w:top w:val="none" w:sz="0" w:space="0" w:color="auto"/>
                <w:left w:val="none" w:sz="0" w:space="0" w:color="auto"/>
                <w:bottom w:val="none" w:sz="0" w:space="0" w:color="auto"/>
                <w:right w:val="none" w:sz="0" w:space="0" w:color="auto"/>
              </w:divBdr>
            </w:div>
            <w:div w:id="499276942">
              <w:marLeft w:val="0"/>
              <w:marRight w:val="0"/>
              <w:marTop w:val="0"/>
              <w:marBottom w:val="0"/>
              <w:divBdr>
                <w:top w:val="none" w:sz="0" w:space="0" w:color="auto"/>
                <w:left w:val="none" w:sz="0" w:space="0" w:color="auto"/>
                <w:bottom w:val="none" w:sz="0" w:space="0" w:color="auto"/>
                <w:right w:val="none" w:sz="0" w:space="0" w:color="auto"/>
              </w:divBdr>
            </w:div>
            <w:div w:id="1209874198">
              <w:marLeft w:val="0"/>
              <w:marRight w:val="0"/>
              <w:marTop w:val="0"/>
              <w:marBottom w:val="0"/>
              <w:divBdr>
                <w:top w:val="none" w:sz="0" w:space="0" w:color="auto"/>
                <w:left w:val="none" w:sz="0" w:space="0" w:color="auto"/>
                <w:bottom w:val="none" w:sz="0" w:space="0" w:color="auto"/>
                <w:right w:val="none" w:sz="0" w:space="0" w:color="auto"/>
              </w:divBdr>
            </w:div>
            <w:div w:id="1830052522">
              <w:marLeft w:val="0"/>
              <w:marRight w:val="0"/>
              <w:marTop w:val="0"/>
              <w:marBottom w:val="0"/>
              <w:divBdr>
                <w:top w:val="none" w:sz="0" w:space="0" w:color="auto"/>
                <w:left w:val="none" w:sz="0" w:space="0" w:color="auto"/>
                <w:bottom w:val="none" w:sz="0" w:space="0" w:color="auto"/>
                <w:right w:val="none" w:sz="0" w:space="0" w:color="auto"/>
              </w:divBdr>
            </w:div>
            <w:div w:id="653920304">
              <w:blockQuote w:val="1"/>
              <w:marLeft w:val="720"/>
              <w:marRight w:val="720"/>
              <w:marTop w:val="100"/>
              <w:marBottom w:val="100"/>
              <w:divBdr>
                <w:top w:val="none" w:sz="0" w:space="0" w:color="auto"/>
                <w:left w:val="none" w:sz="0" w:space="0" w:color="auto"/>
                <w:bottom w:val="none" w:sz="0" w:space="0" w:color="auto"/>
                <w:right w:val="none" w:sz="0" w:space="0" w:color="auto"/>
              </w:divBdr>
            </w:div>
            <w:div w:id="507132773">
              <w:marLeft w:val="0"/>
              <w:marRight w:val="0"/>
              <w:marTop w:val="0"/>
              <w:marBottom w:val="0"/>
              <w:divBdr>
                <w:top w:val="none" w:sz="0" w:space="0" w:color="auto"/>
                <w:left w:val="none" w:sz="0" w:space="0" w:color="auto"/>
                <w:bottom w:val="none" w:sz="0" w:space="0" w:color="auto"/>
                <w:right w:val="none" w:sz="0" w:space="0" w:color="auto"/>
              </w:divBdr>
            </w:div>
            <w:div w:id="1003508783">
              <w:marLeft w:val="0"/>
              <w:marRight w:val="0"/>
              <w:marTop w:val="0"/>
              <w:marBottom w:val="0"/>
              <w:divBdr>
                <w:top w:val="none" w:sz="0" w:space="0" w:color="auto"/>
                <w:left w:val="none" w:sz="0" w:space="0" w:color="auto"/>
                <w:bottom w:val="none" w:sz="0" w:space="0" w:color="auto"/>
                <w:right w:val="none" w:sz="0" w:space="0" w:color="auto"/>
              </w:divBdr>
            </w:div>
            <w:div w:id="608657591">
              <w:marLeft w:val="0"/>
              <w:marRight w:val="0"/>
              <w:marTop w:val="0"/>
              <w:marBottom w:val="0"/>
              <w:divBdr>
                <w:top w:val="none" w:sz="0" w:space="0" w:color="auto"/>
                <w:left w:val="none" w:sz="0" w:space="0" w:color="auto"/>
                <w:bottom w:val="none" w:sz="0" w:space="0" w:color="auto"/>
                <w:right w:val="none" w:sz="0" w:space="0" w:color="auto"/>
              </w:divBdr>
            </w:div>
            <w:div w:id="1771509265">
              <w:marLeft w:val="0"/>
              <w:marRight w:val="0"/>
              <w:marTop w:val="0"/>
              <w:marBottom w:val="0"/>
              <w:divBdr>
                <w:top w:val="none" w:sz="0" w:space="0" w:color="auto"/>
                <w:left w:val="none" w:sz="0" w:space="0" w:color="auto"/>
                <w:bottom w:val="none" w:sz="0" w:space="0" w:color="auto"/>
                <w:right w:val="none" w:sz="0" w:space="0" w:color="auto"/>
              </w:divBdr>
            </w:div>
            <w:div w:id="381058725">
              <w:marLeft w:val="0"/>
              <w:marRight w:val="0"/>
              <w:marTop w:val="0"/>
              <w:marBottom w:val="0"/>
              <w:divBdr>
                <w:top w:val="none" w:sz="0" w:space="0" w:color="auto"/>
                <w:left w:val="none" w:sz="0" w:space="0" w:color="auto"/>
                <w:bottom w:val="none" w:sz="0" w:space="0" w:color="auto"/>
                <w:right w:val="none" w:sz="0" w:space="0" w:color="auto"/>
              </w:divBdr>
            </w:div>
            <w:div w:id="932469770">
              <w:marLeft w:val="0"/>
              <w:marRight w:val="0"/>
              <w:marTop w:val="0"/>
              <w:marBottom w:val="0"/>
              <w:divBdr>
                <w:top w:val="none" w:sz="0" w:space="0" w:color="auto"/>
                <w:left w:val="none" w:sz="0" w:space="0" w:color="auto"/>
                <w:bottom w:val="none" w:sz="0" w:space="0" w:color="auto"/>
                <w:right w:val="none" w:sz="0" w:space="0" w:color="auto"/>
              </w:divBdr>
            </w:div>
            <w:div w:id="234166775">
              <w:marLeft w:val="0"/>
              <w:marRight w:val="0"/>
              <w:marTop w:val="0"/>
              <w:marBottom w:val="0"/>
              <w:divBdr>
                <w:top w:val="none" w:sz="0" w:space="0" w:color="auto"/>
                <w:left w:val="none" w:sz="0" w:space="0" w:color="auto"/>
                <w:bottom w:val="none" w:sz="0" w:space="0" w:color="auto"/>
                <w:right w:val="none" w:sz="0" w:space="0" w:color="auto"/>
              </w:divBdr>
            </w:div>
            <w:div w:id="716703922">
              <w:marLeft w:val="0"/>
              <w:marRight w:val="0"/>
              <w:marTop w:val="0"/>
              <w:marBottom w:val="0"/>
              <w:divBdr>
                <w:top w:val="none" w:sz="0" w:space="0" w:color="auto"/>
                <w:left w:val="none" w:sz="0" w:space="0" w:color="auto"/>
                <w:bottom w:val="none" w:sz="0" w:space="0" w:color="auto"/>
                <w:right w:val="none" w:sz="0" w:space="0" w:color="auto"/>
              </w:divBdr>
            </w:div>
            <w:div w:id="273631415">
              <w:marLeft w:val="0"/>
              <w:marRight w:val="0"/>
              <w:marTop w:val="0"/>
              <w:marBottom w:val="0"/>
              <w:divBdr>
                <w:top w:val="none" w:sz="0" w:space="0" w:color="auto"/>
                <w:left w:val="none" w:sz="0" w:space="0" w:color="auto"/>
                <w:bottom w:val="none" w:sz="0" w:space="0" w:color="auto"/>
                <w:right w:val="none" w:sz="0" w:space="0" w:color="auto"/>
              </w:divBdr>
            </w:div>
            <w:div w:id="1072117229">
              <w:marLeft w:val="0"/>
              <w:marRight w:val="0"/>
              <w:marTop w:val="0"/>
              <w:marBottom w:val="0"/>
              <w:divBdr>
                <w:top w:val="none" w:sz="0" w:space="0" w:color="auto"/>
                <w:left w:val="none" w:sz="0" w:space="0" w:color="auto"/>
                <w:bottom w:val="none" w:sz="0" w:space="0" w:color="auto"/>
                <w:right w:val="none" w:sz="0" w:space="0" w:color="auto"/>
              </w:divBdr>
            </w:div>
            <w:div w:id="1403061886">
              <w:marLeft w:val="0"/>
              <w:marRight w:val="0"/>
              <w:marTop w:val="0"/>
              <w:marBottom w:val="0"/>
              <w:divBdr>
                <w:top w:val="none" w:sz="0" w:space="0" w:color="auto"/>
                <w:left w:val="none" w:sz="0" w:space="0" w:color="auto"/>
                <w:bottom w:val="none" w:sz="0" w:space="0" w:color="auto"/>
                <w:right w:val="none" w:sz="0" w:space="0" w:color="auto"/>
              </w:divBdr>
            </w:div>
            <w:div w:id="355078635">
              <w:marLeft w:val="0"/>
              <w:marRight w:val="0"/>
              <w:marTop w:val="0"/>
              <w:marBottom w:val="0"/>
              <w:divBdr>
                <w:top w:val="none" w:sz="0" w:space="0" w:color="auto"/>
                <w:left w:val="none" w:sz="0" w:space="0" w:color="auto"/>
                <w:bottom w:val="none" w:sz="0" w:space="0" w:color="auto"/>
                <w:right w:val="none" w:sz="0" w:space="0" w:color="auto"/>
              </w:divBdr>
            </w:div>
            <w:div w:id="1593732814">
              <w:marLeft w:val="0"/>
              <w:marRight w:val="0"/>
              <w:marTop w:val="0"/>
              <w:marBottom w:val="0"/>
              <w:divBdr>
                <w:top w:val="none" w:sz="0" w:space="0" w:color="auto"/>
                <w:left w:val="none" w:sz="0" w:space="0" w:color="auto"/>
                <w:bottom w:val="none" w:sz="0" w:space="0" w:color="auto"/>
                <w:right w:val="none" w:sz="0" w:space="0" w:color="auto"/>
              </w:divBdr>
            </w:div>
            <w:div w:id="131604303">
              <w:marLeft w:val="0"/>
              <w:marRight w:val="0"/>
              <w:marTop w:val="0"/>
              <w:marBottom w:val="0"/>
              <w:divBdr>
                <w:top w:val="none" w:sz="0" w:space="0" w:color="auto"/>
                <w:left w:val="none" w:sz="0" w:space="0" w:color="auto"/>
                <w:bottom w:val="none" w:sz="0" w:space="0" w:color="auto"/>
                <w:right w:val="none" w:sz="0" w:space="0" w:color="auto"/>
              </w:divBdr>
            </w:div>
            <w:div w:id="726226732">
              <w:marLeft w:val="0"/>
              <w:marRight w:val="0"/>
              <w:marTop w:val="0"/>
              <w:marBottom w:val="0"/>
              <w:divBdr>
                <w:top w:val="none" w:sz="0" w:space="0" w:color="auto"/>
                <w:left w:val="none" w:sz="0" w:space="0" w:color="auto"/>
                <w:bottom w:val="none" w:sz="0" w:space="0" w:color="auto"/>
                <w:right w:val="none" w:sz="0" w:space="0" w:color="auto"/>
              </w:divBdr>
            </w:div>
            <w:div w:id="1513688438">
              <w:marLeft w:val="0"/>
              <w:marRight w:val="0"/>
              <w:marTop w:val="0"/>
              <w:marBottom w:val="0"/>
              <w:divBdr>
                <w:top w:val="none" w:sz="0" w:space="0" w:color="auto"/>
                <w:left w:val="none" w:sz="0" w:space="0" w:color="auto"/>
                <w:bottom w:val="none" w:sz="0" w:space="0" w:color="auto"/>
                <w:right w:val="none" w:sz="0" w:space="0" w:color="auto"/>
              </w:divBdr>
            </w:div>
            <w:div w:id="1852985025">
              <w:marLeft w:val="0"/>
              <w:marRight w:val="0"/>
              <w:marTop w:val="0"/>
              <w:marBottom w:val="0"/>
              <w:divBdr>
                <w:top w:val="none" w:sz="0" w:space="0" w:color="auto"/>
                <w:left w:val="none" w:sz="0" w:space="0" w:color="auto"/>
                <w:bottom w:val="none" w:sz="0" w:space="0" w:color="auto"/>
                <w:right w:val="none" w:sz="0" w:space="0" w:color="auto"/>
              </w:divBdr>
            </w:div>
            <w:div w:id="1477184662">
              <w:marLeft w:val="0"/>
              <w:marRight w:val="0"/>
              <w:marTop w:val="0"/>
              <w:marBottom w:val="0"/>
              <w:divBdr>
                <w:top w:val="none" w:sz="0" w:space="0" w:color="auto"/>
                <w:left w:val="none" w:sz="0" w:space="0" w:color="auto"/>
                <w:bottom w:val="none" w:sz="0" w:space="0" w:color="auto"/>
                <w:right w:val="none" w:sz="0" w:space="0" w:color="auto"/>
              </w:divBdr>
            </w:div>
            <w:div w:id="1508667615">
              <w:blockQuote w:val="1"/>
              <w:marLeft w:val="720"/>
              <w:marRight w:val="720"/>
              <w:marTop w:val="100"/>
              <w:marBottom w:val="100"/>
              <w:divBdr>
                <w:top w:val="none" w:sz="0" w:space="0" w:color="auto"/>
                <w:left w:val="none" w:sz="0" w:space="0" w:color="auto"/>
                <w:bottom w:val="none" w:sz="0" w:space="0" w:color="auto"/>
                <w:right w:val="none" w:sz="0" w:space="0" w:color="auto"/>
              </w:divBdr>
            </w:div>
            <w:div w:id="1311129644">
              <w:marLeft w:val="0"/>
              <w:marRight w:val="0"/>
              <w:marTop w:val="0"/>
              <w:marBottom w:val="0"/>
              <w:divBdr>
                <w:top w:val="none" w:sz="0" w:space="0" w:color="auto"/>
                <w:left w:val="none" w:sz="0" w:space="0" w:color="auto"/>
                <w:bottom w:val="none" w:sz="0" w:space="0" w:color="auto"/>
                <w:right w:val="none" w:sz="0" w:space="0" w:color="auto"/>
              </w:divBdr>
            </w:div>
            <w:div w:id="1966620785">
              <w:marLeft w:val="0"/>
              <w:marRight w:val="0"/>
              <w:marTop w:val="0"/>
              <w:marBottom w:val="0"/>
              <w:divBdr>
                <w:top w:val="none" w:sz="0" w:space="0" w:color="auto"/>
                <w:left w:val="none" w:sz="0" w:space="0" w:color="auto"/>
                <w:bottom w:val="none" w:sz="0" w:space="0" w:color="auto"/>
                <w:right w:val="none" w:sz="0" w:space="0" w:color="auto"/>
              </w:divBdr>
            </w:div>
            <w:div w:id="1420101574">
              <w:marLeft w:val="0"/>
              <w:marRight w:val="0"/>
              <w:marTop w:val="0"/>
              <w:marBottom w:val="0"/>
              <w:divBdr>
                <w:top w:val="none" w:sz="0" w:space="0" w:color="auto"/>
                <w:left w:val="none" w:sz="0" w:space="0" w:color="auto"/>
                <w:bottom w:val="none" w:sz="0" w:space="0" w:color="auto"/>
                <w:right w:val="none" w:sz="0" w:space="0" w:color="auto"/>
              </w:divBdr>
            </w:div>
            <w:div w:id="1405421165">
              <w:marLeft w:val="0"/>
              <w:marRight w:val="0"/>
              <w:marTop w:val="0"/>
              <w:marBottom w:val="0"/>
              <w:divBdr>
                <w:top w:val="none" w:sz="0" w:space="0" w:color="auto"/>
                <w:left w:val="none" w:sz="0" w:space="0" w:color="auto"/>
                <w:bottom w:val="none" w:sz="0" w:space="0" w:color="auto"/>
                <w:right w:val="none" w:sz="0" w:space="0" w:color="auto"/>
              </w:divBdr>
            </w:div>
            <w:div w:id="534271401">
              <w:marLeft w:val="0"/>
              <w:marRight w:val="0"/>
              <w:marTop w:val="0"/>
              <w:marBottom w:val="0"/>
              <w:divBdr>
                <w:top w:val="none" w:sz="0" w:space="0" w:color="auto"/>
                <w:left w:val="none" w:sz="0" w:space="0" w:color="auto"/>
                <w:bottom w:val="none" w:sz="0" w:space="0" w:color="auto"/>
                <w:right w:val="none" w:sz="0" w:space="0" w:color="auto"/>
              </w:divBdr>
            </w:div>
            <w:div w:id="1221601617">
              <w:marLeft w:val="0"/>
              <w:marRight w:val="0"/>
              <w:marTop w:val="0"/>
              <w:marBottom w:val="0"/>
              <w:divBdr>
                <w:top w:val="none" w:sz="0" w:space="0" w:color="auto"/>
                <w:left w:val="none" w:sz="0" w:space="0" w:color="auto"/>
                <w:bottom w:val="none" w:sz="0" w:space="0" w:color="auto"/>
                <w:right w:val="none" w:sz="0" w:space="0" w:color="auto"/>
              </w:divBdr>
            </w:div>
            <w:div w:id="570651520">
              <w:marLeft w:val="0"/>
              <w:marRight w:val="0"/>
              <w:marTop w:val="0"/>
              <w:marBottom w:val="0"/>
              <w:divBdr>
                <w:top w:val="none" w:sz="0" w:space="0" w:color="auto"/>
                <w:left w:val="none" w:sz="0" w:space="0" w:color="auto"/>
                <w:bottom w:val="none" w:sz="0" w:space="0" w:color="auto"/>
                <w:right w:val="none" w:sz="0" w:space="0" w:color="auto"/>
              </w:divBdr>
            </w:div>
            <w:div w:id="502934459">
              <w:marLeft w:val="0"/>
              <w:marRight w:val="0"/>
              <w:marTop w:val="0"/>
              <w:marBottom w:val="0"/>
              <w:divBdr>
                <w:top w:val="none" w:sz="0" w:space="0" w:color="auto"/>
                <w:left w:val="none" w:sz="0" w:space="0" w:color="auto"/>
                <w:bottom w:val="none" w:sz="0" w:space="0" w:color="auto"/>
                <w:right w:val="none" w:sz="0" w:space="0" w:color="auto"/>
              </w:divBdr>
            </w:div>
            <w:div w:id="660812294">
              <w:marLeft w:val="0"/>
              <w:marRight w:val="0"/>
              <w:marTop w:val="0"/>
              <w:marBottom w:val="0"/>
              <w:divBdr>
                <w:top w:val="none" w:sz="0" w:space="0" w:color="auto"/>
                <w:left w:val="none" w:sz="0" w:space="0" w:color="auto"/>
                <w:bottom w:val="none" w:sz="0" w:space="0" w:color="auto"/>
                <w:right w:val="none" w:sz="0" w:space="0" w:color="auto"/>
              </w:divBdr>
            </w:div>
            <w:div w:id="783310593">
              <w:marLeft w:val="0"/>
              <w:marRight w:val="0"/>
              <w:marTop w:val="0"/>
              <w:marBottom w:val="0"/>
              <w:divBdr>
                <w:top w:val="none" w:sz="0" w:space="0" w:color="auto"/>
                <w:left w:val="none" w:sz="0" w:space="0" w:color="auto"/>
                <w:bottom w:val="none" w:sz="0" w:space="0" w:color="auto"/>
                <w:right w:val="none" w:sz="0" w:space="0" w:color="auto"/>
              </w:divBdr>
            </w:div>
            <w:div w:id="1573615106">
              <w:marLeft w:val="0"/>
              <w:marRight w:val="0"/>
              <w:marTop w:val="0"/>
              <w:marBottom w:val="0"/>
              <w:divBdr>
                <w:top w:val="none" w:sz="0" w:space="0" w:color="auto"/>
                <w:left w:val="none" w:sz="0" w:space="0" w:color="auto"/>
                <w:bottom w:val="none" w:sz="0" w:space="0" w:color="auto"/>
                <w:right w:val="none" w:sz="0" w:space="0" w:color="auto"/>
              </w:divBdr>
            </w:div>
            <w:div w:id="1477650806">
              <w:marLeft w:val="0"/>
              <w:marRight w:val="0"/>
              <w:marTop w:val="0"/>
              <w:marBottom w:val="0"/>
              <w:divBdr>
                <w:top w:val="none" w:sz="0" w:space="0" w:color="auto"/>
                <w:left w:val="none" w:sz="0" w:space="0" w:color="auto"/>
                <w:bottom w:val="none" w:sz="0" w:space="0" w:color="auto"/>
                <w:right w:val="none" w:sz="0" w:space="0" w:color="auto"/>
              </w:divBdr>
            </w:div>
            <w:div w:id="406852838">
              <w:marLeft w:val="0"/>
              <w:marRight w:val="0"/>
              <w:marTop w:val="0"/>
              <w:marBottom w:val="0"/>
              <w:divBdr>
                <w:top w:val="none" w:sz="0" w:space="0" w:color="auto"/>
                <w:left w:val="none" w:sz="0" w:space="0" w:color="auto"/>
                <w:bottom w:val="none" w:sz="0" w:space="0" w:color="auto"/>
                <w:right w:val="none" w:sz="0" w:space="0" w:color="auto"/>
              </w:divBdr>
            </w:div>
            <w:div w:id="984622474">
              <w:blockQuote w:val="1"/>
              <w:marLeft w:val="720"/>
              <w:marRight w:val="720"/>
              <w:marTop w:val="100"/>
              <w:marBottom w:val="100"/>
              <w:divBdr>
                <w:top w:val="none" w:sz="0" w:space="0" w:color="auto"/>
                <w:left w:val="none" w:sz="0" w:space="0" w:color="auto"/>
                <w:bottom w:val="none" w:sz="0" w:space="0" w:color="auto"/>
                <w:right w:val="none" w:sz="0" w:space="0" w:color="auto"/>
              </w:divBdr>
            </w:div>
            <w:div w:id="700594121">
              <w:marLeft w:val="0"/>
              <w:marRight w:val="0"/>
              <w:marTop w:val="0"/>
              <w:marBottom w:val="0"/>
              <w:divBdr>
                <w:top w:val="none" w:sz="0" w:space="0" w:color="auto"/>
                <w:left w:val="none" w:sz="0" w:space="0" w:color="auto"/>
                <w:bottom w:val="none" w:sz="0" w:space="0" w:color="auto"/>
                <w:right w:val="none" w:sz="0" w:space="0" w:color="auto"/>
              </w:divBdr>
            </w:div>
            <w:div w:id="807935570">
              <w:marLeft w:val="0"/>
              <w:marRight w:val="0"/>
              <w:marTop w:val="0"/>
              <w:marBottom w:val="0"/>
              <w:divBdr>
                <w:top w:val="none" w:sz="0" w:space="0" w:color="auto"/>
                <w:left w:val="none" w:sz="0" w:space="0" w:color="auto"/>
                <w:bottom w:val="none" w:sz="0" w:space="0" w:color="auto"/>
                <w:right w:val="none" w:sz="0" w:space="0" w:color="auto"/>
              </w:divBdr>
            </w:div>
            <w:div w:id="1163541982">
              <w:marLeft w:val="0"/>
              <w:marRight w:val="0"/>
              <w:marTop w:val="0"/>
              <w:marBottom w:val="0"/>
              <w:divBdr>
                <w:top w:val="none" w:sz="0" w:space="0" w:color="auto"/>
                <w:left w:val="none" w:sz="0" w:space="0" w:color="auto"/>
                <w:bottom w:val="none" w:sz="0" w:space="0" w:color="auto"/>
                <w:right w:val="none" w:sz="0" w:space="0" w:color="auto"/>
              </w:divBdr>
            </w:div>
            <w:div w:id="346099127">
              <w:marLeft w:val="0"/>
              <w:marRight w:val="0"/>
              <w:marTop w:val="0"/>
              <w:marBottom w:val="0"/>
              <w:divBdr>
                <w:top w:val="none" w:sz="0" w:space="0" w:color="auto"/>
                <w:left w:val="none" w:sz="0" w:space="0" w:color="auto"/>
                <w:bottom w:val="none" w:sz="0" w:space="0" w:color="auto"/>
                <w:right w:val="none" w:sz="0" w:space="0" w:color="auto"/>
              </w:divBdr>
            </w:div>
            <w:div w:id="542330542">
              <w:marLeft w:val="0"/>
              <w:marRight w:val="0"/>
              <w:marTop w:val="0"/>
              <w:marBottom w:val="0"/>
              <w:divBdr>
                <w:top w:val="none" w:sz="0" w:space="0" w:color="auto"/>
                <w:left w:val="none" w:sz="0" w:space="0" w:color="auto"/>
                <w:bottom w:val="none" w:sz="0" w:space="0" w:color="auto"/>
                <w:right w:val="none" w:sz="0" w:space="0" w:color="auto"/>
              </w:divBdr>
            </w:div>
            <w:div w:id="54204823">
              <w:marLeft w:val="0"/>
              <w:marRight w:val="0"/>
              <w:marTop w:val="0"/>
              <w:marBottom w:val="0"/>
              <w:divBdr>
                <w:top w:val="none" w:sz="0" w:space="0" w:color="auto"/>
                <w:left w:val="none" w:sz="0" w:space="0" w:color="auto"/>
                <w:bottom w:val="none" w:sz="0" w:space="0" w:color="auto"/>
                <w:right w:val="none" w:sz="0" w:space="0" w:color="auto"/>
              </w:divBdr>
            </w:div>
            <w:div w:id="987980885">
              <w:blockQuote w:val="1"/>
              <w:marLeft w:val="720"/>
              <w:marRight w:val="720"/>
              <w:marTop w:val="100"/>
              <w:marBottom w:val="100"/>
              <w:divBdr>
                <w:top w:val="none" w:sz="0" w:space="0" w:color="auto"/>
                <w:left w:val="none" w:sz="0" w:space="0" w:color="auto"/>
                <w:bottom w:val="none" w:sz="0" w:space="0" w:color="auto"/>
                <w:right w:val="none" w:sz="0" w:space="0" w:color="auto"/>
              </w:divBdr>
            </w:div>
            <w:div w:id="1044016294">
              <w:marLeft w:val="0"/>
              <w:marRight w:val="0"/>
              <w:marTop w:val="0"/>
              <w:marBottom w:val="0"/>
              <w:divBdr>
                <w:top w:val="none" w:sz="0" w:space="0" w:color="auto"/>
                <w:left w:val="none" w:sz="0" w:space="0" w:color="auto"/>
                <w:bottom w:val="none" w:sz="0" w:space="0" w:color="auto"/>
                <w:right w:val="none" w:sz="0" w:space="0" w:color="auto"/>
              </w:divBdr>
            </w:div>
            <w:div w:id="1158614408">
              <w:marLeft w:val="0"/>
              <w:marRight w:val="0"/>
              <w:marTop w:val="0"/>
              <w:marBottom w:val="0"/>
              <w:divBdr>
                <w:top w:val="none" w:sz="0" w:space="0" w:color="auto"/>
                <w:left w:val="none" w:sz="0" w:space="0" w:color="auto"/>
                <w:bottom w:val="none" w:sz="0" w:space="0" w:color="auto"/>
                <w:right w:val="none" w:sz="0" w:space="0" w:color="auto"/>
              </w:divBdr>
            </w:div>
            <w:div w:id="601180249">
              <w:marLeft w:val="0"/>
              <w:marRight w:val="0"/>
              <w:marTop w:val="0"/>
              <w:marBottom w:val="0"/>
              <w:divBdr>
                <w:top w:val="none" w:sz="0" w:space="0" w:color="auto"/>
                <w:left w:val="none" w:sz="0" w:space="0" w:color="auto"/>
                <w:bottom w:val="none" w:sz="0" w:space="0" w:color="auto"/>
                <w:right w:val="none" w:sz="0" w:space="0" w:color="auto"/>
              </w:divBdr>
            </w:div>
            <w:div w:id="546527926">
              <w:marLeft w:val="0"/>
              <w:marRight w:val="0"/>
              <w:marTop w:val="0"/>
              <w:marBottom w:val="0"/>
              <w:divBdr>
                <w:top w:val="none" w:sz="0" w:space="0" w:color="auto"/>
                <w:left w:val="none" w:sz="0" w:space="0" w:color="auto"/>
                <w:bottom w:val="none" w:sz="0" w:space="0" w:color="auto"/>
                <w:right w:val="none" w:sz="0" w:space="0" w:color="auto"/>
              </w:divBdr>
            </w:div>
            <w:div w:id="378936887">
              <w:marLeft w:val="0"/>
              <w:marRight w:val="0"/>
              <w:marTop w:val="0"/>
              <w:marBottom w:val="0"/>
              <w:divBdr>
                <w:top w:val="none" w:sz="0" w:space="0" w:color="auto"/>
                <w:left w:val="none" w:sz="0" w:space="0" w:color="auto"/>
                <w:bottom w:val="none" w:sz="0" w:space="0" w:color="auto"/>
                <w:right w:val="none" w:sz="0" w:space="0" w:color="auto"/>
              </w:divBdr>
            </w:div>
            <w:div w:id="904217712">
              <w:marLeft w:val="0"/>
              <w:marRight w:val="0"/>
              <w:marTop w:val="0"/>
              <w:marBottom w:val="0"/>
              <w:divBdr>
                <w:top w:val="none" w:sz="0" w:space="0" w:color="auto"/>
                <w:left w:val="none" w:sz="0" w:space="0" w:color="auto"/>
                <w:bottom w:val="none" w:sz="0" w:space="0" w:color="auto"/>
                <w:right w:val="none" w:sz="0" w:space="0" w:color="auto"/>
              </w:divBdr>
            </w:div>
            <w:div w:id="589584705">
              <w:marLeft w:val="0"/>
              <w:marRight w:val="0"/>
              <w:marTop w:val="0"/>
              <w:marBottom w:val="0"/>
              <w:divBdr>
                <w:top w:val="none" w:sz="0" w:space="0" w:color="auto"/>
                <w:left w:val="none" w:sz="0" w:space="0" w:color="auto"/>
                <w:bottom w:val="none" w:sz="0" w:space="0" w:color="auto"/>
                <w:right w:val="none" w:sz="0" w:space="0" w:color="auto"/>
              </w:divBdr>
            </w:div>
            <w:div w:id="941231158">
              <w:marLeft w:val="0"/>
              <w:marRight w:val="0"/>
              <w:marTop w:val="0"/>
              <w:marBottom w:val="0"/>
              <w:divBdr>
                <w:top w:val="none" w:sz="0" w:space="0" w:color="auto"/>
                <w:left w:val="none" w:sz="0" w:space="0" w:color="auto"/>
                <w:bottom w:val="none" w:sz="0" w:space="0" w:color="auto"/>
                <w:right w:val="none" w:sz="0" w:space="0" w:color="auto"/>
              </w:divBdr>
            </w:div>
            <w:div w:id="2105027862">
              <w:marLeft w:val="0"/>
              <w:marRight w:val="0"/>
              <w:marTop w:val="0"/>
              <w:marBottom w:val="0"/>
              <w:divBdr>
                <w:top w:val="none" w:sz="0" w:space="0" w:color="auto"/>
                <w:left w:val="none" w:sz="0" w:space="0" w:color="auto"/>
                <w:bottom w:val="none" w:sz="0" w:space="0" w:color="auto"/>
                <w:right w:val="none" w:sz="0" w:space="0" w:color="auto"/>
              </w:divBdr>
            </w:div>
            <w:div w:id="1074935835">
              <w:marLeft w:val="0"/>
              <w:marRight w:val="0"/>
              <w:marTop w:val="0"/>
              <w:marBottom w:val="0"/>
              <w:divBdr>
                <w:top w:val="none" w:sz="0" w:space="0" w:color="auto"/>
                <w:left w:val="none" w:sz="0" w:space="0" w:color="auto"/>
                <w:bottom w:val="none" w:sz="0" w:space="0" w:color="auto"/>
                <w:right w:val="none" w:sz="0" w:space="0" w:color="auto"/>
              </w:divBdr>
            </w:div>
            <w:div w:id="56829631">
              <w:blockQuote w:val="1"/>
              <w:marLeft w:val="720"/>
              <w:marRight w:val="720"/>
              <w:marTop w:val="100"/>
              <w:marBottom w:val="100"/>
              <w:divBdr>
                <w:top w:val="none" w:sz="0" w:space="0" w:color="auto"/>
                <w:left w:val="none" w:sz="0" w:space="0" w:color="auto"/>
                <w:bottom w:val="none" w:sz="0" w:space="0" w:color="auto"/>
                <w:right w:val="none" w:sz="0" w:space="0" w:color="auto"/>
              </w:divBdr>
            </w:div>
            <w:div w:id="174812168">
              <w:marLeft w:val="0"/>
              <w:marRight w:val="0"/>
              <w:marTop w:val="0"/>
              <w:marBottom w:val="0"/>
              <w:divBdr>
                <w:top w:val="none" w:sz="0" w:space="0" w:color="auto"/>
                <w:left w:val="none" w:sz="0" w:space="0" w:color="auto"/>
                <w:bottom w:val="none" w:sz="0" w:space="0" w:color="auto"/>
                <w:right w:val="none" w:sz="0" w:space="0" w:color="auto"/>
              </w:divBdr>
            </w:div>
            <w:div w:id="693848586">
              <w:marLeft w:val="0"/>
              <w:marRight w:val="0"/>
              <w:marTop w:val="0"/>
              <w:marBottom w:val="0"/>
              <w:divBdr>
                <w:top w:val="none" w:sz="0" w:space="0" w:color="auto"/>
                <w:left w:val="none" w:sz="0" w:space="0" w:color="auto"/>
                <w:bottom w:val="none" w:sz="0" w:space="0" w:color="auto"/>
                <w:right w:val="none" w:sz="0" w:space="0" w:color="auto"/>
              </w:divBdr>
            </w:div>
            <w:div w:id="2131241480">
              <w:marLeft w:val="0"/>
              <w:marRight w:val="0"/>
              <w:marTop w:val="0"/>
              <w:marBottom w:val="0"/>
              <w:divBdr>
                <w:top w:val="none" w:sz="0" w:space="0" w:color="auto"/>
                <w:left w:val="none" w:sz="0" w:space="0" w:color="auto"/>
                <w:bottom w:val="none" w:sz="0" w:space="0" w:color="auto"/>
                <w:right w:val="none" w:sz="0" w:space="0" w:color="auto"/>
              </w:divBdr>
            </w:div>
            <w:div w:id="8264494">
              <w:marLeft w:val="0"/>
              <w:marRight w:val="0"/>
              <w:marTop w:val="0"/>
              <w:marBottom w:val="0"/>
              <w:divBdr>
                <w:top w:val="none" w:sz="0" w:space="0" w:color="auto"/>
                <w:left w:val="none" w:sz="0" w:space="0" w:color="auto"/>
                <w:bottom w:val="none" w:sz="0" w:space="0" w:color="auto"/>
                <w:right w:val="none" w:sz="0" w:space="0" w:color="auto"/>
              </w:divBdr>
            </w:div>
            <w:div w:id="1297296928">
              <w:marLeft w:val="0"/>
              <w:marRight w:val="0"/>
              <w:marTop w:val="0"/>
              <w:marBottom w:val="0"/>
              <w:divBdr>
                <w:top w:val="none" w:sz="0" w:space="0" w:color="auto"/>
                <w:left w:val="none" w:sz="0" w:space="0" w:color="auto"/>
                <w:bottom w:val="none" w:sz="0" w:space="0" w:color="auto"/>
                <w:right w:val="none" w:sz="0" w:space="0" w:color="auto"/>
              </w:divBdr>
            </w:div>
            <w:div w:id="602036768">
              <w:marLeft w:val="0"/>
              <w:marRight w:val="0"/>
              <w:marTop w:val="0"/>
              <w:marBottom w:val="0"/>
              <w:divBdr>
                <w:top w:val="none" w:sz="0" w:space="0" w:color="auto"/>
                <w:left w:val="none" w:sz="0" w:space="0" w:color="auto"/>
                <w:bottom w:val="none" w:sz="0" w:space="0" w:color="auto"/>
                <w:right w:val="none" w:sz="0" w:space="0" w:color="auto"/>
              </w:divBdr>
            </w:div>
            <w:div w:id="341977830">
              <w:marLeft w:val="0"/>
              <w:marRight w:val="0"/>
              <w:marTop w:val="0"/>
              <w:marBottom w:val="0"/>
              <w:divBdr>
                <w:top w:val="none" w:sz="0" w:space="0" w:color="auto"/>
                <w:left w:val="none" w:sz="0" w:space="0" w:color="auto"/>
                <w:bottom w:val="none" w:sz="0" w:space="0" w:color="auto"/>
                <w:right w:val="none" w:sz="0" w:space="0" w:color="auto"/>
              </w:divBdr>
            </w:div>
            <w:div w:id="1152912952">
              <w:blockQuote w:val="1"/>
              <w:marLeft w:val="720"/>
              <w:marRight w:val="720"/>
              <w:marTop w:val="100"/>
              <w:marBottom w:val="100"/>
              <w:divBdr>
                <w:top w:val="none" w:sz="0" w:space="0" w:color="auto"/>
                <w:left w:val="none" w:sz="0" w:space="0" w:color="auto"/>
                <w:bottom w:val="none" w:sz="0" w:space="0" w:color="auto"/>
                <w:right w:val="none" w:sz="0" w:space="0" w:color="auto"/>
              </w:divBdr>
            </w:div>
            <w:div w:id="2098818261">
              <w:marLeft w:val="0"/>
              <w:marRight w:val="0"/>
              <w:marTop w:val="0"/>
              <w:marBottom w:val="0"/>
              <w:divBdr>
                <w:top w:val="none" w:sz="0" w:space="0" w:color="auto"/>
                <w:left w:val="none" w:sz="0" w:space="0" w:color="auto"/>
                <w:bottom w:val="none" w:sz="0" w:space="0" w:color="auto"/>
                <w:right w:val="none" w:sz="0" w:space="0" w:color="auto"/>
              </w:divBdr>
            </w:div>
            <w:div w:id="1309242411">
              <w:marLeft w:val="0"/>
              <w:marRight w:val="0"/>
              <w:marTop w:val="0"/>
              <w:marBottom w:val="0"/>
              <w:divBdr>
                <w:top w:val="none" w:sz="0" w:space="0" w:color="auto"/>
                <w:left w:val="none" w:sz="0" w:space="0" w:color="auto"/>
                <w:bottom w:val="none" w:sz="0" w:space="0" w:color="auto"/>
                <w:right w:val="none" w:sz="0" w:space="0" w:color="auto"/>
              </w:divBdr>
            </w:div>
            <w:div w:id="1008554793">
              <w:marLeft w:val="0"/>
              <w:marRight w:val="0"/>
              <w:marTop w:val="0"/>
              <w:marBottom w:val="0"/>
              <w:divBdr>
                <w:top w:val="none" w:sz="0" w:space="0" w:color="auto"/>
                <w:left w:val="none" w:sz="0" w:space="0" w:color="auto"/>
                <w:bottom w:val="none" w:sz="0" w:space="0" w:color="auto"/>
                <w:right w:val="none" w:sz="0" w:space="0" w:color="auto"/>
              </w:divBdr>
            </w:div>
            <w:div w:id="1673991664">
              <w:marLeft w:val="0"/>
              <w:marRight w:val="0"/>
              <w:marTop w:val="0"/>
              <w:marBottom w:val="0"/>
              <w:divBdr>
                <w:top w:val="none" w:sz="0" w:space="0" w:color="auto"/>
                <w:left w:val="none" w:sz="0" w:space="0" w:color="auto"/>
                <w:bottom w:val="none" w:sz="0" w:space="0" w:color="auto"/>
                <w:right w:val="none" w:sz="0" w:space="0" w:color="auto"/>
              </w:divBdr>
            </w:div>
            <w:div w:id="401952205">
              <w:marLeft w:val="0"/>
              <w:marRight w:val="0"/>
              <w:marTop w:val="0"/>
              <w:marBottom w:val="0"/>
              <w:divBdr>
                <w:top w:val="none" w:sz="0" w:space="0" w:color="auto"/>
                <w:left w:val="none" w:sz="0" w:space="0" w:color="auto"/>
                <w:bottom w:val="none" w:sz="0" w:space="0" w:color="auto"/>
                <w:right w:val="none" w:sz="0" w:space="0" w:color="auto"/>
              </w:divBdr>
            </w:div>
            <w:div w:id="1519270290">
              <w:marLeft w:val="0"/>
              <w:marRight w:val="0"/>
              <w:marTop w:val="0"/>
              <w:marBottom w:val="0"/>
              <w:divBdr>
                <w:top w:val="none" w:sz="0" w:space="0" w:color="auto"/>
                <w:left w:val="none" w:sz="0" w:space="0" w:color="auto"/>
                <w:bottom w:val="none" w:sz="0" w:space="0" w:color="auto"/>
                <w:right w:val="none" w:sz="0" w:space="0" w:color="auto"/>
              </w:divBdr>
            </w:div>
            <w:div w:id="695539888">
              <w:blockQuote w:val="1"/>
              <w:marLeft w:val="720"/>
              <w:marRight w:val="720"/>
              <w:marTop w:val="100"/>
              <w:marBottom w:val="100"/>
              <w:divBdr>
                <w:top w:val="none" w:sz="0" w:space="0" w:color="auto"/>
                <w:left w:val="none" w:sz="0" w:space="0" w:color="auto"/>
                <w:bottom w:val="none" w:sz="0" w:space="0" w:color="auto"/>
                <w:right w:val="none" w:sz="0" w:space="0" w:color="auto"/>
              </w:divBdr>
            </w:div>
            <w:div w:id="763306629">
              <w:marLeft w:val="0"/>
              <w:marRight w:val="0"/>
              <w:marTop w:val="0"/>
              <w:marBottom w:val="0"/>
              <w:divBdr>
                <w:top w:val="none" w:sz="0" w:space="0" w:color="auto"/>
                <w:left w:val="none" w:sz="0" w:space="0" w:color="auto"/>
                <w:bottom w:val="none" w:sz="0" w:space="0" w:color="auto"/>
                <w:right w:val="none" w:sz="0" w:space="0" w:color="auto"/>
              </w:divBdr>
            </w:div>
            <w:div w:id="1514340566">
              <w:marLeft w:val="0"/>
              <w:marRight w:val="0"/>
              <w:marTop w:val="0"/>
              <w:marBottom w:val="0"/>
              <w:divBdr>
                <w:top w:val="none" w:sz="0" w:space="0" w:color="auto"/>
                <w:left w:val="none" w:sz="0" w:space="0" w:color="auto"/>
                <w:bottom w:val="none" w:sz="0" w:space="0" w:color="auto"/>
                <w:right w:val="none" w:sz="0" w:space="0" w:color="auto"/>
              </w:divBdr>
            </w:div>
            <w:div w:id="698896711">
              <w:marLeft w:val="0"/>
              <w:marRight w:val="0"/>
              <w:marTop w:val="0"/>
              <w:marBottom w:val="0"/>
              <w:divBdr>
                <w:top w:val="none" w:sz="0" w:space="0" w:color="auto"/>
                <w:left w:val="none" w:sz="0" w:space="0" w:color="auto"/>
                <w:bottom w:val="none" w:sz="0" w:space="0" w:color="auto"/>
                <w:right w:val="none" w:sz="0" w:space="0" w:color="auto"/>
              </w:divBdr>
            </w:div>
            <w:div w:id="1111128337">
              <w:marLeft w:val="0"/>
              <w:marRight w:val="0"/>
              <w:marTop w:val="0"/>
              <w:marBottom w:val="0"/>
              <w:divBdr>
                <w:top w:val="none" w:sz="0" w:space="0" w:color="auto"/>
                <w:left w:val="none" w:sz="0" w:space="0" w:color="auto"/>
                <w:bottom w:val="none" w:sz="0" w:space="0" w:color="auto"/>
                <w:right w:val="none" w:sz="0" w:space="0" w:color="auto"/>
              </w:divBdr>
            </w:div>
            <w:div w:id="508914797">
              <w:blockQuote w:val="1"/>
              <w:marLeft w:val="720"/>
              <w:marRight w:val="720"/>
              <w:marTop w:val="100"/>
              <w:marBottom w:val="100"/>
              <w:divBdr>
                <w:top w:val="none" w:sz="0" w:space="0" w:color="auto"/>
                <w:left w:val="none" w:sz="0" w:space="0" w:color="auto"/>
                <w:bottom w:val="none" w:sz="0" w:space="0" w:color="auto"/>
                <w:right w:val="none" w:sz="0" w:space="0" w:color="auto"/>
              </w:divBdr>
            </w:div>
            <w:div w:id="1044910945">
              <w:marLeft w:val="0"/>
              <w:marRight w:val="0"/>
              <w:marTop w:val="0"/>
              <w:marBottom w:val="0"/>
              <w:divBdr>
                <w:top w:val="none" w:sz="0" w:space="0" w:color="auto"/>
                <w:left w:val="none" w:sz="0" w:space="0" w:color="auto"/>
                <w:bottom w:val="none" w:sz="0" w:space="0" w:color="auto"/>
                <w:right w:val="none" w:sz="0" w:space="0" w:color="auto"/>
              </w:divBdr>
            </w:div>
            <w:div w:id="213590010">
              <w:marLeft w:val="0"/>
              <w:marRight w:val="0"/>
              <w:marTop w:val="0"/>
              <w:marBottom w:val="0"/>
              <w:divBdr>
                <w:top w:val="none" w:sz="0" w:space="0" w:color="auto"/>
                <w:left w:val="none" w:sz="0" w:space="0" w:color="auto"/>
                <w:bottom w:val="none" w:sz="0" w:space="0" w:color="auto"/>
                <w:right w:val="none" w:sz="0" w:space="0" w:color="auto"/>
              </w:divBdr>
            </w:div>
            <w:div w:id="954942343">
              <w:marLeft w:val="0"/>
              <w:marRight w:val="0"/>
              <w:marTop w:val="0"/>
              <w:marBottom w:val="0"/>
              <w:divBdr>
                <w:top w:val="none" w:sz="0" w:space="0" w:color="auto"/>
                <w:left w:val="none" w:sz="0" w:space="0" w:color="auto"/>
                <w:bottom w:val="none" w:sz="0" w:space="0" w:color="auto"/>
                <w:right w:val="none" w:sz="0" w:space="0" w:color="auto"/>
              </w:divBdr>
            </w:div>
            <w:div w:id="486820731">
              <w:marLeft w:val="0"/>
              <w:marRight w:val="0"/>
              <w:marTop w:val="0"/>
              <w:marBottom w:val="0"/>
              <w:divBdr>
                <w:top w:val="none" w:sz="0" w:space="0" w:color="auto"/>
                <w:left w:val="none" w:sz="0" w:space="0" w:color="auto"/>
                <w:bottom w:val="none" w:sz="0" w:space="0" w:color="auto"/>
                <w:right w:val="none" w:sz="0" w:space="0" w:color="auto"/>
              </w:divBdr>
            </w:div>
            <w:div w:id="1095248870">
              <w:marLeft w:val="0"/>
              <w:marRight w:val="0"/>
              <w:marTop w:val="0"/>
              <w:marBottom w:val="0"/>
              <w:divBdr>
                <w:top w:val="none" w:sz="0" w:space="0" w:color="auto"/>
                <w:left w:val="none" w:sz="0" w:space="0" w:color="auto"/>
                <w:bottom w:val="none" w:sz="0" w:space="0" w:color="auto"/>
                <w:right w:val="none" w:sz="0" w:space="0" w:color="auto"/>
              </w:divBdr>
            </w:div>
            <w:div w:id="1032460701">
              <w:marLeft w:val="0"/>
              <w:marRight w:val="0"/>
              <w:marTop w:val="0"/>
              <w:marBottom w:val="0"/>
              <w:divBdr>
                <w:top w:val="none" w:sz="0" w:space="0" w:color="auto"/>
                <w:left w:val="none" w:sz="0" w:space="0" w:color="auto"/>
                <w:bottom w:val="none" w:sz="0" w:space="0" w:color="auto"/>
                <w:right w:val="none" w:sz="0" w:space="0" w:color="auto"/>
              </w:divBdr>
            </w:div>
            <w:div w:id="955210301">
              <w:marLeft w:val="0"/>
              <w:marRight w:val="0"/>
              <w:marTop w:val="0"/>
              <w:marBottom w:val="0"/>
              <w:divBdr>
                <w:top w:val="none" w:sz="0" w:space="0" w:color="auto"/>
                <w:left w:val="none" w:sz="0" w:space="0" w:color="auto"/>
                <w:bottom w:val="none" w:sz="0" w:space="0" w:color="auto"/>
                <w:right w:val="none" w:sz="0" w:space="0" w:color="auto"/>
              </w:divBdr>
            </w:div>
            <w:div w:id="1954627507">
              <w:marLeft w:val="0"/>
              <w:marRight w:val="0"/>
              <w:marTop w:val="0"/>
              <w:marBottom w:val="0"/>
              <w:divBdr>
                <w:top w:val="none" w:sz="0" w:space="0" w:color="auto"/>
                <w:left w:val="none" w:sz="0" w:space="0" w:color="auto"/>
                <w:bottom w:val="none" w:sz="0" w:space="0" w:color="auto"/>
                <w:right w:val="none" w:sz="0" w:space="0" w:color="auto"/>
              </w:divBdr>
            </w:div>
            <w:div w:id="1523591250">
              <w:marLeft w:val="0"/>
              <w:marRight w:val="0"/>
              <w:marTop w:val="0"/>
              <w:marBottom w:val="0"/>
              <w:divBdr>
                <w:top w:val="none" w:sz="0" w:space="0" w:color="auto"/>
                <w:left w:val="none" w:sz="0" w:space="0" w:color="auto"/>
                <w:bottom w:val="none" w:sz="0" w:space="0" w:color="auto"/>
                <w:right w:val="none" w:sz="0" w:space="0" w:color="auto"/>
              </w:divBdr>
            </w:div>
            <w:div w:id="1527452046">
              <w:marLeft w:val="0"/>
              <w:marRight w:val="0"/>
              <w:marTop w:val="0"/>
              <w:marBottom w:val="0"/>
              <w:divBdr>
                <w:top w:val="none" w:sz="0" w:space="0" w:color="auto"/>
                <w:left w:val="none" w:sz="0" w:space="0" w:color="auto"/>
                <w:bottom w:val="none" w:sz="0" w:space="0" w:color="auto"/>
                <w:right w:val="none" w:sz="0" w:space="0" w:color="auto"/>
              </w:divBdr>
            </w:div>
            <w:div w:id="1959486590">
              <w:marLeft w:val="0"/>
              <w:marRight w:val="0"/>
              <w:marTop w:val="0"/>
              <w:marBottom w:val="0"/>
              <w:divBdr>
                <w:top w:val="none" w:sz="0" w:space="0" w:color="auto"/>
                <w:left w:val="none" w:sz="0" w:space="0" w:color="auto"/>
                <w:bottom w:val="none" w:sz="0" w:space="0" w:color="auto"/>
                <w:right w:val="none" w:sz="0" w:space="0" w:color="auto"/>
              </w:divBdr>
            </w:div>
            <w:div w:id="1231697696">
              <w:marLeft w:val="0"/>
              <w:marRight w:val="0"/>
              <w:marTop w:val="0"/>
              <w:marBottom w:val="0"/>
              <w:divBdr>
                <w:top w:val="none" w:sz="0" w:space="0" w:color="auto"/>
                <w:left w:val="none" w:sz="0" w:space="0" w:color="auto"/>
                <w:bottom w:val="none" w:sz="0" w:space="0" w:color="auto"/>
                <w:right w:val="none" w:sz="0" w:space="0" w:color="auto"/>
              </w:divBdr>
            </w:div>
            <w:div w:id="1613587217">
              <w:marLeft w:val="0"/>
              <w:marRight w:val="0"/>
              <w:marTop w:val="0"/>
              <w:marBottom w:val="0"/>
              <w:divBdr>
                <w:top w:val="none" w:sz="0" w:space="0" w:color="auto"/>
                <w:left w:val="none" w:sz="0" w:space="0" w:color="auto"/>
                <w:bottom w:val="none" w:sz="0" w:space="0" w:color="auto"/>
                <w:right w:val="none" w:sz="0" w:space="0" w:color="auto"/>
              </w:divBdr>
            </w:div>
            <w:div w:id="1002855181">
              <w:marLeft w:val="0"/>
              <w:marRight w:val="0"/>
              <w:marTop w:val="0"/>
              <w:marBottom w:val="0"/>
              <w:divBdr>
                <w:top w:val="none" w:sz="0" w:space="0" w:color="auto"/>
                <w:left w:val="none" w:sz="0" w:space="0" w:color="auto"/>
                <w:bottom w:val="none" w:sz="0" w:space="0" w:color="auto"/>
                <w:right w:val="none" w:sz="0" w:space="0" w:color="auto"/>
              </w:divBdr>
            </w:div>
            <w:div w:id="815101991">
              <w:marLeft w:val="0"/>
              <w:marRight w:val="0"/>
              <w:marTop w:val="0"/>
              <w:marBottom w:val="0"/>
              <w:divBdr>
                <w:top w:val="none" w:sz="0" w:space="0" w:color="auto"/>
                <w:left w:val="none" w:sz="0" w:space="0" w:color="auto"/>
                <w:bottom w:val="none" w:sz="0" w:space="0" w:color="auto"/>
                <w:right w:val="none" w:sz="0" w:space="0" w:color="auto"/>
              </w:divBdr>
            </w:div>
            <w:div w:id="649671679">
              <w:marLeft w:val="0"/>
              <w:marRight w:val="0"/>
              <w:marTop w:val="0"/>
              <w:marBottom w:val="0"/>
              <w:divBdr>
                <w:top w:val="none" w:sz="0" w:space="0" w:color="auto"/>
                <w:left w:val="none" w:sz="0" w:space="0" w:color="auto"/>
                <w:bottom w:val="none" w:sz="0" w:space="0" w:color="auto"/>
                <w:right w:val="none" w:sz="0" w:space="0" w:color="auto"/>
              </w:divBdr>
            </w:div>
            <w:div w:id="1218971313">
              <w:marLeft w:val="0"/>
              <w:marRight w:val="0"/>
              <w:marTop w:val="0"/>
              <w:marBottom w:val="0"/>
              <w:divBdr>
                <w:top w:val="none" w:sz="0" w:space="0" w:color="auto"/>
                <w:left w:val="none" w:sz="0" w:space="0" w:color="auto"/>
                <w:bottom w:val="none" w:sz="0" w:space="0" w:color="auto"/>
                <w:right w:val="none" w:sz="0" w:space="0" w:color="auto"/>
              </w:divBdr>
            </w:div>
            <w:div w:id="1141727452">
              <w:marLeft w:val="0"/>
              <w:marRight w:val="0"/>
              <w:marTop w:val="0"/>
              <w:marBottom w:val="0"/>
              <w:divBdr>
                <w:top w:val="none" w:sz="0" w:space="0" w:color="auto"/>
                <w:left w:val="none" w:sz="0" w:space="0" w:color="auto"/>
                <w:bottom w:val="none" w:sz="0" w:space="0" w:color="auto"/>
                <w:right w:val="none" w:sz="0" w:space="0" w:color="auto"/>
              </w:divBdr>
            </w:div>
            <w:div w:id="1860436458">
              <w:marLeft w:val="0"/>
              <w:marRight w:val="0"/>
              <w:marTop w:val="0"/>
              <w:marBottom w:val="0"/>
              <w:divBdr>
                <w:top w:val="none" w:sz="0" w:space="0" w:color="auto"/>
                <w:left w:val="none" w:sz="0" w:space="0" w:color="auto"/>
                <w:bottom w:val="none" w:sz="0" w:space="0" w:color="auto"/>
                <w:right w:val="none" w:sz="0" w:space="0" w:color="auto"/>
              </w:divBdr>
            </w:div>
            <w:div w:id="1818037062">
              <w:marLeft w:val="0"/>
              <w:marRight w:val="0"/>
              <w:marTop w:val="0"/>
              <w:marBottom w:val="0"/>
              <w:divBdr>
                <w:top w:val="none" w:sz="0" w:space="0" w:color="auto"/>
                <w:left w:val="none" w:sz="0" w:space="0" w:color="auto"/>
                <w:bottom w:val="none" w:sz="0" w:space="0" w:color="auto"/>
                <w:right w:val="none" w:sz="0" w:space="0" w:color="auto"/>
              </w:divBdr>
            </w:div>
            <w:div w:id="3705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229349">
      <w:bodyDiv w:val="1"/>
      <w:marLeft w:val="0"/>
      <w:marRight w:val="0"/>
      <w:marTop w:val="0"/>
      <w:marBottom w:val="0"/>
      <w:divBdr>
        <w:top w:val="none" w:sz="0" w:space="0" w:color="auto"/>
        <w:left w:val="none" w:sz="0" w:space="0" w:color="auto"/>
        <w:bottom w:val="none" w:sz="0" w:space="0" w:color="auto"/>
        <w:right w:val="none" w:sz="0" w:space="0" w:color="auto"/>
      </w:divBdr>
      <w:divsChild>
        <w:div w:id="749427918">
          <w:marLeft w:val="0"/>
          <w:marRight w:val="0"/>
          <w:marTop w:val="0"/>
          <w:marBottom w:val="0"/>
          <w:divBdr>
            <w:top w:val="none" w:sz="0" w:space="0" w:color="auto"/>
            <w:left w:val="none" w:sz="0" w:space="0" w:color="auto"/>
            <w:bottom w:val="none" w:sz="0" w:space="0" w:color="auto"/>
            <w:right w:val="none" w:sz="0" w:space="0" w:color="auto"/>
          </w:divBdr>
          <w:divsChild>
            <w:div w:id="256060450">
              <w:marLeft w:val="0"/>
              <w:marRight w:val="0"/>
              <w:marTop w:val="0"/>
              <w:marBottom w:val="0"/>
              <w:divBdr>
                <w:top w:val="none" w:sz="0" w:space="0" w:color="auto"/>
                <w:left w:val="none" w:sz="0" w:space="0" w:color="auto"/>
                <w:bottom w:val="none" w:sz="0" w:space="0" w:color="auto"/>
                <w:right w:val="none" w:sz="0" w:space="0" w:color="auto"/>
              </w:divBdr>
            </w:div>
            <w:div w:id="649362752">
              <w:marLeft w:val="0"/>
              <w:marRight w:val="0"/>
              <w:marTop w:val="0"/>
              <w:marBottom w:val="0"/>
              <w:divBdr>
                <w:top w:val="none" w:sz="0" w:space="0" w:color="auto"/>
                <w:left w:val="none" w:sz="0" w:space="0" w:color="auto"/>
                <w:bottom w:val="none" w:sz="0" w:space="0" w:color="auto"/>
                <w:right w:val="none" w:sz="0" w:space="0" w:color="auto"/>
              </w:divBdr>
            </w:div>
            <w:div w:id="585648201">
              <w:marLeft w:val="0"/>
              <w:marRight w:val="0"/>
              <w:marTop w:val="0"/>
              <w:marBottom w:val="0"/>
              <w:divBdr>
                <w:top w:val="none" w:sz="0" w:space="0" w:color="auto"/>
                <w:left w:val="none" w:sz="0" w:space="0" w:color="auto"/>
                <w:bottom w:val="none" w:sz="0" w:space="0" w:color="auto"/>
                <w:right w:val="none" w:sz="0" w:space="0" w:color="auto"/>
              </w:divBdr>
            </w:div>
            <w:div w:id="979388266">
              <w:marLeft w:val="0"/>
              <w:marRight w:val="0"/>
              <w:marTop w:val="0"/>
              <w:marBottom w:val="0"/>
              <w:divBdr>
                <w:top w:val="none" w:sz="0" w:space="0" w:color="auto"/>
                <w:left w:val="none" w:sz="0" w:space="0" w:color="auto"/>
                <w:bottom w:val="none" w:sz="0" w:space="0" w:color="auto"/>
                <w:right w:val="none" w:sz="0" w:space="0" w:color="auto"/>
              </w:divBdr>
            </w:div>
            <w:div w:id="1415204437">
              <w:marLeft w:val="0"/>
              <w:marRight w:val="0"/>
              <w:marTop w:val="0"/>
              <w:marBottom w:val="0"/>
              <w:divBdr>
                <w:top w:val="none" w:sz="0" w:space="0" w:color="auto"/>
                <w:left w:val="none" w:sz="0" w:space="0" w:color="auto"/>
                <w:bottom w:val="none" w:sz="0" w:space="0" w:color="auto"/>
                <w:right w:val="none" w:sz="0" w:space="0" w:color="auto"/>
              </w:divBdr>
            </w:div>
            <w:div w:id="887693250">
              <w:marLeft w:val="0"/>
              <w:marRight w:val="0"/>
              <w:marTop w:val="0"/>
              <w:marBottom w:val="0"/>
              <w:divBdr>
                <w:top w:val="none" w:sz="0" w:space="0" w:color="auto"/>
                <w:left w:val="none" w:sz="0" w:space="0" w:color="auto"/>
                <w:bottom w:val="none" w:sz="0" w:space="0" w:color="auto"/>
                <w:right w:val="none" w:sz="0" w:space="0" w:color="auto"/>
              </w:divBdr>
            </w:div>
            <w:div w:id="2017800209">
              <w:marLeft w:val="0"/>
              <w:marRight w:val="0"/>
              <w:marTop w:val="0"/>
              <w:marBottom w:val="0"/>
              <w:divBdr>
                <w:top w:val="none" w:sz="0" w:space="0" w:color="auto"/>
                <w:left w:val="none" w:sz="0" w:space="0" w:color="auto"/>
                <w:bottom w:val="none" w:sz="0" w:space="0" w:color="auto"/>
                <w:right w:val="none" w:sz="0" w:space="0" w:color="auto"/>
              </w:divBdr>
            </w:div>
            <w:div w:id="459033534">
              <w:marLeft w:val="0"/>
              <w:marRight w:val="0"/>
              <w:marTop w:val="0"/>
              <w:marBottom w:val="0"/>
              <w:divBdr>
                <w:top w:val="none" w:sz="0" w:space="0" w:color="auto"/>
                <w:left w:val="none" w:sz="0" w:space="0" w:color="auto"/>
                <w:bottom w:val="none" w:sz="0" w:space="0" w:color="auto"/>
                <w:right w:val="none" w:sz="0" w:space="0" w:color="auto"/>
              </w:divBdr>
            </w:div>
            <w:div w:id="1501772653">
              <w:marLeft w:val="0"/>
              <w:marRight w:val="0"/>
              <w:marTop w:val="0"/>
              <w:marBottom w:val="0"/>
              <w:divBdr>
                <w:top w:val="none" w:sz="0" w:space="0" w:color="auto"/>
                <w:left w:val="none" w:sz="0" w:space="0" w:color="auto"/>
                <w:bottom w:val="none" w:sz="0" w:space="0" w:color="auto"/>
                <w:right w:val="none" w:sz="0" w:space="0" w:color="auto"/>
              </w:divBdr>
            </w:div>
            <w:div w:id="1471244150">
              <w:marLeft w:val="0"/>
              <w:marRight w:val="0"/>
              <w:marTop w:val="0"/>
              <w:marBottom w:val="0"/>
              <w:divBdr>
                <w:top w:val="none" w:sz="0" w:space="0" w:color="auto"/>
                <w:left w:val="none" w:sz="0" w:space="0" w:color="auto"/>
                <w:bottom w:val="none" w:sz="0" w:space="0" w:color="auto"/>
                <w:right w:val="none" w:sz="0" w:space="0" w:color="auto"/>
              </w:divBdr>
            </w:div>
            <w:div w:id="1387025506">
              <w:marLeft w:val="0"/>
              <w:marRight w:val="0"/>
              <w:marTop w:val="0"/>
              <w:marBottom w:val="0"/>
              <w:divBdr>
                <w:top w:val="none" w:sz="0" w:space="0" w:color="auto"/>
                <w:left w:val="none" w:sz="0" w:space="0" w:color="auto"/>
                <w:bottom w:val="none" w:sz="0" w:space="0" w:color="auto"/>
                <w:right w:val="none" w:sz="0" w:space="0" w:color="auto"/>
              </w:divBdr>
            </w:div>
            <w:div w:id="1235118465">
              <w:marLeft w:val="0"/>
              <w:marRight w:val="0"/>
              <w:marTop w:val="0"/>
              <w:marBottom w:val="0"/>
              <w:divBdr>
                <w:top w:val="none" w:sz="0" w:space="0" w:color="auto"/>
                <w:left w:val="none" w:sz="0" w:space="0" w:color="auto"/>
                <w:bottom w:val="none" w:sz="0" w:space="0" w:color="auto"/>
                <w:right w:val="none" w:sz="0" w:space="0" w:color="auto"/>
              </w:divBdr>
            </w:div>
            <w:div w:id="292029954">
              <w:marLeft w:val="0"/>
              <w:marRight w:val="0"/>
              <w:marTop w:val="0"/>
              <w:marBottom w:val="0"/>
              <w:divBdr>
                <w:top w:val="none" w:sz="0" w:space="0" w:color="auto"/>
                <w:left w:val="none" w:sz="0" w:space="0" w:color="auto"/>
                <w:bottom w:val="none" w:sz="0" w:space="0" w:color="auto"/>
                <w:right w:val="none" w:sz="0" w:space="0" w:color="auto"/>
              </w:divBdr>
            </w:div>
            <w:div w:id="2029596790">
              <w:marLeft w:val="0"/>
              <w:marRight w:val="0"/>
              <w:marTop w:val="0"/>
              <w:marBottom w:val="0"/>
              <w:divBdr>
                <w:top w:val="none" w:sz="0" w:space="0" w:color="auto"/>
                <w:left w:val="none" w:sz="0" w:space="0" w:color="auto"/>
                <w:bottom w:val="none" w:sz="0" w:space="0" w:color="auto"/>
                <w:right w:val="none" w:sz="0" w:space="0" w:color="auto"/>
              </w:divBdr>
            </w:div>
            <w:div w:id="1183936614">
              <w:marLeft w:val="0"/>
              <w:marRight w:val="0"/>
              <w:marTop w:val="0"/>
              <w:marBottom w:val="0"/>
              <w:divBdr>
                <w:top w:val="none" w:sz="0" w:space="0" w:color="auto"/>
                <w:left w:val="none" w:sz="0" w:space="0" w:color="auto"/>
                <w:bottom w:val="none" w:sz="0" w:space="0" w:color="auto"/>
                <w:right w:val="none" w:sz="0" w:space="0" w:color="auto"/>
              </w:divBdr>
            </w:div>
            <w:div w:id="871504054">
              <w:marLeft w:val="0"/>
              <w:marRight w:val="0"/>
              <w:marTop w:val="0"/>
              <w:marBottom w:val="0"/>
              <w:divBdr>
                <w:top w:val="none" w:sz="0" w:space="0" w:color="auto"/>
                <w:left w:val="none" w:sz="0" w:space="0" w:color="auto"/>
                <w:bottom w:val="none" w:sz="0" w:space="0" w:color="auto"/>
                <w:right w:val="none" w:sz="0" w:space="0" w:color="auto"/>
              </w:divBdr>
            </w:div>
            <w:div w:id="95518505">
              <w:marLeft w:val="0"/>
              <w:marRight w:val="0"/>
              <w:marTop w:val="0"/>
              <w:marBottom w:val="0"/>
              <w:divBdr>
                <w:top w:val="none" w:sz="0" w:space="0" w:color="auto"/>
                <w:left w:val="none" w:sz="0" w:space="0" w:color="auto"/>
                <w:bottom w:val="none" w:sz="0" w:space="0" w:color="auto"/>
                <w:right w:val="none" w:sz="0" w:space="0" w:color="auto"/>
              </w:divBdr>
            </w:div>
            <w:div w:id="2126002658">
              <w:marLeft w:val="0"/>
              <w:marRight w:val="0"/>
              <w:marTop w:val="0"/>
              <w:marBottom w:val="0"/>
              <w:divBdr>
                <w:top w:val="none" w:sz="0" w:space="0" w:color="auto"/>
                <w:left w:val="none" w:sz="0" w:space="0" w:color="auto"/>
                <w:bottom w:val="none" w:sz="0" w:space="0" w:color="auto"/>
                <w:right w:val="none" w:sz="0" w:space="0" w:color="auto"/>
              </w:divBdr>
            </w:div>
            <w:div w:id="943462211">
              <w:marLeft w:val="0"/>
              <w:marRight w:val="0"/>
              <w:marTop w:val="0"/>
              <w:marBottom w:val="0"/>
              <w:divBdr>
                <w:top w:val="none" w:sz="0" w:space="0" w:color="auto"/>
                <w:left w:val="none" w:sz="0" w:space="0" w:color="auto"/>
                <w:bottom w:val="none" w:sz="0" w:space="0" w:color="auto"/>
                <w:right w:val="none" w:sz="0" w:space="0" w:color="auto"/>
              </w:divBdr>
            </w:div>
            <w:div w:id="64884578">
              <w:marLeft w:val="0"/>
              <w:marRight w:val="0"/>
              <w:marTop w:val="0"/>
              <w:marBottom w:val="0"/>
              <w:divBdr>
                <w:top w:val="none" w:sz="0" w:space="0" w:color="auto"/>
                <w:left w:val="none" w:sz="0" w:space="0" w:color="auto"/>
                <w:bottom w:val="none" w:sz="0" w:space="0" w:color="auto"/>
                <w:right w:val="none" w:sz="0" w:space="0" w:color="auto"/>
              </w:divBdr>
            </w:div>
            <w:div w:id="1109279448">
              <w:marLeft w:val="0"/>
              <w:marRight w:val="0"/>
              <w:marTop w:val="0"/>
              <w:marBottom w:val="0"/>
              <w:divBdr>
                <w:top w:val="none" w:sz="0" w:space="0" w:color="auto"/>
                <w:left w:val="none" w:sz="0" w:space="0" w:color="auto"/>
                <w:bottom w:val="none" w:sz="0" w:space="0" w:color="auto"/>
                <w:right w:val="none" w:sz="0" w:space="0" w:color="auto"/>
              </w:divBdr>
            </w:div>
            <w:div w:id="2060518757">
              <w:marLeft w:val="0"/>
              <w:marRight w:val="0"/>
              <w:marTop w:val="0"/>
              <w:marBottom w:val="0"/>
              <w:divBdr>
                <w:top w:val="none" w:sz="0" w:space="0" w:color="auto"/>
                <w:left w:val="none" w:sz="0" w:space="0" w:color="auto"/>
                <w:bottom w:val="none" w:sz="0" w:space="0" w:color="auto"/>
                <w:right w:val="none" w:sz="0" w:space="0" w:color="auto"/>
              </w:divBdr>
            </w:div>
            <w:div w:id="2095784551">
              <w:marLeft w:val="0"/>
              <w:marRight w:val="0"/>
              <w:marTop w:val="0"/>
              <w:marBottom w:val="0"/>
              <w:divBdr>
                <w:top w:val="none" w:sz="0" w:space="0" w:color="auto"/>
                <w:left w:val="none" w:sz="0" w:space="0" w:color="auto"/>
                <w:bottom w:val="none" w:sz="0" w:space="0" w:color="auto"/>
                <w:right w:val="none" w:sz="0" w:space="0" w:color="auto"/>
              </w:divBdr>
            </w:div>
            <w:div w:id="2120638270">
              <w:marLeft w:val="0"/>
              <w:marRight w:val="0"/>
              <w:marTop w:val="0"/>
              <w:marBottom w:val="0"/>
              <w:divBdr>
                <w:top w:val="none" w:sz="0" w:space="0" w:color="auto"/>
                <w:left w:val="none" w:sz="0" w:space="0" w:color="auto"/>
                <w:bottom w:val="none" w:sz="0" w:space="0" w:color="auto"/>
                <w:right w:val="none" w:sz="0" w:space="0" w:color="auto"/>
              </w:divBdr>
            </w:div>
            <w:div w:id="1692418374">
              <w:marLeft w:val="0"/>
              <w:marRight w:val="0"/>
              <w:marTop w:val="0"/>
              <w:marBottom w:val="0"/>
              <w:divBdr>
                <w:top w:val="none" w:sz="0" w:space="0" w:color="auto"/>
                <w:left w:val="none" w:sz="0" w:space="0" w:color="auto"/>
                <w:bottom w:val="none" w:sz="0" w:space="0" w:color="auto"/>
                <w:right w:val="none" w:sz="0" w:space="0" w:color="auto"/>
              </w:divBdr>
            </w:div>
            <w:div w:id="712464402">
              <w:marLeft w:val="0"/>
              <w:marRight w:val="0"/>
              <w:marTop w:val="0"/>
              <w:marBottom w:val="0"/>
              <w:divBdr>
                <w:top w:val="none" w:sz="0" w:space="0" w:color="auto"/>
                <w:left w:val="none" w:sz="0" w:space="0" w:color="auto"/>
                <w:bottom w:val="none" w:sz="0" w:space="0" w:color="auto"/>
                <w:right w:val="none" w:sz="0" w:space="0" w:color="auto"/>
              </w:divBdr>
            </w:div>
            <w:div w:id="1469592304">
              <w:marLeft w:val="0"/>
              <w:marRight w:val="0"/>
              <w:marTop w:val="0"/>
              <w:marBottom w:val="0"/>
              <w:divBdr>
                <w:top w:val="none" w:sz="0" w:space="0" w:color="auto"/>
                <w:left w:val="none" w:sz="0" w:space="0" w:color="auto"/>
                <w:bottom w:val="none" w:sz="0" w:space="0" w:color="auto"/>
                <w:right w:val="none" w:sz="0" w:space="0" w:color="auto"/>
              </w:divBdr>
            </w:div>
            <w:div w:id="1065908226">
              <w:marLeft w:val="0"/>
              <w:marRight w:val="0"/>
              <w:marTop w:val="0"/>
              <w:marBottom w:val="0"/>
              <w:divBdr>
                <w:top w:val="none" w:sz="0" w:space="0" w:color="auto"/>
                <w:left w:val="none" w:sz="0" w:space="0" w:color="auto"/>
                <w:bottom w:val="none" w:sz="0" w:space="0" w:color="auto"/>
                <w:right w:val="none" w:sz="0" w:space="0" w:color="auto"/>
              </w:divBdr>
            </w:div>
            <w:div w:id="153421261">
              <w:marLeft w:val="0"/>
              <w:marRight w:val="0"/>
              <w:marTop w:val="0"/>
              <w:marBottom w:val="0"/>
              <w:divBdr>
                <w:top w:val="none" w:sz="0" w:space="0" w:color="auto"/>
                <w:left w:val="none" w:sz="0" w:space="0" w:color="auto"/>
                <w:bottom w:val="none" w:sz="0" w:space="0" w:color="auto"/>
                <w:right w:val="none" w:sz="0" w:space="0" w:color="auto"/>
              </w:divBdr>
            </w:div>
            <w:div w:id="608051645">
              <w:marLeft w:val="0"/>
              <w:marRight w:val="0"/>
              <w:marTop w:val="0"/>
              <w:marBottom w:val="0"/>
              <w:divBdr>
                <w:top w:val="none" w:sz="0" w:space="0" w:color="auto"/>
                <w:left w:val="none" w:sz="0" w:space="0" w:color="auto"/>
                <w:bottom w:val="none" w:sz="0" w:space="0" w:color="auto"/>
                <w:right w:val="none" w:sz="0" w:space="0" w:color="auto"/>
              </w:divBdr>
            </w:div>
            <w:div w:id="1598828391">
              <w:marLeft w:val="0"/>
              <w:marRight w:val="0"/>
              <w:marTop w:val="0"/>
              <w:marBottom w:val="0"/>
              <w:divBdr>
                <w:top w:val="none" w:sz="0" w:space="0" w:color="auto"/>
                <w:left w:val="none" w:sz="0" w:space="0" w:color="auto"/>
                <w:bottom w:val="none" w:sz="0" w:space="0" w:color="auto"/>
                <w:right w:val="none" w:sz="0" w:space="0" w:color="auto"/>
              </w:divBdr>
            </w:div>
            <w:div w:id="679821261">
              <w:marLeft w:val="0"/>
              <w:marRight w:val="0"/>
              <w:marTop w:val="0"/>
              <w:marBottom w:val="0"/>
              <w:divBdr>
                <w:top w:val="none" w:sz="0" w:space="0" w:color="auto"/>
                <w:left w:val="none" w:sz="0" w:space="0" w:color="auto"/>
                <w:bottom w:val="none" w:sz="0" w:space="0" w:color="auto"/>
                <w:right w:val="none" w:sz="0" w:space="0" w:color="auto"/>
              </w:divBdr>
            </w:div>
            <w:div w:id="791174652">
              <w:marLeft w:val="0"/>
              <w:marRight w:val="0"/>
              <w:marTop w:val="0"/>
              <w:marBottom w:val="0"/>
              <w:divBdr>
                <w:top w:val="none" w:sz="0" w:space="0" w:color="auto"/>
                <w:left w:val="none" w:sz="0" w:space="0" w:color="auto"/>
                <w:bottom w:val="none" w:sz="0" w:space="0" w:color="auto"/>
                <w:right w:val="none" w:sz="0" w:space="0" w:color="auto"/>
              </w:divBdr>
            </w:div>
            <w:div w:id="981157363">
              <w:marLeft w:val="0"/>
              <w:marRight w:val="0"/>
              <w:marTop w:val="0"/>
              <w:marBottom w:val="0"/>
              <w:divBdr>
                <w:top w:val="none" w:sz="0" w:space="0" w:color="auto"/>
                <w:left w:val="none" w:sz="0" w:space="0" w:color="auto"/>
                <w:bottom w:val="none" w:sz="0" w:space="0" w:color="auto"/>
                <w:right w:val="none" w:sz="0" w:space="0" w:color="auto"/>
              </w:divBdr>
            </w:div>
            <w:div w:id="295571960">
              <w:marLeft w:val="0"/>
              <w:marRight w:val="0"/>
              <w:marTop w:val="0"/>
              <w:marBottom w:val="0"/>
              <w:divBdr>
                <w:top w:val="none" w:sz="0" w:space="0" w:color="auto"/>
                <w:left w:val="none" w:sz="0" w:space="0" w:color="auto"/>
                <w:bottom w:val="none" w:sz="0" w:space="0" w:color="auto"/>
                <w:right w:val="none" w:sz="0" w:space="0" w:color="auto"/>
              </w:divBdr>
            </w:div>
            <w:div w:id="1435664349">
              <w:marLeft w:val="0"/>
              <w:marRight w:val="0"/>
              <w:marTop w:val="0"/>
              <w:marBottom w:val="0"/>
              <w:divBdr>
                <w:top w:val="none" w:sz="0" w:space="0" w:color="auto"/>
                <w:left w:val="none" w:sz="0" w:space="0" w:color="auto"/>
                <w:bottom w:val="none" w:sz="0" w:space="0" w:color="auto"/>
                <w:right w:val="none" w:sz="0" w:space="0" w:color="auto"/>
              </w:divBdr>
            </w:div>
            <w:div w:id="2082635166">
              <w:marLeft w:val="0"/>
              <w:marRight w:val="0"/>
              <w:marTop w:val="0"/>
              <w:marBottom w:val="0"/>
              <w:divBdr>
                <w:top w:val="none" w:sz="0" w:space="0" w:color="auto"/>
                <w:left w:val="none" w:sz="0" w:space="0" w:color="auto"/>
                <w:bottom w:val="none" w:sz="0" w:space="0" w:color="auto"/>
                <w:right w:val="none" w:sz="0" w:space="0" w:color="auto"/>
              </w:divBdr>
            </w:div>
            <w:div w:id="885525571">
              <w:marLeft w:val="0"/>
              <w:marRight w:val="0"/>
              <w:marTop w:val="0"/>
              <w:marBottom w:val="0"/>
              <w:divBdr>
                <w:top w:val="none" w:sz="0" w:space="0" w:color="auto"/>
                <w:left w:val="none" w:sz="0" w:space="0" w:color="auto"/>
                <w:bottom w:val="none" w:sz="0" w:space="0" w:color="auto"/>
                <w:right w:val="none" w:sz="0" w:space="0" w:color="auto"/>
              </w:divBdr>
            </w:div>
            <w:div w:id="2115633882">
              <w:marLeft w:val="0"/>
              <w:marRight w:val="0"/>
              <w:marTop w:val="0"/>
              <w:marBottom w:val="0"/>
              <w:divBdr>
                <w:top w:val="none" w:sz="0" w:space="0" w:color="auto"/>
                <w:left w:val="none" w:sz="0" w:space="0" w:color="auto"/>
                <w:bottom w:val="none" w:sz="0" w:space="0" w:color="auto"/>
                <w:right w:val="none" w:sz="0" w:space="0" w:color="auto"/>
              </w:divBdr>
            </w:div>
            <w:div w:id="2029598408">
              <w:marLeft w:val="0"/>
              <w:marRight w:val="0"/>
              <w:marTop w:val="0"/>
              <w:marBottom w:val="0"/>
              <w:divBdr>
                <w:top w:val="none" w:sz="0" w:space="0" w:color="auto"/>
                <w:left w:val="none" w:sz="0" w:space="0" w:color="auto"/>
                <w:bottom w:val="none" w:sz="0" w:space="0" w:color="auto"/>
                <w:right w:val="none" w:sz="0" w:space="0" w:color="auto"/>
              </w:divBdr>
            </w:div>
            <w:div w:id="1065176655">
              <w:marLeft w:val="0"/>
              <w:marRight w:val="0"/>
              <w:marTop w:val="0"/>
              <w:marBottom w:val="0"/>
              <w:divBdr>
                <w:top w:val="none" w:sz="0" w:space="0" w:color="auto"/>
                <w:left w:val="none" w:sz="0" w:space="0" w:color="auto"/>
                <w:bottom w:val="none" w:sz="0" w:space="0" w:color="auto"/>
                <w:right w:val="none" w:sz="0" w:space="0" w:color="auto"/>
              </w:divBdr>
            </w:div>
            <w:div w:id="1115833229">
              <w:marLeft w:val="0"/>
              <w:marRight w:val="0"/>
              <w:marTop w:val="0"/>
              <w:marBottom w:val="0"/>
              <w:divBdr>
                <w:top w:val="none" w:sz="0" w:space="0" w:color="auto"/>
                <w:left w:val="none" w:sz="0" w:space="0" w:color="auto"/>
                <w:bottom w:val="none" w:sz="0" w:space="0" w:color="auto"/>
                <w:right w:val="none" w:sz="0" w:space="0" w:color="auto"/>
              </w:divBdr>
            </w:div>
            <w:div w:id="221523003">
              <w:marLeft w:val="0"/>
              <w:marRight w:val="0"/>
              <w:marTop w:val="0"/>
              <w:marBottom w:val="0"/>
              <w:divBdr>
                <w:top w:val="none" w:sz="0" w:space="0" w:color="auto"/>
                <w:left w:val="none" w:sz="0" w:space="0" w:color="auto"/>
                <w:bottom w:val="none" w:sz="0" w:space="0" w:color="auto"/>
                <w:right w:val="none" w:sz="0" w:space="0" w:color="auto"/>
              </w:divBdr>
            </w:div>
            <w:div w:id="1989817538">
              <w:marLeft w:val="0"/>
              <w:marRight w:val="0"/>
              <w:marTop w:val="0"/>
              <w:marBottom w:val="0"/>
              <w:divBdr>
                <w:top w:val="none" w:sz="0" w:space="0" w:color="auto"/>
                <w:left w:val="none" w:sz="0" w:space="0" w:color="auto"/>
                <w:bottom w:val="none" w:sz="0" w:space="0" w:color="auto"/>
                <w:right w:val="none" w:sz="0" w:space="0" w:color="auto"/>
              </w:divBdr>
            </w:div>
            <w:div w:id="265574688">
              <w:marLeft w:val="0"/>
              <w:marRight w:val="0"/>
              <w:marTop w:val="0"/>
              <w:marBottom w:val="0"/>
              <w:divBdr>
                <w:top w:val="none" w:sz="0" w:space="0" w:color="auto"/>
                <w:left w:val="none" w:sz="0" w:space="0" w:color="auto"/>
                <w:bottom w:val="none" w:sz="0" w:space="0" w:color="auto"/>
                <w:right w:val="none" w:sz="0" w:space="0" w:color="auto"/>
              </w:divBdr>
            </w:div>
            <w:div w:id="1418290232">
              <w:marLeft w:val="0"/>
              <w:marRight w:val="0"/>
              <w:marTop w:val="0"/>
              <w:marBottom w:val="0"/>
              <w:divBdr>
                <w:top w:val="none" w:sz="0" w:space="0" w:color="auto"/>
                <w:left w:val="none" w:sz="0" w:space="0" w:color="auto"/>
                <w:bottom w:val="none" w:sz="0" w:space="0" w:color="auto"/>
                <w:right w:val="none" w:sz="0" w:space="0" w:color="auto"/>
              </w:divBdr>
            </w:div>
            <w:div w:id="1313027549">
              <w:marLeft w:val="0"/>
              <w:marRight w:val="0"/>
              <w:marTop w:val="0"/>
              <w:marBottom w:val="0"/>
              <w:divBdr>
                <w:top w:val="none" w:sz="0" w:space="0" w:color="auto"/>
                <w:left w:val="none" w:sz="0" w:space="0" w:color="auto"/>
                <w:bottom w:val="none" w:sz="0" w:space="0" w:color="auto"/>
                <w:right w:val="none" w:sz="0" w:space="0" w:color="auto"/>
              </w:divBdr>
            </w:div>
            <w:div w:id="2013727017">
              <w:marLeft w:val="0"/>
              <w:marRight w:val="0"/>
              <w:marTop w:val="0"/>
              <w:marBottom w:val="0"/>
              <w:divBdr>
                <w:top w:val="none" w:sz="0" w:space="0" w:color="auto"/>
                <w:left w:val="none" w:sz="0" w:space="0" w:color="auto"/>
                <w:bottom w:val="none" w:sz="0" w:space="0" w:color="auto"/>
                <w:right w:val="none" w:sz="0" w:space="0" w:color="auto"/>
              </w:divBdr>
            </w:div>
            <w:div w:id="1661763264">
              <w:marLeft w:val="0"/>
              <w:marRight w:val="0"/>
              <w:marTop w:val="0"/>
              <w:marBottom w:val="0"/>
              <w:divBdr>
                <w:top w:val="none" w:sz="0" w:space="0" w:color="auto"/>
                <w:left w:val="none" w:sz="0" w:space="0" w:color="auto"/>
                <w:bottom w:val="none" w:sz="0" w:space="0" w:color="auto"/>
                <w:right w:val="none" w:sz="0" w:space="0" w:color="auto"/>
              </w:divBdr>
            </w:div>
            <w:div w:id="1194878900">
              <w:marLeft w:val="0"/>
              <w:marRight w:val="0"/>
              <w:marTop w:val="0"/>
              <w:marBottom w:val="0"/>
              <w:divBdr>
                <w:top w:val="none" w:sz="0" w:space="0" w:color="auto"/>
                <w:left w:val="none" w:sz="0" w:space="0" w:color="auto"/>
                <w:bottom w:val="none" w:sz="0" w:space="0" w:color="auto"/>
                <w:right w:val="none" w:sz="0" w:space="0" w:color="auto"/>
              </w:divBdr>
            </w:div>
            <w:div w:id="318459728">
              <w:marLeft w:val="0"/>
              <w:marRight w:val="0"/>
              <w:marTop w:val="0"/>
              <w:marBottom w:val="0"/>
              <w:divBdr>
                <w:top w:val="none" w:sz="0" w:space="0" w:color="auto"/>
                <w:left w:val="none" w:sz="0" w:space="0" w:color="auto"/>
                <w:bottom w:val="none" w:sz="0" w:space="0" w:color="auto"/>
                <w:right w:val="none" w:sz="0" w:space="0" w:color="auto"/>
              </w:divBdr>
            </w:div>
            <w:div w:id="1241410316">
              <w:marLeft w:val="0"/>
              <w:marRight w:val="0"/>
              <w:marTop w:val="0"/>
              <w:marBottom w:val="0"/>
              <w:divBdr>
                <w:top w:val="none" w:sz="0" w:space="0" w:color="auto"/>
                <w:left w:val="none" w:sz="0" w:space="0" w:color="auto"/>
                <w:bottom w:val="none" w:sz="0" w:space="0" w:color="auto"/>
                <w:right w:val="none" w:sz="0" w:space="0" w:color="auto"/>
              </w:divBdr>
            </w:div>
            <w:div w:id="1475025658">
              <w:marLeft w:val="0"/>
              <w:marRight w:val="0"/>
              <w:marTop w:val="0"/>
              <w:marBottom w:val="0"/>
              <w:divBdr>
                <w:top w:val="none" w:sz="0" w:space="0" w:color="auto"/>
                <w:left w:val="none" w:sz="0" w:space="0" w:color="auto"/>
                <w:bottom w:val="none" w:sz="0" w:space="0" w:color="auto"/>
                <w:right w:val="none" w:sz="0" w:space="0" w:color="auto"/>
              </w:divBdr>
            </w:div>
            <w:div w:id="1908153378">
              <w:marLeft w:val="0"/>
              <w:marRight w:val="0"/>
              <w:marTop w:val="0"/>
              <w:marBottom w:val="0"/>
              <w:divBdr>
                <w:top w:val="none" w:sz="0" w:space="0" w:color="auto"/>
                <w:left w:val="none" w:sz="0" w:space="0" w:color="auto"/>
                <w:bottom w:val="none" w:sz="0" w:space="0" w:color="auto"/>
                <w:right w:val="none" w:sz="0" w:space="0" w:color="auto"/>
              </w:divBdr>
            </w:div>
            <w:div w:id="1474713399">
              <w:marLeft w:val="0"/>
              <w:marRight w:val="0"/>
              <w:marTop w:val="0"/>
              <w:marBottom w:val="0"/>
              <w:divBdr>
                <w:top w:val="none" w:sz="0" w:space="0" w:color="auto"/>
                <w:left w:val="none" w:sz="0" w:space="0" w:color="auto"/>
                <w:bottom w:val="none" w:sz="0" w:space="0" w:color="auto"/>
                <w:right w:val="none" w:sz="0" w:space="0" w:color="auto"/>
              </w:divBdr>
            </w:div>
            <w:div w:id="203248515">
              <w:marLeft w:val="0"/>
              <w:marRight w:val="0"/>
              <w:marTop w:val="0"/>
              <w:marBottom w:val="0"/>
              <w:divBdr>
                <w:top w:val="none" w:sz="0" w:space="0" w:color="auto"/>
                <w:left w:val="none" w:sz="0" w:space="0" w:color="auto"/>
                <w:bottom w:val="none" w:sz="0" w:space="0" w:color="auto"/>
                <w:right w:val="none" w:sz="0" w:space="0" w:color="auto"/>
              </w:divBdr>
            </w:div>
            <w:div w:id="1462575464">
              <w:marLeft w:val="0"/>
              <w:marRight w:val="0"/>
              <w:marTop w:val="0"/>
              <w:marBottom w:val="0"/>
              <w:divBdr>
                <w:top w:val="none" w:sz="0" w:space="0" w:color="auto"/>
                <w:left w:val="none" w:sz="0" w:space="0" w:color="auto"/>
                <w:bottom w:val="none" w:sz="0" w:space="0" w:color="auto"/>
                <w:right w:val="none" w:sz="0" w:space="0" w:color="auto"/>
              </w:divBdr>
            </w:div>
            <w:div w:id="761803674">
              <w:marLeft w:val="0"/>
              <w:marRight w:val="0"/>
              <w:marTop w:val="0"/>
              <w:marBottom w:val="0"/>
              <w:divBdr>
                <w:top w:val="none" w:sz="0" w:space="0" w:color="auto"/>
                <w:left w:val="none" w:sz="0" w:space="0" w:color="auto"/>
                <w:bottom w:val="none" w:sz="0" w:space="0" w:color="auto"/>
                <w:right w:val="none" w:sz="0" w:space="0" w:color="auto"/>
              </w:divBdr>
            </w:div>
            <w:div w:id="1142116278">
              <w:marLeft w:val="0"/>
              <w:marRight w:val="0"/>
              <w:marTop w:val="0"/>
              <w:marBottom w:val="0"/>
              <w:divBdr>
                <w:top w:val="none" w:sz="0" w:space="0" w:color="auto"/>
                <w:left w:val="none" w:sz="0" w:space="0" w:color="auto"/>
                <w:bottom w:val="none" w:sz="0" w:space="0" w:color="auto"/>
                <w:right w:val="none" w:sz="0" w:space="0" w:color="auto"/>
              </w:divBdr>
            </w:div>
            <w:div w:id="716055021">
              <w:marLeft w:val="0"/>
              <w:marRight w:val="0"/>
              <w:marTop w:val="0"/>
              <w:marBottom w:val="0"/>
              <w:divBdr>
                <w:top w:val="none" w:sz="0" w:space="0" w:color="auto"/>
                <w:left w:val="none" w:sz="0" w:space="0" w:color="auto"/>
                <w:bottom w:val="none" w:sz="0" w:space="0" w:color="auto"/>
                <w:right w:val="none" w:sz="0" w:space="0" w:color="auto"/>
              </w:divBdr>
            </w:div>
            <w:div w:id="129522073">
              <w:marLeft w:val="0"/>
              <w:marRight w:val="0"/>
              <w:marTop w:val="0"/>
              <w:marBottom w:val="0"/>
              <w:divBdr>
                <w:top w:val="none" w:sz="0" w:space="0" w:color="auto"/>
                <w:left w:val="none" w:sz="0" w:space="0" w:color="auto"/>
                <w:bottom w:val="none" w:sz="0" w:space="0" w:color="auto"/>
                <w:right w:val="none" w:sz="0" w:space="0" w:color="auto"/>
              </w:divBdr>
            </w:div>
            <w:div w:id="1472404904">
              <w:marLeft w:val="0"/>
              <w:marRight w:val="0"/>
              <w:marTop w:val="0"/>
              <w:marBottom w:val="0"/>
              <w:divBdr>
                <w:top w:val="none" w:sz="0" w:space="0" w:color="auto"/>
                <w:left w:val="none" w:sz="0" w:space="0" w:color="auto"/>
                <w:bottom w:val="none" w:sz="0" w:space="0" w:color="auto"/>
                <w:right w:val="none" w:sz="0" w:space="0" w:color="auto"/>
              </w:divBdr>
            </w:div>
            <w:div w:id="1476021250">
              <w:marLeft w:val="0"/>
              <w:marRight w:val="0"/>
              <w:marTop w:val="0"/>
              <w:marBottom w:val="0"/>
              <w:divBdr>
                <w:top w:val="none" w:sz="0" w:space="0" w:color="auto"/>
                <w:left w:val="none" w:sz="0" w:space="0" w:color="auto"/>
                <w:bottom w:val="none" w:sz="0" w:space="0" w:color="auto"/>
                <w:right w:val="none" w:sz="0" w:space="0" w:color="auto"/>
              </w:divBdr>
            </w:div>
            <w:div w:id="115026820">
              <w:marLeft w:val="0"/>
              <w:marRight w:val="0"/>
              <w:marTop w:val="0"/>
              <w:marBottom w:val="0"/>
              <w:divBdr>
                <w:top w:val="none" w:sz="0" w:space="0" w:color="auto"/>
                <w:left w:val="none" w:sz="0" w:space="0" w:color="auto"/>
                <w:bottom w:val="none" w:sz="0" w:space="0" w:color="auto"/>
                <w:right w:val="none" w:sz="0" w:space="0" w:color="auto"/>
              </w:divBdr>
            </w:div>
            <w:div w:id="2031684058">
              <w:marLeft w:val="0"/>
              <w:marRight w:val="0"/>
              <w:marTop w:val="0"/>
              <w:marBottom w:val="0"/>
              <w:divBdr>
                <w:top w:val="none" w:sz="0" w:space="0" w:color="auto"/>
                <w:left w:val="none" w:sz="0" w:space="0" w:color="auto"/>
                <w:bottom w:val="none" w:sz="0" w:space="0" w:color="auto"/>
                <w:right w:val="none" w:sz="0" w:space="0" w:color="auto"/>
              </w:divBdr>
            </w:div>
            <w:div w:id="182480578">
              <w:marLeft w:val="0"/>
              <w:marRight w:val="0"/>
              <w:marTop w:val="0"/>
              <w:marBottom w:val="0"/>
              <w:divBdr>
                <w:top w:val="none" w:sz="0" w:space="0" w:color="auto"/>
                <w:left w:val="none" w:sz="0" w:space="0" w:color="auto"/>
                <w:bottom w:val="none" w:sz="0" w:space="0" w:color="auto"/>
                <w:right w:val="none" w:sz="0" w:space="0" w:color="auto"/>
              </w:divBdr>
            </w:div>
            <w:div w:id="1000037131">
              <w:marLeft w:val="0"/>
              <w:marRight w:val="0"/>
              <w:marTop w:val="0"/>
              <w:marBottom w:val="0"/>
              <w:divBdr>
                <w:top w:val="none" w:sz="0" w:space="0" w:color="auto"/>
                <w:left w:val="none" w:sz="0" w:space="0" w:color="auto"/>
                <w:bottom w:val="none" w:sz="0" w:space="0" w:color="auto"/>
                <w:right w:val="none" w:sz="0" w:space="0" w:color="auto"/>
              </w:divBdr>
            </w:div>
            <w:div w:id="1219049134">
              <w:marLeft w:val="0"/>
              <w:marRight w:val="0"/>
              <w:marTop w:val="0"/>
              <w:marBottom w:val="0"/>
              <w:divBdr>
                <w:top w:val="none" w:sz="0" w:space="0" w:color="auto"/>
                <w:left w:val="none" w:sz="0" w:space="0" w:color="auto"/>
                <w:bottom w:val="none" w:sz="0" w:space="0" w:color="auto"/>
                <w:right w:val="none" w:sz="0" w:space="0" w:color="auto"/>
              </w:divBdr>
            </w:div>
            <w:div w:id="1533422938">
              <w:marLeft w:val="0"/>
              <w:marRight w:val="0"/>
              <w:marTop w:val="0"/>
              <w:marBottom w:val="0"/>
              <w:divBdr>
                <w:top w:val="none" w:sz="0" w:space="0" w:color="auto"/>
                <w:left w:val="none" w:sz="0" w:space="0" w:color="auto"/>
                <w:bottom w:val="none" w:sz="0" w:space="0" w:color="auto"/>
                <w:right w:val="none" w:sz="0" w:space="0" w:color="auto"/>
              </w:divBdr>
            </w:div>
            <w:div w:id="1817800781">
              <w:marLeft w:val="0"/>
              <w:marRight w:val="0"/>
              <w:marTop w:val="0"/>
              <w:marBottom w:val="0"/>
              <w:divBdr>
                <w:top w:val="none" w:sz="0" w:space="0" w:color="auto"/>
                <w:left w:val="none" w:sz="0" w:space="0" w:color="auto"/>
                <w:bottom w:val="none" w:sz="0" w:space="0" w:color="auto"/>
                <w:right w:val="none" w:sz="0" w:space="0" w:color="auto"/>
              </w:divBdr>
            </w:div>
            <w:div w:id="1392919095">
              <w:marLeft w:val="0"/>
              <w:marRight w:val="0"/>
              <w:marTop w:val="0"/>
              <w:marBottom w:val="0"/>
              <w:divBdr>
                <w:top w:val="none" w:sz="0" w:space="0" w:color="auto"/>
                <w:left w:val="none" w:sz="0" w:space="0" w:color="auto"/>
                <w:bottom w:val="none" w:sz="0" w:space="0" w:color="auto"/>
                <w:right w:val="none" w:sz="0" w:space="0" w:color="auto"/>
              </w:divBdr>
            </w:div>
            <w:div w:id="1170173328">
              <w:marLeft w:val="0"/>
              <w:marRight w:val="0"/>
              <w:marTop w:val="0"/>
              <w:marBottom w:val="0"/>
              <w:divBdr>
                <w:top w:val="none" w:sz="0" w:space="0" w:color="auto"/>
                <w:left w:val="none" w:sz="0" w:space="0" w:color="auto"/>
                <w:bottom w:val="none" w:sz="0" w:space="0" w:color="auto"/>
                <w:right w:val="none" w:sz="0" w:space="0" w:color="auto"/>
              </w:divBdr>
            </w:div>
            <w:div w:id="1736900861">
              <w:marLeft w:val="0"/>
              <w:marRight w:val="0"/>
              <w:marTop w:val="0"/>
              <w:marBottom w:val="0"/>
              <w:divBdr>
                <w:top w:val="none" w:sz="0" w:space="0" w:color="auto"/>
                <w:left w:val="none" w:sz="0" w:space="0" w:color="auto"/>
                <w:bottom w:val="none" w:sz="0" w:space="0" w:color="auto"/>
                <w:right w:val="none" w:sz="0" w:space="0" w:color="auto"/>
              </w:divBdr>
            </w:div>
            <w:div w:id="1666012774">
              <w:marLeft w:val="0"/>
              <w:marRight w:val="0"/>
              <w:marTop w:val="0"/>
              <w:marBottom w:val="0"/>
              <w:divBdr>
                <w:top w:val="none" w:sz="0" w:space="0" w:color="auto"/>
                <w:left w:val="none" w:sz="0" w:space="0" w:color="auto"/>
                <w:bottom w:val="none" w:sz="0" w:space="0" w:color="auto"/>
                <w:right w:val="none" w:sz="0" w:space="0" w:color="auto"/>
              </w:divBdr>
            </w:div>
            <w:div w:id="580676904">
              <w:marLeft w:val="0"/>
              <w:marRight w:val="0"/>
              <w:marTop w:val="0"/>
              <w:marBottom w:val="0"/>
              <w:divBdr>
                <w:top w:val="none" w:sz="0" w:space="0" w:color="auto"/>
                <w:left w:val="none" w:sz="0" w:space="0" w:color="auto"/>
                <w:bottom w:val="none" w:sz="0" w:space="0" w:color="auto"/>
                <w:right w:val="none" w:sz="0" w:space="0" w:color="auto"/>
              </w:divBdr>
            </w:div>
            <w:div w:id="1270232991">
              <w:marLeft w:val="0"/>
              <w:marRight w:val="0"/>
              <w:marTop w:val="0"/>
              <w:marBottom w:val="0"/>
              <w:divBdr>
                <w:top w:val="none" w:sz="0" w:space="0" w:color="auto"/>
                <w:left w:val="none" w:sz="0" w:space="0" w:color="auto"/>
                <w:bottom w:val="none" w:sz="0" w:space="0" w:color="auto"/>
                <w:right w:val="none" w:sz="0" w:space="0" w:color="auto"/>
              </w:divBdr>
            </w:div>
            <w:div w:id="1601524914">
              <w:marLeft w:val="0"/>
              <w:marRight w:val="0"/>
              <w:marTop w:val="0"/>
              <w:marBottom w:val="0"/>
              <w:divBdr>
                <w:top w:val="none" w:sz="0" w:space="0" w:color="auto"/>
                <w:left w:val="none" w:sz="0" w:space="0" w:color="auto"/>
                <w:bottom w:val="none" w:sz="0" w:space="0" w:color="auto"/>
                <w:right w:val="none" w:sz="0" w:space="0" w:color="auto"/>
              </w:divBdr>
            </w:div>
            <w:div w:id="1125779743">
              <w:marLeft w:val="0"/>
              <w:marRight w:val="0"/>
              <w:marTop w:val="0"/>
              <w:marBottom w:val="0"/>
              <w:divBdr>
                <w:top w:val="none" w:sz="0" w:space="0" w:color="auto"/>
                <w:left w:val="none" w:sz="0" w:space="0" w:color="auto"/>
                <w:bottom w:val="none" w:sz="0" w:space="0" w:color="auto"/>
                <w:right w:val="none" w:sz="0" w:space="0" w:color="auto"/>
              </w:divBdr>
            </w:div>
            <w:div w:id="1962959150">
              <w:marLeft w:val="0"/>
              <w:marRight w:val="0"/>
              <w:marTop w:val="0"/>
              <w:marBottom w:val="0"/>
              <w:divBdr>
                <w:top w:val="none" w:sz="0" w:space="0" w:color="auto"/>
                <w:left w:val="none" w:sz="0" w:space="0" w:color="auto"/>
                <w:bottom w:val="none" w:sz="0" w:space="0" w:color="auto"/>
                <w:right w:val="none" w:sz="0" w:space="0" w:color="auto"/>
              </w:divBdr>
            </w:div>
            <w:div w:id="1266576436">
              <w:marLeft w:val="0"/>
              <w:marRight w:val="0"/>
              <w:marTop w:val="0"/>
              <w:marBottom w:val="0"/>
              <w:divBdr>
                <w:top w:val="none" w:sz="0" w:space="0" w:color="auto"/>
                <w:left w:val="none" w:sz="0" w:space="0" w:color="auto"/>
                <w:bottom w:val="none" w:sz="0" w:space="0" w:color="auto"/>
                <w:right w:val="none" w:sz="0" w:space="0" w:color="auto"/>
              </w:divBdr>
            </w:div>
            <w:div w:id="864097157">
              <w:marLeft w:val="0"/>
              <w:marRight w:val="0"/>
              <w:marTop w:val="0"/>
              <w:marBottom w:val="0"/>
              <w:divBdr>
                <w:top w:val="none" w:sz="0" w:space="0" w:color="auto"/>
                <w:left w:val="none" w:sz="0" w:space="0" w:color="auto"/>
                <w:bottom w:val="none" w:sz="0" w:space="0" w:color="auto"/>
                <w:right w:val="none" w:sz="0" w:space="0" w:color="auto"/>
              </w:divBdr>
            </w:div>
            <w:div w:id="1725062629">
              <w:marLeft w:val="0"/>
              <w:marRight w:val="0"/>
              <w:marTop w:val="0"/>
              <w:marBottom w:val="0"/>
              <w:divBdr>
                <w:top w:val="none" w:sz="0" w:space="0" w:color="auto"/>
                <w:left w:val="none" w:sz="0" w:space="0" w:color="auto"/>
                <w:bottom w:val="none" w:sz="0" w:space="0" w:color="auto"/>
                <w:right w:val="none" w:sz="0" w:space="0" w:color="auto"/>
              </w:divBdr>
            </w:div>
            <w:div w:id="794106587">
              <w:marLeft w:val="0"/>
              <w:marRight w:val="0"/>
              <w:marTop w:val="0"/>
              <w:marBottom w:val="0"/>
              <w:divBdr>
                <w:top w:val="none" w:sz="0" w:space="0" w:color="auto"/>
                <w:left w:val="none" w:sz="0" w:space="0" w:color="auto"/>
                <w:bottom w:val="none" w:sz="0" w:space="0" w:color="auto"/>
                <w:right w:val="none" w:sz="0" w:space="0" w:color="auto"/>
              </w:divBdr>
            </w:div>
            <w:div w:id="1112673003">
              <w:marLeft w:val="0"/>
              <w:marRight w:val="0"/>
              <w:marTop w:val="0"/>
              <w:marBottom w:val="0"/>
              <w:divBdr>
                <w:top w:val="none" w:sz="0" w:space="0" w:color="auto"/>
                <w:left w:val="none" w:sz="0" w:space="0" w:color="auto"/>
                <w:bottom w:val="none" w:sz="0" w:space="0" w:color="auto"/>
                <w:right w:val="none" w:sz="0" w:space="0" w:color="auto"/>
              </w:divBdr>
            </w:div>
            <w:div w:id="1575385135">
              <w:marLeft w:val="0"/>
              <w:marRight w:val="0"/>
              <w:marTop w:val="0"/>
              <w:marBottom w:val="0"/>
              <w:divBdr>
                <w:top w:val="none" w:sz="0" w:space="0" w:color="auto"/>
                <w:left w:val="none" w:sz="0" w:space="0" w:color="auto"/>
                <w:bottom w:val="none" w:sz="0" w:space="0" w:color="auto"/>
                <w:right w:val="none" w:sz="0" w:space="0" w:color="auto"/>
              </w:divBdr>
            </w:div>
            <w:div w:id="1229607652">
              <w:marLeft w:val="0"/>
              <w:marRight w:val="0"/>
              <w:marTop w:val="0"/>
              <w:marBottom w:val="0"/>
              <w:divBdr>
                <w:top w:val="none" w:sz="0" w:space="0" w:color="auto"/>
                <w:left w:val="none" w:sz="0" w:space="0" w:color="auto"/>
                <w:bottom w:val="none" w:sz="0" w:space="0" w:color="auto"/>
                <w:right w:val="none" w:sz="0" w:space="0" w:color="auto"/>
              </w:divBdr>
            </w:div>
            <w:div w:id="321742687">
              <w:marLeft w:val="0"/>
              <w:marRight w:val="0"/>
              <w:marTop w:val="0"/>
              <w:marBottom w:val="0"/>
              <w:divBdr>
                <w:top w:val="none" w:sz="0" w:space="0" w:color="auto"/>
                <w:left w:val="none" w:sz="0" w:space="0" w:color="auto"/>
                <w:bottom w:val="none" w:sz="0" w:space="0" w:color="auto"/>
                <w:right w:val="none" w:sz="0" w:space="0" w:color="auto"/>
              </w:divBdr>
            </w:div>
            <w:div w:id="1273976926">
              <w:marLeft w:val="0"/>
              <w:marRight w:val="0"/>
              <w:marTop w:val="0"/>
              <w:marBottom w:val="0"/>
              <w:divBdr>
                <w:top w:val="none" w:sz="0" w:space="0" w:color="auto"/>
                <w:left w:val="none" w:sz="0" w:space="0" w:color="auto"/>
                <w:bottom w:val="none" w:sz="0" w:space="0" w:color="auto"/>
                <w:right w:val="none" w:sz="0" w:space="0" w:color="auto"/>
              </w:divBdr>
            </w:div>
            <w:div w:id="548540453">
              <w:marLeft w:val="0"/>
              <w:marRight w:val="0"/>
              <w:marTop w:val="0"/>
              <w:marBottom w:val="0"/>
              <w:divBdr>
                <w:top w:val="none" w:sz="0" w:space="0" w:color="auto"/>
                <w:left w:val="none" w:sz="0" w:space="0" w:color="auto"/>
                <w:bottom w:val="none" w:sz="0" w:space="0" w:color="auto"/>
                <w:right w:val="none" w:sz="0" w:space="0" w:color="auto"/>
              </w:divBdr>
            </w:div>
            <w:div w:id="1930428437">
              <w:marLeft w:val="0"/>
              <w:marRight w:val="0"/>
              <w:marTop w:val="0"/>
              <w:marBottom w:val="0"/>
              <w:divBdr>
                <w:top w:val="none" w:sz="0" w:space="0" w:color="auto"/>
                <w:left w:val="none" w:sz="0" w:space="0" w:color="auto"/>
                <w:bottom w:val="none" w:sz="0" w:space="0" w:color="auto"/>
                <w:right w:val="none" w:sz="0" w:space="0" w:color="auto"/>
              </w:divBdr>
            </w:div>
            <w:div w:id="1009481480">
              <w:marLeft w:val="0"/>
              <w:marRight w:val="0"/>
              <w:marTop w:val="0"/>
              <w:marBottom w:val="0"/>
              <w:divBdr>
                <w:top w:val="none" w:sz="0" w:space="0" w:color="auto"/>
                <w:left w:val="none" w:sz="0" w:space="0" w:color="auto"/>
                <w:bottom w:val="none" w:sz="0" w:space="0" w:color="auto"/>
                <w:right w:val="none" w:sz="0" w:space="0" w:color="auto"/>
              </w:divBdr>
            </w:div>
            <w:div w:id="646782561">
              <w:marLeft w:val="0"/>
              <w:marRight w:val="0"/>
              <w:marTop w:val="0"/>
              <w:marBottom w:val="0"/>
              <w:divBdr>
                <w:top w:val="none" w:sz="0" w:space="0" w:color="auto"/>
                <w:left w:val="none" w:sz="0" w:space="0" w:color="auto"/>
                <w:bottom w:val="none" w:sz="0" w:space="0" w:color="auto"/>
                <w:right w:val="none" w:sz="0" w:space="0" w:color="auto"/>
              </w:divBdr>
            </w:div>
            <w:div w:id="2042122088">
              <w:marLeft w:val="0"/>
              <w:marRight w:val="0"/>
              <w:marTop w:val="0"/>
              <w:marBottom w:val="0"/>
              <w:divBdr>
                <w:top w:val="none" w:sz="0" w:space="0" w:color="auto"/>
                <w:left w:val="none" w:sz="0" w:space="0" w:color="auto"/>
                <w:bottom w:val="none" w:sz="0" w:space="0" w:color="auto"/>
                <w:right w:val="none" w:sz="0" w:space="0" w:color="auto"/>
              </w:divBdr>
            </w:div>
            <w:div w:id="1937013649">
              <w:marLeft w:val="0"/>
              <w:marRight w:val="0"/>
              <w:marTop w:val="0"/>
              <w:marBottom w:val="0"/>
              <w:divBdr>
                <w:top w:val="none" w:sz="0" w:space="0" w:color="auto"/>
                <w:left w:val="none" w:sz="0" w:space="0" w:color="auto"/>
                <w:bottom w:val="none" w:sz="0" w:space="0" w:color="auto"/>
                <w:right w:val="none" w:sz="0" w:space="0" w:color="auto"/>
              </w:divBdr>
            </w:div>
            <w:div w:id="475807508">
              <w:marLeft w:val="0"/>
              <w:marRight w:val="0"/>
              <w:marTop w:val="0"/>
              <w:marBottom w:val="0"/>
              <w:divBdr>
                <w:top w:val="none" w:sz="0" w:space="0" w:color="auto"/>
                <w:left w:val="none" w:sz="0" w:space="0" w:color="auto"/>
                <w:bottom w:val="none" w:sz="0" w:space="0" w:color="auto"/>
                <w:right w:val="none" w:sz="0" w:space="0" w:color="auto"/>
              </w:divBdr>
            </w:div>
            <w:div w:id="1938128519">
              <w:marLeft w:val="0"/>
              <w:marRight w:val="0"/>
              <w:marTop w:val="0"/>
              <w:marBottom w:val="0"/>
              <w:divBdr>
                <w:top w:val="none" w:sz="0" w:space="0" w:color="auto"/>
                <w:left w:val="none" w:sz="0" w:space="0" w:color="auto"/>
                <w:bottom w:val="none" w:sz="0" w:space="0" w:color="auto"/>
                <w:right w:val="none" w:sz="0" w:space="0" w:color="auto"/>
              </w:divBdr>
            </w:div>
            <w:div w:id="1087381138">
              <w:marLeft w:val="0"/>
              <w:marRight w:val="0"/>
              <w:marTop w:val="0"/>
              <w:marBottom w:val="0"/>
              <w:divBdr>
                <w:top w:val="none" w:sz="0" w:space="0" w:color="auto"/>
                <w:left w:val="none" w:sz="0" w:space="0" w:color="auto"/>
                <w:bottom w:val="none" w:sz="0" w:space="0" w:color="auto"/>
                <w:right w:val="none" w:sz="0" w:space="0" w:color="auto"/>
              </w:divBdr>
            </w:div>
            <w:div w:id="1278442233">
              <w:marLeft w:val="0"/>
              <w:marRight w:val="0"/>
              <w:marTop w:val="0"/>
              <w:marBottom w:val="0"/>
              <w:divBdr>
                <w:top w:val="none" w:sz="0" w:space="0" w:color="auto"/>
                <w:left w:val="none" w:sz="0" w:space="0" w:color="auto"/>
                <w:bottom w:val="none" w:sz="0" w:space="0" w:color="auto"/>
                <w:right w:val="none" w:sz="0" w:space="0" w:color="auto"/>
              </w:divBdr>
            </w:div>
            <w:div w:id="1066074230">
              <w:marLeft w:val="0"/>
              <w:marRight w:val="0"/>
              <w:marTop w:val="0"/>
              <w:marBottom w:val="0"/>
              <w:divBdr>
                <w:top w:val="none" w:sz="0" w:space="0" w:color="auto"/>
                <w:left w:val="none" w:sz="0" w:space="0" w:color="auto"/>
                <w:bottom w:val="none" w:sz="0" w:space="0" w:color="auto"/>
                <w:right w:val="none" w:sz="0" w:space="0" w:color="auto"/>
              </w:divBdr>
            </w:div>
            <w:div w:id="872771272">
              <w:marLeft w:val="0"/>
              <w:marRight w:val="0"/>
              <w:marTop w:val="0"/>
              <w:marBottom w:val="0"/>
              <w:divBdr>
                <w:top w:val="none" w:sz="0" w:space="0" w:color="auto"/>
                <w:left w:val="none" w:sz="0" w:space="0" w:color="auto"/>
                <w:bottom w:val="none" w:sz="0" w:space="0" w:color="auto"/>
                <w:right w:val="none" w:sz="0" w:space="0" w:color="auto"/>
              </w:divBdr>
            </w:div>
            <w:div w:id="170530027">
              <w:marLeft w:val="0"/>
              <w:marRight w:val="0"/>
              <w:marTop w:val="0"/>
              <w:marBottom w:val="0"/>
              <w:divBdr>
                <w:top w:val="none" w:sz="0" w:space="0" w:color="auto"/>
                <w:left w:val="none" w:sz="0" w:space="0" w:color="auto"/>
                <w:bottom w:val="none" w:sz="0" w:space="0" w:color="auto"/>
                <w:right w:val="none" w:sz="0" w:space="0" w:color="auto"/>
              </w:divBdr>
            </w:div>
            <w:div w:id="242181375">
              <w:marLeft w:val="0"/>
              <w:marRight w:val="0"/>
              <w:marTop w:val="0"/>
              <w:marBottom w:val="0"/>
              <w:divBdr>
                <w:top w:val="none" w:sz="0" w:space="0" w:color="auto"/>
                <w:left w:val="none" w:sz="0" w:space="0" w:color="auto"/>
                <w:bottom w:val="none" w:sz="0" w:space="0" w:color="auto"/>
                <w:right w:val="none" w:sz="0" w:space="0" w:color="auto"/>
              </w:divBdr>
            </w:div>
            <w:div w:id="700134562">
              <w:marLeft w:val="0"/>
              <w:marRight w:val="0"/>
              <w:marTop w:val="0"/>
              <w:marBottom w:val="0"/>
              <w:divBdr>
                <w:top w:val="none" w:sz="0" w:space="0" w:color="auto"/>
                <w:left w:val="none" w:sz="0" w:space="0" w:color="auto"/>
                <w:bottom w:val="none" w:sz="0" w:space="0" w:color="auto"/>
                <w:right w:val="none" w:sz="0" w:space="0" w:color="auto"/>
              </w:divBdr>
            </w:div>
            <w:div w:id="840662436">
              <w:marLeft w:val="0"/>
              <w:marRight w:val="0"/>
              <w:marTop w:val="0"/>
              <w:marBottom w:val="0"/>
              <w:divBdr>
                <w:top w:val="none" w:sz="0" w:space="0" w:color="auto"/>
                <w:left w:val="none" w:sz="0" w:space="0" w:color="auto"/>
                <w:bottom w:val="none" w:sz="0" w:space="0" w:color="auto"/>
                <w:right w:val="none" w:sz="0" w:space="0" w:color="auto"/>
              </w:divBdr>
            </w:div>
            <w:div w:id="439765142">
              <w:marLeft w:val="0"/>
              <w:marRight w:val="0"/>
              <w:marTop w:val="0"/>
              <w:marBottom w:val="0"/>
              <w:divBdr>
                <w:top w:val="none" w:sz="0" w:space="0" w:color="auto"/>
                <w:left w:val="none" w:sz="0" w:space="0" w:color="auto"/>
                <w:bottom w:val="none" w:sz="0" w:space="0" w:color="auto"/>
                <w:right w:val="none" w:sz="0" w:space="0" w:color="auto"/>
              </w:divBdr>
            </w:div>
            <w:div w:id="1025404246">
              <w:marLeft w:val="0"/>
              <w:marRight w:val="0"/>
              <w:marTop w:val="0"/>
              <w:marBottom w:val="0"/>
              <w:divBdr>
                <w:top w:val="none" w:sz="0" w:space="0" w:color="auto"/>
                <w:left w:val="none" w:sz="0" w:space="0" w:color="auto"/>
                <w:bottom w:val="none" w:sz="0" w:space="0" w:color="auto"/>
                <w:right w:val="none" w:sz="0" w:space="0" w:color="auto"/>
              </w:divBdr>
            </w:div>
            <w:div w:id="689570730">
              <w:marLeft w:val="0"/>
              <w:marRight w:val="0"/>
              <w:marTop w:val="0"/>
              <w:marBottom w:val="0"/>
              <w:divBdr>
                <w:top w:val="none" w:sz="0" w:space="0" w:color="auto"/>
                <w:left w:val="none" w:sz="0" w:space="0" w:color="auto"/>
                <w:bottom w:val="none" w:sz="0" w:space="0" w:color="auto"/>
                <w:right w:val="none" w:sz="0" w:space="0" w:color="auto"/>
              </w:divBdr>
            </w:div>
            <w:div w:id="617833315">
              <w:marLeft w:val="0"/>
              <w:marRight w:val="0"/>
              <w:marTop w:val="0"/>
              <w:marBottom w:val="0"/>
              <w:divBdr>
                <w:top w:val="none" w:sz="0" w:space="0" w:color="auto"/>
                <w:left w:val="none" w:sz="0" w:space="0" w:color="auto"/>
                <w:bottom w:val="none" w:sz="0" w:space="0" w:color="auto"/>
                <w:right w:val="none" w:sz="0" w:space="0" w:color="auto"/>
              </w:divBdr>
            </w:div>
            <w:div w:id="1643343333">
              <w:marLeft w:val="0"/>
              <w:marRight w:val="0"/>
              <w:marTop w:val="0"/>
              <w:marBottom w:val="0"/>
              <w:divBdr>
                <w:top w:val="none" w:sz="0" w:space="0" w:color="auto"/>
                <w:left w:val="none" w:sz="0" w:space="0" w:color="auto"/>
                <w:bottom w:val="none" w:sz="0" w:space="0" w:color="auto"/>
                <w:right w:val="none" w:sz="0" w:space="0" w:color="auto"/>
              </w:divBdr>
            </w:div>
            <w:div w:id="86969792">
              <w:marLeft w:val="0"/>
              <w:marRight w:val="0"/>
              <w:marTop w:val="0"/>
              <w:marBottom w:val="0"/>
              <w:divBdr>
                <w:top w:val="none" w:sz="0" w:space="0" w:color="auto"/>
                <w:left w:val="none" w:sz="0" w:space="0" w:color="auto"/>
                <w:bottom w:val="none" w:sz="0" w:space="0" w:color="auto"/>
                <w:right w:val="none" w:sz="0" w:space="0" w:color="auto"/>
              </w:divBdr>
            </w:div>
            <w:div w:id="2007827320">
              <w:marLeft w:val="0"/>
              <w:marRight w:val="0"/>
              <w:marTop w:val="0"/>
              <w:marBottom w:val="0"/>
              <w:divBdr>
                <w:top w:val="none" w:sz="0" w:space="0" w:color="auto"/>
                <w:left w:val="none" w:sz="0" w:space="0" w:color="auto"/>
                <w:bottom w:val="none" w:sz="0" w:space="0" w:color="auto"/>
                <w:right w:val="none" w:sz="0" w:space="0" w:color="auto"/>
              </w:divBdr>
            </w:div>
            <w:div w:id="204564578">
              <w:marLeft w:val="0"/>
              <w:marRight w:val="0"/>
              <w:marTop w:val="0"/>
              <w:marBottom w:val="0"/>
              <w:divBdr>
                <w:top w:val="none" w:sz="0" w:space="0" w:color="auto"/>
                <w:left w:val="none" w:sz="0" w:space="0" w:color="auto"/>
                <w:bottom w:val="none" w:sz="0" w:space="0" w:color="auto"/>
                <w:right w:val="none" w:sz="0" w:space="0" w:color="auto"/>
              </w:divBdr>
            </w:div>
            <w:div w:id="723526567">
              <w:marLeft w:val="0"/>
              <w:marRight w:val="0"/>
              <w:marTop w:val="0"/>
              <w:marBottom w:val="0"/>
              <w:divBdr>
                <w:top w:val="none" w:sz="0" w:space="0" w:color="auto"/>
                <w:left w:val="none" w:sz="0" w:space="0" w:color="auto"/>
                <w:bottom w:val="none" w:sz="0" w:space="0" w:color="auto"/>
                <w:right w:val="none" w:sz="0" w:space="0" w:color="auto"/>
              </w:divBdr>
            </w:div>
            <w:div w:id="1104544394">
              <w:marLeft w:val="0"/>
              <w:marRight w:val="0"/>
              <w:marTop w:val="0"/>
              <w:marBottom w:val="0"/>
              <w:divBdr>
                <w:top w:val="none" w:sz="0" w:space="0" w:color="auto"/>
                <w:left w:val="none" w:sz="0" w:space="0" w:color="auto"/>
                <w:bottom w:val="none" w:sz="0" w:space="0" w:color="auto"/>
                <w:right w:val="none" w:sz="0" w:space="0" w:color="auto"/>
              </w:divBdr>
            </w:div>
            <w:div w:id="1679847041">
              <w:marLeft w:val="0"/>
              <w:marRight w:val="0"/>
              <w:marTop w:val="0"/>
              <w:marBottom w:val="0"/>
              <w:divBdr>
                <w:top w:val="none" w:sz="0" w:space="0" w:color="auto"/>
                <w:left w:val="none" w:sz="0" w:space="0" w:color="auto"/>
                <w:bottom w:val="none" w:sz="0" w:space="0" w:color="auto"/>
                <w:right w:val="none" w:sz="0" w:space="0" w:color="auto"/>
              </w:divBdr>
            </w:div>
            <w:div w:id="2140803560">
              <w:marLeft w:val="0"/>
              <w:marRight w:val="0"/>
              <w:marTop w:val="0"/>
              <w:marBottom w:val="0"/>
              <w:divBdr>
                <w:top w:val="none" w:sz="0" w:space="0" w:color="auto"/>
                <w:left w:val="none" w:sz="0" w:space="0" w:color="auto"/>
                <w:bottom w:val="none" w:sz="0" w:space="0" w:color="auto"/>
                <w:right w:val="none" w:sz="0" w:space="0" w:color="auto"/>
              </w:divBdr>
            </w:div>
            <w:div w:id="185868151">
              <w:marLeft w:val="0"/>
              <w:marRight w:val="0"/>
              <w:marTop w:val="0"/>
              <w:marBottom w:val="0"/>
              <w:divBdr>
                <w:top w:val="none" w:sz="0" w:space="0" w:color="auto"/>
                <w:left w:val="none" w:sz="0" w:space="0" w:color="auto"/>
                <w:bottom w:val="none" w:sz="0" w:space="0" w:color="auto"/>
                <w:right w:val="none" w:sz="0" w:space="0" w:color="auto"/>
              </w:divBdr>
            </w:div>
            <w:div w:id="461847481">
              <w:marLeft w:val="0"/>
              <w:marRight w:val="0"/>
              <w:marTop w:val="0"/>
              <w:marBottom w:val="0"/>
              <w:divBdr>
                <w:top w:val="none" w:sz="0" w:space="0" w:color="auto"/>
                <w:left w:val="none" w:sz="0" w:space="0" w:color="auto"/>
                <w:bottom w:val="none" w:sz="0" w:space="0" w:color="auto"/>
                <w:right w:val="none" w:sz="0" w:space="0" w:color="auto"/>
              </w:divBdr>
            </w:div>
            <w:div w:id="1207063456">
              <w:marLeft w:val="0"/>
              <w:marRight w:val="0"/>
              <w:marTop w:val="0"/>
              <w:marBottom w:val="0"/>
              <w:divBdr>
                <w:top w:val="none" w:sz="0" w:space="0" w:color="auto"/>
                <w:left w:val="none" w:sz="0" w:space="0" w:color="auto"/>
                <w:bottom w:val="none" w:sz="0" w:space="0" w:color="auto"/>
                <w:right w:val="none" w:sz="0" w:space="0" w:color="auto"/>
              </w:divBdr>
            </w:div>
            <w:div w:id="1037970446">
              <w:marLeft w:val="0"/>
              <w:marRight w:val="0"/>
              <w:marTop w:val="0"/>
              <w:marBottom w:val="0"/>
              <w:divBdr>
                <w:top w:val="none" w:sz="0" w:space="0" w:color="auto"/>
                <w:left w:val="none" w:sz="0" w:space="0" w:color="auto"/>
                <w:bottom w:val="none" w:sz="0" w:space="0" w:color="auto"/>
                <w:right w:val="none" w:sz="0" w:space="0" w:color="auto"/>
              </w:divBdr>
            </w:div>
            <w:div w:id="753667501">
              <w:marLeft w:val="0"/>
              <w:marRight w:val="0"/>
              <w:marTop w:val="0"/>
              <w:marBottom w:val="0"/>
              <w:divBdr>
                <w:top w:val="none" w:sz="0" w:space="0" w:color="auto"/>
                <w:left w:val="none" w:sz="0" w:space="0" w:color="auto"/>
                <w:bottom w:val="none" w:sz="0" w:space="0" w:color="auto"/>
                <w:right w:val="none" w:sz="0" w:space="0" w:color="auto"/>
              </w:divBdr>
            </w:div>
            <w:div w:id="1080523056">
              <w:marLeft w:val="0"/>
              <w:marRight w:val="0"/>
              <w:marTop w:val="0"/>
              <w:marBottom w:val="0"/>
              <w:divBdr>
                <w:top w:val="none" w:sz="0" w:space="0" w:color="auto"/>
                <w:left w:val="none" w:sz="0" w:space="0" w:color="auto"/>
                <w:bottom w:val="none" w:sz="0" w:space="0" w:color="auto"/>
                <w:right w:val="none" w:sz="0" w:space="0" w:color="auto"/>
              </w:divBdr>
            </w:div>
            <w:div w:id="139620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519056">
      <w:bodyDiv w:val="1"/>
      <w:marLeft w:val="0"/>
      <w:marRight w:val="0"/>
      <w:marTop w:val="0"/>
      <w:marBottom w:val="0"/>
      <w:divBdr>
        <w:top w:val="none" w:sz="0" w:space="0" w:color="auto"/>
        <w:left w:val="none" w:sz="0" w:space="0" w:color="auto"/>
        <w:bottom w:val="none" w:sz="0" w:space="0" w:color="auto"/>
        <w:right w:val="none" w:sz="0" w:space="0" w:color="auto"/>
      </w:divBdr>
      <w:divsChild>
        <w:div w:id="438795466">
          <w:marLeft w:val="0"/>
          <w:marRight w:val="0"/>
          <w:marTop w:val="0"/>
          <w:marBottom w:val="0"/>
          <w:divBdr>
            <w:top w:val="none" w:sz="0" w:space="0" w:color="auto"/>
            <w:left w:val="none" w:sz="0" w:space="0" w:color="auto"/>
            <w:bottom w:val="none" w:sz="0" w:space="0" w:color="auto"/>
            <w:right w:val="none" w:sz="0" w:space="0" w:color="auto"/>
          </w:divBdr>
        </w:div>
      </w:divsChild>
    </w:div>
    <w:div w:id="1834488238">
      <w:bodyDiv w:val="1"/>
      <w:marLeft w:val="0"/>
      <w:marRight w:val="0"/>
      <w:marTop w:val="0"/>
      <w:marBottom w:val="0"/>
      <w:divBdr>
        <w:top w:val="none" w:sz="0" w:space="0" w:color="auto"/>
        <w:left w:val="none" w:sz="0" w:space="0" w:color="auto"/>
        <w:bottom w:val="none" w:sz="0" w:space="0" w:color="auto"/>
        <w:right w:val="none" w:sz="0" w:space="0" w:color="auto"/>
      </w:divBdr>
      <w:divsChild>
        <w:div w:id="2074430742">
          <w:marLeft w:val="0"/>
          <w:marRight w:val="0"/>
          <w:marTop w:val="0"/>
          <w:marBottom w:val="0"/>
          <w:divBdr>
            <w:top w:val="none" w:sz="0" w:space="0" w:color="auto"/>
            <w:left w:val="none" w:sz="0" w:space="0" w:color="auto"/>
            <w:bottom w:val="none" w:sz="0" w:space="0" w:color="auto"/>
            <w:right w:val="none" w:sz="0" w:space="0" w:color="auto"/>
          </w:divBdr>
          <w:divsChild>
            <w:div w:id="131948206">
              <w:marLeft w:val="0"/>
              <w:marRight w:val="0"/>
              <w:marTop w:val="0"/>
              <w:marBottom w:val="0"/>
              <w:divBdr>
                <w:top w:val="none" w:sz="0" w:space="0" w:color="auto"/>
                <w:left w:val="none" w:sz="0" w:space="0" w:color="auto"/>
                <w:bottom w:val="none" w:sz="0" w:space="0" w:color="auto"/>
                <w:right w:val="none" w:sz="0" w:space="0" w:color="auto"/>
              </w:divBdr>
            </w:div>
            <w:div w:id="1353720923">
              <w:marLeft w:val="0"/>
              <w:marRight w:val="0"/>
              <w:marTop w:val="0"/>
              <w:marBottom w:val="0"/>
              <w:divBdr>
                <w:top w:val="none" w:sz="0" w:space="0" w:color="auto"/>
                <w:left w:val="none" w:sz="0" w:space="0" w:color="auto"/>
                <w:bottom w:val="none" w:sz="0" w:space="0" w:color="auto"/>
                <w:right w:val="none" w:sz="0" w:space="0" w:color="auto"/>
              </w:divBdr>
            </w:div>
            <w:div w:id="980037334">
              <w:marLeft w:val="0"/>
              <w:marRight w:val="0"/>
              <w:marTop w:val="0"/>
              <w:marBottom w:val="0"/>
              <w:divBdr>
                <w:top w:val="none" w:sz="0" w:space="0" w:color="auto"/>
                <w:left w:val="none" w:sz="0" w:space="0" w:color="auto"/>
                <w:bottom w:val="none" w:sz="0" w:space="0" w:color="auto"/>
                <w:right w:val="none" w:sz="0" w:space="0" w:color="auto"/>
              </w:divBdr>
            </w:div>
            <w:div w:id="1315256721">
              <w:marLeft w:val="0"/>
              <w:marRight w:val="0"/>
              <w:marTop w:val="0"/>
              <w:marBottom w:val="0"/>
              <w:divBdr>
                <w:top w:val="none" w:sz="0" w:space="0" w:color="auto"/>
                <w:left w:val="none" w:sz="0" w:space="0" w:color="auto"/>
                <w:bottom w:val="none" w:sz="0" w:space="0" w:color="auto"/>
                <w:right w:val="none" w:sz="0" w:space="0" w:color="auto"/>
              </w:divBdr>
            </w:div>
            <w:div w:id="298150335">
              <w:marLeft w:val="0"/>
              <w:marRight w:val="0"/>
              <w:marTop w:val="0"/>
              <w:marBottom w:val="0"/>
              <w:divBdr>
                <w:top w:val="none" w:sz="0" w:space="0" w:color="auto"/>
                <w:left w:val="none" w:sz="0" w:space="0" w:color="auto"/>
                <w:bottom w:val="none" w:sz="0" w:space="0" w:color="auto"/>
                <w:right w:val="none" w:sz="0" w:space="0" w:color="auto"/>
              </w:divBdr>
            </w:div>
            <w:div w:id="1763795792">
              <w:marLeft w:val="0"/>
              <w:marRight w:val="0"/>
              <w:marTop w:val="0"/>
              <w:marBottom w:val="0"/>
              <w:divBdr>
                <w:top w:val="none" w:sz="0" w:space="0" w:color="auto"/>
                <w:left w:val="none" w:sz="0" w:space="0" w:color="auto"/>
                <w:bottom w:val="none" w:sz="0" w:space="0" w:color="auto"/>
                <w:right w:val="none" w:sz="0" w:space="0" w:color="auto"/>
              </w:divBdr>
            </w:div>
            <w:div w:id="141973155">
              <w:marLeft w:val="0"/>
              <w:marRight w:val="0"/>
              <w:marTop w:val="0"/>
              <w:marBottom w:val="0"/>
              <w:divBdr>
                <w:top w:val="none" w:sz="0" w:space="0" w:color="auto"/>
                <w:left w:val="none" w:sz="0" w:space="0" w:color="auto"/>
                <w:bottom w:val="none" w:sz="0" w:space="0" w:color="auto"/>
                <w:right w:val="none" w:sz="0" w:space="0" w:color="auto"/>
              </w:divBdr>
            </w:div>
            <w:div w:id="989559485">
              <w:marLeft w:val="0"/>
              <w:marRight w:val="0"/>
              <w:marTop w:val="0"/>
              <w:marBottom w:val="0"/>
              <w:divBdr>
                <w:top w:val="none" w:sz="0" w:space="0" w:color="auto"/>
                <w:left w:val="none" w:sz="0" w:space="0" w:color="auto"/>
                <w:bottom w:val="none" w:sz="0" w:space="0" w:color="auto"/>
                <w:right w:val="none" w:sz="0" w:space="0" w:color="auto"/>
              </w:divBdr>
            </w:div>
            <w:div w:id="1684091635">
              <w:marLeft w:val="0"/>
              <w:marRight w:val="0"/>
              <w:marTop w:val="0"/>
              <w:marBottom w:val="0"/>
              <w:divBdr>
                <w:top w:val="none" w:sz="0" w:space="0" w:color="auto"/>
                <w:left w:val="none" w:sz="0" w:space="0" w:color="auto"/>
                <w:bottom w:val="none" w:sz="0" w:space="0" w:color="auto"/>
                <w:right w:val="none" w:sz="0" w:space="0" w:color="auto"/>
              </w:divBdr>
            </w:div>
            <w:div w:id="749422810">
              <w:marLeft w:val="0"/>
              <w:marRight w:val="0"/>
              <w:marTop w:val="0"/>
              <w:marBottom w:val="0"/>
              <w:divBdr>
                <w:top w:val="none" w:sz="0" w:space="0" w:color="auto"/>
                <w:left w:val="none" w:sz="0" w:space="0" w:color="auto"/>
                <w:bottom w:val="none" w:sz="0" w:space="0" w:color="auto"/>
                <w:right w:val="none" w:sz="0" w:space="0" w:color="auto"/>
              </w:divBdr>
            </w:div>
            <w:div w:id="1749964668">
              <w:marLeft w:val="0"/>
              <w:marRight w:val="0"/>
              <w:marTop w:val="0"/>
              <w:marBottom w:val="0"/>
              <w:divBdr>
                <w:top w:val="none" w:sz="0" w:space="0" w:color="auto"/>
                <w:left w:val="none" w:sz="0" w:space="0" w:color="auto"/>
                <w:bottom w:val="none" w:sz="0" w:space="0" w:color="auto"/>
                <w:right w:val="none" w:sz="0" w:space="0" w:color="auto"/>
              </w:divBdr>
            </w:div>
            <w:div w:id="1364751279">
              <w:marLeft w:val="0"/>
              <w:marRight w:val="0"/>
              <w:marTop w:val="0"/>
              <w:marBottom w:val="0"/>
              <w:divBdr>
                <w:top w:val="none" w:sz="0" w:space="0" w:color="auto"/>
                <w:left w:val="none" w:sz="0" w:space="0" w:color="auto"/>
                <w:bottom w:val="none" w:sz="0" w:space="0" w:color="auto"/>
                <w:right w:val="none" w:sz="0" w:space="0" w:color="auto"/>
              </w:divBdr>
            </w:div>
            <w:div w:id="583803275">
              <w:marLeft w:val="0"/>
              <w:marRight w:val="0"/>
              <w:marTop w:val="0"/>
              <w:marBottom w:val="0"/>
              <w:divBdr>
                <w:top w:val="none" w:sz="0" w:space="0" w:color="auto"/>
                <w:left w:val="none" w:sz="0" w:space="0" w:color="auto"/>
                <w:bottom w:val="none" w:sz="0" w:space="0" w:color="auto"/>
                <w:right w:val="none" w:sz="0" w:space="0" w:color="auto"/>
              </w:divBdr>
            </w:div>
            <w:div w:id="1417900888">
              <w:marLeft w:val="0"/>
              <w:marRight w:val="0"/>
              <w:marTop w:val="0"/>
              <w:marBottom w:val="0"/>
              <w:divBdr>
                <w:top w:val="none" w:sz="0" w:space="0" w:color="auto"/>
                <w:left w:val="none" w:sz="0" w:space="0" w:color="auto"/>
                <w:bottom w:val="none" w:sz="0" w:space="0" w:color="auto"/>
                <w:right w:val="none" w:sz="0" w:space="0" w:color="auto"/>
              </w:divBdr>
            </w:div>
            <w:div w:id="306058083">
              <w:marLeft w:val="0"/>
              <w:marRight w:val="0"/>
              <w:marTop w:val="0"/>
              <w:marBottom w:val="0"/>
              <w:divBdr>
                <w:top w:val="none" w:sz="0" w:space="0" w:color="auto"/>
                <w:left w:val="none" w:sz="0" w:space="0" w:color="auto"/>
                <w:bottom w:val="none" w:sz="0" w:space="0" w:color="auto"/>
                <w:right w:val="none" w:sz="0" w:space="0" w:color="auto"/>
              </w:divBdr>
            </w:div>
            <w:div w:id="1473328610">
              <w:marLeft w:val="0"/>
              <w:marRight w:val="0"/>
              <w:marTop w:val="0"/>
              <w:marBottom w:val="0"/>
              <w:divBdr>
                <w:top w:val="none" w:sz="0" w:space="0" w:color="auto"/>
                <w:left w:val="none" w:sz="0" w:space="0" w:color="auto"/>
                <w:bottom w:val="none" w:sz="0" w:space="0" w:color="auto"/>
                <w:right w:val="none" w:sz="0" w:space="0" w:color="auto"/>
              </w:divBdr>
            </w:div>
            <w:div w:id="781455740">
              <w:marLeft w:val="0"/>
              <w:marRight w:val="0"/>
              <w:marTop w:val="0"/>
              <w:marBottom w:val="0"/>
              <w:divBdr>
                <w:top w:val="none" w:sz="0" w:space="0" w:color="auto"/>
                <w:left w:val="none" w:sz="0" w:space="0" w:color="auto"/>
                <w:bottom w:val="none" w:sz="0" w:space="0" w:color="auto"/>
                <w:right w:val="none" w:sz="0" w:space="0" w:color="auto"/>
              </w:divBdr>
            </w:div>
            <w:div w:id="1415205968">
              <w:marLeft w:val="0"/>
              <w:marRight w:val="0"/>
              <w:marTop w:val="0"/>
              <w:marBottom w:val="0"/>
              <w:divBdr>
                <w:top w:val="none" w:sz="0" w:space="0" w:color="auto"/>
                <w:left w:val="none" w:sz="0" w:space="0" w:color="auto"/>
                <w:bottom w:val="none" w:sz="0" w:space="0" w:color="auto"/>
                <w:right w:val="none" w:sz="0" w:space="0" w:color="auto"/>
              </w:divBdr>
            </w:div>
            <w:div w:id="598027769">
              <w:marLeft w:val="0"/>
              <w:marRight w:val="0"/>
              <w:marTop w:val="0"/>
              <w:marBottom w:val="0"/>
              <w:divBdr>
                <w:top w:val="none" w:sz="0" w:space="0" w:color="auto"/>
                <w:left w:val="none" w:sz="0" w:space="0" w:color="auto"/>
                <w:bottom w:val="none" w:sz="0" w:space="0" w:color="auto"/>
                <w:right w:val="none" w:sz="0" w:space="0" w:color="auto"/>
              </w:divBdr>
            </w:div>
            <w:div w:id="982081561">
              <w:marLeft w:val="0"/>
              <w:marRight w:val="0"/>
              <w:marTop w:val="0"/>
              <w:marBottom w:val="0"/>
              <w:divBdr>
                <w:top w:val="none" w:sz="0" w:space="0" w:color="auto"/>
                <w:left w:val="none" w:sz="0" w:space="0" w:color="auto"/>
                <w:bottom w:val="none" w:sz="0" w:space="0" w:color="auto"/>
                <w:right w:val="none" w:sz="0" w:space="0" w:color="auto"/>
              </w:divBdr>
            </w:div>
            <w:div w:id="1140537883">
              <w:marLeft w:val="0"/>
              <w:marRight w:val="0"/>
              <w:marTop w:val="0"/>
              <w:marBottom w:val="0"/>
              <w:divBdr>
                <w:top w:val="none" w:sz="0" w:space="0" w:color="auto"/>
                <w:left w:val="none" w:sz="0" w:space="0" w:color="auto"/>
                <w:bottom w:val="none" w:sz="0" w:space="0" w:color="auto"/>
                <w:right w:val="none" w:sz="0" w:space="0" w:color="auto"/>
              </w:divBdr>
            </w:div>
            <w:div w:id="1162968977">
              <w:marLeft w:val="0"/>
              <w:marRight w:val="0"/>
              <w:marTop w:val="0"/>
              <w:marBottom w:val="0"/>
              <w:divBdr>
                <w:top w:val="none" w:sz="0" w:space="0" w:color="auto"/>
                <w:left w:val="none" w:sz="0" w:space="0" w:color="auto"/>
                <w:bottom w:val="none" w:sz="0" w:space="0" w:color="auto"/>
                <w:right w:val="none" w:sz="0" w:space="0" w:color="auto"/>
              </w:divBdr>
            </w:div>
            <w:div w:id="441152876">
              <w:marLeft w:val="0"/>
              <w:marRight w:val="0"/>
              <w:marTop w:val="0"/>
              <w:marBottom w:val="0"/>
              <w:divBdr>
                <w:top w:val="none" w:sz="0" w:space="0" w:color="auto"/>
                <w:left w:val="none" w:sz="0" w:space="0" w:color="auto"/>
                <w:bottom w:val="none" w:sz="0" w:space="0" w:color="auto"/>
                <w:right w:val="none" w:sz="0" w:space="0" w:color="auto"/>
              </w:divBdr>
            </w:div>
            <w:div w:id="1629776104">
              <w:marLeft w:val="0"/>
              <w:marRight w:val="0"/>
              <w:marTop w:val="0"/>
              <w:marBottom w:val="0"/>
              <w:divBdr>
                <w:top w:val="none" w:sz="0" w:space="0" w:color="auto"/>
                <w:left w:val="none" w:sz="0" w:space="0" w:color="auto"/>
                <w:bottom w:val="none" w:sz="0" w:space="0" w:color="auto"/>
                <w:right w:val="none" w:sz="0" w:space="0" w:color="auto"/>
              </w:divBdr>
            </w:div>
            <w:div w:id="547301657">
              <w:marLeft w:val="0"/>
              <w:marRight w:val="0"/>
              <w:marTop w:val="0"/>
              <w:marBottom w:val="0"/>
              <w:divBdr>
                <w:top w:val="none" w:sz="0" w:space="0" w:color="auto"/>
                <w:left w:val="none" w:sz="0" w:space="0" w:color="auto"/>
                <w:bottom w:val="none" w:sz="0" w:space="0" w:color="auto"/>
                <w:right w:val="none" w:sz="0" w:space="0" w:color="auto"/>
              </w:divBdr>
            </w:div>
            <w:div w:id="1262058403">
              <w:marLeft w:val="0"/>
              <w:marRight w:val="0"/>
              <w:marTop w:val="0"/>
              <w:marBottom w:val="0"/>
              <w:divBdr>
                <w:top w:val="none" w:sz="0" w:space="0" w:color="auto"/>
                <w:left w:val="none" w:sz="0" w:space="0" w:color="auto"/>
                <w:bottom w:val="none" w:sz="0" w:space="0" w:color="auto"/>
                <w:right w:val="none" w:sz="0" w:space="0" w:color="auto"/>
              </w:divBdr>
            </w:div>
            <w:div w:id="929121242">
              <w:marLeft w:val="0"/>
              <w:marRight w:val="0"/>
              <w:marTop w:val="0"/>
              <w:marBottom w:val="0"/>
              <w:divBdr>
                <w:top w:val="none" w:sz="0" w:space="0" w:color="auto"/>
                <w:left w:val="none" w:sz="0" w:space="0" w:color="auto"/>
                <w:bottom w:val="none" w:sz="0" w:space="0" w:color="auto"/>
                <w:right w:val="none" w:sz="0" w:space="0" w:color="auto"/>
              </w:divBdr>
            </w:div>
            <w:div w:id="516122883">
              <w:marLeft w:val="0"/>
              <w:marRight w:val="0"/>
              <w:marTop w:val="0"/>
              <w:marBottom w:val="0"/>
              <w:divBdr>
                <w:top w:val="none" w:sz="0" w:space="0" w:color="auto"/>
                <w:left w:val="none" w:sz="0" w:space="0" w:color="auto"/>
                <w:bottom w:val="none" w:sz="0" w:space="0" w:color="auto"/>
                <w:right w:val="none" w:sz="0" w:space="0" w:color="auto"/>
              </w:divBdr>
            </w:div>
            <w:div w:id="1135755940">
              <w:marLeft w:val="0"/>
              <w:marRight w:val="0"/>
              <w:marTop w:val="0"/>
              <w:marBottom w:val="0"/>
              <w:divBdr>
                <w:top w:val="none" w:sz="0" w:space="0" w:color="auto"/>
                <w:left w:val="none" w:sz="0" w:space="0" w:color="auto"/>
                <w:bottom w:val="none" w:sz="0" w:space="0" w:color="auto"/>
                <w:right w:val="none" w:sz="0" w:space="0" w:color="auto"/>
              </w:divBdr>
            </w:div>
            <w:div w:id="4263900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837110771">
      <w:bodyDiv w:val="1"/>
      <w:marLeft w:val="0"/>
      <w:marRight w:val="0"/>
      <w:marTop w:val="0"/>
      <w:marBottom w:val="0"/>
      <w:divBdr>
        <w:top w:val="none" w:sz="0" w:space="0" w:color="auto"/>
        <w:left w:val="none" w:sz="0" w:space="0" w:color="auto"/>
        <w:bottom w:val="none" w:sz="0" w:space="0" w:color="auto"/>
        <w:right w:val="none" w:sz="0" w:space="0" w:color="auto"/>
      </w:divBdr>
      <w:divsChild>
        <w:div w:id="1854303122">
          <w:marLeft w:val="0"/>
          <w:marRight w:val="0"/>
          <w:marTop w:val="0"/>
          <w:marBottom w:val="0"/>
          <w:divBdr>
            <w:top w:val="none" w:sz="0" w:space="0" w:color="auto"/>
            <w:left w:val="none" w:sz="0" w:space="0" w:color="auto"/>
            <w:bottom w:val="none" w:sz="0" w:space="0" w:color="auto"/>
            <w:right w:val="none" w:sz="0" w:space="0" w:color="auto"/>
          </w:divBdr>
          <w:divsChild>
            <w:div w:id="11921069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845852012">
      <w:bodyDiv w:val="1"/>
      <w:marLeft w:val="0"/>
      <w:marRight w:val="0"/>
      <w:marTop w:val="0"/>
      <w:marBottom w:val="0"/>
      <w:divBdr>
        <w:top w:val="none" w:sz="0" w:space="0" w:color="auto"/>
        <w:left w:val="none" w:sz="0" w:space="0" w:color="auto"/>
        <w:bottom w:val="none" w:sz="0" w:space="0" w:color="auto"/>
        <w:right w:val="none" w:sz="0" w:space="0" w:color="auto"/>
      </w:divBdr>
      <w:divsChild>
        <w:div w:id="609975230">
          <w:marLeft w:val="0"/>
          <w:marRight w:val="0"/>
          <w:marTop w:val="0"/>
          <w:marBottom w:val="0"/>
          <w:divBdr>
            <w:top w:val="none" w:sz="0" w:space="0" w:color="auto"/>
            <w:left w:val="none" w:sz="0" w:space="0" w:color="auto"/>
            <w:bottom w:val="none" w:sz="0" w:space="0" w:color="auto"/>
            <w:right w:val="none" w:sz="0" w:space="0" w:color="auto"/>
          </w:divBdr>
        </w:div>
        <w:div w:id="1309165786">
          <w:marLeft w:val="0"/>
          <w:marRight w:val="0"/>
          <w:marTop w:val="0"/>
          <w:marBottom w:val="0"/>
          <w:divBdr>
            <w:top w:val="none" w:sz="0" w:space="0" w:color="auto"/>
            <w:left w:val="none" w:sz="0" w:space="0" w:color="auto"/>
            <w:bottom w:val="none" w:sz="0" w:space="0" w:color="auto"/>
            <w:right w:val="none" w:sz="0" w:space="0" w:color="auto"/>
          </w:divBdr>
        </w:div>
        <w:div w:id="1631860141">
          <w:marLeft w:val="0"/>
          <w:marRight w:val="0"/>
          <w:marTop w:val="0"/>
          <w:marBottom w:val="0"/>
          <w:divBdr>
            <w:top w:val="none" w:sz="0" w:space="0" w:color="auto"/>
            <w:left w:val="none" w:sz="0" w:space="0" w:color="auto"/>
            <w:bottom w:val="none" w:sz="0" w:space="0" w:color="auto"/>
            <w:right w:val="none" w:sz="0" w:space="0" w:color="auto"/>
          </w:divBdr>
        </w:div>
        <w:div w:id="1029452127">
          <w:marLeft w:val="0"/>
          <w:marRight w:val="0"/>
          <w:marTop w:val="0"/>
          <w:marBottom w:val="0"/>
          <w:divBdr>
            <w:top w:val="none" w:sz="0" w:space="0" w:color="auto"/>
            <w:left w:val="none" w:sz="0" w:space="0" w:color="auto"/>
            <w:bottom w:val="none" w:sz="0" w:space="0" w:color="auto"/>
            <w:right w:val="none" w:sz="0" w:space="0" w:color="auto"/>
          </w:divBdr>
        </w:div>
        <w:div w:id="589578718">
          <w:marLeft w:val="0"/>
          <w:marRight w:val="0"/>
          <w:marTop w:val="0"/>
          <w:marBottom w:val="0"/>
          <w:divBdr>
            <w:top w:val="none" w:sz="0" w:space="0" w:color="auto"/>
            <w:left w:val="none" w:sz="0" w:space="0" w:color="auto"/>
            <w:bottom w:val="none" w:sz="0" w:space="0" w:color="auto"/>
            <w:right w:val="none" w:sz="0" w:space="0" w:color="auto"/>
          </w:divBdr>
        </w:div>
        <w:div w:id="1781291241">
          <w:marLeft w:val="0"/>
          <w:marRight w:val="0"/>
          <w:marTop w:val="0"/>
          <w:marBottom w:val="0"/>
          <w:divBdr>
            <w:top w:val="none" w:sz="0" w:space="0" w:color="auto"/>
            <w:left w:val="none" w:sz="0" w:space="0" w:color="auto"/>
            <w:bottom w:val="none" w:sz="0" w:space="0" w:color="auto"/>
            <w:right w:val="none" w:sz="0" w:space="0" w:color="auto"/>
          </w:divBdr>
        </w:div>
        <w:div w:id="134837143">
          <w:marLeft w:val="0"/>
          <w:marRight w:val="0"/>
          <w:marTop w:val="0"/>
          <w:marBottom w:val="0"/>
          <w:divBdr>
            <w:top w:val="none" w:sz="0" w:space="0" w:color="auto"/>
            <w:left w:val="none" w:sz="0" w:space="0" w:color="auto"/>
            <w:bottom w:val="none" w:sz="0" w:space="0" w:color="auto"/>
            <w:right w:val="none" w:sz="0" w:space="0" w:color="auto"/>
          </w:divBdr>
        </w:div>
        <w:div w:id="358510604">
          <w:marLeft w:val="0"/>
          <w:marRight w:val="0"/>
          <w:marTop w:val="0"/>
          <w:marBottom w:val="0"/>
          <w:divBdr>
            <w:top w:val="none" w:sz="0" w:space="0" w:color="auto"/>
            <w:left w:val="none" w:sz="0" w:space="0" w:color="auto"/>
            <w:bottom w:val="none" w:sz="0" w:space="0" w:color="auto"/>
            <w:right w:val="none" w:sz="0" w:space="0" w:color="auto"/>
          </w:divBdr>
        </w:div>
        <w:div w:id="773133295">
          <w:marLeft w:val="0"/>
          <w:marRight w:val="0"/>
          <w:marTop w:val="0"/>
          <w:marBottom w:val="0"/>
          <w:divBdr>
            <w:top w:val="none" w:sz="0" w:space="0" w:color="auto"/>
            <w:left w:val="none" w:sz="0" w:space="0" w:color="auto"/>
            <w:bottom w:val="none" w:sz="0" w:space="0" w:color="auto"/>
            <w:right w:val="none" w:sz="0" w:space="0" w:color="auto"/>
          </w:divBdr>
        </w:div>
        <w:div w:id="1226603364">
          <w:marLeft w:val="0"/>
          <w:marRight w:val="0"/>
          <w:marTop w:val="0"/>
          <w:marBottom w:val="0"/>
          <w:divBdr>
            <w:top w:val="none" w:sz="0" w:space="0" w:color="auto"/>
            <w:left w:val="none" w:sz="0" w:space="0" w:color="auto"/>
            <w:bottom w:val="none" w:sz="0" w:space="0" w:color="auto"/>
            <w:right w:val="none" w:sz="0" w:space="0" w:color="auto"/>
          </w:divBdr>
        </w:div>
        <w:div w:id="1421371809">
          <w:marLeft w:val="0"/>
          <w:marRight w:val="0"/>
          <w:marTop w:val="0"/>
          <w:marBottom w:val="0"/>
          <w:divBdr>
            <w:top w:val="none" w:sz="0" w:space="0" w:color="auto"/>
            <w:left w:val="none" w:sz="0" w:space="0" w:color="auto"/>
            <w:bottom w:val="none" w:sz="0" w:space="0" w:color="auto"/>
            <w:right w:val="none" w:sz="0" w:space="0" w:color="auto"/>
          </w:divBdr>
        </w:div>
      </w:divsChild>
    </w:div>
    <w:div w:id="1848716878">
      <w:bodyDiv w:val="1"/>
      <w:marLeft w:val="0"/>
      <w:marRight w:val="0"/>
      <w:marTop w:val="0"/>
      <w:marBottom w:val="0"/>
      <w:divBdr>
        <w:top w:val="none" w:sz="0" w:space="0" w:color="auto"/>
        <w:left w:val="none" w:sz="0" w:space="0" w:color="auto"/>
        <w:bottom w:val="none" w:sz="0" w:space="0" w:color="auto"/>
        <w:right w:val="none" w:sz="0" w:space="0" w:color="auto"/>
      </w:divBdr>
      <w:divsChild>
        <w:div w:id="44064160">
          <w:marLeft w:val="0"/>
          <w:marRight w:val="0"/>
          <w:marTop w:val="0"/>
          <w:marBottom w:val="0"/>
          <w:divBdr>
            <w:top w:val="none" w:sz="0" w:space="0" w:color="auto"/>
            <w:left w:val="none" w:sz="0" w:space="0" w:color="auto"/>
            <w:bottom w:val="none" w:sz="0" w:space="0" w:color="auto"/>
            <w:right w:val="none" w:sz="0" w:space="0" w:color="auto"/>
          </w:divBdr>
        </w:div>
      </w:divsChild>
    </w:div>
    <w:div w:id="1850633368">
      <w:bodyDiv w:val="1"/>
      <w:marLeft w:val="0"/>
      <w:marRight w:val="0"/>
      <w:marTop w:val="0"/>
      <w:marBottom w:val="0"/>
      <w:divBdr>
        <w:top w:val="none" w:sz="0" w:space="0" w:color="auto"/>
        <w:left w:val="none" w:sz="0" w:space="0" w:color="auto"/>
        <w:bottom w:val="none" w:sz="0" w:space="0" w:color="auto"/>
        <w:right w:val="none" w:sz="0" w:space="0" w:color="auto"/>
      </w:divBdr>
      <w:divsChild>
        <w:div w:id="2035033023">
          <w:marLeft w:val="0"/>
          <w:marRight w:val="0"/>
          <w:marTop w:val="0"/>
          <w:marBottom w:val="0"/>
          <w:divBdr>
            <w:top w:val="none" w:sz="0" w:space="0" w:color="auto"/>
            <w:left w:val="none" w:sz="0" w:space="0" w:color="auto"/>
            <w:bottom w:val="none" w:sz="0" w:space="0" w:color="auto"/>
            <w:right w:val="none" w:sz="0" w:space="0" w:color="auto"/>
          </w:divBdr>
        </w:div>
      </w:divsChild>
    </w:div>
    <w:div w:id="1853911515">
      <w:bodyDiv w:val="1"/>
      <w:marLeft w:val="0"/>
      <w:marRight w:val="0"/>
      <w:marTop w:val="0"/>
      <w:marBottom w:val="0"/>
      <w:divBdr>
        <w:top w:val="none" w:sz="0" w:space="0" w:color="auto"/>
        <w:left w:val="none" w:sz="0" w:space="0" w:color="auto"/>
        <w:bottom w:val="none" w:sz="0" w:space="0" w:color="auto"/>
        <w:right w:val="none" w:sz="0" w:space="0" w:color="auto"/>
      </w:divBdr>
      <w:divsChild>
        <w:div w:id="1836914405">
          <w:marLeft w:val="0"/>
          <w:marRight w:val="0"/>
          <w:marTop w:val="0"/>
          <w:marBottom w:val="0"/>
          <w:divBdr>
            <w:top w:val="none" w:sz="0" w:space="0" w:color="auto"/>
            <w:left w:val="none" w:sz="0" w:space="0" w:color="auto"/>
            <w:bottom w:val="none" w:sz="0" w:space="0" w:color="auto"/>
            <w:right w:val="none" w:sz="0" w:space="0" w:color="auto"/>
          </w:divBdr>
        </w:div>
      </w:divsChild>
    </w:div>
    <w:div w:id="1855724830">
      <w:bodyDiv w:val="1"/>
      <w:marLeft w:val="0"/>
      <w:marRight w:val="0"/>
      <w:marTop w:val="0"/>
      <w:marBottom w:val="0"/>
      <w:divBdr>
        <w:top w:val="none" w:sz="0" w:space="0" w:color="auto"/>
        <w:left w:val="none" w:sz="0" w:space="0" w:color="auto"/>
        <w:bottom w:val="none" w:sz="0" w:space="0" w:color="auto"/>
        <w:right w:val="none" w:sz="0" w:space="0" w:color="auto"/>
      </w:divBdr>
      <w:divsChild>
        <w:div w:id="227347369">
          <w:marLeft w:val="0"/>
          <w:marRight w:val="0"/>
          <w:marTop w:val="0"/>
          <w:marBottom w:val="0"/>
          <w:divBdr>
            <w:top w:val="none" w:sz="0" w:space="0" w:color="auto"/>
            <w:left w:val="none" w:sz="0" w:space="0" w:color="auto"/>
            <w:bottom w:val="none" w:sz="0" w:space="0" w:color="auto"/>
            <w:right w:val="none" w:sz="0" w:space="0" w:color="auto"/>
          </w:divBdr>
        </w:div>
      </w:divsChild>
    </w:div>
    <w:div w:id="1859729364">
      <w:bodyDiv w:val="1"/>
      <w:marLeft w:val="0"/>
      <w:marRight w:val="0"/>
      <w:marTop w:val="0"/>
      <w:marBottom w:val="0"/>
      <w:divBdr>
        <w:top w:val="none" w:sz="0" w:space="0" w:color="auto"/>
        <w:left w:val="none" w:sz="0" w:space="0" w:color="auto"/>
        <w:bottom w:val="none" w:sz="0" w:space="0" w:color="auto"/>
        <w:right w:val="none" w:sz="0" w:space="0" w:color="auto"/>
      </w:divBdr>
      <w:divsChild>
        <w:div w:id="2048021963">
          <w:marLeft w:val="0"/>
          <w:marRight w:val="0"/>
          <w:marTop w:val="0"/>
          <w:marBottom w:val="0"/>
          <w:divBdr>
            <w:top w:val="none" w:sz="0" w:space="0" w:color="auto"/>
            <w:left w:val="none" w:sz="0" w:space="0" w:color="auto"/>
            <w:bottom w:val="none" w:sz="0" w:space="0" w:color="auto"/>
            <w:right w:val="none" w:sz="0" w:space="0" w:color="auto"/>
          </w:divBdr>
        </w:div>
      </w:divsChild>
    </w:div>
    <w:div w:id="1865170488">
      <w:bodyDiv w:val="1"/>
      <w:marLeft w:val="0"/>
      <w:marRight w:val="0"/>
      <w:marTop w:val="0"/>
      <w:marBottom w:val="0"/>
      <w:divBdr>
        <w:top w:val="none" w:sz="0" w:space="0" w:color="auto"/>
        <w:left w:val="none" w:sz="0" w:space="0" w:color="auto"/>
        <w:bottom w:val="none" w:sz="0" w:space="0" w:color="auto"/>
        <w:right w:val="none" w:sz="0" w:space="0" w:color="auto"/>
      </w:divBdr>
      <w:divsChild>
        <w:div w:id="1024676135">
          <w:marLeft w:val="0"/>
          <w:marRight w:val="0"/>
          <w:marTop w:val="0"/>
          <w:marBottom w:val="0"/>
          <w:divBdr>
            <w:top w:val="none" w:sz="0" w:space="0" w:color="auto"/>
            <w:left w:val="none" w:sz="0" w:space="0" w:color="auto"/>
            <w:bottom w:val="none" w:sz="0" w:space="0" w:color="auto"/>
            <w:right w:val="none" w:sz="0" w:space="0" w:color="auto"/>
          </w:divBdr>
          <w:divsChild>
            <w:div w:id="926501524">
              <w:marLeft w:val="0"/>
              <w:marRight w:val="0"/>
              <w:marTop w:val="0"/>
              <w:marBottom w:val="0"/>
              <w:divBdr>
                <w:top w:val="none" w:sz="0" w:space="0" w:color="auto"/>
                <w:left w:val="none" w:sz="0" w:space="0" w:color="auto"/>
                <w:bottom w:val="none" w:sz="0" w:space="0" w:color="auto"/>
                <w:right w:val="none" w:sz="0" w:space="0" w:color="auto"/>
              </w:divBdr>
            </w:div>
            <w:div w:id="1077243551">
              <w:marLeft w:val="0"/>
              <w:marRight w:val="0"/>
              <w:marTop w:val="0"/>
              <w:marBottom w:val="0"/>
              <w:divBdr>
                <w:top w:val="none" w:sz="0" w:space="0" w:color="auto"/>
                <w:left w:val="none" w:sz="0" w:space="0" w:color="auto"/>
                <w:bottom w:val="none" w:sz="0" w:space="0" w:color="auto"/>
                <w:right w:val="none" w:sz="0" w:space="0" w:color="auto"/>
              </w:divBdr>
            </w:div>
            <w:div w:id="1622806884">
              <w:marLeft w:val="0"/>
              <w:marRight w:val="0"/>
              <w:marTop w:val="0"/>
              <w:marBottom w:val="0"/>
              <w:divBdr>
                <w:top w:val="none" w:sz="0" w:space="0" w:color="auto"/>
                <w:left w:val="none" w:sz="0" w:space="0" w:color="auto"/>
                <w:bottom w:val="none" w:sz="0" w:space="0" w:color="auto"/>
                <w:right w:val="none" w:sz="0" w:space="0" w:color="auto"/>
              </w:divBdr>
            </w:div>
            <w:div w:id="931860810">
              <w:marLeft w:val="0"/>
              <w:marRight w:val="0"/>
              <w:marTop w:val="0"/>
              <w:marBottom w:val="0"/>
              <w:divBdr>
                <w:top w:val="none" w:sz="0" w:space="0" w:color="auto"/>
                <w:left w:val="none" w:sz="0" w:space="0" w:color="auto"/>
                <w:bottom w:val="none" w:sz="0" w:space="0" w:color="auto"/>
                <w:right w:val="none" w:sz="0" w:space="0" w:color="auto"/>
              </w:divBdr>
            </w:div>
            <w:div w:id="1666938865">
              <w:marLeft w:val="0"/>
              <w:marRight w:val="0"/>
              <w:marTop w:val="0"/>
              <w:marBottom w:val="0"/>
              <w:divBdr>
                <w:top w:val="none" w:sz="0" w:space="0" w:color="auto"/>
                <w:left w:val="none" w:sz="0" w:space="0" w:color="auto"/>
                <w:bottom w:val="none" w:sz="0" w:space="0" w:color="auto"/>
                <w:right w:val="none" w:sz="0" w:space="0" w:color="auto"/>
              </w:divBdr>
            </w:div>
            <w:div w:id="2038701255">
              <w:marLeft w:val="0"/>
              <w:marRight w:val="0"/>
              <w:marTop w:val="0"/>
              <w:marBottom w:val="0"/>
              <w:divBdr>
                <w:top w:val="none" w:sz="0" w:space="0" w:color="auto"/>
                <w:left w:val="none" w:sz="0" w:space="0" w:color="auto"/>
                <w:bottom w:val="none" w:sz="0" w:space="0" w:color="auto"/>
                <w:right w:val="none" w:sz="0" w:space="0" w:color="auto"/>
              </w:divBdr>
            </w:div>
            <w:div w:id="95295286">
              <w:marLeft w:val="0"/>
              <w:marRight w:val="0"/>
              <w:marTop w:val="0"/>
              <w:marBottom w:val="0"/>
              <w:divBdr>
                <w:top w:val="none" w:sz="0" w:space="0" w:color="auto"/>
                <w:left w:val="none" w:sz="0" w:space="0" w:color="auto"/>
                <w:bottom w:val="none" w:sz="0" w:space="0" w:color="auto"/>
                <w:right w:val="none" w:sz="0" w:space="0" w:color="auto"/>
              </w:divBdr>
            </w:div>
            <w:div w:id="33578027">
              <w:marLeft w:val="0"/>
              <w:marRight w:val="0"/>
              <w:marTop w:val="0"/>
              <w:marBottom w:val="0"/>
              <w:divBdr>
                <w:top w:val="none" w:sz="0" w:space="0" w:color="auto"/>
                <w:left w:val="none" w:sz="0" w:space="0" w:color="auto"/>
                <w:bottom w:val="none" w:sz="0" w:space="0" w:color="auto"/>
                <w:right w:val="none" w:sz="0" w:space="0" w:color="auto"/>
              </w:divBdr>
            </w:div>
            <w:div w:id="2082827940">
              <w:marLeft w:val="0"/>
              <w:marRight w:val="0"/>
              <w:marTop w:val="0"/>
              <w:marBottom w:val="0"/>
              <w:divBdr>
                <w:top w:val="none" w:sz="0" w:space="0" w:color="auto"/>
                <w:left w:val="none" w:sz="0" w:space="0" w:color="auto"/>
                <w:bottom w:val="none" w:sz="0" w:space="0" w:color="auto"/>
                <w:right w:val="none" w:sz="0" w:space="0" w:color="auto"/>
              </w:divBdr>
            </w:div>
            <w:div w:id="992102347">
              <w:marLeft w:val="0"/>
              <w:marRight w:val="0"/>
              <w:marTop w:val="0"/>
              <w:marBottom w:val="0"/>
              <w:divBdr>
                <w:top w:val="none" w:sz="0" w:space="0" w:color="auto"/>
                <w:left w:val="none" w:sz="0" w:space="0" w:color="auto"/>
                <w:bottom w:val="none" w:sz="0" w:space="0" w:color="auto"/>
                <w:right w:val="none" w:sz="0" w:space="0" w:color="auto"/>
              </w:divBdr>
            </w:div>
            <w:div w:id="1515072882">
              <w:marLeft w:val="0"/>
              <w:marRight w:val="0"/>
              <w:marTop w:val="0"/>
              <w:marBottom w:val="0"/>
              <w:divBdr>
                <w:top w:val="none" w:sz="0" w:space="0" w:color="auto"/>
                <w:left w:val="none" w:sz="0" w:space="0" w:color="auto"/>
                <w:bottom w:val="none" w:sz="0" w:space="0" w:color="auto"/>
                <w:right w:val="none" w:sz="0" w:space="0" w:color="auto"/>
              </w:divBdr>
            </w:div>
            <w:div w:id="228227947">
              <w:marLeft w:val="0"/>
              <w:marRight w:val="0"/>
              <w:marTop w:val="0"/>
              <w:marBottom w:val="0"/>
              <w:divBdr>
                <w:top w:val="none" w:sz="0" w:space="0" w:color="auto"/>
                <w:left w:val="none" w:sz="0" w:space="0" w:color="auto"/>
                <w:bottom w:val="none" w:sz="0" w:space="0" w:color="auto"/>
                <w:right w:val="none" w:sz="0" w:space="0" w:color="auto"/>
              </w:divBdr>
            </w:div>
            <w:div w:id="1735398257">
              <w:marLeft w:val="0"/>
              <w:marRight w:val="0"/>
              <w:marTop w:val="0"/>
              <w:marBottom w:val="0"/>
              <w:divBdr>
                <w:top w:val="none" w:sz="0" w:space="0" w:color="auto"/>
                <w:left w:val="none" w:sz="0" w:space="0" w:color="auto"/>
                <w:bottom w:val="none" w:sz="0" w:space="0" w:color="auto"/>
                <w:right w:val="none" w:sz="0" w:space="0" w:color="auto"/>
              </w:divBdr>
            </w:div>
            <w:div w:id="1877812818">
              <w:blockQuote w:val="1"/>
              <w:marLeft w:val="720"/>
              <w:marRight w:val="720"/>
              <w:marTop w:val="100"/>
              <w:marBottom w:val="100"/>
              <w:divBdr>
                <w:top w:val="none" w:sz="0" w:space="0" w:color="auto"/>
                <w:left w:val="none" w:sz="0" w:space="0" w:color="auto"/>
                <w:bottom w:val="none" w:sz="0" w:space="0" w:color="auto"/>
                <w:right w:val="none" w:sz="0" w:space="0" w:color="auto"/>
              </w:divBdr>
            </w:div>
            <w:div w:id="798375981">
              <w:marLeft w:val="0"/>
              <w:marRight w:val="0"/>
              <w:marTop w:val="0"/>
              <w:marBottom w:val="0"/>
              <w:divBdr>
                <w:top w:val="none" w:sz="0" w:space="0" w:color="auto"/>
                <w:left w:val="none" w:sz="0" w:space="0" w:color="auto"/>
                <w:bottom w:val="none" w:sz="0" w:space="0" w:color="auto"/>
                <w:right w:val="none" w:sz="0" w:space="0" w:color="auto"/>
              </w:divBdr>
            </w:div>
            <w:div w:id="460655226">
              <w:marLeft w:val="0"/>
              <w:marRight w:val="0"/>
              <w:marTop w:val="0"/>
              <w:marBottom w:val="0"/>
              <w:divBdr>
                <w:top w:val="none" w:sz="0" w:space="0" w:color="auto"/>
                <w:left w:val="none" w:sz="0" w:space="0" w:color="auto"/>
                <w:bottom w:val="none" w:sz="0" w:space="0" w:color="auto"/>
                <w:right w:val="none" w:sz="0" w:space="0" w:color="auto"/>
              </w:divBdr>
            </w:div>
            <w:div w:id="1875270588">
              <w:marLeft w:val="0"/>
              <w:marRight w:val="0"/>
              <w:marTop w:val="0"/>
              <w:marBottom w:val="0"/>
              <w:divBdr>
                <w:top w:val="none" w:sz="0" w:space="0" w:color="auto"/>
                <w:left w:val="none" w:sz="0" w:space="0" w:color="auto"/>
                <w:bottom w:val="none" w:sz="0" w:space="0" w:color="auto"/>
                <w:right w:val="none" w:sz="0" w:space="0" w:color="auto"/>
              </w:divBdr>
            </w:div>
            <w:div w:id="1405296224">
              <w:marLeft w:val="0"/>
              <w:marRight w:val="0"/>
              <w:marTop w:val="0"/>
              <w:marBottom w:val="0"/>
              <w:divBdr>
                <w:top w:val="none" w:sz="0" w:space="0" w:color="auto"/>
                <w:left w:val="none" w:sz="0" w:space="0" w:color="auto"/>
                <w:bottom w:val="none" w:sz="0" w:space="0" w:color="auto"/>
                <w:right w:val="none" w:sz="0" w:space="0" w:color="auto"/>
              </w:divBdr>
            </w:div>
            <w:div w:id="1435320691">
              <w:marLeft w:val="0"/>
              <w:marRight w:val="0"/>
              <w:marTop w:val="0"/>
              <w:marBottom w:val="0"/>
              <w:divBdr>
                <w:top w:val="none" w:sz="0" w:space="0" w:color="auto"/>
                <w:left w:val="none" w:sz="0" w:space="0" w:color="auto"/>
                <w:bottom w:val="none" w:sz="0" w:space="0" w:color="auto"/>
                <w:right w:val="none" w:sz="0" w:space="0" w:color="auto"/>
              </w:divBdr>
            </w:div>
            <w:div w:id="51932082">
              <w:marLeft w:val="0"/>
              <w:marRight w:val="0"/>
              <w:marTop w:val="0"/>
              <w:marBottom w:val="0"/>
              <w:divBdr>
                <w:top w:val="none" w:sz="0" w:space="0" w:color="auto"/>
                <w:left w:val="none" w:sz="0" w:space="0" w:color="auto"/>
                <w:bottom w:val="none" w:sz="0" w:space="0" w:color="auto"/>
                <w:right w:val="none" w:sz="0" w:space="0" w:color="auto"/>
              </w:divBdr>
            </w:div>
            <w:div w:id="933854966">
              <w:marLeft w:val="0"/>
              <w:marRight w:val="0"/>
              <w:marTop w:val="0"/>
              <w:marBottom w:val="0"/>
              <w:divBdr>
                <w:top w:val="none" w:sz="0" w:space="0" w:color="auto"/>
                <w:left w:val="none" w:sz="0" w:space="0" w:color="auto"/>
                <w:bottom w:val="none" w:sz="0" w:space="0" w:color="auto"/>
                <w:right w:val="none" w:sz="0" w:space="0" w:color="auto"/>
              </w:divBdr>
            </w:div>
            <w:div w:id="1444228926">
              <w:marLeft w:val="0"/>
              <w:marRight w:val="0"/>
              <w:marTop w:val="0"/>
              <w:marBottom w:val="0"/>
              <w:divBdr>
                <w:top w:val="none" w:sz="0" w:space="0" w:color="auto"/>
                <w:left w:val="none" w:sz="0" w:space="0" w:color="auto"/>
                <w:bottom w:val="none" w:sz="0" w:space="0" w:color="auto"/>
                <w:right w:val="none" w:sz="0" w:space="0" w:color="auto"/>
              </w:divBdr>
            </w:div>
            <w:div w:id="1684354577">
              <w:blockQuote w:val="1"/>
              <w:marLeft w:val="720"/>
              <w:marRight w:val="720"/>
              <w:marTop w:val="100"/>
              <w:marBottom w:val="100"/>
              <w:divBdr>
                <w:top w:val="none" w:sz="0" w:space="0" w:color="auto"/>
                <w:left w:val="none" w:sz="0" w:space="0" w:color="auto"/>
                <w:bottom w:val="none" w:sz="0" w:space="0" w:color="auto"/>
                <w:right w:val="none" w:sz="0" w:space="0" w:color="auto"/>
              </w:divBdr>
            </w:div>
            <w:div w:id="1222790643">
              <w:marLeft w:val="0"/>
              <w:marRight w:val="0"/>
              <w:marTop w:val="0"/>
              <w:marBottom w:val="0"/>
              <w:divBdr>
                <w:top w:val="none" w:sz="0" w:space="0" w:color="auto"/>
                <w:left w:val="none" w:sz="0" w:space="0" w:color="auto"/>
                <w:bottom w:val="none" w:sz="0" w:space="0" w:color="auto"/>
                <w:right w:val="none" w:sz="0" w:space="0" w:color="auto"/>
              </w:divBdr>
            </w:div>
            <w:div w:id="255599698">
              <w:marLeft w:val="0"/>
              <w:marRight w:val="0"/>
              <w:marTop w:val="0"/>
              <w:marBottom w:val="0"/>
              <w:divBdr>
                <w:top w:val="none" w:sz="0" w:space="0" w:color="auto"/>
                <w:left w:val="none" w:sz="0" w:space="0" w:color="auto"/>
                <w:bottom w:val="none" w:sz="0" w:space="0" w:color="auto"/>
                <w:right w:val="none" w:sz="0" w:space="0" w:color="auto"/>
              </w:divBdr>
            </w:div>
            <w:div w:id="1724254060">
              <w:marLeft w:val="0"/>
              <w:marRight w:val="0"/>
              <w:marTop w:val="0"/>
              <w:marBottom w:val="0"/>
              <w:divBdr>
                <w:top w:val="none" w:sz="0" w:space="0" w:color="auto"/>
                <w:left w:val="none" w:sz="0" w:space="0" w:color="auto"/>
                <w:bottom w:val="none" w:sz="0" w:space="0" w:color="auto"/>
                <w:right w:val="none" w:sz="0" w:space="0" w:color="auto"/>
              </w:divBdr>
            </w:div>
            <w:div w:id="1396584484">
              <w:marLeft w:val="0"/>
              <w:marRight w:val="0"/>
              <w:marTop w:val="0"/>
              <w:marBottom w:val="0"/>
              <w:divBdr>
                <w:top w:val="none" w:sz="0" w:space="0" w:color="auto"/>
                <w:left w:val="none" w:sz="0" w:space="0" w:color="auto"/>
                <w:bottom w:val="none" w:sz="0" w:space="0" w:color="auto"/>
                <w:right w:val="none" w:sz="0" w:space="0" w:color="auto"/>
              </w:divBdr>
            </w:div>
            <w:div w:id="2095589563">
              <w:marLeft w:val="0"/>
              <w:marRight w:val="0"/>
              <w:marTop w:val="0"/>
              <w:marBottom w:val="0"/>
              <w:divBdr>
                <w:top w:val="none" w:sz="0" w:space="0" w:color="auto"/>
                <w:left w:val="none" w:sz="0" w:space="0" w:color="auto"/>
                <w:bottom w:val="none" w:sz="0" w:space="0" w:color="auto"/>
                <w:right w:val="none" w:sz="0" w:space="0" w:color="auto"/>
              </w:divBdr>
            </w:div>
            <w:div w:id="362484912">
              <w:marLeft w:val="0"/>
              <w:marRight w:val="0"/>
              <w:marTop w:val="0"/>
              <w:marBottom w:val="0"/>
              <w:divBdr>
                <w:top w:val="none" w:sz="0" w:space="0" w:color="auto"/>
                <w:left w:val="none" w:sz="0" w:space="0" w:color="auto"/>
                <w:bottom w:val="none" w:sz="0" w:space="0" w:color="auto"/>
                <w:right w:val="none" w:sz="0" w:space="0" w:color="auto"/>
              </w:divBdr>
            </w:div>
            <w:div w:id="999576860">
              <w:marLeft w:val="0"/>
              <w:marRight w:val="0"/>
              <w:marTop w:val="0"/>
              <w:marBottom w:val="0"/>
              <w:divBdr>
                <w:top w:val="none" w:sz="0" w:space="0" w:color="auto"/>
                <w:left w:val="none" w:sz="0" w:space="0" w:color="auto"/>
                <w:bottom w:val="none" w:sz="0" w:space="0" w:color="auto"/>
                <w:right w:val="none" w:sz="0" w:space="0" w:color="auto"/>
              </w:divBdr>
            </w:div>
            <w:div w:id="671762966">
              <w:marLeft w:val="0"/>
              <w:marRight w:val="0"/>
              <w:marTop w:val="0"/>
              <w:marBottom w:val="0"/>
              <w:divBdr>
                <w:top w:val="none" w:sz="0" w:space="0" w:color="auto"/>
                <w:left w:val="none" w:sz="0" w:space="0" w:color="auto"/>
                <w:bottom w:val="none" w:sz="0" w:space="0" w:color="auto"/>
                <w:right w:val="none" w:sz="0" w:space="0" w:color="auto"/>
              </w:divBdr>
            </w:div>
            <w:div w:id="962006184">
              <w:marLeft w:val="0"/>
              <w:marRight w:val="0"/>
              <w:marTop w:val="0"/>
              <w:marBottom w:val="0"/>
              <w:divBdr>
                <w:top w:val="none" w:sz="0" w:space="0" w:color="auto"/>
                <w:left w:val="none" w:sz="0" w:space="0" w:color="auto"/>
                <w:bottom w:val="none" w:sz="0" w:space="0" w:color="auto"/>
                <w:right w:val="none" w:sz="0" w:space="0" w:color="auto"/>
              </w:divBdr>
            </w:div>
            <w:div w:id="650061336">
              <w:blockQuote w:val="1"/>
              <w:marLeft w:val="720"/>
              <w:marRight w:val="720"/>
              <w:marTop w:val="100"/>
              <w:marBottom w:val="100"/>
              <w:divBdr>
                <w:top w:val="none" w:sz="0" w:space="0" w:color="auto"/>
                <w:left w:val="none" w:sz="0" w:space="0" w:color="auto"/>
                <w:bottom w:val="none" w:sz="0" w:space="0" w:color="auto"/>
                <w:right w:val="none" w:sz="0" w:space="0" w:color="auto"/>
              </w:divBdr>
            </w:div>
            <w:div w:id="739791349">
              <w:blockQuote w:val="1"/>
              <w:marLeft w:val="720"/>
              <w:marRight w:val="720"/>
              <w:marTop w:val="100"/>
              <w:marBottom w:val="100"/>
              <w:divBdr>
                <w:top w:val="none" w:sz="0" w:space="0" w:color="auto"/>
                <w:left w:val="none" w:sz="0" w:space="0" w:color="auto"/>
                <w:bottom w:val="none" w:sz="0" w:space="0" w:color="auto"/>
                <w:right w:val="none" w:sz="0" w:space="0" w:color="auto"/>
              </w:divBdr>
            </w:div>
            <w:div w:id="1298998606">
              <w:marLeft w:val="0"/>
              <w:marRight w:val="0"/>
              <w:marTop w:val="0"/>
              <w:marBottom w:val="0"/>
              <w:divBdr>
                <w:top w:val="none" w:sz="0" w:space="0" w:color="auto"/>
                <w:left w:val="none" w:sz="0" w:space="0" w:color="auto"/>
                <w:bottom w:val="none" w:sz="0" w:space="0" w:color="auto"/>
                <w:right w:val="none" w:sz="0" w:space="0" w:color="auto"/>
              </w:divBdr>
            </w:div>
            <w:div w:id="1088429254">
              <w:marLeft w:val="0"/>
              <w:marRight w:val="0"/>
              <w:marTop w:val="0"/>
              <w:marBottom w:val="0"/>
              <w:divBdr>
                <w:top w:val="none" w:sz="0" w:space="0" w:color="auto"/>
                <w:left w:val="none" w:sz="0" w:space="0" w:color="auto"/>
                <w:bottom w:val="none" w:sz="0" w:space="0" w:color="auto"/>
                <w:right w:val="none" w:sz="0" w:space="0" w:color="auto"/>
              </w:divBdr>
            </w:div>
            <w:div w:id="2021663628">
              <w:marLeft w:val="0"/>
              <w:marRight w:val="0"/>
              <w:marTop w:val="0"/>
              <w:marBottom w:val="0"/>
              <w:divBdr>
                <w:top w:val="none" w:sz="0" w:space="0" w:color="auto"/>
                <w:left w:val="none" w:sz="0" w:space="0" w:color="auto"/>
                <w:bottom w:val="none" w:sz="0" w:space="0" w:color="auto"/>
                <w:right w:val="none" w:sz="0" w:space="0" w:color="auto"/>
              </w:divBdr>
            </w:div>
            <w:div w:id="928194275">
              <w:marLeft w:val="0"/>
              <w:marRight w:val="0"/>
              <w:marTop w:val="0"/>
              <w:marBottom w:val="0"/>
              <w:divBdr>
                <w:top w:val="none" w:sz="0" w:space="0" w:color="auto"/>
                <w:left w:val="none" w:sz="0" w:space="0" w:color="auto"/>
                <w:bottom w:val="none" w:sz="0" w:space="0" w:color="auto"/>
                <w:right w:val="none" w:sz="0" w:space="0" w:color="auto"/>
              </w:divBdr>
            </w:div>
            <w:div w:id="1984119075">
              <w:marLeft w:val="0"/>
              <w:marRight w:val="0"/>
              <w:marTop w:val="0"/>
              <w:marBottom w:val="0"/>
              <w:divBdr>
                <w:top w:val="none" w:sz="0" w:space="0" w:color="auto"/>
                <w:left w:val="none" w:sz="0" w:space="0" w:color="auto"/>
                <w:bottom w:val="none" w:sz="0" w:space="0" w:color="auto"/>
                <w:right w:val="none" w:sz="0" w:space="0" w:color="auto"/>
              </w:divBdr>
            </w:div>
            <w:div w:id="1893735798">
              <w:marLeft w:val="0"/>
              <w:marRight w:val="0"/>
              <w:marTop w:val="0"/>
              <w:marBottom w:val="0"/>
              <w:divBdr>
                <w:top w:val="none" w:sz="0" w:space="0" w:color="auto"/>
                <w:left w:val="none" w:sz="0" w:space="0" w:color="auto"/>
                <w:bottom w:val="none" w:sz="0" w:space="0" w:color="auto"/>
                <w:right w:val="none" w:sz="0" w:space="0" w:color="auto"/>
              </w:divBdr>
            </w:div>
            <w:div w:id="1383283272">
              <w:marLeft w:val="0"/>
              <w:marRight w:val="0"/>
              <w:marTop w:val="0"/>
              <w:marBottom w:val="0"/>
              <w:divBdr>
                <w:top w:val="none" w:sz="0" w:space="0" w:color="auto"/>
                <w:left w:val="none" w:sz="0" w:space="0" w:color="auto"/>
                <w:bottom w:val="none" w:sz="0" w:space="0" w:color="auto"/>
                <w:right w:val="none" w:sz="0" w:space="0" w:color="auto"/>
              </w:divBdr>
            </w:div>
            <w:div w:id="1734234255">
              <w:marLeft w:val="0"/>
              <w:marRight w:val="0"/>
              <w:marTop w:val="0"/>
              <w:marBottom w:val="0"/>
              <w:divBdr>
                <w:top w:val="none" w:sz="0" w:space="0" w:color="auto"/>
                <w:left w:val="none" w:sz="0" w:space="0" w:color="auto"/>
                <w:bottom w:val="none" w:sz="0" w:space="0" w:color="auto"/>
                <w:right w:val="none" w:sz="0" w:space="0" w:color="auto"/>
              </w:divBdr>
            </w:div>
            <w:div w:id="366761480">
              <w:marLeft w:val="0"/>
              <w:marRight w:val="0"/>
              <w:marTop w:val="0"/>
              <w:marBottom w:val="0"/>
              <w:divBdr>
                <w:top w:val="none" w:sz="0" w:space="0" w:color="auto"/>
                <w:left w:val="none" w:sz="0" w:space="0" w:color="auto"/>
                <w:bottom w:val="none" w:sz="0" w:space="0" w:color="auto"/>
                <w:right w:val="none" w:sz="0" w:space="0" w:color="auto"/>
              </w:divBdr>
            </w:div>
            <w:div w:id="1629168880">
              <w:blockQuote w:val="1"/>
              <w:marLeft w:val="720"/>
              <w:marRight w:val="720"/>
              <w:marTop w:val="100"/>
              <w:marBottom w:val="100"/>
              <w:divBdr>
                <w:top w:val="none" w:sz="0" w:space="0" w:color="auto"/>
                <w:left w:val="none" w:sz="0" w:space="0" w:color="auto"/>
                <w:bottom w:val="none" w:sz="0" w:space="0" w:color="auto"/>
                <w:right w:val="none" w:sz="0" w:space="0" w:color="auto"/>
              </w:divBdr>
            </w:div>
            <w:div w:id="4021950">
              <w:blockQuote w:val="1"/>
              <w:marLeft w:val="720"/>
              <w:marRight w:val="720"/>
              <w:marTop w:val="100"/>
              <w:marBottom w:val="100"/>
              <w:divBdr>
                <w:top w:val="none" w:sz="0" w:space="0" w:color="auto"/>
                <w:left w:val="none" w:sz="0" w:space="0" w:color="auto"/>
                <w:bottom w:val="none" w:sz="0" w:space="0" w:color="auto"/>
                <w:right w:val="none" w:sz="0" w:space="0" w:color="auto"/>
              </w:divBdr>
            </w:div>
            <w:div w:id="1051344610">
              <w:blockQuote w:val="1"/>
              <w:marLeft w:val="720"/>
              <w:marRight w:val="720"/>
              <w:marTop w:val="100"/>
              <w:marBottom w:val="100"/>
              <w:divBdr>
                <w:top w:val="none" w:sz="0" w:space="0" w:color="auto"/>
                <w:left w:val="none" w:sz="0" w:space="0" w:color="auto"/>
                <w:bottom w:val="none" w:sz="0" w:space="0" w:color="auto"/>
                <w:right w:val="none" w:sz="0" w:space="0" w:color="auto"/>
              </w:divBdr>
            </w:div>
            <w:div w:id="2102211725">
              <w:marLeft w:val="0"/>
              <w:marRight w:val="0"/>
              <w:marTop w:val="0"/>
              <w:marBottom w:val="0"/>
              <w:divBdr>
                <w:top w:val="none" w:sz="0" w:space="0" w:color="auto"/>
                <w:left w:val="none" w:sz="0" w:space="0" w:color="auto"/>
                <w:bottom w:val="none" w:sz="0" w:space="0" w:color="auto"/>
                <w:right w:val="none" w:sz="0" w:space="0" w:color="auto"/>
              </w:divBdr>
            </w:div>
            <w:div w:id="542253414">
              <w:marLeft w:val="0"/>
              <w:marRight w:val="0"/>
              <w:marTop w:val="0"/>
              <w:marBottom w:val="0"/>
              <w:divBdr>
                <w:top w:val="none" w:sz="0" w:space="0" w:color="auto"/>
                <w:left w:val="none" w:sz="0" w:space="0" w:color="auto"/>
                <w:bottom w:val="none" w:sz="0" w:space="0" w:color="auto"/>
                <w:right w:val="none" w:sz="0" w:space="0" w:color="auto"/>
              </w:divBdr>
            </w:div>
            <w:div w:id="1703752137">
              <w:marLeft w:val="0"/>
              <w:marRight w:val="0"/>
              <w:marTop w:val="0"/>
              <w:marBottom w:val="0"/>
              <w:divBdr>
                <w:top w:val="none" w:sz="0" w:space="0" w:color="auto"/>
                <w:left w:val="none" w:sz="0" w:space="0" w:color="auto"/>
                <w:bottom w:val="none" w:sz="0" w:space="0" w:color="auto"/>
                <w:right w:val="none" w:sz="0" w:space="0" w:color="auto"/>
              </w:divBdr>
            </w:div>
            <w:div w:id="2007240212">
              <w:marLeft w:val="0"/>
              <w:marRight w:val="0"/>
              <w:marTop w:val="0"/>
              <w:marBottom w:val="0"/>
              <w:divBdr>
                <w:top w:val="none" w:sz="0" w:space="0" w:color="auto"/>
                <w:left w:val="none" w:sz="0" w:space="0" w:color="auto"/>
                <w:bottom w:val="none" w:sz="0" w:space="0" w:color="auto"/>
                <w:right w:val="none" w:sz="0" w:space="0" w:color="auto"/>
              </w:divBdr>
            </w:div>
            <w:div w:id="588271058">
              <w:marLeft w:val="0"/>
              <w:marRight w:val="0"/>
              <w:marTop w:val="0"/>
              <w:marBottom w:val="0"/>
              <w:divBdr>
                <w:top w:val="none" w:sz="0" w:space="0" w:color="auto"/>
                <w:left w:val="none" w:sz="0" w:space="0" w:color="auto"/>
                <w:bottom w:val="none" w:sz="0" w:space="0" w:color="auto"/>
                <w:right w:val="none" w:sz="0" w:space="0" w:color="auto"/>
              </w:divBdr>
            </w:div>
            <w:div w:id="481822517">
              <w:marLeft w:val="0"/>
              <w:marRight w:val="0"/>
              <w:marTop w:val="0"/>
              <w:marBottom w:val="0"/>
              <w:divBdr>
                <w:top w:val="none" w:sz="0" w:space="0" w:color="auto"/>
                <w:left w:val="none" w:sz="0" w:space="0" w:color="auto"/>
                <w:bottom w:val="none" w:sz="0" w:space="0" w:color="auto"/>
                <w:right w:val="none" w:sz="0" w:space="0" w:color="auto"/>
              </w:divBdr>
            </w:div>
            <w:div w:id="214584413">
              <w:marLeft w:val="0"/>
              <w:marRight w:val="0"/>
              <w:marTop w:val="0"/>
              <w:marBottom w:val="0"/>
              <w:divBdr>
                <w:top w:val="none" w:sz="0" w:space="0" w:color="auto"/>
                <w:left w:val="none" w:sz="0" w:space="0" w:color="auto"/>
                <w:bottom w:val="none" w:sz="0" w:space="0" w:color="auto"/>
                <w:right w:val="none" w:sz="0" w:space="0" w:color="auto"/>
              </w:divBdr>
            </w:div>
            <w:div w:id="828834744">
              <w:marLeft w:val="0"/>
              <w:marRight w:val="0"/>
              <w:marTop w:val="0"/>
              <w:marBottom w:val="0"/>
              <w:divBdr>
                <w:top w:val="none" w:sz="0" w:space="0" w:color="auto"/>
                <w:left w:val="none" w:sz="0" w:space="0" w:color="auto"/>
                <w:bottom w:val="none" w:sz="0" w:space="0" w:color="auto"/>
                <w:right w:val="none" w:sz="0" w:space="0" w:color="auto"/>
              </w:divBdr>
            </w:div>
            <w:div w:id="869296064">
              <w:marLeft w:val="0"/>
              <w:marRight w:val="0"/>
              <w:marTop w:val="0"/>
              <w:marBottom w:val="0"/>
              <w:divBdr>
                <w:top w:val="none" w:sz="0" w:space="0" w:color="auto"/>
                <w:left w:val="none" w:sz="0" w:space="0" w:color="auto"/>
                <w:bottom w:val="none" w:sz="0" w:space="0" w:color="auto"/>
                <w:right w:val="none" w:sz="0" w:space="0" w:color="auto"/>
              </w:divBdr>
            </w:div>
            <w:div w:id="1731490387">
              <w:marLeft w:val="0"/>
              <w:marRight w:val="0"/>
              <w:marTop w:val="0"/>
              <w:marBottom w:val="0"/>
              <w:divBdr>
                <w:top w:val="none" w:sz="0" w:space="0" w:color="auto"/>
                <w:left w:val="none" w:sz="0" w:space="0" w:color="auto"/>
                <w:bottom w:val="none" w:sz="0" w:space="0" w:color="auto"/>
                <w:right w:val="none" w:sz="0" w:space="0" w:color="auto"/>
              </w:divBdr>
            </w:div>
            <w:div w:id="143083562">
              <w:marLeft w:val="0"/>
              <w:marRight w:val="0"/>
              <w:marTop w:val="0"/>
              <w:marBottom w:val="0"/>
              <w:divBdr>
                <w:top w:val="none" w:sz="0" w:space="0" w:color="auto"/>
                <w:left w:val="none" w:sz="0" w:space="0" w:color="auto"/>
                <w:bottom w:val="none" w:sz="0" w:space="0" w:color="auto"/>
                <w:right w:val="none" w:sz="0" w:space="0" w:color="auto"/>
              </w:divBdr>
            </w:div>
            <w:div w:id="22093467">
              <w:marLeft w:val="0"/>
              <w:marRight w:val="0"/>
              <w:marTop w:val="0"/>
              <w:marBottom w:val="0"/>
              <w:divBdr>
                <w:top w:val="none" w:sz="0" w:space="0" w:color="auto"/>
                <w:left w:val="none" w:sz="0" w:space="0" w:color="auto"/>
                <w:bottom w:val="none" w:sz="0" w:space="0" w:color="auto"/>
                <w:right w:val="none" w:sz="0" w:space="0" w:color="auto"/>
              </w:divBdr>
            </w:div>
            <w:div w:id="518082726">
              <w:marLeft w:val="0"/>
              <w:marRight w:val="0"/>
              <w:marTop w:val="0"/>
              <w:marBottom w:val="0"/>
              <w:divBdr>
                <w:top w:val="none" w:sz="0" w:space="0" w:color="auto"/>
                <w:left w:val="none" w:sz="0" w:space="0" w:color="auto"/>
                <w:bottom w:val="none" w:sz="0" w:space="0" w:color="auto"/>
                <w:right w:val="none" w:sz="0" w:space="0" w:color="auto"/>
              </w:divBdr>
            </w:div>
            <w:div w:id="2139251370">
              <w:marLeft w:val="0"/>
              <w:marRight w:val="0"/>
              <w:marTop w:val="0"/>
              <w:marBottom w:val="0"/>
              <w:divBdr>
                <w:top w:val="none" w:sz="0" w:space="0" w:color="auto"/>
                <w:left w:val="none" w:sz="0" w:space="0" w:color="auto"/>
                <w:bottom w:val="none" w:sz="0" w:space="0" w:color="auto"/>
                <w:right w:val="none" w:sz="0" w:space="0" w:color="auto"/>
              </w:divBdr>
            </w:div>
            <w:div w:id="1031108867">
              <w:marLeft w:val="0"/>
              <w:marRight w:val="0"/>
              <w:marTop w:val="0"/>
              <w:marBottom w:val="0"/>
              <w:divBdr>
                <w:top w:val="none" w:sz="0" w:space="0" w:color="auto"/>
                <w:left w:val="none" w:sz="0" w:space="0" w:color="auto"/>
                <w:bottom w:val="none" w:sz="0" w:space="0" w:color="auto"/>
                <w:right w:val="none" w:sz="0" w:space="0" w:color="auto"/>
              </w:divBdr>
            </w:div>
            <w:div w:id="136532845">
              <w:marLeft w:val="0"/>
              <w:marRight w:val="0"/>
              <w:marTop w:val="0"/>
              <w:marBottom w:val="0"/>
              <w:divBdr>
                <w:top w:val="none" w:sz="0" w:space="0" w:color="auto"/>
                <w:left w:val="none" w:sz="0" w:space="0" w:color="auto"/>
                <w:bottom w:val="none" w:sz="0" w:space="0" w:color="auto"/>
                <w:right w:val="none" w:sz="0" w:space="0" w:color="auto"/>
              </w:divBdr>
            </w:div>
            <w:div w:id="410006234">
              <w:marLeft w:val="0"/>
              <w:marRight w:val="0"/>
              <w:marTop w:val="0"/>
              <w:marBottom w:val="0"/>
              <w:divBdr>
                <w:top w:val="none" w:sz="0" w:space="0" w:color="auto"/>
                <w:left w:val="none" w:sz="0" w:space="0" w:color="auto"/>
                <w:bottom w:val="none" w:sz="0" w:space="0" w:color="auto"/>
                <w:right w:val="none" w:sz="0" w:space="0" w:color="auto"/>
              </w:divBdr>
            </w:div>
            <w:div w:id="1752462619">
              <w:marLeft w:val="0"/>
              <w:marRight w:val="0"/>
              <w:marTop w:val="0"/>
              <w:marBottom w:val="0"/>
              <w:divBdr>
                <w:top w:val="none" w:sz="0" w:space="0" w:color="auto"/>
                <w:left w:val="none" w:sz="0" w:space="0" w:color="auto"/>
                <w:bottom w:val="none" w:sz="0" w:space="0" w:color="auto"/>
                <w:right w:val="none" w:sz="0" w:space="0" w:color="auto"/>
              </w:divBdr>
            </w:div>
            <w:div w:id="953706045">
              <w:marLeft w:val="0"/>
              <w:marRight w:val="0"/>
              <w:marTop w:val="0"/>
              <w:marBottom w:val="0"/>
              <w:divBdr>
                <w:top w:val="none" w:sz="0" w:space="0" w:color="auto"/>
                <w:left w:val="none" w:sz="0" w:space="0" w:color="auto"/>
                <w:bottom w:val="none" w:sz="0" w:space="0" w:color="auto"/>
                <w:right w:val="none" w:sz="0" w:space="0" w:color="auto"/>
              </w:divBdr>
            </w:div>
            <w:div w:id="1570774835">
              <w:marLeft w:val="0"/>
              <w:marRight w:val="0"/>
              <w:marTop w:val="0"/>
              <w:marBottom w:val="0"/>
              <w:divBdr>
                <w:top w:val="none" w:sz="0" w:space="0" w:color="auto"/>
                <w:left w:val="none" w:sz="0" w:space="0" w:color="auto"/>
                <w:bottom w:val="none" w:sz="0" w:space="0" w:color="auto"/>
                <w:right w:val="none" w:sz="0" w:space="0" w:color="auto"/>
              </w:divBdr>
            </w:div>
            <w:div w:id="159124844">
              <w:marLeft w:val="0"/>
              <w:marRight w:val="0"/>
              <w:marTop w:val="0"/>
              <w:marBottom w:val="0"/>
              <w:divBdr>
                <w:top w:val="none" w:sz="0" w:space="0" w:color="auto"/>
                <w:left w:val="none" w:sz="0" w:space="0" w:color="auto"/>
                <w:bottom w:val="none" w:sz="0" w:space="0" w:color="auto"/>
                <w:right w:val="none" w:sz="0" w:space="0" w:color="auto"/>
              </w:divBdr>
            </w:div>
            <w:div w:id="2095584912">
              <w:blockQuote w:val="1"/>
              <w:marLeft w:val="720"/>
              <w:marRight w:val="720"/>
              <w:marTop w:val="100"/>
              <w:marBottom w:val="100"/>
              <w:divBdr>
                <w:top w:val="none" w:sz="0" w:space="0" w:color="auto"/>
                <w:left w:val="none" w:sz="0" w:space="0" w:color="auto"/>
                <w:bottom w:val="none" w:sz="0" w:space="0" w:color="auto"/>
                <w:right w:val="none" w:sz="0" w:space="0" w:color="auto"/>
              </w:divBdr>
            </w:div>
            <w:div w:id="660161642">
              <w:marLeft w:val="0"/>
              <w:marRight w:val="0"/>
              <w:marTop w:val="0"/>
              <w:marBottom w:val="0"/>
              <w:divBdr>
                <w:top w:val="none" w:sz="0" w:space="0" w:color="auto"/>
                <w:left w:val="none" w:sz="0" w:space="0" w:color="auto"/>
                <w:bottom w:val="none" w:sz="0" w:space="0" w:color="auto"/>
                <w:right w:val="none" w:sz="0" w:space="0" w:color="auto"/>
              </w:divBdr>
            </w:div>
            <w:div w:id="892279281">
              <w:marLeft w:val="0"/>
              <w:marRight w:val="0"/>
              <w:marTop w:val="0"/>
              <w:marBottom w:val="0"/>
              <w:divBdr>
                <w:top w:val="none" w:sz="0" w:space="0" w:color="auto"/>
                <w:left w:val="none" w:sz="0" w:space="0" w:color="auto"/>
                <w:bottom w:val="none" w:sz="0" w:space="0" w:color="auto"/>
                <w:right w:val="none" w:sz="0" w:space="0" w:color="auto"/>
              </w:divBdr>
            </w:div>
            <w:div w:id="1046376147">
              <w:marLeft w:val="0"/>
              <w:marRight w:val="0"/>
              <w:marTop w:val="0"/>
              <w:marBottom w:val="0"/>
              <w:divBdr>
                <w:top w:val="none" w:sz="0" w:space="0" w:color="auto"/>
                <w:left w:val="none" w:sz="0" w:space="0" w:color="auto"/>
                <w:bottom w:val="none" w:sz="0" w:space="0" w:color="auto"/>
                <w:right w:val="none" w:sz="0" w:space="0" w:color="auto"/>
              </w:divBdr>
            </w:div>
            <w:div w:id="955991507">
              <w:marLeft w:val="0"/>
              <w:marRight w:val="0"/>
              <w:marTop w:val="0"/>
              <w:marBottom w:val="0"/>
              <w:divBdr>
                <w:top w:val="none" w:sz="0" w:space="0" w:color="auto"/>
                <w:left w:val="none" w:sz="0" w:space="0" w:color="auto"/>
                <w:bottom w:val="none" w:sz="0" w:space="0" w:color="auto"/>
                <w:right w:val="none" w:sz="0" w:space="0" w:color="auto"/>
              </w:divBdr>
            </w:div>
            <w:div w:id="1551377548">
              <w:marLeft w:val="0"/>
              <w:marRight w:val="0"/>
              <w:marTop w:val="0"/>
              <w:marBottom w:val="0"/>
              <w:divBdr>
                <w:top w:val="none" w:sz="0" w:space="0" w:color="auto"/>
                <w:left w:val="none" w:sz="0" w:space="0" w:color="auto"/>
                <w:bottom w:val="none" w:sz="0" w:space="0" w:color="auto"/>
                <w:right w:val="none" w:sz="0" w:space="0" w:color="auto"/>
              </w:divBdr>
            </w:div>
            <w:div w:id="629671490">
              <w:blockQuote w:val="1"/>
              <w:marLeft w:val="720"/>
              <w:marRight w:val="720"/>
              <w:marTop w:val="100"/>
              <w:marBottom w:val="100"/>
              <w:divBdr>
                <w:top w:val="none" w:sz="0" w:space="0" w:color="auto"/>
                <w:left w:val="none" w:sz="0" w:space="0" w:color="auto"/>
                <w:bottom w:val="none" w:sz="0" w:space="0" w:color="auto"/>
                <w:right w:val="none" w:sz="0" w:space="0" w:color="auto"/>
              </w:divBdr>
            </w:div>
            <w:div w:id="570585670">
              <w:marLeft w:val="0"/>
              <w:marRight w:val="0"/>
              <w:marTop w:val="0"/>
              <w:marBottom w:val="0"/>
              <w:divBdr>
                <w:top w:val="none" w:sz="0" w:space="0" w:color="auto"/>
                <w:left w:val="none" w:sz="0" w:space="0" w:color="auto"/>
                <w:bottom w:val="none" w:sz="0" w:space="0" w:color="auto"/>
                <w:right w:val="none" w:sz="0" w:space="0" w:color="auto"/>
              </w:divBdr>
            </w:div>
            <w:div w:id="420490613">
              <w:marLeft w:val="0"/>
              <w:marRight w:val="0"/>
              <w:marTop w:val="0"/>
              <w:marBottom w:val="0"/>
              <w:divBdr>
                <w:top w:val="none" w:sz="0" w:space="0" w:color="auto"/>
                <w:left w:val="none" w:sz="0" w:space="0" w:color="auto"/>
                <w:bottom w:val="none" w:sz="0" w:space="0" w:color="auto"/>
                <w:right w:val="none" w:sz="0" w:space="0" w:color="auto"/>
              </w:divBdr>
            </w:div>
            <w:div w:id="1734042816">
              <w:marLeft w:val="0"/>
              <w:marRight w:val="0"/>
              <w:marTop w:val="0"/>
              <w:marBottom w:val="0"/>
              <w:divBdr>
                <w:top w:val="none" w:sz="0" w:space="0" w:color="auto"/>
                <w:left w:val="none" w:sz="0" w:space="0" w:color="auto"/>
                <w:bottom w:val="none" w:sz="0" w:space="0" w:color="auto"/>
                <w:right w:val="none" w:sz="0" w:space="0" w:color="auto"/>
              </w:divBdr>
            </w:div>
            <w:div w:id="1227644024">
              <w:marLeft w:val="0"/>
              <w:marRight w:val="0"/>
              <w:marTop w:val="0"/>
              <w:marBottom w:val="0"/>
              <w:divBdr>
                <w:top w:val="none" w:sz="0" w:space="0" w:color="auto"/>
                <w:left w:val="none" w:sz="0" w:space="0" w:color="auto"/>
                <w:bottom w:val="none" w:sz="0" w:space="0" w:color="auto"/>
                <w:right w:val="none" w:sz="0" w:space="0" w:color="auto"/>
              </w:divBdr>
            </w:div>
            <w:div w:id="226571038">
              <w:marLeft w:val="0"/>
              <w:marRight w:val="0"/>
              <w:marTop w:val="0"/>
              <w:marBottom w:val="0"/>
              <w:divBdr>
                <w:top w:val="none" w:sz="0" w:space="0" w:color="auto"/>
                <w:left w:val="none" w:sz="0" w:space="0" w:color="auto"/>
                <w:bottom w:val="none" w:sz="0" w:space="0" w:color="auto"/>
                <w:right w:val="none" w:sz="0" w:space="0" w:color="auto"/>
              </w:divBdr>
            </w:div>
            <w:div w:id="560405578">
              <w:marLeft w:val="0"/>
              <w:marRight w:val="0"/>
              <w:marTop w:val="0"/>
              <w:marBottom w:val="0"/>
              <w:divBdr>
                <w:top w:val="none" w:sz="0" w:space="0" w:color="auto"/>
                <w:left w:val="none" w:sz="0" w:space="0" w:color="auto"/>
                <w:bottom w:val="none" w:sz="0" w:space="0" w:color="auto"/>
                <w:right w:val="none" w:sz="0" w:space="0" w:color="auto"/>
              </w:divBdr>
            </w:div>
            <w:div w:id="1148401927">
              <w:marLeft w:val="0"/>
              <w:marRight w:val="0"/>
              <w:marTop w:val="0"/>
              <w:marBottom w:val="0"/>
              <w:divBdr>
                <w:top w:val="none" w:sz="0" w:space="0" w:color="auto"/>
                <w:left w:val="none" w:sz="0" w:space="0" w:color="auto"/>
                <w:bottom w:val="none" w:sz="0" w:space="0" w:color="auto"/>
                <w:right w:val="none" w:sz="0" w:space="0" w:color="auto"/>
              </w:divBdr>
            </w:div>
            <w:div w:id="1265647864">
              <w:marLeft w:val="0"/>
              <w:marRight w:val="0"/>
              <w:marTop w:val="0"/>
              <w:marBottom w:val="0"/>
              <w:divBdr>
                <w:top w:val="none" w:sz="0" w:space="0" w:color="auto"/>
                <w:left w:val="none" w:sz="0" w:space="0" w:color="auto"/>
                <w:bottom w:val="none" w:sz="0" w:space="0" w:color="auto"/>
                <w:right w:val="none" w:sz="0" w:space="0" w:color="auto"/>
              </w:divBdr>
            </w:div>
            <w:div w:id="214507839">
              <w:marLeft w:val="0"/>
              <w:marRight w:val="0"/>
              <w:marTop w:val="0"/>
              <w:marBottom w:val="0"/>
              <w:divBdr>
                <w:top w:val="none" w:sz="0" w:space="0" w:color="auto"/>
                <w:left w:val="none" w:sz="0" w:space="0" w:color="auto"/>
                <w:bottom w:val="none" w:sz="0" w:space="0" w:color="auto"/>
                <w:right w:val="none" w:sz="0" w:space="0" w:color="auto"/>
              </w:divBdr>
            </w:div>
            <w:div w:id="271088496">
              <w:marLeft w:val="0"/>
              <w:marRight w:val="0"/>
              <w:marTop w:val="0"/>
              <w:marBottom w:val="0"/>
              <w:divBdr>
                <w:top w:val="none" w:sz="0" w:space="0" w:color="auto"/>
                <w:left w:val="none" w:sz="0" w:space="0" w:color="auto"/>
                <w:bottom w:val="none" w:sz="0" w:space="0" w:color="auto"/>
                <w:right w:val="none" w:sz="0" w:space="0" w:color="auto"/>
              </w:divBdr>
            </w:div>
            <w:div w:id="343408999">
              <w:marLeft w:val="0"/>
              <w:marRight w:val="0"/>
              <w:marTop w:val="0"/>
              <w:marBottom w:val="0"/>
              <w:divBdr>
                <w:top w:val="none" w:sz="0" w:space="0" w:color="auto"/>
                <w:left w:val="none" w:sz="0" w:space="0" w:color="auto"/>
                <w:bottom w:val="none" w:sz="0" w:space="0" w:color="auto"/>
                <w:right w:val="none" w:sz="0" w:space="0" w:color="auto"/>
              </w:divBdr>
            </w:div>
            <w:div w:id="1657875765">
              <w:blockQuote w:val="1"/>
              <w:marLeft w:val="720"/>
              <w:marRight w:val="720"/>
              <w:marTop w:val="100"/>
              <w:marBottom w:val="100"/>
              <w:divBdr>
                <w:top w:val="none" w:sz="0" w:space="0" w:color="auto"/>
                <w:left w:val="none" w:sz="0" w:space="0" w:color="auto"/>
                <w:bottom w:val="none" w:sz="0" w:space="0" w:color="auto"/>
                <w:right w:val="none" w:sz="0" w:space="0" w:color="auto"/>
              </w:divBdr>
            </w:div>
            <w:div w:id="2107724392">
              <w:marLeft w:val="0"/>
              <w:marRight w:val="0"/>
              <w:marTop w:val="0"/>
              <w:marBottom w:val="0"/>
              <w:divBdr>
                <w:top w:val="none" w:sz="0" w:space="0" w:color="auto"/>
                <w:left w:val="none" w:sz="0" w:space="0" w:color="auto"/>
                <w:bottom w:val="none" w:sz="0" w:space="0" w:color="auto"/>
                <w:right w:val="none" w:sz="0" w:space="0" w:color="auto"/>
              </w:divBdr>
            </w:div>
            <w:div w:id="1922904407">
              <w:marLeft w:val="0"/>
              <w:marRight w:val="0"/>
              <w:marTop w:val="0"/>
              <w:marBottom w:val="0"/>
              <w:divBdr>
                <w:top w:val="none" w:sz="0" w:space="0" w:color="auto"/>
                <w:left w:val="none" w:sz="0" w:space="0" w:color="auto"/>
                <w:bottom w:val="none" w:sz="0" w:space="0" w:color="auto"/>
                <w:right w:val="none" w:sz="0" w:space="0" w:color="auto"/>
              </w:divBdr>
            </w:div>
            <w:div w:id="1862351955">
              <w:marLeft w:val="0"/>
              <w:marRight w:val="0"/>
              <w:marTop w:val="0"/>
              <w:marBottom w:val="0"/>
              <w:divBdr>
                <w:top w:val="none" w:sz="0" w:space="0" w:color="auto"/>
                <w:left w:val="none" w:sz="0" w:space="0" w:color="auto"/>
                <w:bottom w:val="none" w:sz="0" w:space="0" w:color="auto"/>
                <w:right w:val="none" w:sz="0" w:space="0" w:color="auto"/>
              </w:divBdr>
            </w:div>
            <w:div w:id="1313754443">
              <w:marLeft w:val="0"/>
              <w:marRight w:val="0"/>
              <w:marTop w:val="0"/>
              <w:marBottom w:val="0"/>
              <w:divBdr>
                <w:top w:val="none" w:sz="0" w:space="0" w:color="auto"/>
                <w:left w:val="none" w:sz="0" w:space="0" w:color="auto"/>
                <w:bottom w:val="none" w:sz="0" w:space="0" w:color="auto"/>
                <w:right w:val="none" w:sz="0" w:space="0" w:color="auto"/>
              </w:divBdr>
            </w:div>
            <w:div w:id="1334868601">
              <w:marLeft w:val="0"/>
              <w:marRight w:val="0"/>
              <w:marTop w:val="0"/>
              <w:marBottom w:val="0"/>
              <w:divBdr>
                <w:top w:val="none" w:sz="0" w:space="0" w:color="auto"/>
                <w:left w:val="none" w:sz="0" w:space="0" w:color="auto"/>
                <w:bottom w:val="none" w:sz="0" w:space="0" w:color="auto"/>
                <w:right w:val="none" w:sz="0" w:space="0" w:color="auto"/>
              </w:divBdr>
            </w:div>
            <w:div w:id="329062879">
              <w:blockQuote w:val="1"/>
              <w:marLeft w:val="720"/>
              <w:marRight w:val="720"/>
              <w:marTop w:val="100"/>
              <w:marBottom w:val="100"/>
              <w:divBdr>
                <w:top w:val="none" w:sz="0" w:space="0" w:color="auto"/>
                <w:left w:val="none" w:sz="0" w:space="0" w:color="auto"/>
                <w:bottom w:val="none" w:sz="0" w:space="0" w:color="auto"/>
                <w:right w:val="none" w:sz="0" w:space="0" w:color="auto"/>
              </w:divBdr>
            </w:div>
            <w:div w:id="395784320">
              <w:blockQuote w:val="1"/>
              <w:marLeft w:val="720"/>
              <w:marRight w:val="720"/>
              <w:marTop w:val="100"/>
              <w:marBottom w:val="100"/>
              <w:divBdr>
                <w:top w:val="none" w:sz="0" w:space="0" w:color="auto"/>
                <w:left w:val="none" w:sz="0" w:space="0" w:color="auto"/>
                <w:bottom w:val="none" w:sz="0" w:space="0" w:color="auto"/>
                <w:right w:val="none" w:sz="0" w:space="0" w:color="auto"/>
              </w:divBdr>
            </w:div>
            <w:div w:id="963079043">
              <w:marLeft w:val="0"/>
              <w:marRight w:val="0"/>
              <w:marTop w:val="0"/>
              <w:marBottom w:val="0"/>
              <w:divBdr>
                <w:top w:val="none" w:sz="0" w:space="0" w:color="auto"/>
                <w:left w:val="none" w:sz="0" w:space="0" w:color="auto"/>
                <w:bottom w:val="none" w:sz="0" w:space="0" w:color="auto"/>
                <w:right w:val="none" w:sz="0" w:space="0" w:color="auto"/>
              </w:divBdr>
            </w:div>
            <w:div w:id="524293640">
              <w:marLeft w:val="0"/>
              <w:marRight w:val="0"/>
              <w:marTop w:val="0"/>
              <w:marBottom w:val="0"/>
              <w:divBdr>
                <w:top w:val="none" w:sz="0" w:space="0" w:color="auto"/>
                <w:left w:val="none" w:sz="0" w:space="0" w:color="auto"/>
                <w:bottom w:val="none" w:sz="0" w:space="0" w:color="auto"/>
                <w:right w:val="none" w:sz="0" w:space="0" w:color="auto"/>
              </w:divBdr>
            </w:div>
            <w:div w:id="1239708858">
              <w:marLeft w:val="0"/>
              <w:marRight w:val="0"/>
              <w:marTop w:val="0"/>
              <w:marBottom w:val="0"/>
              <w:divBdr>
                <w:top w:val="none" w:sz="0" w:space="0" w:color="auto"/>
                <w:left w:val="none" w:sz="0" w:space="0" w:color="auto"/>
                <w:bottom w:val="none" w:sz="0" w:space="0" w:color="auto"/>
                <w:right w:val="none" w:sz="0" w:space="0" w:color="auto"/>
              </w:divBdr>
            </w:div>
            <w:div w:id="1097168383">
              <w:marLeft w:val="0"/>
              <w:marRight w:val="0"/>
              <w:marTop w:val="0"/>
              <w:marBottom w:val="0"/>
              <w:divBdr>
                <w:top w:val="none" w:sz="0" w:space="0" w:color="auto"/>
                <w:left w:val="none" w:sz="0" w:space="0" w:color="auto"/>
                <w:bottom w:val="none" w:sz="0" w:space="0" w:color="auto"/>
                <w:right w:val="none" w:sz="0" w:space="0" w:color="auto"/>
              </w:divBdr>
            </w:div>
            <w:div w:id="1677657270">
              <w:marLeft w:val="0"/>
              <w:marRight w:val="0"/>
              <w:marTop w:val="0"/>
              <w:marBottom w:val="0"/>
              <w:divBdr>
                <w:top w:val="none" w:sz="0" w:space="0" w:color="auto"/>
                <w:left w:val="none" w:sz="0" w:space="0" w:color="auto"/>
                <w:bottom w:val="none" w:sz="0" w:space="0" w:color="auto"/>
                <w:right w:val="none" w:sz="0" w:space="0" w:color="auto"/>
              </w:divBdr>
            </w:div>
            <w:div w:id="1205366143">
              <w:marLeft w:val="0"/>
              <w:marRight w:val="0"/>
              <w:marTop w:val="0"/>
              <w:marBottom w:val="0"/>
              <w:divBdr>
                <w:top w:val="none" w:sz="0" w:space="0" w:color="auto"/>
                <w:left w:val="none" w:sz="0" w:space="0" w:color="auto"/>
                <w:bottom w:val="none" w:sz="0" w:space="0" w:color="auto"/>
                <w:right w:val="none" w:sz="0" w:space="0" w:color="auto"/>
              </w:divBdr>
            </w:div>
            <w:div w:id="1179849899">
              <w:marLeft w:val="0"/>
              <w:marRight w:val="0"/>
              <w:marTop w:val="0"/>
              <w:marBottom w:val="0"/>
              <w:divBdr>
                <w:top w:val="none" w:sz="0" w:space="0" w:color="auto"/>
                <w:left w:val="none" w:sz="0" w:space="0" w:color="auto"/>
                <w:bottom w:val="none" w:sz="0" w:space="0" w:color="auto"/>
                <w:right w:val="none" w:sz="0" w:space="0" w:color="auto"/>
              </w:divBdr>
            </w:div>
            <w:div w:id="1679427731">
              <w:marLeft w:val="0"/>
              <w:marRight w:val="0"/>
              <w:marTop w:val="0"/>
              <w:marBottom w:val="0"/>
              <w:divBdr>
                <w:top w:val="none" w:sz="0" w:space="0" w:color="auto"/>
                <w:left w:val="none" w:sz="0" w:space="0" w:color="auto"/>
                <w:bottom w:val="none" w:sz="0" w:space="0" w:color="auto"/>
                <w:right w:val="none" w:sz="0" w:space="0" w:color="auto"/>
              </w:divBdr>
            </w:div>
            <w:div w:id="202637978">
              <w:marLeft w:val="0"/>
              <w:marRight w:val="0"/>
              <w:marTop w:val="0"/>
              <w:marBottom w:val="0"/>
              <w:divBdr>
                <w:top w:val="none" w:sz="0" w:space="0" w:color="auto"/>
                <w:left w:val="none" w:sz="0" w:space="0" w:color="auto"/>
                <w:bottom w:val="none" w:sz="0" w:space="0" w:color="auto"/>
                <w:right w:val="none" w:sz="0" w:space="0" w:color="auto"/>
              </w:divBdr>
            </w:div>
            <w:div w:id="1388989259">
              <w:blockQuote w:val="1"/>
              <w:marLeft w:val="720"/>
              <w:marRight w:val="720"/>
              <w:marTop w:val="100"/>
              <w:marBottom w:val="100"/>
              <w:divBdr>
                <w:top w:val="none" w:sz="0" w:space="0" w:color="auto"/>
                <w:left w:val="none" w:sz="0" w:space="0" w:color="auto"/>
                <w:bottom w:val="none" w:sz="0" w:space="0" w:color="auto"/>
                <w:right w:val="none" w:sz="0" w:space="0" w:color="auto"/>
              </w:divBdr>
            </w:div>
            <w:div w:id="52198402">
              <w:blockQuote w:val="1"/>
              <w:marLeft w:val="720"/>
              <w:marRight w:val="720"/>
              <w:marTop w:val="100"/>
              <w:marBottom w:val="100"/>
              <w:divBdr>
                <w:top w:val="none" w:sz="0" w:space="0" w:color="auto"/>
                <w:left w:val="none" w:sz="0" w:space="0" w:color="auto"/>
                <w:bottom w:val="none" w:sz="0" w:space="0" w:color="auto"/>
                <w:right w:val="none" w:sz="0" w:space="0" w:color="auto"/>
              </w:divBdr>
            </w:div>
            <w:div w:id="2096856402">
              <w:marLeft w:val="0"/>
              <w:marRight w:val="0"/>
              <w:marTop w:val="0"/>
              <w:marBottom w:val="0"/>
              <w:divBdr>
                <w:top w:val="none" w:sz="0" w:space="0" w:color="auto"/>
                <w:left w:val="none" w:sz="0" w:space="0" w:color="auto"/>
                <w:bottom w:val="none" w:sz="0" w:space="0" w:color="auto"/>
                <w:right w:val="none" w:sz="0" w:space="0" w:color="auto"/>
              </w:divBdr>
            </w:div>
            <w:div w:id="1749570232">
              <w:marLeft w:val="0"/>
              <w:marRight w:val="0"/>
              <w:marTop w:val="0"/>
              <w:marBottom w:val="0"/>
              <w:divBdr>
                <w:top w:val="none" w:sz="0" w:space="0" w:color="auto"/>
                <w:left w:val="none" w:sz="0" w:space="0" w:color="auto"/>
                <w:bottom w:val="none" w:sz="0" w:space="0" w:color="auto"/>
                <w:right w:val="none" w:sz="0" w:space="0" w:color="auto"/>
              </w:divBdr>
            </w:div>
            <w:div w:id="129904401">
              <w:marLeft w:val="0"/>
              <w:marRight w:val="0"/>
              <w:marTop w:val="0"/>
              <w:marBottom w:val="0"/>
              <w:divBdr>
                <w:top w:val="none" w:sz="0" w:space="0" w:color="auto"/>
                <w:left w:val="none" w:sz="0" w:space="0" w:color="auto"/>
                <w:bottom w:val="none" w:sz="0" w:space="0" w:color="auto"/>
                <w:right w:val="none" w:sz="0" w:space="0" w:color="auto"/>
              </w:divBdr>
            </w:div>
            <w:div w:id="594242255">
              <w:marLeft w:val="0"/>
              <w:marRight w:val="0"/>
              <w:marTop w:val="0"/>
              <w:marBottom w:val="0"/>
              <w:divBdr>
                <w:top w:val="none" w:sz="0" w:space="0" w:color="auto"/>
                <w:left w:val="none" w:sz="0" w:space="0" w:color="auto"/>
                <w:bottom w:val="none" w:sz="0" w:space="0" w:color="auto"/>
                <w:right w:val="none" w:sz="0" w:space="0" w:color="auto"/>
              </w:divBdr>
            </w:div>
            <w:div w:id="96700611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0756973">
              <w:blockQuote w:val="1"/>
              <w:marLeft w:val="720"/>
              <w:marRight w:val="720"/>
              <w:marTop w:val="100"/>
              <w:marBottom w:val="100"/>
              <w:divBdr>
                <w:top w:val="none" w:sz="0" w:space="0" w:color="auto"/>
                <w:left w:val="none" w:sz="0" w:space="0" w:color="auto"/>
                <w:bottom w:val="none" w:sz="0" w:space="0" w:color="auto"/>
                <w:right w:val="none" w:sz="0" w:space="0" w:color="auto"/>
              </w:divBdr>
            </w:div>
            <w:div w:id="138620863">
              <w:marLeft w:val="0"/>
              <w:marRight w:val="0"/>
              <w:marTop w:val="0"/>
              <w:marBottom w:val="0"/>
              <w:divBdr>
                <w:top w:val="none" w:sz="0" w:space="0" w:color="auto"/>
                <w:left w:val="none" w:sz="0" w:space="0" w:color="auto"/>
                <w:bottom w:val="none" w:sz="0" w:space="0" w:color="auto"/>
                <w:right w:val="none" w:sz="0" w:space="0" w:color="auto"/>
              </w:divBdr>
            </w:div>
            <w:div w:id="1068462159">
              <w:marLeft w:val="0"/>
              <w:marRight w:val="0"/>
              <w:marTop w:val="0"/>
              <w:marBottom w:val="0"/>
              <w:divBdr>
                <w:top w:val="none" w:sz="0" w:space="0" w:color="auto"/>
                <w:left w:val="none" w:sz="0" w:space="0" w:color="auto"/>
                <w:bottom w:val="none" w:sz="0" w:space="0" w:color="auto"/>
                <w:right w:val="none" w:sz="0" w:space="0" w:color="auto"/>
              </w:divBdr>
            </w:div>
            <w:div w:id="1075905735">
              <w:marLeft w:val="0"/>
              <w:marRight w:val="0"/>
              <w:marTop w:val="0"/>
              <w:marBottom w:val="0"/>
              <w:divBdr>
                <w:top w:val="none" w:sz="0" w:space="0" w:color="auto"/>
                <w:left w:val="none" w:sz="0" w:space="0" w:color="auto"/>
                <w:bottom w:val="none" w:sz="0" w:space="0" w:color="auto"/>
                <w:right w:val="none" w:sz="0" w:space="0" w:color="auto"/>
              </w:divBdr>
            </w:div>
            <w:div w:id="1176117943">
              <w:marLeft w:val="0"/>
              <w:marRight w:val="0"/>
              <w:marTop w:val="0"/>
              <w:marBottom w:val="0"/>
              <w:divBdr>
                <w:top w:val="none" w:sz="0" w:space="0" w:color="auto"/>
                <w:left w:val="none" w:sz="0" w:space="0" w:color="auto"/>
                <w:bottom w:val="none" w:sz="0" w:space="0" w:color="auto"/>
                <w:right w:val="none" w:sz="0" w:space="0" w:color="auto"/>
              </w:divBdr>
            </w:div>
            <w:div w:id="1462385112">
              <w:marLeft w:val="0"/>
              <w:marRight w:val="0"/>
              <w:marTop w:val="0"/>
              <w:marBottom w:val="0"/>
              <w:divBdr>
                <w:top w:val="none" w:sz="0" w:space="0" w:color="auto"/>
                <w:left w:val="none" w:sz="0" w:space="0" w:color="auto"/>
                <w:bottom w:val="none" w:sz="0" w:space="0" w:color="auto"/>
                <w:right w:val="none" w:sz="0" w:space="0" w:color="auto"/>
              </w:divBdr>
            </w:div>
            <w:div w:id="771358782">
              <w:marLeft w:val="0"/>
              <w:marRight w:val="0"/>
              <w:marTop w:val="0"/>
              <w:marBottom w:val="0"/>
              <w:divBdr>
                <w:top w:val="none" w:sz="0" w:space="0" w:color="auto"/>
                <w:left w:val="none" w:sz="0" w:space="0" w:color="auto"/>
                <w:bottom w:val="none" w:sz="0" w:space="0" w:color="auto"/>
                <w:right w:val="none" w:sz="0" w:space="0" w:color="auto"/>
              </w:divBdr>
            </w:div>
            <w:div w:id="1343580665">
              <w:marLeft w:val="0"/>
              <w:marRight w:val="0"/>
              <w:marTop w:val="0"/>
              <w:marBottom w:val="0"/>
              <w:divBdr>
                <w:top w:val="none" w:sz="0" w:space="0" w:color="auto"/>
                <w:left w:val="none" w:sz="0" w:space="0" w:color="auto"/>
                <w:bottom w:val="none" w:sz="0" w:space="0" w:color="auto"/>
                <w:right w:val="none" w:sz="0" w:space="0" w:color="auto"/>
              </w:divBdr>
            </w:div>
            <w:div w:id="615524739">
              <w:marLeft w:val="0"/>
              <w:marRight w:val="0"/>
              <w:marTop w:val="0"/>
              <w:marBottom w:val="0"/>
              <w:divBdr>
                <w:top w:val="none" w:sz="0" w:space="0" w:color="auto"/>
                <w:left w:val="none" w:sz="0" w:space="0" w:color="auto"/>
                <w:bottom w:val="none" w:sz="0" w:space="0" w:color="auto"/>
                <w:right w:val="none" w:sz="0" w:space="0" w:color="auto"/>
              </w:divBdr>
            </w:div>
            <w:div w:id="759182545">
              <w:marLeft w:val="0"/>
              <w:marRight w:val="0"/>
              <w:marTop w:val="0"/>
              <w:marBottom w:val="0"/>
              <w:divBdr>
                <w:top w:val="none" w:sz="0" w:space="0" w:color="auto"/>
                <w:left w:val="none" w:sz="0" w:space="0" w:color="auto"/>
                <w:bottom w:val="none" w:sz="0" w:space="0" w:color="auto"/>
                <w:right w:val="none" w:sz="0" w:space="0" w:color="auto"/>
              </w:divBdr>
            </w:div>
            <w:div w:id="1494881178">
              <w:marLeft w:val="0"/>
              <w:marRight w:val="0"/>
              <w:marTop w:val="0"/>
              <w:marBottom w:val="0"/>
              <w:divBdr>
                <w:top w:val="none" w:sz="0" w:space="0" w:color="auto"/>
                <w:left w:val="none" w:sz="0" w:space="0" w:color="auto"/>
                <w:bottom w:val="none" w:sz="0" w:space="0" w:color="auto"/>
                <w:right w:val="none" w:sz="0" w:space="0" w:color="auto"/>
              </w:divBdr>
            </w:div>
            <w:div w:id="126705847">
              <w:marLeft w:val="0"/>
              <w:marRight w:val="0"/>
              <w:marTop w:val="0"/>
              <w:marBottom w:val="0"/>
              <w:divBdr>
                <w:top w:val="none" w:sz="0" w:space="0" w:color="auto"/>
                <w:left w:val="none" w:sz="0" w:space="0" w:color="auto"/>
                <w:bottom w:val="none" w:sz="0" w:space="0" w:color="auto"/>
                <w:right w:val="none" w:sz="0" w:space="0" w:color="auto"/>
              </w:divBdr>
            </w:div>
            <w:div w:id="1623611210">
              <w:marLeft w:val="0"/>
              <w:marRight w:val="0"/>
              <w:marTop w:val="0"/>
              <w:marBottom w:val="0"/>
              <w:divBdr>
                <w:top w:val="none" w:sz="0" w:space="0" w:color="auto"/>
                <w:left w:val="none" w:sz="0" w:space="0" w:color="auto"/>
                <w:bottom w:val="none" w:sz="0" w:space="0" w:color="auto"/>
                <w:right w:val="none" w:sz="0" w:space="0" w:color="auto"/>
              </w:divBdr>
            </w:div>
            <w:div w:id="1153181044">
              <w:marLeft w:val="0"/>
              <w:marRight w:val="0"/>
              <w:marTop w:val="0"/>
              <w:marBottom w:val="0"/>
              <w:divBdr>
                <w:top w:val="none" w:sz="0" w:space="0" w:color="auto"/>
                <w:left w:val="none" w:sz="0" w:space="0" w:color="auto"/>
                <w:bottom w:val="none" w:sz="0" w:space="0" w:color="auto"/>
                <w:right w:val="none" w:sz="0" w:space="0" w:color="auto"/>
              </w:divBdr>
            </w:div>
            <w:div w:id="1660570882">
              <w:marLeft w:val="0"/>
              <w:marRight w:val="0"/>
              <w:marTop w:val="0"/>
              <w:marBottom w:val="0"/>
              <w:divBdr>
                <w:top w:val="none" w:sz="0" w:space="0" w:color="auto"/>
                <w:left w:val="none" w:sz="0" w:space="0" w:color="auto"/>
                <w:bottom w:val="none" w:sz="0" w:space="0" w:color="auto"/>
                <w:right w:val="none" w:sz="0" w:space="0" w:color="auto"/>
              </w:divBdr>
            </w:div>
            <w:div w:id="1835683138">
              <w:marLeft w:val="0"/>
              <w:marRight w:val="0"/>
              <w:marTop w:val="0"/>
              <w:marBottom w:val="0"/>
              <w:divBdr>
                <w:top w:val="none" w:sz="0" w:space="0" w:color="auto"/>
                <w:left w:val="none" w:sz="0" w:space="0" w:color="auto"/>
                <w:bottom w:val="none" w:sz="0" w:space="0" w:color="auto"/>
                <w:right w:val="none" w:sz="0" w:space="0" w:color="auto"/>
              </w:divBdr>
            </w:div>
            <w:div w:id="2130783925">
              <w:marLeft w:val="0"/>
              <w:marRight w:val="0"/>
              <w:marTop w:val="0"/>
              <w:marBottom w:val="0"/>
              <w:divBdr>
                <w:top w:val="none" w:sz="0" w:space="0" w:color="auto"/>
                <w:left w:val="none" w:sz="0" w:space="0" w:color="auto"/>
                <w:bottom w:val="none" w:sz="0" w:space="0" w:color="auto"/>
                <w:right w:val="none" w:sz="0" w:space="0" w:color="auto"/>
              </w:divBdr>
            </w:div>
            <w:div w:id="1823497248">
              <w:marLeft w:val="0"/>
              <w:marRight w:val="0"/>
              <w:marTop w:val="0"/>
              <w:marBottom w:val="0"/>
              <w:divBdr>
                <w:top w:val="none" w:sz="0" w:space="0" w:color="auto"/>
                <w:left w:val="none" w:sz="0" w:space="0" w:color="auto"/>
                <w:bottom w:val="none" w:sz="0" w:space="0" w:color="auto"/>
                <w:right w:val="none" w:sz="0" w:space="0" w:color="auto"/>
              </w:divBdr>
            </w:div>
            <w:div w:id="1477837766">
              <w:marLeft w:val="0"/>
              <w:marRight w:val="0"/>
              <w:marTop w:val="0"/>
              <w:marBottom w:val="0"/>
              <w:divBdr>
                <w:top w:val="none" w:sz="0" w:space="0" w:color="auto"/>
                <w:left w:val="none" w:sz="0" w:space="0" w:color="auto"/>
                <w:bottom w:val="none" w:sz="0" w:space="0" w:color="auto"/>
                <w:right w:val="none" w:sz="0" w:space="0" w:color="auto"/>
              </w:divBdr>
            </w:div>
            <w:div w:id="1548878307">
              <w:marLeft w:val="0"/>
              <w:marRight w:val="0"/>
              <w:marTop w:val="0"/>
              <w:marBottom w:val="0"/>
              <w:divBdr>
                <w:top w:val="none" w:sz="0" w:space="0" w:color="auto"/>
                <w:left w:val="none" w:sz="0" w:space="0" w:color="auto"/>
                <w:bottom w:val="none" w:sz="0" w:space="0" w:color="auto"/>
                <w:right w:val="none" w:sz="0" w:space="0" w:color="auto"/>
              </w:divBdr>
            </w:div>
            <w:div w:id="1576894067">
              <w:marLeft w:val="0"/>
              <w:marRight w:val="0"/>
              <w:marTop w:val="0"/>
              <w:marBottom w:val="0"/>
              <w:divBdr>
                <w:top w:val="none" w:sz="0" w:space="0" w:color="auto"/>
                <w:left w:val="none" w:sz="0" w:space="0" w:color="auto"/>
                <w:bottom w:val="none" w:sz="0" w:space="0" w:color="auto"/>
                <w:right w:val="none" w:sz="0" w:space="0" w:color="auto"/>
              </w:divBdr>
            </w:div>
            <w:div w:id="538200505">
              <w:marLeft w:val="0"/>
              <w:marRight w:val="0"/>
              <w:marTop w:val="0"/>
              <w:marBottom w:val="0"/>
              <w:divBdr>
                <w:top w:val="none" w:sz="0" w:space="0" w:color="auto"/>
                <w:left w:val="none" w:sz="0" w:space="0" w:color="auto"/>
                <w:bottom w:val="none" w:sz="0" w:space="0" w:color="auto"/>
                <w:right w:val="none" w:sz="0" w:space="0" w:color="auto"/>
              </w:divBdr>
            </w:div>
            <w:div w:id="1669018535">
              <w:marLeft w:val="0"/>
              <w:marRight w:val="0"/>
              <w:marTop w:val="0"/>
              <w:marBottom w:val="0"/>
              <w:divBdr>
                <w:top w:val="none" w:sz="0" w:space="0" w:color="auto"/>
                <w:left w:val="none" w:sz="0" w:space="0" w:color="auto"/>
                <w:bottom w:val="none" w:sz="0" w:space="0" w:color="auto"/>
                <w:right w:val="none" w:sz="0" w:space="0" w:color="auto"/>
              </w:divBdr>
            </w:div>
            <w:div w:id="372535616">
              <w:marLeft w:val="0"/>
              <w:marRight w:val="0"/>
              <w:marTop w:val="0"/>
              <w:marBottom w:val="0"/>
              <w:divBdr>
                <w:top w:val="none" w:sz="0" w:space="0" w:color="auto"/>
                <w:left w:val="none" w:sz="0" w:space="0" w:color="auto"/>
                <w:bottom w:val="none" w:sz="0" w:space="0" w:color="auto"/>
                <w:right w:val="none" w:sz="0" w:space="0" w:color="auto"/>
              </w:divBdr>
            </w:div>
            <w:div w:id="1130782726">
              <w:marLeft w:val="0"/>
              <w:marRight w:val="0"/>
              <w:marTop w:val="0"/>
              <w:marBottom w:val="0"/>
              <w:divBdr>
                <w:top w:val="none" w:sz="0" w:space="0" w:color="auto"/>
                <w:left w:val="none" w:sz="0" w:space="0" w:color="auto"/>
                <w:bottom w:val="none" w:sz="0" w:space="0" w:color="auto"/>
                <w:right w:val="none" w:sz="0" w:space="0" w:color="auto"/>
              </w:divBdr>
            </w:div>
            <w:div w:id="163657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439204">
      <w:bodyDiv w:val="1"/>
      <w:marLeft w:val="0"/>
      <w:marRight w:val="0"/>
      <w:marTop w:val="0"/>
      <w:marBottom w:val="0"/>
      <w:divBdr>
        <w:top w:val="none" w:sz="0" w:space="0" w:color="auto"/>
        <w:left w:val="none" w:sz="0" w:space="0" w:color="auto"/>
        <w:bottom w:val="none" w:sz="0" w:space="0" w:color="auto"/>
        <w:right w:val="none" w:sz="0" w:space="0" w:color="auto"/>
      </w:divBdr>
      <w:divsChild>
        <w:div w:id="559709979">
          <w:marLeft w:val="0"/>
          <w:marRight w:val="0"/>
          <w:marTop w:val="0"/>
          <w:marBottom w:val="0"/>
          <w:divBdr>
            <w:top w:val="none" w:sz="0" w:space="0" w:color="auto"/>
            <w:left w:val="none" w:sz="0" w:space="0" w:color="auto"/>
            <w:bottom w:val="none" w:sz="0" w:space="0" w:color="auto"/>
            <w:right w:val="none" w:sz="0" w:space="0" w:color="auto"/>
          </w:divBdr>
        </w:div>
      </w:divsChild>
    </w:div>
    <w:div w:id="1867400694">
      <w:bodyDiv w:val="1"/>
      <w:marLeft w:val="0"/>
      <w:marRight w:val="0"/>
      <w:marTop w:val="0"/>
      <w:marBottom w:val="0"/>
      <w:divBdr>
        <w:top w:val="none" w:sz="0" w:space="0" w:color="auto"/>
        <w:left w:val="none" w:sz="0" w:space="0" w:color="auto"/>
        <w:bottom w:val="none" w:sz="0" w:space="0" w:color="auto"/>
        <w:right w:val="none" w:sz="0" w:space="0" w:color="auto"/>
      </w:divBdr>
      <w:divsChild>
        <w:div w:id="1827698265">
          <w:marLeft w:val="0"/>
          <w:marRight w:val="0"/>
          <w:marTop w:val="0"/>
          <w:marBottom w:val="0"/>
          <w:divBdr>
            <w:top w:val="none" w:sz="0" w:space="0" w:color="auto"/>
            <w:left w:val="none" w:sz="0" w:space="0" w:color="auto"/>
            <w:bottom w:val="none" w:sz="0" w:space="0" w:color="auto"/>
            <w:right w:val="none" w:sz="0" w:space="0" w:color="auto"/>
          </w:divBdr>
          <w:divsChild>
            <w:div w:id="959262449">
              <w:marLeft w:val="0"/>
              <w:marRight w:val="0"/>
              <w:marTop w:val="0"/>
              <w:marBottom w:val="0"/>
              <w:divBdr>
                <w:top w:val="none" w:sz="0" w:space="0" w:color="auto"/>
                <w:left w:val="none" w:sz="0" w:space="0" w:color="auto"/>
                <w:bottom w:val="none" w:sz="0" w:space="0" w:color="auto"/>
                <w:right w:val="none" w:sz="0" w:space="0" w:color="auto"/>
              </w:divBdr>
              <w:divsChild>
                <w:div w:id="2015961472">
                  <w:marLeft w:val="0"/>
                  <w:marRight w:val="0"/>
                  <w:marTop w:val="0"/>
                  <w:marBottom w:val="0"/>
                  <w:divBdr>
                    <w:top w:val="none" w:sz="0" w:space="0" w:color="auto"/>
                    <w:left w:val="none" w:sz="0" w:space="0" w:color="auto"/>
                    <w:bottom w:val="none" w:sz="0" w:space="0" w:color="auto"/>
                    <w:right w:val="none" w:sz="0" w:space="0" w:color="auto"/>
                  </w:divBdr>
                  <w:divsChild>
                    <w:div w:id="1530223258">
                      <w:marLeft w:val="0"/>
                      <w:marRight w:val="0"/>
                      <w:marTop w:val="0"/>
                      <w:marBottom w:val="0"/>
                      <w:divBdr>
                        <w:top w:val="none" w:sz="0" w:space="0" w:color="auto"/>
                        <w:left w:val="none" w:sz="0" w:space="0" w:color="auto"/>
                        <w:bottom w:val="none" w:sz="0" w:space="0" w:color="auto"/>
                        <w:right w:val="none" w:sz="0" w:space="0" w:color="auto"/>
                      </w:divBdr>
                      <w:divsChild>
                        <w:div w:id="291643236">
                          <w:marLeft w:val="0"/>
                          <w:marRight w:val="0"/>
                          <w:marTop w:val="0"/>
                          <w:marBottom w:val="0"/>
                          <w:divBdr>
                            <w:top w:val="none" w:sz="0" w:space="0" w:color="auto"/>
                            <w:left w:val="none" w:sz="0" w:space="0" w:color="auto"/>
                            <w:bottom w:val="none" w:sz="0" w:space="0" w:color="auto"/>
                            <w:right w:val="none" w:sz="0" w:space="0" w:color="auto"/>
                          </w:divBdr>
                          <w:divsChild>
                            <w:div w:id="43012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8447443">
      <w:bodyDiv w:val="1"/>
      <w:marLeft w:val="0"/>
      <w:marRight w:val="0"/>
      <w:marTop w:val="0"/>
      <w:marBottom w:val="0"/>
      <w:divBdr>
        <w:top w:val="none" w:sz="0" w:space="0" w:color="auto"/>
        <w:left w:val="none" w:sz="0" w:space="0" w:color="auto"/>
        <w:bottom w:val="none" w:sz="0" w:space="0" w:color="auto"/>
        <w:right w:val="none" w:sz="0" w:space="0" w:color="auto"/>
      </w:divBdr>
      <w:divsChild>
        <w:div w:id="1101605717">
          <w:marLeft w:val="0"/>
          <w:marRight w:val="0"/>
          <w:marTop w:val="0"/>
          <w:marBottom w:val="0"/>
          <w:divBdr>
            <w:top w:val="none" w:sz="0" w:space="0" w:color="auto"/>
            <w:left w:val="none" w:sz="0" w:space="0" w:color="auto"/>
            <w:bottom w:val="none" w:sz="0" w:space="0" w:color="auto"/>
            <w:right w:val="none" w:sz="0" w:space="0" w:color="auto"/>
          </w:divBdr>
        </w:div>
      </w:divsChild>
    </w:div>
    <w:div w:id="1872495460">
      <w:bodyDiv w:val="1"/>
      <w:marLeft w:val="0"/>
      <w:marRight w:val="0"/>
      <w:marTop w:val="0"/>
      <w:marBottom w:val="0"/>
      <w:divBdr>
        <w:top w:val="none" w:sz="0" w:space="0" w:color="auto"/>
        <w:left w:val="none" w:sz="0" w:space="0" w:color="auto"/>
        <w:bottom w:val="none" w:sz="0" w:space="0" w:color="auto"/>
        <w:right w:val="none" w:sz="0" w:space="0" w:color="auto"/>
      </w:divBdr>
      <w:divsChild>
        <w:div w:id="1953978873">
          <w:marLeft w:val="0"/>
          <w:marRight w:val="0"/>
          <w:marTop w:val="0"/>
          <w:marBottom w:val="0"/>
          <w:divBdr>
            <w:top w:val="none" w:sz="0" w:space="0" w:color="auto"/>
            <w:left w:val="none" w:sz="0" w:space="0" w:color="auto"/>
            <w:bottom w:val="none" w:sz="0" w:space="0" w:color="auto"/>
            <w:right w:val="none" w:sz="0" w:space="0" w:color="auto"/>
          </w:divBdr>
        </w:div>
        <w:div w:id="1374891916">
          <w:marLeft w:val="0"/>
          <w:marRight w:val="0"/>
          <w:marTop w:val="0"/>
          <w:marBottom w:val="0"/>
          <w:divBdr>
            <w:top w:val="none" w:sz="0" w:space="0" w:color="auto"/>
            <w:left w:val="none" w:sz="0" w:space="0" w:color="auto"/>
            <w:bottom w:val="none" w:sz="0" w:space="0" w:color="auto"/>
            <w:right w:val="none" w:sz="0" w:space="0" w:color="auto"/>
          </w:divBdr>
        </w:div>
        <w:div w:id="711735115">
          <w:marLeft w:val="0"/>
          <w:marRight w:val="0"/>
          <w:marTop w:val="0"/>
          <w:marBottom w:val="0"/>
          <w:divBdr>
            <w:top w:val="none" w:sz="0" w:space="0" w:color="auto"/>
            <w:left w:val="none" w:sz="0" w:space="0" w:color="auto"/>
            <w:bottom w:val="none" w:sz="0" w:space="0" w:color="auto"/>
            <w:right w:val="none" w:sz="0" w:space="0" w:color="auto"/>
          </w:divBdr>
        </w:div>
        <w:div w:id="1537544257">
          <w:marLeft w:val="0"/>
          <w:marRight w:val="0"/>
          <w:marTop w:val="0"/>
          <w:marBottom w:val="0"/>
          <w:divBdr>
            <w:top w:val="none" w:sz="0" w:space="0" w:color="auto"/>
            <w:left w:val="none" w:sz="0" w:space="0" w:color="auto"/>
            <w:bottom w:val="none" w:sz="0" w:space="0" w:color="auto"/>
            <w:right w:val="none" w:sz="0" w:space="0" w:color="auto"/>
          </w:divBdr>
        </w:div>
        <w:div w:id="308705071">
          <w:marLeft w:val="0"/>
          <w:marRight w:val="0"/>
          <w:marTop w:val="0"/>
          <w:marBottom w:val="0"/>
          <w:divBdr>
            <w:top w:val="none" w:sz="0" w:space="0" w:color="auto"/>
            <w:left w:val="none" w:sz="0" w:space="0" w:color="auto"/>
            <w:bottom w:val="none" w:sz="0" w:space="0" w:color="auto"/>
            <w:right w:val="none" w:sz="0" w:space="0" w:color="auto"/>
          </w:divBdr>
        </w:div>
      </w:divsChild>
    </w:div>
    <w:div w:id="1874461393">
      <w:bodyDiv w:val="1"/>
      <w:marLeft w:val="0"/>
      <w:marRight w:val="0"/>
      <w:marTop w:val="0"/>
      <w:marBottom w:val="0"/>
      <w:divBdr>
        <w:top w:val="none" w:sz="0" w:space="0" w:color="auto"/>
        <w:left w:val="none" w:sz="0" w:space="0" w:color="auto"/>
        <w:bottom w:val="none" w:sz="0" w:space="0" w:color="auto"/>
        <w:right w:val="none" w:sz="0" w:space="0" w:color="auto"/>
      </w:divBdr>
      <w:divsChild>
        <w:div w:id="1276331990">
          <w:marLeft w:val="0"/>
          <w:marRight w:val="0"/>
          <w:marTop w:val="0"/>
          <w:marBottom w:val="0"/>
          <w:divBdr>
            <w:top w:val="none" w:sz="0" w:space="0" w:color="auto"/>
            <w:left w:val="none" w:sz="0" w:space="0" w:color="auto"/>
            <w:bottom w:val="none" w:sz="0" w:space="0" w:color="auto"/>
            <w:right w:val="none" w:sz="0" w:space="0" w:color="auto"/>
          </w:divBdr>
        </w:div>
      </w:divsChild>
    </w:div>
    <w:div w:id="1880849821">
      <w:bodyDiv w:val="1"/>
      <w:marLeft w:val="0"/>
      <w:marRight w:val="0"/>
      <w:marTop w:val="0"/>
      <w:marBottom w:val="0"/>
      <w:divBdr>
        <w:top w:val="none" w:sz="0" w:space="0" w:color="auto"/>
        <w:left w:val="none" w:sz="0" w:space="0" w:color="auto"/>
        <w:bottom w:val="none" w:sz="0" w:space="0" w:color="auto"/>
        <w:right w:val="none" w:sz="0" w:space="0" w:color="auto"/>
      </w:divBdr>
      <w:divsChild>
        <w:div w:id="1159929187">
          <w:marLeft w:val="0"/>
          <w:marRight w:val="0"/>
          <w:marTop w:val="0"/>
          <w:marBottom w:val="0"/>
          <w:divBdr>
            <w:top w:val="none" w:sz="0" w:space="0" w:color="auto"/>
            <w:left w:val="none" w:sz="0" w:space="0" w:color="auto"/>
            <w:bottom w:val="none" w:sz="0" w:space="0" w:color="auto"/>
            <w:right w:val="none" w:sz="0" w:space="0" w:color="auto"/>
          </w:divBdr>
        </w:div>
      </w:divsChild>
    </w:div>
    <w:div w:id="1881014663">
      <w:bodyDiv w:val="1"/>
      <w:marLeft w:val="0"/>
      <w:marRight w:val="0"/>
      <w:marTop w:val="0"/>
      <w:marBottom w:val="0"/>
      <w:divBdr>
        <w:top w:val="none" w:sz="0" w:space="0" w:color="auto"/>
        <w:left w:val="none" w:sz="0" w:space="0" w:color="auto"/>
        <w:bottom w:val="none" w:sz="0" w:space="0" w:color="auto"/>
        <w:right w:val="none" w:sz="0" w:space="0" w:color="auto"/>
      </w:divBdr>
      <w:divsChild>
        <w:div w:id="722100741">
          <w:marLeft w:val="0"/>
          <w:marRight w:val="0"/>
          <w:marTop w:val="0"/>
          <w:marBottom w:val="0"/>
          <w:divBdr>
            <w:top w:val="none" w:sz="0" w:space="0" w:color="auto"/>
            <w:left w:val="none" w:sz="0" w:space="0" w:color="auto"/>
            <w:bottom w:val="none" w:sz="0" w:space="0" w:color="auto"/>
            <w:right w:val="none" w:sz="0" w:space="0" w:color="auto"/>
          </w:divBdr>
        </w:div>
      </w:divsChild>
    </w:div>
    <w:div w:id="1887137611">
      <w:bodyDiv w:val="1"/>
      <w:marLeft w:val="0"/>
      <w:marRight w:val="0"/>
      <w:marTop w:val="0"/>
      <w:marBottom w:val="0"/>
      <w:divBdr>
        <w:top w:val="none" w:sz="0" w:space="0" w:color="auto"/>
        <w:left w:val="none" w:sz="0" w:space="0" w:color="auto"/>
        <w:bottom w:val="none" w:sz="0" w:space="0" w:color="auto"/>
        <w:right w:val="none" w:sz="0" w:space="0" w:color="auto"/>
      </w:divBdr>
      <w:divsChild>
        <w:div w:id="572932010">
          <w:marLeft w:val="0"/>
          <w:marRight w:val="0"/>
          <w:marTop w:val="0"/>
          <w:marBottom w:val="0"/>
          <w:divBdr>
            <w:top w:val="none" w:sz="0" w:space="0" w:color="auto"/>
            <w:left w:val="none" w:sz="0" w:space="0" w:color="auto"/>
            <w:bottom w:val="none" w:sz="0" w:space="0" w:color="auto"/>
            <w:right w:val="none" w:sz="0" w:space="0" w:color="auto"/>
          </w:divBdr>
        </w:div>
      </w:divsChild>
    </w:div>
    <w:div w:id="1891308456">
      <w:bodyDiv w:val="1"/>
      <w:marLeft w:val="0"/>
      <w:marRight w:val="0"/>
      <w:marTop w:val="0"/>
      <w:marBottom w:val="0"/>
      <w:divBdr>
        <w:top w:val="none" w:sz="0" w:space="0" w:color="auto"/>
        <w:left w:val="none" w:sz="0" w:space="0" w:color="auto"/>
        <w:bottom w:val="none" w:sz="0" w:space="0" w:color="auto"/>
        <w:right w:val="none" w:sz="0" w:space="0" w:color="auto"/>
      </w:divBdr>
      <w:divsChild>
        <w:div w:id="127863354">
          <w:marLeft w:val="0"/>
          <w:marRight w:val="0"/>
          <w:marTop w:val="0"/>
          <w:marBottom w:val="0"/>
          <w:divBdr>
            <w:top w:val="none" w:sz="0" w:space="0" w:color="auto"/>
            <w:left w:val="none" w:sz="0" w:space="0" w:color="auto"/>
            <w:bottom w:val="none" w:sz="0" w:space="0" w:color="auto"/>
            <w:right w:val="none" w:sz="0" w:space="0" w:color="auto"/>
          </w:divBdr>
        </w:div>
      </w:divsChild>
    </w:div>
    <w:div w:id="1892690530">
      <w:bodyDiv w:val="1"/>
      <w:marLeft w:val="0"/>
      <w:marRight w:val="0"/>
      <w:marTop w:val="0"/>
      <w:marBottom w:val="0"/>
      <w:divBdr>
        <w:top w:val="none" w:sz="0" w:space="0" w:color="auto"/>
        <w:left w:val="none" w:sz="0" w:space="0" w:color="auto"/>
        <w:bottom w:val="none" w:sz="0" w:space="0" w:color="auto"/>
        <w:right w:val="none" w:sz="0" w:space="0" w:color="auto"/>
      </w:divBdr>
      <w:divsChild>
        <w:div w:id="127406905">
          <w:marLeft w:val="0"/>
          <w:marRight w:val="0"/>
          <w:marTop w:val="0"/>
          <w:marBottom w:val="0"/>
          <w:divBdr>
            <w:top w:val="none" w:sz="0" w:space="0" w:color="auto"/>
            <w:left w:val="none" w:sz="0" w:space="0" w:color="auto"/>
            <w:bottom w:val="none" w:sz="0" w:space="0" w:color="auto"/>
            <w:right w:val="none" w:sz="0" w:space="0" w:color="auto"/>
          </w:divBdr>
          <w:divsChild>
            <w:div w:id="682589655">
              <w:marLeft w:val="0"/>
              <w:marRight w:val="0"/>
              <w:marTop w:val="0"/>
              <w:marBottom w:val="0"/>
              <w:divBdr>
                <w:top w:val="none" w:sz="0" w:space="0" w:color="auto"/>
                <w:left w:val="none" w:sz="0" w:space="0" w:color="auto"/>
                <w:bottom w:val="none" w:sz="0" w:space="0" w:color="auto"/>
                <w:right w:val="none" w:sz="0" w:space="0" w:color="auto"/>
              </w:divBdr>
            </w:div>
            <w:div w:id="1632710003">
              <w:marLeft w:val="0"/>
              <w:marRight w:val="0"/>
              <w:marTop w:val="0"/>
              <w:marBottom w:val="0"/>
              <w:divBdr>
                <w:top w:val="none" w:sz="0" w:space="0" w:color="auto"/>
                <w:left w:val="none" w:sz="0" w:space="0" w:color="auto"/>
                <w:bottom w:val="none" w:sz="0" w:space="0" w:color="auto"/>
                <w:right w:val="none" w:sz="0" w:space="0" w:color="auto"/>
              </w:divBdr>
            </w:div>
            <w:div w:id="864634892">
              <w:marLeft w:val="0"/>
              <w:marRight w:val="0"/>
              <w:marTop w:val="0"/>
              <w:marBottom w:val="0"/>
              <w:divBdr>
                <w:top w:val="none" w:sz="0" w:space="0" w:color="auto"/>
                <w:left w:val="none" w:sz="0" w:space="0" w:color="auto"/>
                <w:bottom w:val="none" w:sz="0" w:space="0" w:color="auto"/>
                <w:right w:val="none" w:sz="0" w:space="0" w:color="auto"/>
              </w:divBdr>
            </w:div>
            <w:div w:id="199559360">
              <w:marLeft w:val="0"/>
              <w:marRight w:val="0"/>
              <w:marTop w:val="0"/>
              <w:marBottom w:val="0"/>
              <w:divBdr>
                <w:top w:val="none" w:sz="0" w:space="0" w:color="auto"/>
                <w:left w:val="none" w:sz="0" w:space="0" w:color="auto"/>
                <w:bottom w:val="none" w:sz="0" w:space="0" w:color="auto"/>
                <w:right w:val="none" w:sz="0" w:space="0" w:color="auto"/>
              </w:divBdr>
            </w:div>
            <w:div w:id="1257441239">
              <w:marLeft w:val="0"/>
              <w:marRight w:val="0"/>
              <w:marTop w:val="0"/>
              <w:marBottom w:val="0"/>
              <w:divBdr>
                <w:top w:val="none" w:sz="0" w:space="0" w:color="auto"/>
                <w:left w:val="none" w:sz="0" w:space="0" w:color="auto"/>
                <w:bottom w:val="none" w:sz="0" w:space="0" w:color="auto"/>
                <w:right w:val="none" w:sz="0" w:space="0" w:color="auto"/>
              </w:divBdr>
            </w:div>
            <w:div w:id="1565294333">
              <w:marLeft w:val="0"/>
              <w:marRight w:val="0"/>
              <w:marTop w:val="0"/>
              <w:marBottom w:val="0"/>
              <w:divBdr>
                <w:top w:val="none" w:sz="0" w:space="0" w:color="auto"/>
                <w:left w:val="none" w:sz="0" w:space="0" w:color="auto"/>
                <w:bottom w:val="none" w:sz="0" w:space="0" w:color="auto"/>
                <w:right w:val="none" w:sz="0" w:space="0" w:color="auto"/>
              </w:divBdr>
            </w:div>
            <w:div w:id="1719356558">
              <w:marLeft w:val="0"/>
              <w:marRight w:val="0"/>
              <w:marTop w:val="0"/>
              <w:marBottom w:val="0"/>
              <w:divBdr>
                <w:top w:val="none" w:sz="0" w:space="0" w:color="auto"/>
                <w:left w:val="none" w:sz="0" w:space="0" w:color="auto"/>
                <w:bottom w:val="none" w:sz="0" w:space="0" w:color="auto"/>
                <w:right w:val="none" w:sz="0" w:space="0" w:color="auto"/>
              </w:divBdr>
            </w:div>
            <w:div w:id="121927181">
              <w:marLeft w:val="0"/>
              <w:marRight w:val="0"/>
              <w:marTop w:val="0"/>
              <w:marBottom w:val="0"/>
              <w:divBdr>
                <w:top w:val="none" w:sz="0" w:space="0" w:color="auto"/>
                <w:left w:val="none" w:sz="0" w:space="0" w:color="auto"/>
                <w:bottom w:val="none" w:sz="0" w:space="0" w:color="auto"/>
                <w:right w:val="none" w:sz="0" w:space="0" w:color="auto"/>
              </w:divBdr>
            </w:div>
            <w:div w:id="50732465">
              <w:marLeft w:val="0"/>
              <w:marRight w:val="0"/>
              <w:marTop w:val="0"/>
              <w:marBottom w:val="0"/>
              <w:divBdr>
                <w:top w:val="none" w:sz="0" w:space="0" w:color="auto"/>
                <w:left w:val="none" w:sz="0" w:space="0" w:color="auto"/>
                <w:bottom w:val="none" w:sz="0" w:space="0" w:color="auto"/>
                <w:right w:val="none" w:sz="0" w:space="0" w:color="auto"/>
              </w:divBdr>
            </w:div>
            <w:div w:id="786504379">
              <w:marLeft w:val="0"/>
              <w:marRight w:val="0"/>
              <w:marTop w:val="0"/>
              <w:marBottom w:val="0"/>
              <w:divBdr>
                <w:top w:val="none" w:sz="0" w:space="0" w:color="auto"/>
                <w:left w:val="none" w:sz="0" w:space="0" w:color="auto"/>
                <w:bottom w:val="none" w:sz="0" w:space="0" w:color="auto"/>
                <w:right w:val="none" w:sz="0" w:space="0" w:color="auto"/>
              </w:divBdr>
            </w:div>
            <w:div w:id="377702247">
              <w:marLeft w:val="0"/>
              <w:marRight w:val="0"/>
              <w:marTop w:val="0"/>
              <w:marBottom w:val="0"/>
              <w:divBdr>
                <w:top w:val="none" w:sz="0" w:space="0" w:color="auto"/>
                <w:left w:val="none" w:sz="0" w:space="0" w:color="auto"/>
                <w:bottom w:val="none" w:sz="0" w:space="0" w:color="auto"/>
                <w:right w:val="none" w:sz="0" w:space="0" w:color="auto"/>
              </w:divBdr>
            </w:div>
            <w:div w:id="1411344790">
              <w:blockQuote w:val="1"/>
              <w:marLeft w:val="720"/>
              <w:marRight w:val="720"/>
              <w:marTop w:val="100"/>
              <w:marBottom w:val="100"/>
              <w:divBdr>
                <w:top w:val="none" w:sz="0" w:space="0" w:color="auto"/>
                <w:left w:val="none" w:sz="0" w:space="0" w:color="auto"/>
                <w:bottom w:val="none" w:sz="0" w:space="0" w:color="auto"/>
                <w:right w:val="none" w:sz="0" w:space="0" w:color="auto"/>
              </w:divBdr>
            </w:div>
            <w:div w:id="1403212347">
              <w:marLeft w:val="0"/>
              <w:marRight w:val="0"/>
              <w:marTop w:val="0"/>
              <w:marBottom w:val="0"/>
              <w:divBdr>
                <w:top w:val="none" w:sz="0" w:space="0" w:color="auto"/>
                <w:left w:val="none" w:sz="0" w:space="0" w:color="auto"/>
                <w:bottom w:val="none" w:sz="0" w:space="0" w:color="auto"/>
                <w:right w:val="none" w:sz="0" w:space="0" w:color="auto"/>
              </w:divBdr>
            </w:div>
            <w:div w:id="1172917641">
              <w:marLeft w:val="0"/>
              <w:marRight w:val="0"/>
              <w:marTop w:val="0"/>
              <w:marBottom w:val="0"/>
              <w:divBdr>
                <w:top w:val="none" w:sz="0" w:space="0" w:color="auto"/>
                <w:left w:val="none" w:sz="0" w:space="0" w:color="auto"/>
                <w:bottom w:val="none" w:sz="0" w:space="0" w:color="auto"/>
                <w:right w:val="none" w:sz="0" w:space="0" w:color="auto"/>
              </w:divBdr>
            </w:div>
            <w:div w:id="511068091">
              <w:marLeft w:val="0"/>
              <w:marRight w:val="0"/>
              <w:marTop w:val="0"/>
              <w:marBottom w:val="0"/>
              <w:divBdr>
                <w:top w:val="none" w:sz="0" w:space="0" w:color="auto"/>
                <w:left w:val="none" w:sz="0" w:space="0" w:color="auto"/>
                <w:bottom w:val="none" w:sz="0" w:space="0" w:color="auto"/>
                <w:right w:val="none" w:sz="0" w:space="0" w:color="auto"/>
              </w:divBdr>
            </w:div>
            <w:div w:id="48506644">
              <w:marLeft w:val="0"/>
              <w:marRight w:val="0"/>
              <w:marTop w:val="0"/>
              <w:marBottom w:val="0"/>
              <w:divBdr>
                <w:top w:val="none" w:sz="0" w:space="0" w:color="auto"/>
                <w:left w:val="none" w:sz="0" w:space="0" w:color="auto"/>
                <w:bottom w:val="none" w:sz="0" w:space="0" w:color="auto"/>
                <w:right w:val="none" w:sz="0" w:space="0" w:color="auto"/>
              </w:divBdr>
            </w:div>
            <w:div w:id="1282150083">
              <w:marLeft w:val="0"/>
              <w:marRight w:val="0"/>
              <w:marTop w:val="0"/>
              <w:marBottom w:val="0"/>
              <w:divBdr>
                <w:top w:val="none" w:sz="0" w:space="0" w:color="auto"/>
                <w:left w:val="none" w:sz="0" w:space="0" w:color="auto"/>
                <w:bottom w:val="none" w:sz="0" w:space="0" w:color="auto"/>
                <w:right w:val="none" w:sz="0" w:space="0" w:color="auto"/>
              </w:divBdr>
            </w:div>
            <w:div w:id="1484467503">
              <w:marLeft w:val="0"/>
              <w:marRight w:val="0"/>
              <w:marTop w:val="0"/>
              <w:marBottom w:val="0"/>
              <w:divBdr>
                <w:top w:val="none" w:sz="0" w:space="0" w:color="auto"/>
                <w:left w:val="none" w:sz="0" w:space="0" w:color="auto"/>
                <w:bottom w:val="none" w:sz="0" w:space="0" w:color="auto"/>
                <w:right w:val="none" w:sz="0" w:space="0" w:color="auto"/>
              </w:divBdr>
            </w:div>
            <w:div w:id="1839421212">
              <w:marLeft w:val="0"/>
              <w:marRight w:val="0"/>
              <w:marTop w:val="0"/>
              <w:marBottom w:val="0"/>
              <w:divBdr>
                <w:top w:val="none" w:sz="0" w:space="0" w:color="auto"/>
                <w:left w:val="none" w:sz="0" w:space="0" w:color="auto"/>
                <w:bottom w:val="none" w:sz="0" w:space="0" w:color="auto"/>
                <w:right w:val="none" w:sz="0" w:space="0" w:color="auto"/>
              </w:divBdr>
            </w:div>
            <w:div w:id="1971403174">
              <w:marLeft w:val="0"/>
              <w:marRight w:val="0"/>
              <w:marTop w:val="0"/>
              <w:marBottom w:val="0"/>
              <w:divBdr>
                <w:top w:val="none" w:sz="0" w:space="0" w:color="auto"/>
                <w:left w:val="none" w:sz="0" w:space="0" w:color="auto"/>
                <w:bottom w:val="none" w:sz="0" w:space="0" w:color="auto"/>
                <w:right w:val="none" w:sz="0" w:space="0" w:color="auto"/>
              </w:divBdr>
            </w:div>
            <w:div w:id="461461404">
              <w:marLeft w:val="0"/>
              <w:marRight w:val="0"/>
              <w:marTop w:val="0"/>
              <w:marBottom w:val="0"/>
              <w:divBdr>
                <w:top w:val="none" w:sz="0" w:space="0" w:color="auto"/>
                <w:left w:val="none" w:sz="0" w:space="0" w:color="auto"/>
                <w:bottom w:val="none" w:sz="0" w:space="0" w:color="auto"/>
                <w:right w:val="none" w:sz="0" w:space="0" w:color="auto"/>
              </w:divBdr>
            </w:div>
            <w:div w:id="294218695">
              <w:marLeft w:val="0"/>
              <w:marRight w:val="0"/>
              <w:marTop w:val="0"/>
              <w:marBottom w:val="0"/>
              <w:divBdr>
                <w:top w:val="none" w:sz="0" w:space="0" w:color="auto"/>
                <w:left w:val="none" w:sz="0" w:space="0" w:color="auto"/>
                <w:bottom w:val="none" w:sz="0" w:space="0" w:color="auto"/>
                <w:right w:val="none" w:sz="0" w:space="0" w:color="auto"/>
              </w:divBdr>
            </w:div>
            <w:div w:id="1426733799">
              <w:marLeft w:val="0"/>
              <w:marRight w:val="0"/>
              <w:marTop w:val="0"/>
              <w:marBottom w:val="0"/>
              <w:divBdr>
                <w:top w:val="none" w:sz="0" w:space="0" w:color="auto"/>
                <w:left w:val="none" w:sz="0" w:space="0" w:color="auto"/>
                <w:bottom w:val="none" w:sz="0" w:space="0" w:color="auto"/>
                <w:right w:val="none" w:sz="0" w:space="0" w:color="auto"/>
              </w:divBdr>
            </w:div>
            <w:div w:id="1388601644">
              <w:marLeft w:val="0"/>
              <w:marRight w:val="0"/>
              <w:marTop w:val="0"/>
              <w:marBottom w:val="0"/>
              <w:divBdr>
                <w:top w:val="none" w:sz="0" w:space="0" w:color="auto"/>
                <w:left w:val="none" w:sz="0" w:space="0" w:color="auto"/>
                <w:bottom w:val="none" w:sz="0" w:space="0" w:color="auto"/>
                <w:right w:val="none" w:sz="0" w:space="0" w:color="auto"/>
              </w:divBdr>
            </w:div>
            <w:div w:id="1783183086">
              <w:marLeft w:val="0"/>
              <w:marRight w:val="0"/>
              <w:marTop w:val="0"/>
              <w:marBottom w:val="0"/>
              <w:divBdr>
                <w:top w:val="none" w:sz="0" w:space="0" w:color="auto"/>
                <w:left w:val="none" w:sz="0" w:space="0" w:color="auto"/>
                <w:bottom w:val="none" w:sz="0" w:space="0" w:color="auto"/>
                <w:right w:val="none" w:sz="0" w:space="0" w:color="auto"/>
              </w:divBdr>
            </w:div>
            <w:div w:id="1535733880">
              <w:marLeft w:val="0"/>
              <w:marRight w:val="0"/>
              <w:marTop w:val="0"/>
              <w:marBottom w:val="0"/>
              <w:divBdr>
                <w:top w:val="none" w:sz="0" w:space="0" w:color="auto"/>
                <w:left w:val="none" w:sz="0" w:space="0" w:color="auto"/>
                <w:bottom w:val="none" w:sz="0" w:space="0" w:color="auto"/>
                <w:right w:val="none" w:sz="0" w:space="0" w:color="auto"/>
              </w:divBdr>
            </w:div>
            <w:div w:id="1443652856">
              <w:marLeft w:val="0"/>
              <w:marRight w:val="0"/>
              <w:marTop w:val="0"/>
              <w:marBottom w:val="0"/>
              <w:divBdr>
                <w:top w:val="none" w:sz="0" w:space="0" w:color="auto"/>
                <w:left w:val="none" w:sz="0" w:space="0" w:color="auto"/>
                <w:bottom w:val="none" w:sz="0" w:space="0" w:color="auto"/>
                <w:right w:val="none" w:sz="0" w:space="0" w:color="auto"/>
              </w:divBdr>
            </w:div>
            <w:div w:id="440344630">
              <w:marLeft w:val="0"/>
              <w:marRight w:val="0"/>
              <w:marTop w:val="0"/>
              <w:marBottom w:val="0"/>
              <w:divBdr>
                <w:top w:val="none" w:sz="0" w:space="0" w:color="auto"/>
                <w:left w:val="none" w:sz="0" w:space="0" w:color="auto"/>
                <w:bottom w:val="none" w:sz="0" w:space="0" w:color="auto"/>
                <w:right w:val="none" w:sz="0" w:space="0" w:color="auto"/>
              </w:divBdr>
            </w:div>
            <w:div w:id="1364482469">
              <w:marLeft w:val="0"/>
              <w:marRight w:val="0"/>
              <w:marTop w:val="0"/>
              <w:marBottom w:val="0"/>
              <w:divBdr>
                <w:top w:val="none" w:sz="0" w:space="0" w:color="auto"/>
                <w:left w:val="none" w:sz="0" w:space="0" w:color="auto"/>
                <w:bottom w:val="none" w:sz="0" w:space="0" w:color="auto"/>
                <w:right w:val="none" w:sz="0" w:space="0" w:color="auto"/>
              </w:divBdr>
            </w:div>
            <w:div w:id="927344908">
              <w:marLeft w:val="0"/>
              <w:marRight w:val="0"/>
              <w:marTop w:val="0"/>
              <w:marBottom w:val="0"/>
              <w:divBdr>
                <w:top w:val="none" w:sz="0" w:space="0" w:color="auto"/>
                <w:left w:val="none" w:sz="0" w:space="0" w:color="auto"/>
                <w:bottom w:val="none" w:sz="0" w:space="0" w:color="auto"/>
                <w:right w:val="none" w:sz="0" w:space="0" w:color="auto"/>
              </w:divBdr>
            </w:div>
            <w:div w:id="885215999">
              <w:marLeft w:val="0"/>
              <w:marRight w:val="0"/>
              <w:marTop w:val="0"/>
              <w:marBottom w:val="0"/>
              <w:divBdr>
                <w:top w:val="none" w:sz="0" w:space="0" w:color="auto"/>
                <w:left w:val="none" w:sz="0" w:space="0" w:color="auto"/>
                <w:bottom w:val="none" w:sz="0" w:space="0" w:color="auto"/>
                <w:right w:val="none" w:sz="0" w:space="0" w:color="auto"/>
              </w:divBdr>
            </w:div>
            <w:div w:id="750202939">
              <w:marLeft w:val="0"/>
              <w:marRight w:val="0"/>
              <w:marTop w:val="0"/>
              <w:marBottom w:val="0"/>
              <w:divBdr>
                <w:top w:val="none" w:sz="0" w:space="0" w:color="auto"/>
                <w:left w:val="none" w:sz="0" w:space="0" w:color="auto"/>
                <w:bottom w:val="none" w:sz="0" w:space="0" w:color="auto"/>
                <w:right w:val="none" w:sz="0" w:space="0" w:color="auto"/>
              </w:divBdr>
            </w:div>
            <w:div w:id="1403335739">
              <w:marLeft w:val="0"/>
              <w:marRight w:val="0"/>
              <w:marTop w:val="0"/>
              <w:marBottom w:val="0"/>
              <w:divBdr>
                <w:top w:val="none" w:sz="0" w:space="0" w:color="auto"/>
                <w:left w:val="none" w:sz="0" w:space="0" w:color="auto"/>
                <w:bottom w:val="none" w:sz="0" w:space="0" w:color="auto"/>
                <w:right w:val="none" w:sz="0" w:space="0" w:color="auto"/>
              </w:divBdr>
            </w:div>
            <w:div w:id="1138106976">
              <w:marLeft w:val="0"/>
              <w:marRight w:val="0"/>
              <w:marTop w:val="0"/>
              <w:marBottom w:val="0"/>
              <w:divBdr>
                <w:top w:val="none" w:sz="0" w:space="0" w:color="auto"/>
                <w:left w:val="none" w:sz="0" w:space="0" w:color="auto"/>
                <w:bottom w:val="none" w:sz="0" w:space="0" w:color="auto"/>
                <w:right w:val="none" w:sz="0" w:space="0" w:color="auto"/>
              </w:divBdr>
            </w:div>
            <w:div w:id="1644700923">
              <w:marLeft w:val="0"/>
              <w:marRight w:val="0"/>
              <w:marTop w:val="0"/>
              <w:marBottom w:val="0"/>
              <w:divBdr>
                <w:top w:val="none" w:sz="0" w:space="0" w:color="auto"/>
                <w:left w:val="none" w:sz="0" w:space="0" w:color="auto"/>
                <w:bottom w:val="none" w:sz="0" w:space="0" w:color="auto"/>
                <w:right w:val="none" w:sz="0" w:space="0" w:color="auto"/>
              </w:divBdr>
            </w:div>
            <w:div w:id="1016732250">
              <w:marLeft w:val="0"/>
              <w:marRight w:val="0"/>
              <w:marTop w:val="0"/>
              <w:marBottom w:val="0"/>
              <w:divBdr>
                <w:top w:val="none" w:sz="0" w:space="0" w:color="auto"/>
                <w:left w:val="none" w:sz="0" w:space="0" w:color="auto"/>
                <w:bottom w:val="none" w:sz="0" w:space="0" w:color="auto"/>
                <w:right w:val="none" w:sz="0" w:space="0" w:color="auto"/>
              </w:divBdr>
            </w:div>
            <w:div w:id="1835024424">
              <w:marLeft w:val="0"/>
              <w:marRight w:val="0"/>
              <w:marTop w:val="0"/>
              <w:marBottom w:val="0"/>
              <w:divBdr>
                <w:top w:val="none" w:sz="0" w:space="0" w:color="auto"/>
                <w:left w:val="none" w:sz="0" w:space="0" w:color="auto"/>
                <w:bottom w:val="none" w:sz="0" w:space="0" w:color="auto"/>
                <w:right w:val="none" w:sz="0" w:space="0" w:color="auto"/>
              </w:divBdr>
            </w:div>
            <w:div w:id="1526598188">
              <w:marLeft w:val="0"/>
              <w:marRight w:val="0"/>
              <w:marTop w:val="0"/>
              <w:marBottom w:val="0"/>
              <w:divBdr>
                <w:top w:val="none" w:sz="0" w:space="0" w:color="auto"/>
                <w:left w:val="none" w:sz="0" w:space="0" w:color="auto"/>
                <w:bottom w:val="none" w:sz="0" w:space="0" w:color="auto"/>
                <w:right w:val="none" w:sz="0" w:space="0" w:color="auto"/>
              </w:divBdr>
            </w:div>
            <w:div w:id="1111822282">
              <w:marLeft w:val="0"/>
              <w:marRight w:val="0"/>
              <w:marTop w:val="0"/>
              <w:marBottom w:val="0"/>
              <w:divBdr>
                <w:top w:val="none" w:sz="0" w:space="0" w:color="auto"/>
                <w:left w:val="none" w:sz="0" w:space="0" w:color="auto"/>
                <w:bottom w:val="none" w:sz="0" w:space="0" w:color="auto"/>
                <w:right w:val="none" w:sz="0" w:space="0" w:color="auto"/>
              </w:divBdr>
            </w:div>
            <w:div w:id="1039014718">
              <w:marLeft w:val="0"/>
              <w:marRight w:val="0"/>
              <w:marTop w:val="0"/>
              <w:marBottom w:val="0"/>
              <w:divBdr>
                <w:top w:val="none" w:sz="0" w:space="0" w:color="auto"/>
                <w:left w:val="none" w:sz="0" w:space="0" w:color="auto"/>
                <w:bottom w:val="none" w:sz="0" w:space="0" w:color="auto"/>
                <w:right w:val="none" w:sz="0" w:space="0" w:color="auto"/>
              </w:divBdr>
            </w:div>
            <w:div w:id="691956774">
              <w:blockQuote w:val="1"/>
              <w:marLeft w:val="720"/>
              <w:marRight w:val="720"/>
              <w:marTop w:val="100"/>
              <w:marBottom w:val="100"/>
              <w:divBdr>
                <w:top w:val="none" w:sz="0" w:space="0" w:color="auto"/>
                <w:left w:val="none" w:sz="0" w:space="0" w:color="auto"/>
                <w:bottom w:val="none" w:sz="0" w:space="0" w:color="auto"/>
                <w:right w:val="none" w:sz="0" w:space="0" w:color="auto"/>
              </w:divBdr>
            </w:div>
            <w:div w:id="447626565">
              <w:marLeft w:val="0"/>
              <w:marRight w:val="0"/>
              <w:marTop w:val="0"/>
              <w:marBottom w:val="0"/>
              <w:divBdr>
                <w:top w:val="none" w:sz="0" w:space="0" w:color="auto"/>
                <w:left w:val="none" w:sz="0" w:space="0" w:color="auto"/>
                <w:bottom w:val="none" w:sz="0" w:space="0" w:color="auto"/>
                <w:right w:val="none" w:sz="0" w:space="0" w:color="auto"/>
              </w:divBdr>
            </w:div>
            <w:div w:id="192038294">
              <w:marLeft w:val="0"/>
              <w:marRight w:val="0"/>
              <w:marTop w:val="0"/>
              <w:marBottom w:val="0"/>
              <w:divBdr>
                <w:top w:val="none" w:sz="0" w:space="0" w:color="auto"/>
                <w:left w:val="none" w:sz="0" w:space="0" w:color="auto"/>
                <w:bottom w:val="none" w:sz="0" w:space="0" w:color="auto"/>
                <w:right w:val="none" w:sz="0" w:space="0" w:color="auto"/>
              </w:divBdr>
            </w:div>
            <w:div w:id="927078577">
              <w:marLeft w:val="0"/>
              <w:marRight w:val="0"/>
              <w:marTop w:val="0"/>
              <w:marBottom w:val="0"/>
              <w:divBdr>
                <w:top w:val="none" w:sz="0" w:space="0" w:color="auto"/>
                <w:left w:val="none" w:sz="0" w:space="0" w:color="auto"/>
                <w:bottom w:val="none" w:sz="0" w:space="0" w:color="auto"/>
                <w:right w:val="none" w:sz="0" w:space="0" w:color="auto"/>
              </w:divBdr>
            </w:div>
            <w:div w:id="1257253606">
              <w:marLeft w:val="0"/>
              <w:marRight w:val="0"/>
              <w:marTop w:val="0"/>
              <w:marBottom w:val="0"/>
              <w:divBdr>
                <w:top w:val="none" w:sz="0" w:space="0" w:color="auto"/>
                <w:left w:val="none" w:sz="0" w:space="0" w:color="auto"/>
                <w:bottom w:val="none" w:sz="0" w:space="0" w:color="auto"/>
                <w:right w:val="none" w:sz="0" w:space="0" w:color="auto"/>
              </w:divBdr>
            </w:div>
            <w:div w:id="1599674548">
              <w:marLeft w:val="0"/>
              <w:marRight w:val="0"/>
              <w:marTop w:val="0"/>
              <w:marBottom w:val="0"/>
              <w:divBdr>
                <w:top w:val="none" w:sz="0" w:space="0" w:color="auto"/>
                <w:left w:val="none" w:sz="0" w:space="0" w:color="auto"/>
                <w:bottom w:val="none" w:sz="0" w:space="0" w:color="auto"/>
                <w:right w:val="none" w:sz="0" w:space="0" w:color="auto"/>
              </w:divBdr>
            </w:div>
            <w:div w:id="135753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804189">
      <w:bodyDiv w:val="1"/>
      <w:marLeft w:val="0"/>
      <w:marRight w:val="0"/>
      <w:marTop w:val="0"/>
      <w:marBottom w:val="0"/>
      <w:divBdr>
        <w:top w:val="none" w:sz="0" w:space="0" w:color="auto"/>
        <w:left w:val="none" w:sz="0" w:space="0" w:color="auto"/>
        <w:bottom w:val="none" w:sz="0" w:space="0" w:color="auto"/>
        <w:right w:val="none" w:sz="0" w:space="0" w:color="auto"/>
      </w:divBdr>
    </w:div>
    <w:div w:id="1899852453">
      <w:bodyDiv w:val="1"/>
      <w:marLeft w:val="0"/>
      <w:marRight w:val="0"/>
      <w:marTop w:val="0"/>
      <w:marBottom w:val="0"/>
      <w:divBdr>
        <w:top w:val="none" w:sz="0" w:space="0" w:color="auto"/>
        <w:left w:val="none" w:sz="0" w:space="0" w:color="auto"/>
        <w:bottom w:val="none" w:sz="0" w:space="0" w:color="auto"/>
        <w:right w:val="none" w:sz="0" w:space="0" w:color="auto"/>
      </w:divBdr>
      <w:divsChild>
        <w:div w:id="1337146829">
          <w:marLeft w:val="0"/>
          <w:marRight w:val="0"/>
          <w:marTop w:val="0"/>
          <w:marBottom w:val="0"/>
          <w:divBdr>
            <w:top w:val="none" w:sz="0" w:space="0" w:color="auto"/>
            <w:left w:val="none" w:sz="0" w:space="0" w:color="auto"/>
            <w:bottom w:val="none" w:sz="0" w:space="0" w:color="auto"/>
            <w:right w:val="none" w:sz="0" w:space="0" w:color="auto"/>
          </w:divBdr>
        </w:div>
      </w:divsChild>
    </w:div>
    <w:div w:id="1905485305">
      <w:bodyDiv w:val="1"/>
      <w:marLeft w:val="0"/>
      <w:marRight w:val="0"/>
      <w:marTop w:val="0"/>
      <w:marBottom w:val="0"/>
      <w:divBdr>
        <w:top w:val="none" w:sz="0" w:space="0" w:color="auto"/>
        <w:left w:val="none" w:sz="0" w:space="0" w:color="auto"/>
        <w:bottom w:val="none" w:sz="0" w:space="0" w:color="auto"/>
        <w:right w:val="none" w:sz="0" w:space="0" w:color="auto"/>
      </w:divBdr>
      <w:divsChild>
        <w:div w:id="450174848">
          <w:marLeft w:val="0"/>
          <w:marRight w:val="0"/>
          <w:marTop w:val="0"/>
          <w:marBottom w:val="0"/>
          <w:divBdr>
            <w:top w:val="none" w:sz="0" w:space="0" w:color="auto"/>
            <w:left w:val="none" w:sz="0" w:space="0" w:color="auto"/>
            <w:bottom w:val="none" w:sz="0" w:space="0" w:color="auto"/>
            <w:right w:val="none" w:sz="0" w:space="0" w:color="auto"/>
          </w:divBdr>
        </w:div>
      </w:divsChild>
    </w:div>
    <w:div w:id="1907104594">
      <w:bodyDiv w:val="1"/>
      <w:marLeft w:val="0"/>
      <w:marRight w:val="0"/>
      <w:marTop w:val="0"/>
      <w:marBottom w:val="0"/>
      <w:divBdr>
        <w:top w:val="none" w:sz="0" w:space="0" w:color="auto"/>
        <w:left w:val="none" w:sz="0" w:space="0" w:color="auto"/>
        <w:bottom w:val="none" w:sz="0" w:space="0" w:color="auto"/>
        <w:right w:val="none" w:sz="0" w:space="0" w:color="auto"/>
      </w:divBdr>
      <w:divsChild>
        <w:div w:id="1168131844">
          <w:marLeft w:val="0"/>
          <w:marRight w:val="0"/>
          <w:marTop w:val="0"/>
          <w:marBottom w:val="0"/>
          <w:divBdr>
            <w:top w:val="none" w:sz="0" w:space="0" w:color="auto"/>
            <w:left w:val="none" w:sz="0" w:space="0" w:color="auto"/>
            <w:bottom w:val="none" w:sz="0" w:space="0" w:color="auto"/>
            <w:right w:val="none" w:sz="0" w:space="0" w:color="auto"/>
          </w:divBdr>
        </w:div>
      </w:divsChild>
    </w:div>
    <w:div w:id="1908223094">
      <w:bodyDiv w:val="1"/>
      <w:marLeft w:val="0"/>
      <w:marRight w:val="0"/>
      <w:marTop w:val="0"/>
      <w:marBottom w:val="0"/>
      <w:divBdr>
        <w:top w:val="none" w:sz="0" w:space="0" w:color="auto"/>
        <w:left w:val="none" w:sz="0" w:space="0" w:color="auto"/>
        <w:bottom w:val="none" w:sz="0" w:space="0" w:color="auto"/>
        <w:right w:val="none" w:sz="0" w:space="0" w:color="auto"/>
      </w:divBdr>
      <w:divsChild>
        <w:div w:id="2106267315">
          <w:marLeft w:val="0"/>
          <w:marRight w:val="0"/>
          <w:marTop w:val="0"/>
          <w:marBottom w:val="0"/>
          <w:divBdr>
            <w:top w:val="none" w:sz="0" w:space="0" w:color="auto"/>
            <w:left w:val="none" w:sz="0" w:space="0" w:color="auto"/>
            <w:bottom w:val="none" w:sz="0" w:space="0" w:color="auto"/>
            <w:right w:val="none" w:sz="0" w:space="0" w:color="auto"/>
          </w:divBdr>
          <w:divsChild>
            <w:div w:id="410350098">
              <w:marLeft w:val="0"/>
              <w:marRight w:val="0"/>
              <w:marTop w:val="0"/>
              <w:marBottom w:val="0"/>
              <w:divBdr>
                <w:top w:val="none" w:sz="0" w:space="0" w:color="auto"/>
                <w:left w:val="none" w:sz="0" w:space="0" w:color="auto"/>
                <w:bottom w:val="none" w:sz="0" w:space="0" w:color="auto"/>
                <w:right w:val="none" w:sz="0" w:space="0" w:color="auto"/>
              </w:divBdr>
            </w:div>
            <w:div w:id="926423980">
              <w:marLeft w:val="0"/>
              <w:marRight w:val="0"/>
              <w:marTop w:val="0"/>
              <w:marBottom w:val="0"/>
              <w:divBdr>
                <w:top w:val="none" w:sz="0" w:space="0" w:color="auto"/>
                <w:left w:val="none" w:sz="0" w:space="0" w:color="auto"/>
                <w:bottom w:val="none" w:sz="0" w:space="0" w:color="auto"/>
                <w:right w:val="none" w:sz="0" w:space="0" w:color="auto"/>
              </w:divBdr>
            </w:div>
            <w:div w:id="869301267">
              <w:marLeft w:val="0"/>
              <w:marRight w:val="0"/>
              <w:marTop w:val="0"/>
              <w:marBottom w:val="0"/>
              <w:divBdr>
                <w:top w:val="none" w:sz="0" w:space="0" w:color="auto"/>
                <w:left w:val="none" w:sz="0" w:space="0" w:color="auto"/>
                <w:bottom w:val="none" w:sz="0" w:space="0" w:color="auto"/>
                <w:right w:val="none" w:sz="0" w:space="0" w:color="auto"/>
              </w:divBdr>
            </w:div>
            <w:div w:id="345062927">
              <w:marLeft w:val="0"/>
              <w:marRight w:val="0"/>
              <w:marTop w:val="0"/>
              <w:marBottom w:val="0"/>
              <w:divBdr>
                <w:top w:val="none" w:sz="0" w:space="0" w:color="auto"/>
                <w:left w:val="none" w:sz="0" w:space="0" w:color="auto"/>
                <w:bottom w:val="none" w:sz="0" w:space="0" w:color="auto"/>
                <w:right w:val="none" w:sz="0" w:space="0" w:color="auto"/>
              </w:divBdr>
            </w:div>
            <w:div w:id="1474760235">
              <w:marLeft w:val="0"/>
              <w:marRight w:val="0"/>
              <w:marTop w:val="0"/>
              <w:marBottom w:val="0"/>
              <w:divBdr>
                <w:top w:val="none" w:sz="0" w:space="0" w:color="auto"/>
                <w:left w:val="none" w:sz="0" w:space="0" w:color="auto"/>
                <w:bottom w:val="none" w:sz="0" w:space="0" w:color="auto"/>
                <w:right w:val="none" w:sz="0" w:space="0" w:color="auto"/>
              </w:divBdr>
            </w:div>
            <w:div w:id="282540204">
              <w:marLeft w:val="0"/>
              <w:marRight w:val="0"/>
              <w:marTop w:val="0"/>
              <w:marBottom w:val="0"/>
              <w:divBdr>
                <w:top w:val="none" w:sz="0" w:space="0" w:color="auto"/>
                <w:left w:val="none" w:sz="0" w:space="0" w:color="auto"/>
                <w:bottom w:val="none" w:sz="0" w:space="0" w:color="auto"/>
                <w:right w:val="none" w:sz="0" w:space="0" w:color="auto"/>
              </w:divBdr>
            </w:div>
            <w:div w:id="1086536310">
              <w:marLeft w:val="0"/>
              <w:marRight w:val="0"/>
              <w:marTop w:val="0"/>
              <w:marBottom w:val="0"/>
              <w:divBdr>
                <w:top w:val="none" w:sz="0" w:space="0" w:color="auto"/>
                <w:left w:val="none" w:sz="0" w:space="0" w:color="auto"/>
                <w:bottom w:val="none" w:sz="0" w:space="0" w:color="auto"/>
                <w:right w:val="none" w:sz="0" w:space="0" w:color="auto"/>
              </w:divBdr>
            </w:div>
            <w:div w:id="1484933451">
              <w:marLeft w:val="0"/>
              <w:marRight w:val="0"/>
              <w:marTop w:val="0"/>
              <w:marBottom w:val="0"/>
              <w:divBdr>
                <w:top w:val="none" w:sz="0" w:space="0" w:color="auto"/>
                <w:left w:val="none" w:sz="0" w:space="0" w:color="auto"/>
                <w:bottom w:val="none" w:sz="0" w:space="0" w:color="auto"/>
                <w:right w:val="none" w:sz="0" w:space="0" w:color="auto"/>
              </w:divBdr>
            </w:div>
            <w:div w:id="1324967117">
              <w:marLeft w:val="0"/>
              <w:marRight w:val="0"/>
              <w:marTop w:val="0"/>
              <w:marBottom w:val="0"/>
              <w:divBdr>
                <w:top w:val="none" w:sz="0" w:space="0" w:color="auto"/>
                <w:left w:val="none" w:sz="0" w:space="0" w:color="auto"/>
                <w:bottom w:val="none" w:sz="0" w:space="0" w:color="auto"/>
                <w:right w:val="none" w:sz="0" w:space="0" w:color="auto"/>
              </w:divBdr>
            </w:div>
            <w:div w:id="58249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702130">
      <w:bodyDiv w:val="1"/>
      <w:marLeft w:val="0"/>
      <w:marRight w:val="0"/>
      <w:marTop w:val="0"/>
      <w:marBottom w:val="0"/>
      <w:divBdr>
        <w:top w:val="none" w:sz="0" w:space="0" w:color="auto"/>
        <w:left w:val="none" w:sz="0" w:space="0" w:color="auto"/>
        <w:bottom w:val="none" w:sz="0" w:space="0" w:color="auto"/>
        <w:right w:val="none" w:sz="0" w:space="0" w:color="auto"/>
      </w:divBdr>
      <w:divsChild>
        <w:div w:id="487327050">
          <w:marLeft w:val="0"/>
          <w:marRight w:val="0"/>
          <w:marTop w:val="0"/>
          <w:marBottom w:val="0"/>
          <w:divBdr>
            <w:top w:val="none" w:sz="0" w:space="0" w:color="auto"/>
            <w:left w:val="none" w:sz="0" w:space="0" w:color="auto"/>
            <w:bottom w:val="none" w:sz="0" w:space="0" w:color="auto"/>
            <w:right w:val="none" w:sz="0" w:space="0" w:color="auto"/>
          </w:divBdr>
        </w:div>
      </w:divsChild>
    </w:div>
    <w:div w:id="1916284115">
      <w:bodyDiv w:val="1"/>
      <w:marLeft w:val="0"/>
      <w:marRight w:val="0"/>
      <w:marTop w:val="0"/>
      <w:marBottom w:val="0"/>
      <w:divBdr>
        <w:top w:val="none" w:sz="0" w:space="0" w:color="auto"/>
        <w:left w:val="none" w:sz="0" w:space="0" w:color="auto"/>
        <w:bottom w:val="none" w:sz="0" w:space="0" w:color="auto"/>
        <w:right w:val="none" w:sz="0" w:space="0" w:color="auto"/>
      </w:divBdr>
      <w:divsChild>
        <w:div w:id="1101532484">
          <w:marLeft w:val="0"/>
          <w:marRight w:val="0"/>
          <w:marTop w:val="0"/>
          <w:marBottom w:val="0"/>
          <w:divBdr>
            <w:top w:val="none" w:sz="0" w:space="0" w:color="auto"/>
            <w:left w:val="none" w:sz="0" w:space="0" w:color="auto"/>
            <w:bottom w:val="none" w:sz="0" w:space="0" w:color="auto"/>
            <w:right w:val="none" w:sz="0" w:space="0" w:color="auto"/>
          </w:divBdr>
        </w:div>
      </w:divsChild>
    </w:div>
    <w:div w:id="1926064122">
      <w:bodyDiv w:val="1"/>
      <w:marLeft w:val="0"/>
      <w:marRight w:val="0"/>
      <w:marTop w:val="0"/>
      <w:marBottom w:val="0"/>
      <w:divBdr>
        <w:top w:val="none" w:sz="0" w:space="0" w:color="auto"/>
        <w:left w:val="none" w:sz="0" w:space="0" w:color="auto"/>
        <w:bottom w:val="none" w:sz="0" w:space="0" w:color="auto"/>
        <w:right w:val="none" w:sz="0" w:space="0" w:color="auto"/>
      </w:divBdr>
      <w:divsChild>
        <w:div w:id="708335992">
          <w:marLeft w:val="0"/>
          <w:marRight w:val="0"/>
          <w:marTop w:val="0"/>
          <w:marBottom w:val="0"/>
          <w:divBdr>
            <w:top w:val="none" w:sz="0" w:space="0" w:color="auto"/>
            <w:left w:val="none" w:sz="0" w:space="0" w:color="auto"/>
            <w:bottom w:val="none" w:sz="0" w:space="0" w:color="auto"/>
            <w:right w:val="none" w:sz="0" w:space="0" w:color="auto"/>
          </w:divBdr>
        </w:div>
      </w:divsChild>
    </w:div>
    <w:div w:id="1930844155">
      <w:bodyDiv w:val="1"/>
      <w:marLeft w:val="0"/>
      <w:marRight w:val="0"/>
      <w:marTop w:val="0"/>
      <w:marBottom w:val="0"/>
      <w:divBdr>
        <w:top w:val="none" w:sz="0" w:space="0" w:color="auto"/>
        <w:left w:val="none" w:sz="0" w:space="0" w:color="auto"/>
        <w:bottom w:val="none" w:sz="0" w:space="0" w:color="auto"/>
        <w:right w:val="none" w:sz="0" w:space="0" w:color="auto"/>
      </w:divBdr>
      <w:divsChild>
        <w:div w:id="2010479107">
          <w:marLeft w:val="0"/>
          <w:marRight w:val="0"/>
          <w:marTop w:val="0"/>
          <w:marBottom w:val="0"/>
          <w:divBdr>
            <w:top w:val="none" w:sz="0" w:space="0" w:color="auto"/>
            <w:left w:val="none" w:sz="0" w:space="0" w:color="auto"/>
            <w:bottom w:val="none" w:sz="0" w:space="0" w:color="auto"/>
            <w:right w:val="none" w:sz="0" w:space="0" w:color="auto"/>
          </w:divBdr>
        </w:div>
      </w:divsChild>
    </w:div>
    <w:div w:id="1936863814">
      <w:bodyDiv w:val="1"/>
      <w:marLeft w:val="0"/>
      <w:marRight w:val="0"/>
      <w:marTop w:val="0"/>
      <w:marBottom w:val="0"/>
      <w:divBdr>
        <w:top w:val="none" w:sz="0" w:space="0" w:color="auto"/>
        <w:left w:val="none" w:sz="0" w:space="0" w:color="auto"/>
        <w:bottom w:val="none" w:sz="0" w:space="0" w:color="auto"/>
        <w:right w:val="none" w:sz="0" w:space="0" w:color="auto"/>
      </w:divBdr>
      <w:divsChild>
        <w:div w:id="1862237559">
          <w:marLeft w:val="0"/>
          <w:marRight w:val="0"/>
          <w:marTop w:val="0"/>
          <w:marBottom w:val="0"/>
          <w:divBdr>
            <w:top w:val="none" w:sz="0" w:space="0" w:color="auto"/>
            <w:left w:val="none" w:sz="0" w:space="0" w:color="auto"/>
            <w:bottom w:val="none" w:sz="0" w:space="0" w:color="auto"/>
            <w:right w:val="none" w:sz="0" w:space="0" w:color="auto"/>
          </w:divBdr>
        </w:div>
      </w:divsChild>
    </w:div>
    <w:div w:id="1940675040">
      <w:bodyDiv w:val="1"/>
      <w:marLeft w:val="0"/>
      <w:marRight w:val="0"/>
      <w:marTop w:val="0"/>
      <w:marBottom w:val="0"/>
      <w:divBdr>
        <w:top w:val="none" w:sz="0" w:space="0" w:color="auto"/>
        <w:left w:val="none" w:sz="0" w:space="0" w:color="auto"/>
        <w:bottom w:val="none" w:sz="0" w:space="0" w:color="auto"/>
        <w:right w:val="none" w:sz="0" w:space="0" w:color="auto"/>
      </w:divBdr>
      <w:divsChild>
        <w:div w:id="2097235">
          <w:marLeft w:val="0"/>
          <w:marRight w:val="0"/>
          <w:marTop w:val="0"/>
          <w:marBottom w:val="0"/>
          <w:divBdr>
            <w:top w:val="none" w:sz="0" w:space="0" w:color="auto"/>
            <w:left w:val="none" w:sz="0" w:space="0" w:color="auto"/>
            <w:bottom w:val="none" w:sz="0" w:space="0" w:color="auto"/>
            <w:right w:val="none" w:sz="0" w:space="0" w:color="auto"/>
          </w:divBdr>
        </w:div>
      </w:divsChild>
    </w:div>
    <w:div w:id="1945915961">
      <w:bodyDiv w:val="1"/>
      <w:marLeft w:val="0"/>
      <w:marRight w:val="0"/>
      <w:marTop w:val="0"/>
      <w:marBottom w:val="0"/>
      <w:divBdr>
        <w:top w:val="none" w:sz="0" w:space="0" w:color="auto"/>
        <w:left w:val="none" w:sz="0" w:space="0" w:color="auto"/>
        <w:bottom w:val="none" w:sz="0" w:space="0" w:color="auto"/>
        <w:right w:val="none" w:sz="0" w:space="0" w:color="auto"/>
      </w:divBdr>
    </w:div>
    <w:div w:id="1947808100">
      <w:bodyDiv w:val="1"/>
      <w:marLeft w:val="0"/>
      <w:marRight w:val="0"/>
      <w:marTop w:val="0"/>
      <w:marBottom w:val="0"/>
      <w:divBdr>
        <w:top w:val="none" w:sz="0" w:space="0" w:color="auto"/>
        <w:left w:val="none" w:sz="0" w:space="0" w:color="auto"/>
        <w:bottom w:val="none" w:sz="0" w:space="0" w:color="auto"/>
        <w:right w:val="none" w:sz="0" w:space="0" w:color="auto"/>
      </w:divBdr>
      <w:divsChild>
        <w:div w:id="182086576">
          <w:marLeft w:val="0"/>
          <w:marRight w:val="0"/>
          <w:marTop w:val="0"/>
          <w:marBottom w:val="0"/>
          <w:divBdr>
            <w:top w:val="none" w:sz="0" w:space="0" w:color="auto"/>
            <w:left w:val="none" w:sz="0" w:space="0" w:color="auto"/>
            <w:bottom w:val="none" w:sz="0" w:space="0" w:color="auto"/>
            <w:right w:val="none" w:sz="0" w:space="0" w:color="auto"/>
          </w:divBdr>
          <w:divsChild>
            <w:div w:id="334840744">
              <w:marLeft w:val="0"/>
              <w:marRight w:val="0"/>
              <w:marTop w:val="0"/>
              <w:marBottom w:val="0"/>
              <w:divBdr>
                <w:top w:val="none" w:sz="0" w:space="0" w:color="auto"/>
                <w:left w:val="none" w:sz="0" w:space="0" w:color="auto"/>
                <w:bottom w:val="none" w:sz="0" w:space="0" w:color="auto"/>
                <w:right w:val="none" w:sz="0" w:space="0" w:color="auto"/>
              </w:divBdr>
            </w:div>
            <w:div w:id="236672462">
              <w:marLeft w:val="0"/>
              <w:marRight w:val="0"/>
              <w:marTop w:val="0"/>
              <w:marBottom w:val="0"/>
              <w:divBdr>
                <w:top w:val="none" w:sz="0" w:space="0" w:color="auto"/>
                <w:left w:val="none" w:sz="0" w:space="0" w:color="auto"/>
                <w:bottom w:val="none" w:sz="0" w:space="0" w:color="auto"/>
                <w:right w:val="none" w:sz="0" w:space="0" w:color="auto"/>
              </w:divBdr>
            </w:div>
            <w:div w:id="1792625327">
              <w:marLeft w:val="0"/>
              <w:marRight w:val="0"/>
              <w:marTop w:val="0"/>
              <w:marBottom w:val="0"/>
              <w:divBdr>
                <w:top w:val="none" w:sz="0" w:space="0" w:color="auto"/>
                <w:left w:val="none" w:sz="0" w:space="0" w:color="auto"/>
                <w:bottom w:val="none" w:sz="0" w:space="0" w:color="auto"/>
                <w:right w:val="none" w:sz="0" w:space="0" w:color="auto"/>
              </w:divBdr>
            </w:div>
            <w:div w:id="826555781">
              <w:marLeft w:val="0"/>
              <w:marRight w:val="0"/>
              <w:marTop w:val="0"/>
              <w:marBottom w:val="0"/>
              <w:divBdr>
                <w:top w:val="none" w:sz="0" w:space="0" w:color="auto"/>
                <w:left w:val="none" w:sz="0" w:space="0" w:color="auto"/>
                <w:bottom w:val="none" w:sz="0" w:space="0" w:color="auto"/>
                <w:right w:val="none" w:sz="0" w:space="0" w:color="auto"/>
              </w:divBdr>
            </w:div>
            <w:div w:id="860631279">
              <w:marLeft w:val="0"/>
              <w:marRight w:val="0"/>
              <w:marTop w:val="0"/>
              <w:marBottom w:val="0"/>
              <w:divBdr>
                <w:top w:val="none" w:sz="0" w:space="0" w:color="auto"/>
                <w:left w:val="none" w:sz="0" w:space="0" w:color="auto"/>
                <w:bottom w:val="none" w:sz="0" w:space="0" w:color="auto"/>
                <w:right w:val="none" w:sz="0" w:space="0" w:color="auto"/>
              </w:divBdr>
            </w:div>
            <w:div w:id="1302689368">
              <w:marLeft w:val="0"/>
              <w:marRight w:val="0"/>
              <w:marTop w:val="0"/>
              <w:marBottom w:val="0"/>
              <w:divBdr>
                <w:top w:val="none" w:sz="0" w:space="0" w:color="auto"/>
                <w:left w:val="none" w:sz="0" w:space="0" w:color="auto"/>
                <w:bottom w:val="none" w:sz="0" w:space="0" w:color="auto"/>
                <w:right w:val="none" w:sz="0" w:space="0" w:color="auto"/>
              </w:divBdr>
            </w:div>
            <w:div w:id="751436851">
              <w:marLeft w:val="0"/>
              <w:marRight w:val="0"/>
              <w:marTop w:val="0"/>
              <w:marBottom w:val="0"/>
              <w:divBdr>
                <w:top w:val="none" w:sz="0" w:space="0" w:color="auto"/>
                <w:left w:val="none" w:sz="0" w:space="0" w:color="auto"/>
                <w:bottom w:val="none" w:sz="0" w:space="0" w:color="auto"/>
                <w:right w:val="none" w:sz="0" w:space="0" w:color="auto"/>
              </w:divBdr>
            </w:div>
            <w:div w:id="536236784">
              <w:marLeft w:val="0"/>
              <w:marRight w:val="0"/>
              <w:marTop w:val="0"/>
              <w:marBottom w:val="0"/>
              <w:divBdr>
                <w:top w:val="none" w:sz="0" w:space="0" w:color="auto"/>
                <w:left w:val="none" w:sz="0" w:space="0" w:color="auto"/>
                <w:bottom w:val="none" w:sz="0" w:space="0" w:color="auto"/>
                <w:right w:val="none" w:sz="0" w:space="0" w:color="auto"/>
              </w:divBdr>
            </w:div>
            <w:div w:id="1469084867">
              <w:marLeft w:val="0"/>
              <w:marRight w:val="0"/>
              <w:marTop w:val="0"/>
              <w:marBottom w:val="0"/>
              <w:divBdr>
                <w:top w:val="none" w:sz="0" w:space="0" w:color="auto"/>
                <w:left w:val="none" w:sz="0" w:space="0" w:color="auto"/>
                <w:bottom w:val="none" w:sz="0" w:space="0" w:color="auto"/>
                <w:right w:val="none" w:sz="0" w:space="0" w:color="auto"/>
              </w:divBdr>
            </w:div>
            <w:div w:id="408844903">
              <w:marLeft w:val="0"/>
              <w:marRight w:val="0"/>
              <w:marTop w:val="0"/>
              <w:marBottom w:val="0"/>
              <w:divBdr>
                <w:top w:val="none" w:sz="0" w:space="0" w:color="auto"/>
                <w:left w:val="none" w:sz="0" w:space="0" w:color="auto"/>
                <w:bottom w:val="none" w:sz="0" w:space="0" w:color="auto"/>
                <w:right w:val="none" w:sz="0" w:space="0" w:color="auto"/>
              </w:divBdr>
            </w:div>
            <w:div w:id="2058963815">
              <w:marLeft w:val="0"/>
              <w:marRight w:val="0"/>
              <w:marTop w:val="0"/>
              <w:marBottom w:val="0"/>
              <w:divBdr>
                <w:top w:val="none" w:sz="0" w:space="0" w:color="auto"/>
                <w:left w:val="none" w:sz="0" w:space="0" w:color="auto"/>
                <w:bottom w:val="none" w:sz="0" w:space="0" w:color="auto"/>
                <w:right w:val="none" w:sz="0" w:space="0" w:color="auto"/>
              </w:divBdr>
            </w:div>
            <w:div w:id="1061099649">
              <w:marLeft w:val="0"/>
              <w:marRight w:val="0"/>
              <w:marTop w:val="0"/>
              <w:marBottom w:val="0"/>
              <w:divBdr>
                <w:top w:val="none" w:sz="0" w:space="0" w:color="auto"/>
                <w:left w:val="none" w:sz="0" w:space="0" w:color="auto"/>
                <w:bottom w:val="none" w:sz="0" w:space="0" w:color="auto"/>
                <w:right w:val="none" w:sz="0" w:space="0" w:color="auto"/>
              </w:divBdr>
            </w:div>
            <w:div w:id="458914156">
              <w:marLeft w:val="0"/>
              <w:marRight w:val="0"/>
              <w:marTop w:val="0"/>
              <w:marBottom w:val="0"/>
              <w:divBdr>
                <w:top w:val="none" w:sz="0" w:space="0" w:color="auto"/>
                <w:left w:val="none" w:sz="0" w:space="0" w:color="auto"/>
                <w:bottom w:val="none" w:sz="0" w:space="0" w:color="auto"/>
                <w:right w:val="none" w:sz="0" w:space="0" w:color="auto"/>
              </w:divBdr>
            </w:div>
            <w:div w:id="1269897170">
              <w:marLeft w:val="0"/>
              <w:marRight w:val="0"/>
              <w:marTop w:val="0"/>
              <w:marBottom w:val="0"/>
              <w:divBdr>
                <w:top w:val="none" w:sz="0" w:space="0" w:color="auto"/>
                <w:left w:val="none" w:sz="0" w:space="0" w:color="auto"/>
                <w:bottom w:val="none" w:sz="0" w:space="0" w:color="auto"/>
                <w:right w:val="none" w:sz="0" w:space="0" w:color="auto"/>
              </w:divBdr>
            </w:div>
            <w:div w:id="1758751314">
              <w:marLeft w:val="0"/>
              <w:marRight w:val="0"/>
              <w:marTop w:val="0"/>
              <w:marBottom w:val="0"/>
              <w:divBdr>
                <w:top w:val="none" w:sz="0" w:space="0" w:color="auto"/>
                <w:left w:val="none" w:sz="0" w:space="0" w:color="auto"/>
                <w:bottom w:val="none" w:sz="0" w:space="0" w:color="auto"/>
                <w:right w:val="none" w:sz="0" w:space="0" w:color="auto"/>
              </w:divBdr>
            </w:div>
            <w:div w:id="2134863499">
              <w:marLeft w:val="0"/>
              <w:marRight w:val="0"/>
              <w:marTop w:val="0"/>
              <w:marBottom w:val="0"/>
              <w:divBdr>
                <w:top w:val="none" w:sz="0" w:space="0" w:color="auto"/>
                <w:left w:val="none" w:sz="0" w:space="0" w:color="auto"/>
                <w:bottom w:val="none" w:sz="0" w:space="0" w:color="auto"/>
                <w:right w:val="none" w:sz="0" w:space="0" w:color="auto"/>
              </w:divBdr>
            </w:div>
            <w:div w:id="1772778781">
              <w:marLeft w:val="0"/>
              <w:marRight w:val="0"/>
              <w:marTop w:val="0"/>
              <w:marBottom w:val="0"/>
              <w:divBdr>
                <w:top w:val="none" w:sz="0" w:space="0" w:color="auto"/>
                <w:left w:val="none" w:sz="0" w:space="0" w:color="auto"/>
                <w:bottom w:val="none" w:sz="0" w:space="0" w:color="auto"/>
                <w:right w:val="none" w:sz="0" w:space="0" w:color="auto"/>
              </w:divBdr>
            </w:div>
            <w:div w:id="288514957">
              <w:marLeft w:val="0"/>
              <w:marRight w:val="0"/>
              <w:marTop w:val="0"/>
              <w:marBottom w:val="0"/>
              <w:divBdr>
                <w:top w:val="none" w:sz="0" w:space="0" w:color="auto"/>
                <w:left w:val="none" w:sz="0" w:space="0" w:color="auto"/>
                <w:bottom w:val="none" w:sz="0" w:space="0" w:color="auto"/>
                <w:right w:val="none" w:sz="0" w:space="0" w:color="auto"/>
              </w:divBdr>
            </w:div>
            <w:div w:id="100751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999100">
      <w:bodyDiv w:val="1"/>
      <w:marLeft w:val="0"/>
      <w:marRight w:val="0"/>
      <w:marTop w:val="0"/>
      <w:marBottom w:val="0"/>
      <w:divBdr>
        <w:top w:val="none" w:sz="0" w:space="0" w:color="auto"/>
        <w:left w:val="none" w:sz="0" w:space="0" w:color="auto"/>
        <w:bottom w:val="none" w:sz="0" w:space="0" w:color="auto"/>
        <w:right w:val="none" w:sz="0" w:space="0" w:color="auto"/>
      </w:divBdr>
      <w:divsChild>
        <w:div w:id="754016469">
          <w:marLeft w:val="0"/>
          <w:marRight w:val="0"/>
          <w:marTop w:val="0"/>
          <w:marBottom w:val="0"/>
          <w:divBdr>
            <w:top w:val="none" w:sz="0" w:space="0" w:color="auto"/>
            <w:left w:val="none" w:sz="0" w:space="0" w:color="auto"/>
            <w:bottom w:val="none" w:sz="0" w:space="0" w:color="auto"/>
            <w:right w:val="none" w:sz="0" w:space="0" w:color="auto"/>
          </w:divBdr>
        </w:div>
      </w:divsChild>
    </w:div>
    <w:div w:id="1953246942">
      <w:bodyDiv w:val="1"/>
      <w:marLeft w:val="0"/>
      <w:marRight w:val="0"/>
      <w:marTop w:val="0"/>
      <w:marBottom w:val="0"/>
      <w:divBdr>
        <w:top w:val="none" w:sz="0" w:space="0" w:color="auto"/>
        <w:left w:val="none" w:sz="0" w:space="0" w:color="auto"/>
        <w:bottom w:val="none" w:sz="0" w:space="0" w:color="auto"/>
        <w:right w:val="none" w:sz="0" w:space="0" w:color="auto"/>
      </w:divBdr>
      <w:divsChild>
        <w:div w:id="1217861039">
          <w:marLeft w:val="0"/>
          <w:marRight w:val="0"/>
          <w:marTop w:val="0"/>
          <w:marBottom w:val="0"/>
          <w:divBdr>
            <w:top w:val="none" w:sz="0" w:space="0" w:color="auto"/>
            <w:left w:val="none" w:sz="0" w:space="0" w:color="auto"/>
            <w:bottom w:val="none" w:sz="0" w:space="0" w:color="auto"/>
            <w:right w:val="none" w:sz="0" w:space="0" w:color="auto"/>
          </w:divBdr>
        </w:div>
      </w:divsChild>
    </w:div>
    <w:div w:id="1954437578">
      <w:bodyDiv w:val="1"/>
      <w:marLeft w:val="0"/>
      <w:marRight w:val="0"/>
      <w:marTop w:val="0"/>
      <w:marBottom w:val="0"/>
      <w:divBdr>
        <w:top w:val="none" w:sz="0" w:space="0" w:color="auto"/>
        <w:left w:val="none" w:sz="0" w:space="0" w:color="auto"/>
        <w:bottom w:val="none" w:sz="0" w:space="0" w:color="auto"/>
        <w:right w:val="none" w:sz="0" w:space="0" w:color="auto"/>
      </w:divBdr>
    </w:div>
    <w:div w:id="1973055231">
      <w:bodyDiv w:val="1"/>
      <w:marLeft w:val="0"/>
      <w:marRight w:val="0"/>
      <w:marTop w:val="0"/>
      <w:marBottom w:val="0"/>
      <w:divBdr>
        <w:top w:val="none" w:sz="0" w:space="0" w:color="auto"/>
        <w:left w:val="none" w:sz="0" w:space="0" w:color="auto"/>
        <w:bottom w:val="none" w:sz="0" w:space="0" w:color="auto"/>
        <w:right w:val="none" w:sz="0" w:space="0" w:color="auto"/>
      </w:divBdr>
      <w:divsChild>
        <w:div w:id="1488472502">
          <w:marLeft w:val="0"/>
          <w:marRight w:val="0"/>
          <w:marTop w:val="0"/>
          <w:marBottom w:val="0"/>
          <w:divBdr>
            <w:top w:val="none" w:sz="0" w:space="0" w:color="auto"/>
            <w:left w:val="none" w:sz="0" w:space="0" w:color="auto"/>
            <w:bottom w:val="none" w:sz="0" w:space="0" w:color="auto"/>
            <w:right w:val="none" w:sz="0" w:space="0" w:color="auto"/>
          </w:divBdr>
        </w:div>
      </w:divsChild>
    </w:div>
    <w:div w:id="1974210037">
      <w:bodyDiv w:val="1"/>
      <w:marLeft w:val="0"/>
      <w:marRight w:val="0"/>
      <w:marTop w:val="0"/>
      <w:marBottom w:val="0"/>
      <w:divBdr>
        <w:top w:val="none" w:sz="0" w:space="0" w:color="auto"/>
        <w:left w:val="none" w:sz="0" w:space="0" w:color="auto"/>
        <w:bottom w:val="none" w:sz="0" w:space="0" w:color="auto"/>
        <w:right w:val="none" w:sz="0" w:space="0" w:color="auto"/>
      </w:divBdr>
      <w:divsChild>
        <w:div w:id="2062290838">
          <w:marLeft w:val="0"/>
          <w:marRight w:val="0"/>
          <w:marTop w:val="0"/>
          <w:marBottom w:val="0"/>
          <w:divBdr>
            <w:top w:val="none" w:sz="0" w:space="0" w:color="auto"/>
            <w:left w:val="none" w:sz="0" w:space="0" w:color="auto"/>
            <w:bottom w:val="none" w:sz="0" w:space="0" w:color="auto"/>
            <w:right w:val="none" w:sz="0" w:space="0" w:color="auto"/>
          </w:divBdr>
        </w:div>
      </w:divsChild>
    </w:div>
    <w:div w:id="1974745406">
      <w:bodyDiv w:val="1"/>
      <w:marLeft w:val="0"/>
      <w:marRight w:val="0"/>
      <w:marTop w:val="0"/>
      <w:marBottom w:val="0"/>
      <w:divBdr>
        <w:top w:val="none" w:sz="0" w:space="0" w:color="auto"/>
        <w:left w:val="none" w:sz="0" w:space="0" w:color="auto"/>
        <w:bottom w:val="none" w:sz="0" w:space="0" w:color="auto"/>
        <w:right w:val="none" w:sz="0" w:space="0" w:color="auto"/>
      </w:divBdr>
      <w:divsChild>
        <w:div w:id="1891725186">
          <w:marLeft w:val="0"/>
          <w:marRight w:val="0"/>
          <w:marTop w:val="0"/>
          <w:marBottom w:val="0"/>
          <w:divBdr>
            <w:top w:val="none" w:sz="0" w:space="0" w:color="auto"/>
            <w:left w:val="none" w:sz="0" w:space="0" w:color="auto"/>
            <w:bottom w:val="none" w:sz="0" w:space="0" w:color="auto"/>
            <w:right w:val="none" w:sz="0" w:space="0" w:color="auto"/>
          </w:divBdr>
        </w:div>
        <w:div w:id="1928230002">
          <w:marLeft w:val="0"/>
          <w:marRight w:val="0"/>
          <w:marTop w:val="0"/>
          <w:marBottom w:val="0"/>
          <w:divBdr>
            <w:top w:val="none" w:sz="0" w:space="0" w:color="auto"/>
            <w:left w:val="none" w:sz="0" w:space="0" w:color="auto"/>
            <w:bottom w:val="none" w:sz="0" w:space="0" w:color="auto"/>
            <w:right w:val="none" w:sz="0" w:space="0" w:color="auto"/>
          </w:divBdr>
        </w:div>
        <w:div w:id="1466847807">
          <w:marLeft w:val="0"/>
          <w:marRight w:val="0"/>
          <w:marTop w:val="0"/>
          <w:marBottom w:val="0"/>
          <w:divBdr>
            <w:top w:val="none" w:sz="0" w:space="0" w:color="auto"/>
            <w:left w:val="none" w:sz="0" w:space="0" w:color="auto"/>
            <w:bottom w:val="none" w:sz="0" w:space="0" w:color="auto"/>
            <w:right w:val="none" w:sz="0" w:space="0" w:color="auto"/>
          </w:divBdr>
        </w:div>
        <w:div w:id="1848714891">
          <w:marLeft w:val="0"/>
          <w:marRight w:val="0"/>
          <w:marTop w:val="0"/>
          <w:marBottom w:val="0"/>
          <w:divBdr>
            <w:top w:val="none" w:sz="0" w:space="0" w:color="auto"/>
            <w:left w:val="none" w:sz="0" w:space="0" w:color="auto"/>
            <w:bottom w:val="none" w:sz="0" w:space="0" w:color="auto"/>
            <w:right w:val="none" w:sz="0" w:space="0" w:color="auto"/>
          </w:divBdr>
        </w:div>
        <w:div w:id="876433116">
          <w:marLeft w:val="0"/>
          <w:marRight w:val="0"/>
          <w:marTop w:val="0"/>
          <w:marBottom w:val="0"/>
          <w:divBdr>
            <w:top w:val="none" w:sz="0" w:space="0" w:color="auto"/>
            <w:left w:val="none" w:sz="0" w:space="0" w:color="auto"/>
            <w:bottom w:val="none" w:sz="0" w:space="0" w:color="auto"/>
            <w:right w:val="none" w:sz="0" w:space="0" w:color="auto"/>
          </w:divBdr>
        </w:div>
        <w:div w:id="1726295163">
          <w:marLeft w:val="0"/>
          <w:marRight w:val="0"/>
          <w:marTop w:val="0"/>
          <w:marBottom w:val="0"/>
          <w:divBdr>
            <w:top w:val="none" w:sz="0" w:space="0" w:color="auto"/>
            <w:left w:val="none" w:sz="0" w:space="0" w:color="auto"/>
            <w:bottom w:val="none" w:sz="0" w:space="0" w:color="auto"/>
            <w:right w:val="none" w:sz="0" w:space="0" w:color="auto"/>
          </w:divBdr>
        </w:div>
      </w:divsChild>
    </w:div>
    <w:div w:id="1982802577">
      <w:bodyDiv w:val="1"/>
      <w:marLeft w:val="0"/>
      <w:marRight w:val="0"/>
      <w:marTop w:val="0"/>
      <w:marBottom w:val="0"/>
      <w:divBdr>
        <w:top w:val="none" w:sz="0" w:space="0" w:color="auto"/>
        <w:left w:val="none" w:sz="0" w:space="0" w:color="auto"/>
        <w:bottom w:val="none" w:sz="0" w:space="0" w:color="auto"/>
        <w:right w:val="none" w:sz="0" w:space="0" w:color="auto"/>
      </w:divBdr>
      <w:divsChild>
        <w:div w:id="257562475">
          <w:marLeft w:val="0"/>
          <w:marRight w:val="0"/>
          <w:marTop w:val="0"/>
          <w:marBottom w:val="0"/>
          <w:divBdr>
            <w:top w:val="none" w:sz="0" w:space="0" w:color="auto"/>
            <w:left w:val="none" w:sz="0" w:space="0" w:color="auto"/>
            <w:bottom w:val="none" w:sz="0" w:space="0" w:color="auto"/>
            <w:right w:val="none" w:sz="0" w:space="0" w:color="auto"/>
          </w:divBdr>
        </w:div>
      </w:divsChild>
    </w:div>
    <w:div w:id="1983848576">
      <w:bodyDiv w:val="1"/>
      <w:marLeft w:val="0"/>
      <w:marRight w:val="0"/>
      <w:marTop w:val="0"/>
      <w:marBottom w:val="0"/>
      <w:divBdr>
        <w:top w:val="none" w:sz="0" w:space="0" w:color="auto"/>
        <w:left w:val="none" w:sz="0" w:space="0" w:color="auto"/>
        <w:bottom w:val="none" w:sz="0" w:space="0" w:color="auto"/>
        <w:right w:val="none" w:sz="0" w:space="0" w:color="auto"/>
      </w:divBdr>
      <w:divsChild>
        <w:div w:id="495808299">
          <w:marLeft w:val="0"/>
          <w:marRight w:val="0"/>
          <w:marTop w:val="0"/>
          <w:marBottom w:val="0"/>
          <w:divBdr>
            <w:top w:val="none" w:sz="0" w:space="0" w:color="auto"/>
            <w:left w:val="none" w:sz="0" w:space="0" w:color="auto"/>
            <w:bottom w:val="none" w:sz="0" w:space="0" w:color="auto"/>
            <w:right w:val="none" w:sz="0" w:space="0" w:color="auto"/>
          </w:divBdr>
        </w:div>
      </w:divsChild>
    </w:div>
    <w:div w:id="1984650892">
      <w:bodyDiv w:val="1"/>
      <w:marLeft w:val="0"/>
      <w:marRight w:val="0"/>
      <w:marTop w:val="0"/>
      <w:marBottom w:val="0"/>
      <w:divBdr>
        <w:top w:val="none" w:sz="0" w:space="0" w:color="auto"/>
        <w:left w:val="none" w:sz="0" w:space="0" w:color="auto"/>
        <w:bottom w:val="none" w:sz="0" w:space="0" w:color="auto"/>
        <w:right w:val="none" w:sz="0" w:space="0" w:color="auto"/>
      </w:divBdr>
      <w:divsChild>
        <w:div w:id="21518535">
          <w:marLeft w:val="0"/>
          <w:marRight w:val="0"/>
          <w:marTop w:val="0"/>
          <w:marBottom w:val="0"/>
          <w:divBdr>
            <w:top w:val="none" w:sz="0" w:space="0" w:color="auto"/>
            <w:left w:val="none" w:sz="0" w:space="0" w:color="auto"/>
            <w:bottom w:val="none" w:sz="0" w:space="0" w:color="auto"/>
            <w:right w:val="none" w:sz="0" w:space="0" w:color="auto"/>
          </w:divBdr>
        </w:div>
      </w:divsChild>
    </w:div>
    <w:div w:id="1984921577">
      <w:bodyDiv w:val="1"/>
      <w:marLeft w:val="0"/>
      <w:marRight w:val="0"/>
      <w:marTop w:val="0"/>
      <w:marBottom w:val="0"/>
      <w:divBdr>
        <w:top w:val="none" w:sz="0" w:space="0" w:color="auto"/>
        <w:left w:val="none" w:sz="0" w:space="0" w:color="auto"/>
        <w:bottom w:val="none" w:sz="0" w:space="0" w:color="auto"/>
        <w:right w:val="none" w:sz="0" w:space="0" w:color="auto"/>
      </w:divBdr>
      <w:divsChild>
        <w:div w:id="1567717691">
          <w:marLeft w:val="0"/>
          <w:marRight w:val="0"/>
          <w:marTop w:val="0"/>
          <w:marBottom w:val="0"/>
          <w:divBdr>
            <w:top w:val="none" w:sz="0" w:space="0" w:color="auto"/>
            <w:left w:val="none" w:sz="0" w:space="0" w:color="auto"/>
            <w:bottom w:val="none" w:sz="0" w:space="0" w:color="auto"/>
            <w:right w:val="none" w:sz="0" w:space="0" w:color="auto"/>
          </w:divBdr>
        </w:div>
      </w:divsChild>
    </w:div>
    <w:div w:id="1986277481">
      <w:bodyDiv w:val="1"/>
      <w:marLeft w:val="0"/>
      <w:marRight w:val="0"/>
      <w:marTop w:val="0"/>
      <w:marBottom w:val="0"/>
      <w:divBdr>
        <w:top w:val="none" w:sz="0" w:space="0" w:color="auto"/>
        <w:left w:val="none" w:sz="0" w:space="0" w:color="auto"/>
        <w:bottom w:val="none" w:sz="0" w:space="0" w:color="auto"/>
        <w:right w:val="none" w:sz="0" w:space="0" w:color="auto"/>
      </w:divBdr>
      <w:divsChild>
        <w:div w:id="1936402968">
          <w:marLeft w:val="0"/>
          <w:marRight w:val="0"/>
          <w:marTop w:val="0"/>
          <w:marBottom w:val="0"/>
          <w:divBdr>
            <w:top w:val="none" w:sz="0" w:space="0" w:color="auto"/>
            <w:left w:val="none" w:sz="0" w:space="0" w:color="auto"/>
            <w:bottom w:val="none" w:sz="0" w:space="0" w:color="auto"/>
            <w:right w:val="none" w:sz="0" w:space="0" w:color="auto"/>
          </w:divBdr>
          <w:divsChild>
            <w:div w:id="829754773">
              <w:marLeft w:val="0"/>
              <w:marRight w:val="0"/>
              <w:marTop w:val="0"/>
              <w:marBottom w:val="0"/>
              <w:divBdr>
                <w:top w:val="none" w:sz="0" w:space="0" w:color="auto"/>
                <w:left w:val="none" w:sz="0" w:space="0" w:color="auto"/>
                <w:bottom w:val="none" w:sz="0" w:space="0" w:color="auto"/>
                <w:right w:val="none" w:sz="0" w:space="0" w:color="auto"/>
              </w:divBdr>
            </w:div>
            <w:div w:id="585455778">
              <w:marLeft w:val="0"/>
              <w:marRight w:val="0"/>
              <w:marTop w:val="0"/>
              <w:marBottom w:val="0"/>
              <w:divBdr>
                <w:top w:val="none" w:sz="0" w:space="0" w:color="auto"/>
                <w:left w:val="none" w:sz="0" w:space="0" w:color="auto"/>
                <w:bottom w:val="none" w:sz="0" w:space="0" w:color="auto"/>
                <w:right w:val="none" w:sz="0" w:space="0" w:color="auto"/>
              </w:divBdr>
            </w:div>
            <w:div w:id="1625429274">
              <w:marLeft w:val="0"/>
              <w:marRight w:val="0"/>
              <w:marTop w:val="0"/>
              <w:marBottom w:val="0"/>
              <w:divBdr>
                <w:top w:val="none" w:sz="0" w:space="0" w:color="auto"/>
                <w:left w:val="none" w:sz="0" w:space="0" w:color="auto"/>
                <w:bottom w:val="none" w:sz="0" w:space="0" w:color="auto"/>
                <w:right w:val="none" w:sz="0" w:space="0" w:color="auto"/>
              </w:divBdr>
            </w:div>
            <w:div w:id="199709730">
              <w:marLeft w:val="0"/>
              <w:marRight w:val="0"/>
              <w:marTop w:val="0"/>
              <w:marBottom w:val="0"/>
              <w:divBdr>
                <w:top w:val="none" w:sz="0" w:space="0" w:color="auto"/>
                <w:left w:val="none" w:sz="0" w:space="0" w:color="auto"/>
                <w:bottom w:val="none" w:sz="0" w:space="0" w:color="auto"/>
                <w:right w:val="none" w:sz="0" w:space="0" w:color="auto"/>
              </w:divBdr>
            </w:div>
            <w:div w:id="1105006226">
              <w:marLeft w:val="0"/>
              <w:marRight w:val="0"/>
              <w:marTop w:val="0"/>
              <w:marBottom w:val="0"/>
              <w:divBdr>
                <w:top w:val="none" w:sz="0" w:space="0" w:color="auto"/>
                <w:left w:val="none" w:sz="0" w:space="0" w:color="auto"/>
                <w:bottom w:val="none" w:sz="0" w:space="0" w:color="auto"/>
                <w:right w:val="none" w:sz="0" w:space="0" w:color="auto"/>
              </w:divBdr>
            </w:div>
            <w:div w:id="1963413155">
              <w:marLeft w:val="0"/>
              <w:marRight w:val="0"/>
              <w:marTop w:val="0"/>
              <w:marBottom w:val="0"/>
              <w:divBdr>
                <w:top w:val="none" w:sz="0" w:space="0" w:color="auto"/>
                <w:left w:val="none" w:sz="0" w:space="0" w:color="auto"/>
                <w:bottom w:val="none" w:sz="0" w:space="0" w:color="auto"/>
                <w:right w:val="none" w:sz="0" w:space="0" w:color="auto"/>
              </w:divBdr>
            </w:div>
            <w:div w:id="1859081615">
              <w:marLeft w:val="0"/>
              <w:marRight w:val="0"/>
              <w:marTop w:val="0"/>
              <w:marBottom w:val="0"/>
              <w:divBdr>
                <w:top w:val="none" w:sz="0" w:space="0" w:color="auto"/>
                <w:left w:val="none" w:sz="0" w:space="0" w:color="auto"/>
                <w:bottom w:val="none" w:sz="0" w:space="0" w:color="auto"/>
                <w:right w:val="none" w:sz="0" w:space="0" w:color="auto"/>
              </w:divBdr>
            </w:div>
            <w:div w:id="1729718305">
              <w:marLeft w:val="0"/>
              <w:marRight w:val="0"/>
              <w:marTop w:val="0"/>
              <w:marBottom w:val="0"/>
              <w:divBdr>
                <w:top w:val="none" w:sz="0" w:space="0" w:color="auto"/>
                <w:left w:val="none" w:sz="0" w:space="0" w:color="auto"/>
                <w:bottom w:val="none" w:sz="0" w:space="0" w:color="auto"/>
                <w:right w:val="none" w:sz="0" w:space="0" w:color="auto"/>
              </w:divBdr>
            </w:div>
            <w:div w:id="1396322699">
              <w:marLeft w:val="0"/>
              <w:marRight w:val="0"/>
              <w:marTop w:val="0"/>
              <w:marBottom w:val="0"/>
              <w:divBdr>
                <w:top w:val="none" w:sz="0" w:space="0" w:color="auto"/>
                <w:left w:val="none" w:sz="0" w:space="0" w:color="auto"/>
                <w:bottom w:val="none" w:sz="0" w:space="0" w:color="auto"/>
                <w:right w:val="none" w:sz="0" w:space="0" w:color="auto"/>
              </w:divBdr>
            </w:div>
            <w:div w:id="961887234">
              <w:marLeft w:val="0"/>
              <w:marRight w:val="0"/>
              <w:marTop w:val="0"/>
              <w:marBottom w:val="0"/>
              <w:divBdr>
                <w:top w:val="none" w:sz="0" w:space="0" w:color="auto"/>
                <w:left w:val="none" w:sz="0" w:space="0" w:color="auto"/>
                <w:bottom w:val="none" w:sz="0" w:space="0" w:color="auto"/>
                <w:right w:val="none" w:sz="0" w:space="0" w:color="auto"/>
              </w:divBdr>
            </w:div>
            <w:div w:id="861549641">
              <w:marLeft w:val="0"/>
              <w:marRight w:val="0"/>
              <w:marTop w:val="0"/>
              <w:marBottom w:val="0"/>
              <w:divBdr>
                <w:top w:val="none" w:sz="0" w:space="0" w:color="auto"/>
                <w:left w:val="none" w:sz="0" w:space="0" w:color="auto"/>
                <w:bottom w:val="none" w:sz="0" w:space="0" w:color="auto"/>
                <w:right w:val="none" w:sz="0" w:space="0" w:color="auto"/>
              </w:divBdr>
            </w:div>
            <w:div w:id="1567573572">
              <w:marLeft w:val="0"/>
              <w:marRight w:val="0"/>
              <w:marTop w:val="0"/>
              <w:marBottom w:val="0"/>
              <w:divBdr>
                <w:top w:val="none" w:sz="0" w:space="0" w:color="auto"/>
                <w:left w:val="none" w:sz="0" w:space="0" w:color="auto"/>
                <w:bottom w:val="none" w:sz="0" w:space="0" w:color="auto"/>
                <w:right w:val="none" w:sz="0" w:space="0" w:color="auto"/>
              </w:divBdr>
            </w:div>
            <w:div w:id="991181604">
              <w:marLeft w:val="0"/>
              <w:marRight w:val="0"/>
              <w:marTop w:val="0"/>
              <w:marBottom w:val="0"/>
              <w:divBdr>
                <w:top w:val="none" w:sz="0" w:space="0" w:color="auto"/>
                <w:left w:val="none" w:sz="0" w:space="0" w:color="auto"/>
                <w:bottom w:val="none" w:sz="0" w:space="0" w:color="auto"/>
                <w:right w:val="none" w:sz="0" w:space="0" w:color="auto"/>
              </w:divBdr>
            </w:div>
            <w:div w:id="1548298268">
              <w:marLeft w:val="0"/>
              <w:marRight w:val="0"/>
              <w:marTop w:val="0"/>
              <w:marBottom w:val="0"/>
              <w:divBdr>
                <w:top w:val="none" w:sz="0" w:space="0" w:color="auto"/>
                <w:left w:val="none" w:sz="0" w:space="0" w:color="auto"/>
                <w:bottom w:val="none" w:sz="0" w:space="0" w:color="auto"/>
                <w:right w:val="none" w:sz="0" w:space="0" w:color="auto"/>
              </w:divBdr>
            </w:div>
            <w:div w:id="1191988133">
              <w:marLeft w:val="0"/>
              <w:marRight w:val="0"/>
              <w:marTop w:val="0"/>
              <w:marBottom w:val="0"/>
              <w:divBdr>
                <w:top w:val="none" w:sz="0" w:space="0" w:color="auto"/>
                <w:left w:val="none" w:sz="0" w:space="0" w:color="auto"/>
                <w:bottom w:val="none" w:sz="0" w:space="0" w:color="auto"/>
                <w:right w:val="none" w:sz="0" w:space="0" w:color="auto"/>
              </w:divBdr>
            </w:div>
            <w:div w:id="248270427">
              <w:marLeft w:val="0"/>
              <w:marRight w:val="0"/>
              <w:marTop w:val="0"/>
              <w:marBottom w:val="0"/>
              <w:divBdr>
                <w:top w:val="none" w:sz="0" w:space="0" w:color="auto"/>
                <w:left w:val="none" w:sz="0" w:space="0" w:color="auto"/>
                <w:bottom w:val="none" w:sz="0" w:space="0" w:color="auto"/>
                <w:right w:val="none" w:sz="0" w:space="0" w:color="auto"/>
              </w:divBdr>
            </w:div>
            <w:div w:id="455102792">
              <w:marLeft w:val="0"/>
              <w:marRight w:val="0"/>
              <w:marTop w:val="0"/>
              <w:marBottom w:val="0"/>
              <w:divBdr>
                <w:top w:val="none" w:sz="0" w:space="0" w:color="auto"/>
                <w:left w:val="none" w:sz="0" w:space="0" w:color="auto"/>
                <w:bottom w:val="none" w:sz="0" w:space="0" w:color="auto"/>
                <w:right w:val="none" w:sz="0" w:space="0" w:color="auto"/>
              </w:divBdr>
            </w:div>
            <w:div w:id="1207527906">
              <w:marLeft w:val="0"/>
              <w:marRight w:val="0"/>
              <w:marTop w:val="0"/>
              <w:marBottom w:val="0"/>
              <w:divBdr>
                <w:top w:val="none" w:sz="0" w:space="0" w:color="auto"/>
                <w:left w:val="none" w:sz="0" w:space="0" w:color="auto"/>
                <w:bottom w:val="none" w:sz="0" w:space="0" w:color="auto"/>
                <w:right w:val="none" w:sz="0" w:space="0" w:color="auto"/>
              </w:divBdr>
            </w:div>
            <w:div w:id="769131044">
              <w:marLeft w:val="0"/>
              <w:marRight w:val="0"/>
              <w:marTop w:val="0"/>
              <w:marBottom w:val="0"/>
              <w:divBdr>
                <w:top w:val="none" w:sz="0" w:space="0" w:color="auto"/>
                <w:left w:val="none" w:sz="0" w:space="0" w:color="auto"/>
                <w:bottom w:val="none" w:sz="0" w:space="0" w:color="auto"/>
                <w:right w:val="none" w:sz="0" w:space="0" w:color="auto"/>
              </w:divBdr>
            </w:div>
            <w:div w:id="909072760">
              <w:marLeft w:val="0"/>
              <w:marRight w:val="0"/>
              <w:marTop w:val="0"/>
              <w:marBottom w:val="0"/>
              <w:divBdr>
                <w:top w:val="none" w:sz="0" w:space="0" w:color="auto"/>
                <w:left w:val="none" w:sz="0" w:space="0" w:color="auto"/>
                <w:bottom w:val="none" w:sz="0" w:space="0" w:color="auto"/>
                <w:right w:val="none" w:sz="0" w:space="0" w:color="auto"/>
              </w:divBdr>
            </w:div>
            <w:div w:id="2068409314">
              <w:marLeft w:val="0"/>
              <w:marRight w:val="0"/>
              <w:marTop w:val="0"/>
              <w:marBottom w:val="0"/>
              <w:divBdr>
                <w:top w:val="none" w:sz="0" w:space="0" w:color="auto"/>
                <w:left w:val="none" w:sz="0" w:space="0" w:color="auto"/>
                <w:bottom w:val="none" w:sz="0" w:space="0" w:color="auto"/>
                <w:right w:val="none" w:sz="0" w:space="0" w:color="auto"/>
              </w:divBdr>
            </w:div>
            <w:div w:id="1726023322">
              <w:marLeft w:val="0"/>
              <w:marRight w:val="0"/>
              <w:marTop w:val="0"/>
              <w:marBottom w:val="0"/>
              <w:divBdr>
                <w:top w:val="none" w:sz="0" w:space="0" w:color="auto"/>
                <w:left w:val="none" w:sz="0" w:space="0" w:color="auto"/>
                <w:bottom w:val="none" w:sz="0" w:space="0" w:color="auto"/>
                <w:right w:val="none" w:sz="0" w:space="0" w:color="auto"/>
              </w:divBdr>
            </w:div>
            <w:div w:id="1180239266">
              <w:marLeft w:val="0"/>
              <w:marRight w:val="0"/>
              <w:marTop w:val="0"/>
              <w:marBottom w:val="0"/>
              <w:divBdr>
                <w:top w:val="none" w:sz="0" w:space="0" w:color="auto"/>
                <w:left w:val="none" w:sz="0" w:space="0" w:color="auto"/>
                <w:bottom w:val="none" w:sz="0" w:space="0" w:color="auto"/>
                <w:right w:val="none" w:sz="0" w:space="0" w:color="auto"/>
              </w:divBdr>
            </w:div>
            <w:div w:id="749618428">
              <w:marLeft w:val="0"/>
              <w:marRight w:val="0"/>
              <w:marTop w:val="0"/>
              <w:marBottom w:val="0"/>
              <w:divBdr>
                <w:top w:val="none" w:sz="0" w:space="0" w:color="auto"/>
                <w:left w:val="none" w:sz="0" w:space="0" w:color="auto"/>
                <w:bottom w:val="none" w:sz="0" w:space="0" w:color="auto"/>
                <w:right w:val="none" w:sz="0" w:space="0" w:color="auto"/>
              </w:divBdr>
            </w:div>
            <w:div w:id="502554024">
              <w:marLeft w:val="0"/>
              <w:marRight w:val="0"/>
              <w:marTop w:val="0"/>
              <w:marBottom w:val="0"/>
              <w:divBdr>
                <w:top w:val="none" w:sz="0" w:space="0" w:color="auto"/>
                <w:left w:val="none" w:sz="0" w:space="0" w:color="auto"/>
                <w:bottom w:val="none" w:sz="0" w:space="0" w:color="auto"/>
                <w:right w:val="none" w:sz="0" w:space="0" w:color="auto"/>
              </w:divBdr>
            </w:div>
            <w:div w:id="561018955">
              <w:marLeft w:val="0"/>
              <w:marRight w:val="0"/>
              <w:marTop w:val="0"/>
              <w:marBottom w:val="0"/>
              <w:divBdr>
                <w:top w:val="none" w:sz="0" w:space="0" w:color="auto"/>
                <w:left w:val="none" w:sz="0" w:space="0" w:color="auto"/>
                <w:bottom w:val="none" w:sz="0" w:space="0" w:color="auto"/>
                <w:right w:val="none" w:sz="0" w:space="0" w:color="auto"/>
              </w:divBdr>
            </w:div>
            <w:div w:id="177816738">
              <w:marLeft w:val="0"/>
              <w:marRight w:val="0"/>
              <w:marTop w:val="0"/>
              <w:marBottom w:val="0"/>
              <w:divBdr>
                <w:top w:val="none" w:sz="0" w:space="0" w:color="auto"/>
                <w:left w:val="none" w:sz="0" w:space="0" w:color="auto"/>
                <w:bottom w:val="none" w:sz="0" w:space="0" w:color="auto"/>
                <w:right w:val="none" w:sz="0" w:space="0" w:color="auto"/>
              </w:divBdr>
            </w:div>
            <w:div w:id="330260868">
              <w:marLeft w:val="0"/>
              <w:marRight w:val="0"/>
              <w:marTop w:val="0"/>
              <w:marBottom w:val="0"/>
              <w:divBdr>
                <w:top w:val="none" w:sz="0" w:space="0" w:color="auto"/>
                <w:left w:val="none" w:sz="0" w:space="0" w:color="auto"/>
                <w:bottom w:val="none" w:sz="0" w:space="0" w:color="auto"/>
                <w:right w:val="none" w:sz="0" w:space="0" w:color="auto"/>
              </w:divBdr>
            </w:div>
            <w:div w:id="793331130">
              <w:marLeft w:val="0"/>
              <w:marRight w:val="0"/>
              <w:marTop w:val="0"/>
              <w:marBottom w:val="0"/>
              <w:divBdr>
                <w:top w:val="none" w:sz="0" w:space="0" w:color="auto"/>
                <w:left w:val="none" w:sz="0" w:space="0" w:color="auto"/>
                <w:bottom w:val="none" w:sz="0" w:space="0" w:color="auto"/>
                <w:right w:val="none" w:sz="0" w:space="0" w:color="auto"/>
              </w:divBdr>
            </w:div>
            <w:div w:id="2105883163">
              <w:marLeft w:val="0"/>
              <w:marRight w:val="0"/>
              <w:marTop w:val="0"/>
              <w:marBottom w:val="0"/>
              <w:divBdr>
                <w:top w:val="none" w:sz="0" w:space="0" w:color="auto"/>
                <w:left w:val="none" w:sz="0" w:space="0" w:color="auto"/>
                <w:bottom w:val="none" w:sz="0" w:space="0" w:color="auto"/>
                <w:right w:val="none" w:sz="0" w:space="0" w:color="auto"/>
              </w:divBdr>
            </w:div>
            <w:div w:id="859585323">
              <w:marLeft w:val="0"/>
              <w:marRight w:val="0"/>
              <w:marTop w:val="0"/>
              <w:marBottom w:val="0"/>
              <w:divBdr>
                <w:top w:val="none" w:sz="0" w:space="0" w:color="auto"/>
                <w:left w:val="none" w:sz="0" w:space="0" w:color="auto"/>
                <w:bottom w:val="none" w:sz="0" w:space="0" w:color="auto"/>
                <w:right w:val="none" w:sz="0" w:space="0" w:color="auto"/>
              </w:divBdr>
            </w:div>
            <w:div w:id="2117870185">
              <w:marLeft w:val="0"/>
              <w:marRight w:val="0"/>
              <w:marTop w:val="0"/>
              <w:marBottom w:val="0"/>
              <w:divBdr>
                <w:top w:val="none" w:sz="0" w:space="0" w:color="auto"/>
                <w:left w:val="none" w:sz="0" w:space="0" w:color="auto"/>
                <w:bottom w:val="none" w:sz="0" w:space="0" w:color="auto"/>
                <w:right w:val="none" w:sz="0" w:space="0" w:color="auto"/>
              </w:divBdr>
            </w:div>
            <w:div w:id="387920434">
              <w:marLeft w:val="0"/>
              <w:marRight w:val="0"/>
              <w:marTop w:val="0"/>
              <w:marBottom w:val="0"/>
              <w:divBdr>
                <w:top w:val="none" w:sz="0" w:space="0" w:color="auto"/>
                <w:left w:val="none" w:sz="0" w:space="0" w:color="auto"/>
                <w:bottom w:val="none" w:sz="0" w:space="0" w:color="auto"/>
                <w:right w:val="none" w:sz="0" w:space="0" w:color="auto"/>
              </w:divBdr>
            </w:div>
            <w:div w:id="1193374251">
              <w:marLeft w:val="0"/>
              <w:marRight w:val="0"/>
              <w:marTop w:val="0"/>
              <w:marBottom w:val="0"/>
              <w:divBdr>
                <w:top w:val="none" w:sz="0" w:space="0" w:color="auto"/>
                <w:left w:val="none" w:sz="0" w:space="0" w:color="auto"/>
                <w:bottom w:val="none" w:sz="0" w:space="0" w:color="auto"/>
                <w:right w:val="none" w:sz="0" w:space="0" w:color="auto"/>
              </w:divBdr>
            </w:div>
            <w:div w:id="2145350043">
              <w:marLeft w:val="0"/>
              <w:marRight w:val="0"/>
              <w:marTop w:val="0"/>
              <w:marBottom w:val="0"/>
              <w:divBdr>
                <w:top w:val="none" w:sz="0" w:space="0" w:color="auto"/>
                <w:left w:val="none" w:sz="0" w:space="0" w:color="auto"/>
                <w:bottom w:val="none" w:sz="0" w:space="0" w:color="auto"/>
                <w:right w:val="none" w:sz="0" w:space="0" w:color="auto"/>
              </w:divBdr>
            </w:div>
            <w:div w:id="2055811304">
              <w:marLeft w:val="0"/>
              <w:marRight w:val="0"/>
              <w:marTop w:val="0"/>
              <w:marBottom w:val="0"/>
              <w:divBdr>
                <w:top w:val="none" w:sz="0" w:space="0" w:color="auto"/>
                <w:left w:val="none" w:sz="0" w:space="0" w:color="auto"/>
                <w:bottom w:val="none" w:sz="0" w:space="0" w:color="auto"/>
                <w:right w:val="none" w:sz="0" w:space="0" w:color="auto"/>
              </w:divBdr>
            </w:div>
            <w:div w:id="1153838574">
              <w:marLeft w:val="0"/>
              <w:marRight w:val="0"/>
              <w:marTop w:val="0"/>
              <w:marBottom w:val="0"/>
              <w:divBdr>
                <w:top w:val="none" w:sz="0" w:space="0" w:color="auto"/>
                <w:left w:val="none" w:sz="0" w:space="0" w:color="auto"/>
                <w:bottom w:val="none" w:sz="0" w:space="0" w:color="auto"/>
                <w:right w:val="none" w:sz="0" w:space="0" w:color="auto"/>
              </w:divBdr>
            </w:div>
            <w:div w:id="309793326">
              <w:marLeft w:val="0"/>
              <w:marRight w:val="0"/>
              <w:marTop w:val="0"/>
              <w:marBottom w:val="0"/>
              <w:divBdr>
                <w:top w:val="none" w:sz="0" w:space="0" w:color="auto"/>
                <w:left w:val="none" w:sz="0" w:space="0" w:color="auto"/>
                <w:bottom w:val="none" w:sz="0" w:space="0" w:color="auto"/>
                <w:right w:val="none" w:sz="0" w:space="0" w:color="auto"/>
              </w:divBdr>
            </w:div>
            <w:div w:id="1833182029">
              <w:marLeft w:val="0"/>
              <w:marRight w:val="0"/>
              <w:marTop w:val="0"/>
              <w:marBottom w:val="0"/>
              <w:divBdr>
                <w:top w:val="none" w:sz="0" w:space="0" w:color="auto"/>
                <w:left w:val="none" w:sz="0" w:space="0" w:color="auto"/>
                <w:bottom w:val="none" w:sz="0" w:space="0" w:color="auto"/>
                <w:right w:val="none" w:sz="0" w:space="0" w:color="auto"/>
              </w:divBdr>
            </w:div>
            <w:div w:id="1180046749">
              <w:marLeft w:val="0"/>
              <w:marRight w:val="0"/>
              <w:marTop w:val="0"/>
              <w:marBottom w:val="0"/>
              <w:divBdr>
                <w:top w:val="none" w:sz="0" w:space="0" w:color="auto"/>
                <w:left w:val="none" w:sz="0" w:space="0" w:color="auto"/>
                <w:bottom w:val="none" w:sz="0" w:space="0" w:color="auto"/>
                <w:right w:val="none" w:sz="0" w:space="0" w:color="auto"/>
              </w:divBdr>
            </w:div>
            <w:div w:id="790780870">
              <w:marLeft w:val="0"/>
              <w:marRight w:val="0"/>
              <w:marTop w:val="0"/>
              <w:marBottom w:val="0"/>
              <w:divBdr>
                <w:top w:val="none" w:sz="0" w:space="0" w:color="auto"/>
                <w:left w:val="none" w:sz="0" w:space="0" w:color="auto"/>
                <w:bottom w:val="none" w:sz="0" w:space="0" w:color="auto"/>
                <w:right w:val="none" w:sz="0" w:space="0" w:color="auto"/>
              </w:divBdr>
            </w:div>
            <w:div w:id="1304390296">
              <w:marLeft w:val="0"/>
              <w:marRight w:val="0"/>
              <w:marTop w:val="0"/>
              <w:marBottom w:val="0"/>
              <w:divBdr>
                <w:top w:val="none" w:sz="0" w:space="0" w:color="auto"/>
                <w:left w:val="none" w:sz="0" w:space="0" w:color="auto"/>
                <w:bottom w:val="none" w:sz="0" w:space="0" w:color="auto"/>
                <w:right w:val="none" w:sz="0" w:space="0" w:color="auto"/>
              </w:divBdr>
            </w:div>
            <w:div w:id="1701129573">
              <w:marLeft w:val="0"/>
              <w:marRight w:val="0"/>
              <w:marTop w:val="0"/>
              <w:marBottom w:val="0"/>
              <w:divBdr>
                <w:top w:val="none" w:sz="0" w:space="0" w:color="auto"/>
                <w:left w:val="none" w:sz="0" w:space="0" w:color="auto"/>
                <w:bottom w:val="none" w:sz="0" w:space="0" w:color="auto"/>
                <w:right w:val="none" w:sz="0" w:space="0" w:color="auto"/>
              </w:divBdr>
            </w:div>
            <w:div w:id="354187927">
              <w:marLeft w:val="0"/>
              <w:marRight w:val="0"/>
              <w:marTop w:val="0"/>
              <w:marBottom w:val="0"/>
              <w:divBdr>
                <w:top w:val="none" w:sz="0" w:space="0" w:color="auto"/>
                <w:left w:val="none" w:sz="0" w:space="0" w:color="auto"/>
                <w:bottom w:val="none" w:sz="0" w:space="0" w:color="auto"/>
                <w:right w:val="none" w:sz="0" w:space="0" w:color="auto"/>
              </w:divBdr>
            </w:div>
            <w:div w:id="569539583">
              <w:marLeft w:val="0"/>
              <w:marRight w:val="0"/>
              <w:marTop w:val="0"/>
              <w:marBottom w:val="0"/>
              <w:divBdr>
                <w:top w:val="none" w:sz="0" w:space="0" w:color="auto"/>
                <w:left w:val="none" w:sz="0" w:space="0" w:color="auto"/>
                <w:bottom w:val="none" w:sz="0" w:space="0" w:color="auto"/>
                <w:right w:val="none" w:sz="0" w:space="0" w:color="auto"/>
              </w:divBdr>
            </w:div>
            <w:div w:id="375815653">
              <w:marLeft w:val="0"/>
              <w:marRight w:val="0"/>
              <w:marTop w:val="0"/>
              <w:marBottom w:val="0"/>
              <w:divBdr>
                <w:top w:val="none" w:sz="0" w:space="0" w:color="auto"/>
                <w:left w:val="none" w:sz="0" w:space="0" w:color="auto"/>
                <w:bottom w:val="none" w:sz="0" w:space="0" w:color="auto"/>
                <w:right w:val="none" w:sz="0" w:space="0" w:color="auto"/>
              </w:divBdr>
            </w:div>
            <w:div w:id="1530222901">
              <w:marLeft w:val="0"/>
              <w:marRight w:val="0"/>
              <w:marTop w:val="0"/>
              <w:marBottom w:val="0"/>
              <w:divBdr>
                <w:top w:val="none" w:sz="0" w:space="0" w:color="auto"/>
                <w:left w:val="none" w:sz="0" w:space="0" w:color="auto"/>
                <w:bottom w:val="none" w:sz="0" w:space="0" w:color="auto"/>
                <w:right w:val="none" w:sz="0" w:space="0" w:color="auto"/>
              </w:divBdr>
            </w:div>
            <w:div w:id="1541436754">
              <w:marLeft w:val="0"/>
              <w:marRight w:val="0"/>
              <w:marTop w:val="0"/>
              <w:marBottom w:val="0"/>
              <w:divBdr>
                <w:top w:val="none" w:sz="0" w:space="0" w:color="auto"/>
                <w:left w:val="none" w:sz="0" w:space="0" w:color="auto"/>
                <w:bottom w:val="none" w:sz="0" w:space="0" w:color="auto"/>
                <w:right w:val="none" w:sz="0" w:space="0" w:color="auto"/>
              </w:divBdr>
            </w:div>
            <w:div w:id="1880123283">
              <w:marLeft w:val="0"/>
              <w:marRight w:val="0"/>
              <w:marTop w:val="0"/>
              <w:marBottom w:val="0"/>
              <w:divBdr>
                <w:top w:val="none" w:sz="0" w:space="0" w:color="auto"/>
                <w:left w:val="none" w:sz="0" w:space="0" w:color="auto"/>
                <w:bottom w:val="none" w:sz="0" w:space="0" w:color="auto"/>
                <w:right w:val="none" w:sz="0" w:space="0" w:color="auto"/>
              </w:divBdr>
            </w:div>
            <w:div w:id="287929069">
              <w:marLeft w:val="0"/>
              <w:marRight w:val="0"/>
              <w:marTop w:val="0"/>
              <w:marBottom w:val="0"/>
              <w:divBdr>
                <w:top w:val="none" w:sz="0" w:space="0" w:color="auto"/>
                <w:left w:val="none" w:sz="0" w:space="0" w:color="auto"/>
                <w:bottom w:val="none" w:sz="0" w:space="0" w:color="auto"/>
                <w:right w:val="none" w:sz="0" w:space="0" w:color="auto"/>
              </w:divBdr>
            </w:div>
            <w:div w:id="716049480">
              <w:marLeft w:val="0"/>
              <w:marRight w:val="0"/>
              <w:marTop w:val="0"/>
              <w:marBottom w:val="0"/>
              <w:divBdr>
                <w:top w:val="none" w:sz="0" w:space="0" w:color="auto"/>
                <w:left w:val="none" w:sz="0" w:space="0" w:color="auto"/>
                <w:bottom w:val="none" w:sz="0" w:space="0" w:color="auto"/>
                <w:right w:val="none" w:sz="0" w:space="0" w:color="auto"/>
              </w:divBdr>
            </w:div>
            <w:div w:id="874319056">
              <w:marLeft w:val="0"/>
              <w:marRight w:val="0"/>
              <w:marTop w:val="0"/>
              <w:marBottom w:val="0"/>
              <w:divBdr>
                <w:top w:val="none" w:sz="0" w:space="0" w:color="auto"/>
                <w:left w:val="none" w:sz="0" w:space="0" w:color="auto"/>
                <w:bottom w:val="none" w:sz="0" w:space="0" w:color="auto"/>
                <w:right w:val="none" w:sz="0" w:space="0" w:color="auto"/>
              </w:divBdr>
            </w:div>
            <w:div w:id="20515468">
              <w:marLeft w:val="0"/>
              <w:marRight w:val="0"/>
              <w:marTop w:val="0"/>
              <w:marBottom w:val="0"/>
              <w:divBdr>
                <w:top w:val="none" w:sz="0" w:space="0" w:color="auto"/>
                <w:left w:val="none" w:sz="0" w:space="0" w:color="auto"/>
                <w:bottom w:val="none" w:sz="0" w:space="0" w:color="auto"/>
                <w:right w:val="none" w:sz="0" w:space="0" w:color="auto"/>
              </w:divBdr>
            </w:div>
            <w:div w:id="420221970">
              <w:marLeft w:val="0"/>
              <w:marRight w:val="0"/>
              <w:marTop w:val="0"/>
              <w:marBottom w:val="0"/>
              <w:divBdr>
                <w:top w:val="none" w:sz="0" w:space="0" w:color="auto"/>
                <w:left w:val="none" w:sz="0" w:space="0" w:color="auto"/>
                <w:bottom w:val="none" w:sz="0" w:space="0" w:color="auto"/>
                <w:right w:val="none" w:sz="0" w:space="0" w:color="auto"/>
              </w:divBdr>
            </w:div>
            <w:div w:id="10225818">
              <w:marLeft w:val="0"/>
              <w:marRight w:val="0"/>
              <w:marTop w:val="0"/>
              <w:marBottom w:val="0"/>
              <w:divBdr>
                <w:top w:val="none" w:sz="0" w:space="0" w:color="auto"/>
                <w:left w:val="none" w:sz="0" w:space="0" w:color="auto"/>
                <w:bottom w:val="none" w:sz="0" w:space="0" w:color="auto"/>
                <w:right w:val="none" w:sz="0" w:space="0" w:color="auto"/>
              </w:divBdr>
            </w:div>
            <w:div w:id="142965199">
              <w:marLeft w:val="0"/>
              <w:marRight w:val="0"/>
              <w:marTop w:val="0"/>
              <w:marBottom w:val="0"/>
              <w:divBdr>
                <w:top w:val="none" w:sz="0" w:space="0" w:color="auto"/>
                <w:left w:val="none" w:sz="0" w:space="0" w:color="auto"/>
                <w:bottom w:val="none" w:sz="0" w:space="0" w:color="auto"/>
                <w:right w:val="none" w:sz="0" w:space="0" w:color="auto"/>
              </w:divBdr>
            </w:div>
            <w:div w:id="841816295">
              <w:marLeft w:val="0"/>
              <w:marRight w:val="0"/>
              <w:marTop w:val="0"/>
              <w:marBottom w:val="0"/>
              <w:divBdr>
                <w:top w:val="none" w:sz="0" w:space="0" w:color="auto"/>
                <w:left w:val="none" w:sz="0" w:space="0" w:color="auto"/>
                <w:bottom w:val="none" w:sz="0" w:space="0" w:color="auto"/>
                <w:right w:val="none" w:sz="0" w:space="0" w:color="auto"/>
              </w:divBdr>
            </w:div>
            <w:div w:id="1831166769">
              <w:marLeft w:val="0"/>
              <w:marRight w:val="0"/>
              <w:marTop w:val="0"/>
              <w:marBottom w:val="0"/>
              <w:divBdr>
                <w:top w:val="none" w:sz="0" w:space="0" w:color="auto"/>
                <w:left w:val="none" w:sz="0" w:space="0" w:color="auto"/>
                <w:bottom w:val="none" w:sz="0" w:space="0" w:color="auto"/>
                <w:right w:val="none" w:sz="0" w:space="0" w:color="auto"/>
              </w:divBdr>
            </w:div>
            <w:div w:id="1860267968">
              <w:marLeft w:val="0"/>
              <w:marRight w:val="0"/>
              <w:marTop w:val="0"/>
              <w:marBottom w:val="0"/>
              <w:divBdr>
                <w:top w:val="none" w:sz="0" w:space="0" w:color="auto"/>
                <w:left w:val="none" w:sz="0" w:space="0" w:color="auto"/>
                <w:bottom w:val="none" w:sz="0" w:space="0" w:color="auto"/>
                <w:right w:val="none" w:sz="0" w:space="0" w:color="auto"/>
              </w:divBdr>
            </w:div>
            <w:div w:id="1193347477">
              <w:marLeft w:val="0"/>
              <w:marRight w:val="0"/>
              <w:marTop w:val="0"/>
              <w:marBottom w:val="0"/>
              <w:divBdr>
                <w:top w:val="none" w:sz="0" w:space="0" w:color="auto"/>
                <w:left w:val="none" w:sz="0" w:space="0" w:color="auto"/>
                <w:bottom w:val="none" w:sz="0" w:space="0" w:color="auto"/>
                <w:right w:val="none" w:sz="0" w:space="0" w:color="auto"/>
              </w:divBdr>
            </w:div>
            <w:div w:id="656223747">
              <w:marLeft w:val="0"/>
              <w:marRight w:val="0"/>
              <w:marTop w:val="0"/>
              <w:marBottom w:val="0"/>
              <w:divBdr>
                <w:top w:val="none" w:sz="0" w:space="0" w:color="auto"/>
                <w:left w:val="none" w:sz="0" w:space="0" w:color="auto"/>
                <w:bottom w:val="none" w:sz="0" w:space="0" w:color="auto"/>
                <w:right w:val="none" w:sz="0" w:space="0" w:color="auto"/>
              </w:divBdr>
            </w:div>
            <w:div w:id="1141969239">
              <w:marLeft w:val="0"/>
              <w:marRight w:val="0"/>
              <w:marTop w:val="0"/>
              <w:marBottom w:val="0"/>
              <w:divBdr>
                <w:top w:val="none" w:sz="0" w:space="0" w:color="auto"/>
                <w:left w:val="none" w:sz="0" w:space="0" w:color="auto"/>
                <w:bottom w:val="none" w:sz="0" w:space="0" w:color="auto"/>
                <w:right w:val="none" w:sz="0" w:space="0" w:color="auto"/>
              </w:divBdr>
            </w:div>
            <w:div w:id="949821814">
              <w:marLeft w:val="0"/>
              <w:marRight w:val="0"/>
              <w:marTop w:val="0"/>
              <w:marBottom w:val="0"/>
              <w:divBdr>
                <w:top w:val="none" w:sz="0" w:space="0" w:color="auto"/>
                <w:left w:val="none" w:sz="0" w:space="0" w:color="auto"/>
                <w:bottom w:val="none" w:sz="0" w:space="0" w:color="auto"/>
                <w:right w:val="none" w:sz="0" w:space="0" w:color="auto"/>
              </w:divBdr>
            </w:div>
            <w:div w:id="753670946">
              <w:marLeft w:val="0"/>
              <w:marRight w:val="0"/>
              <w:marTop w:val="0"/>
              <w:marBottom w:val="0"/>
              <w:divBdr>
                <w:top w:val="none" w:sz="0" w:space="0" w:color="auto"/>
                <w:left w:val="none" w:sz="0" w:space="0" w:color="auto"/>
                <w:bottom w:val="none" w:sz="0" w:space="0" w:color="auto"/>
                <w:right w:val="none" w:sz="0" w:space="0" w:color="auto"/>
              </w:divBdr>
            </w:div>
            <w:div w:id="1712421363">
              <w:marLeft w:val="0"/>
              <w:marRight w:val="0"/>
              <w:marTop w:val="0"/>
              <w:marBottom w:val="0"/>
              <w:divBdr>
                <w:top w:val="none" w:sz="0" w:space="0" w:color="auto"/>
                <w:left w:val="none" w:sz="0" w:space="0" w:color="auto"/>
                <w:bottom w:val="none" w:sz="0" w:space="0" w:color="auto"/>
                <w:right w:val="none" w:sz="0" w:space="0" w:color="auto"/>
              </w:divBdr>
            </w:div>
            <w:div w:id="236869561">
              <w:marLeft w:val="0"/>
              <w:marRight w:val="0"/>
              <w:marTop w:val="0"/>
              <w:marBottom w:val="0"/>
              <w:divBdr>
                <w:top w:val="none" w:sz="0" w:space="0" w:color="auto"/>
                <w:left w:val="none" w:sz="0" w:space="0" w:color="auto"/>
                <w:bottom w:val="none" w:sz="0" w:space="0" w:color="auto"/>
                <w:right w:val="none" w:sz="0" w:space="0" w:color="auto"/>
              </w:divBdr>
            </w:div>
            <w:div w:id="2063555901">
              <w:marLeft w:val="0"/>
              <w:marRight w:val="0"/>
              <w:marTop w:val="0"/>
              <w:marBottom w:val="0"/>
              <w:divBdr>
                <w:top w:val="none" w:sz="0" w:space="0" w:color="auto"/>
                <w:left w:val="none" w:sz="0" w:space="0" w:color="auto"/>
                <w:bottom w:val="none" w:sz="0" w:space="0" w:color="auto"/>
                <w:right w:val="none" w:sz="0" w:space="0" w:color="auto"/>
              </w:divBdr>
            </w:div>
            <w:div w:id="480541548">
              <w:marLeft w:val="0"/>
              <w:marRight w:val="0"/>
              <w:marTop w:val="0"/>
              <w:marBottom w:val="0"/>
              <w:divBdr>
                <w:top w:val="none" w:sz="0" w:space="0" w:color="auto"/>
                <w:left w:val="none" w:sz="0" w:space="0" w:color="auto"/>
                <w:bottom w:val="none" w:sz="0" w:space="0" w:color="auto"/>
                <w:right w:val="none" w:sz="0" w:space="0" w:color="auto"/>
              </w:divBdr>
            </w:div>
            <w:div w:id="487092185">
              <w:marLeft w:val="0"/>
              <w:marRight w:val="0"/>
              <w:marTop w:val="0"/>
              <w:marBottom w:val="0"/>
              <w:divBdr>
                <w:top w:val="none" w:sz="0" w:space="0" w:color="auto"/>
                <w:left w:val="none" w:sz="0" w:space="0" w:color="auto"/>
                <w:bottom w:val="none" w:sz="0" w:space="0" w:color="auto"/>
                <w:right w:val="none" w:sz="0" w:space="0" w:color="auto"/>
              </w:divBdr>
            </w:div>
            <w:div w:id="43875632">
              <w:marLeft w:val="0"/>
              <w:marRight w:val="0"/>
              <w:marTop w:val="0"/>
              <w:marBottom w:val="0"/>
              <w:divBdr>
                <w:top w:val="none" w:sz="0" w:space="0" w:color="auto"/>
                <w:left w:val="none" w:sz="0" w:space="0" w:color="auto"/>
                <w:bottom w:val="none" w:sz="0" w:space="0" w:color="auto"/>
                <w:right w:val="none" w:sz="0" w:space="0" w:color="auto"/>
              </w:divBdr>
            </w:div>
            <w:div w:id="1004238867">
              <w:marLeft w:val="0"/>
              <w:marRight w:val="0"/>
              <w:marTop w:val="0"/>
              <w:marBottom w:val="0"/>
              <w:divBdr>
                <w:top w:val="none" w:sz="0" w:space="0" w:color="auto"/>
                <w:left w:val="none" w:sz="0" w:space="0" w:color="auto"/>
                <w:bottom w:val="none" w:sz="0" w:space="0" w:color="auto"/>
                <w:right w:val="none" w:sz="0" w:space="0" w:color="auto"/>
              </w:divBdr>
            </w:div>
            <w:div w:id="313146094">
              <w:marLeft w:val="0"/>
              <w:marRight w:val="0"/>
              <w:marTop w:val="0"/>
              <w:marBottom w:val="0"/>
              <w:divBdr>
                <w:top w:val="none" w:sz="0" w:space="0" w:color="auto"/>
                <w:left w:val="none" w:sz="0" w:space="0" w:color="auto"/>
                <w:bottom w:val="none" w:sz="0" w:space="0" w:color="auto"/>
                <w:right w:val="none" w:sz="0" w:space="0" w:color="auto"/>
              </w:divBdr>
            </w:div>
            <w:div w:id="1122454010">
              <w:marLeft w:val="0"/>
              <w:marRight w:val="0"/>
              <w:marTop w:val="0"/>
              <w:marBottom w:val="0"/>
              <w:divBdr>
                <w:top w:val="none" w:sz="0" w:space="0" w:color="auto"/>
                <w:left w:val="none" w:sz="0" w:space="0" w:color="auto"/>
                <w:bottom w:val="none" w:sz="0" w:space="0" w:color="auto"/>
                <w:right w:val="none" w:sz="0" w:space="0" w:color="auto"/>
              </w:divBdr>
            </w:div>
            <w:div w:id="418449873">
              <w:marLeft w:val="0"/>
              <w:marRight w:val="0"/>
              <w:marTop w:val="0"/>
              <w:marBottom w:val="0"/>
              <w:divBdr>
                <w:top w:val="none" w:sz="0" w:space="0" w:color="auto"/>
                <w:left w:val="none" w:sz="0" w:space="0" w:color="auto"/>
                <w:bottom w:val="none" w:sz="0" w:space="0" w:color="auto"/>
                <w:right w:val="none" w:sz="0" w:space="0" w:color="auto"/>
              </w:divBdr>
            </w:div>
            <w:div w:id="565534692">
              <w:marLeft w:val="0"/>
              <w:marRight w:val="0"/>
              <w:marTop w:val="0"/>
              <w:marBottom w:val="0"/>
              <w:divBdr>
                <w:top w:val="none" w:sz="0" w:space="0" w:color="auto"/>
                <w:left w:val="none" w:sz="0" w:space="0" w:color="auto"/>
                <w:bottom w:val="none" w:sz="0" w:space="0" w:color="auto"/>
                <w:right w:val="none" w:sz="0" w:space="0" w:color="auto"/>
              </w:divBdr>
            </w:div>
            <w:div w:id="1354528711">
              <w:marLeft w:val="0"/>
              <w:marRight w:val="0"/>
              <w:marTop w:val="0"/>
              <w:marBottom w:val="0"/>
              <w:divBdr>
                <w:top w:val="none" w:sz="0" w:space="0" w:color="auto"/>
                <w:left w:val="none" w:sz="0" w:space="0" w:color="auto"/>
                <w:bottom w:val="none" w:sz="0" w:space="0" w:color="auto"/>
                <w:right w:val="none" w:sz="0" w:space="0" w:color="auto"/>
              </w:divBdr>
            </w:div>
            <w:div w:id="1032224012">
              <w:marLeft w:val="0"/>
              <w:marRight w:val="0"/>
              <w:marTop w:val="0"/>
              <w:marBottom w:val="0"/>
              <w:divBdr>
                <w:top w:val="none" w:sz="0" w:space="0" w:color="auto"/>
                <w:left w:val="none" w:sz="0" w:space="0" w:color="auto"/>
                <w:bottom w:val="none" w:sz="0" w:space="0" w:color="auto"/>
                <w:right w:val="none" w:sz="0" w:space="0" w:color="auto"/>
              </w:divBdr>
            </w:div>
            <w:div w:id="1836727962">
              <w:marLeft w:val="0"/>
              <w:marRight w:val="0"/>
              <w:marTop w:val="0"/>
              <w:marBottom w:val="0"/>
              <w:divBdr>
                <w:top w:val="none" w:sz="0" w:space="0" w:color="auto"/>
                <w:left w:val="none" w:sz="0" w:space="0" w:color="auto"/>
                <w:bottom w:val="none" w:sz="0" w:space="0" w:color="auto"/>
                <w:right w:val="none" w:sz="0" w:space="0" w:color="auto"/>
              </w:divBdr>
            </w:div>
            <w:div w:id="971205929">
              <w:marLeft w:val="0"/>
              <w:marRight w:val="0"/>
              <w:marTop w:val="0"/>
              <w:marBottom w:val="0"/>
              <w:divBdr>
                <w:top w:val="none" w:sz="0" w:space="0" w:color="auto"/>
                <w:left w:val="none" w:sz="0" w:space="0" w:color="auto"/>
                <w:bottom w:val="none" w:sz="0" w:space="0" w:color="auto"/>
                <w:right w:val="none" w:sz="0" w:space="0" w:color="auto"/>
              </w:divBdr>
            </w:div>
            <w:div w:id="1851287104">
              <w:marLeft w:val="0"/>
              <w:marRight w:val="0"/>
              <w:marTop w:val="0"/>
              <w:marBottom w:val="0"/>
              <w:divBdr>
                <w:top w:val="none" w:sz="0" w:space="0" w:color="auto"/>
                <w:left w:val="none" w:sz="0" w:space="0" w:color="auto"/>
                <w:bottom w:val="none" w:sz="0" w:space="0" w:color="auto"/>
                <w:right w:val="none" w:sz="0" w:space="0" w:color="auto"/>
              </w:divBdr>
            </w:div>
            <w:div w:id="1520046013">
              <w:marLeft w:val="0"/>
              <w:marRight w:val="0"/>
              <w:marTop w:val="0"/>
              <w:marBottom w:val="0"/>
              <w:divBdr>
                <w:top w:val="none" w:sz="0" w:space="0" w:color="auto"/>
                <w:left w:val="none" w:sz="0" w:space="0" w:color="auto"/>
                <w:bottom w:val="none" w:sz="0" w:space="0" w:color="auto"/>
                <w:right w:val="none" w:sz="0" w:space="0" w:color="auto"/>
              </w:divBdr>
            </w:div>
            <w:div w:id="1064839315">
              <w:marLeft w:val="0"/>
              <w:marRight w:val="0"/>
              <w:marTop w:val="0"/>
              <w:marBottom w:val="0"/>
              <w:divBdr>
                <w:top w:val="none" w:sz="0" w:space="0" w:color="auto"/>
                <w:left w:val="none" w:sz="0" w:space="0" w:color="auto"/>
                <w:bottom w:val="none" w:sz="0" w:space="0" w:color="auto"/>
                <w:right w:val="none" w:sz="0" w:space="0" w:color="auto"/>
              </w:divBdr>
            </w:div>
            <w:div w:id="854810417">
              <w:marLeft w:val="0"/>
              <w:marRight w:val="0"/>
              <w:marTop w:val="0"/>
              <w:marBottom w:val="0"/>
              <w:divBdr>
                <w:top w:val="none" w:sz="0" w:space="0" w:color="auto"/>
                <w:left w:val="none" w:sz="0" w:space="0" w:color="auto"/>
                <w:bottom w:val="none" w:sz="0" w:space="0" w:color="auto"/>
                <w:right w:val="none" w:sz="0" w:space="0" w:color="auto"/>
              </w:divBdr>
            </w:div>
            <w:div w:id="260649247">
              <w:marLeft w:val="0"/>
              <w:marRight w:val="0"/>
              <w:marTop w:val="0"/>
              <w:marBottom w:val="0"/>
              <w:divBdr>
                <w:top w:val="none" w:sz="0" w:space="0" w:color="auto"/>
                <w:left w:val="none" w:sz="0" w:space="0" w:color="auto"/>
                <w:bottom w:val="none" w:sz="0" w:space="0" w:color="auto"/>
                <w:right w:val="none" w:sz="0" w:space="0" w:color="auto"/>
              </w:divBdr>
            </w:div>
            <w:div w:id="201091515">
              <w:marLeft w:val="0"/>
              <w:marRight w:val="0"/>
              <w:marTop w:val="0"/>
              <w:marBottom w:val="0"/>
              <w:divBdr>
                <w:top w:val="none" w:sz="0" w:space="0" w:color="auto"/>
                <w:left w:val="none" w:sz="0" w:space="0" w:color="auto"/>
                <w:bottom w:val="none" w:sz="0" w:space="0" w:color="auto"/>
                <w:right w:val="none" w:sz="0" w:space="0" w:color="auto"/>
              </w:divBdr>
            </w:div>
            <w:div w:id="1595893357">
              <w:marLeft w:val="0"/>
              <w:marRight w:val="0"/>
              <w:marTop w:val="0"/>
              <w:marBottom w:val="0"/>
              <w:divBdr>
                <w:top w:val="none" w:sz="0" w:space="0" w:color="auto"/>
                <w:left w:val="none" w:sz="0" w:space="0" w:color="auto"/>
                <w:bottom w:val="none" w:sz="0" w:space="0" w:color="auto"/>
                <w:right w:val="none" w:sz="0" w:space="0" w:color="auto"/>
              </w:divBdr>
            </w:div>
            <w:div w:id="462039569">
              <w:marLeft w:val="0"/>
              <w:marRight w:val="0"/>
              <w:marTop w:val="0"/>
              <w:marBottom w:val="0"/>
              <w:divBdr>
                <w:top w:val="none" w:sz="0" w:space="0" w:color="auto"/>
                <w:left w:val="none" w:sz="0" w:space="0" w:color="auto"/>
                <w:bottom w:val="none" w:sz="0" w:space="0" w:color="auto"/>
                <w:right w:val="none" w:sz="0" w:space="0" w:color="auto"/>
              </w:divBdr>
            </w:div>
            <w:div w:id="1505977698">
              <w:marLeft w:val="0"/>
              <w:marRight w:val="0"/>
              <w:marTop w:val="0"/>
              <w:marBottom w:val="0"/>
              <w:divBdr>
                <w:top w:val="none" w:sz="0" w:space="0" w:color="auto"/>
                <w:left w:val="none" w:sz="0" w:space="0" w:color="auto"/>
                <w:bottom w:val="none" w:sz="0" w:space="0" w:color="auto"/>
                <w:right w:val="none" w:sz="0" w:space="0" w:color="auto"/>
              </w:divBdr>
            </w:div>
            <w:div w:id="2143185042">
              <w:marLeft w:val="0"/>
              <w:marRight w:val="0"/>
              <w:marTop w:val="0"/>
              <w:marBottom w:val="0"/>
              <w:divBdr>
                <w:top w:val="none" w:sz="0" w:space="0" w:color="auto"/>
                <w:left w:val="none" w:sz="0" w:space="0" w:color="auto"/>
                <w:bottom w:val="none" w:sz="0" w:space="0" w:color="auto"/>
                <w:right w:val="none" w:sz="0" w:space="0" w:color="auto"/>
              </w:divBdr>
            </w:div>
            <w:div w:id="1154489328">
              <w:marLeft w:val="0"/>
              <w:marRight w:val="0"/>
              <w:marTop w:val="0"/>
              <w:marBottom w:val="0"/>
              <w:divBdr>
                <w:top w:val="none" w:sz="0" w:space="0" w:color="auto"/>
                <w:left w:val="none" w:sz="0" w:space="0" w:color="auto"/>
                <w:bottom w:val="none" w:sz="0" w:space="0" w:color="auto"/>
                <w:right w:val="none" w:sz="0" w:space="0" w:color="auto"/>
              </w:divBdr>
            </w:div>
            <w:div w:id="1183713565">
              <w:marLeft w:val="0"/>
              <w:marRight w:val="0"/>
              <w:marTop w:val="0"/>
              <w:marBottom w:val="0"/>
              <w:divBdr>
                <w:top w:val="none" w:sz="0" w:space="0" w:color="auto"/>
                <w:left w:val="none" w:sz="0" w:space="0" w:color="auto"/>
                <w:bottom w:val="none" w:sz="0" w:space="0" w:color="auto"/>
                <w:right w:val="none" w:sz="0" w:space="0" w:color="auto"/>
              </w:divBdr>
            </w:div>
            <w:div w:id="689334430">
              <w:marLeft w:val="0"/>
              <w:marRight w:val="0"/>
              <w:marTop w:val="0"/>
              <w:marBottom w:val="0"/>
              <w:divBdr>
                <w:top w:val="none" w:sz="0" w:space="0" w:color="auto"/>
                <w:left w:val="none" w:sz="0" w:space="0" w:color="auto"/>
                <w:bottom w:val="none" w:sz="0" w:space="0" w:color="auto"/>
                <w:right w:val="none" w:sz="0" w:space="0" w:color="auto"/>
              </w:divBdr>
            </w:div>
            <w:div w:id="325324706">
              <w:marLeft w:val="0"/>
              <w:marRight w:val="0"/>
              <w:marTop w:val="0"/>
              <w:marBottom w:val="0"/>
              <w:divBdr>
                <w:top w:val="none" w:sz="0" w:space="0" w:color="auto"/>
                <w:left w:val="none" w:sz="0" w:space="0" w:color="auto"/>
                <w:bottom w:val="none" w:sz="0" w:space="0" w:color="auto"/>
                <w:right w:val="none" w:sz="0" w:space="0" w:color="auto"/>
              </w:divBdr>
            </w:div>
            <w:div w:id="1367832959">
              <w:marLeft w:val="0"/>
              <w:marRight w:val="0"/>
              <w:marTop w:val="0"/>
              <w:marBottom w:val="0"/>
              <w:divBdr>
                <w:top w:val="none" w:sz="0" w:space="0" w:color="auto"/>
                <w:left w:val="none" w:sz="0" w:space="0" w:color="auto"/>
                <w:bottom w:val="none" w:sz="0" w:space="0" w:color="auto"/>
                <w:right w:val="none" w:sz="0" w:space="0" w:color="auto"/>
              </w:divBdr>
            </w:div>
            <w:div w:id="1001160381">
              <w:marLeft w:val="0"/>
              <w:marRight w:val="0"/>
              <w:marTop w:val="0"/>
              <w:marBottom w:val="0"/>
              <w:divBdr>
                <w:top w:val="none" w:sz="0" w:space="0" w:color="auto"/>
                <w:left w:val="none" w:sz="0" w:space="0" w:color="auto"/>
                <w:bottom w:val="none" w:sz="0" w:space="0" w:color="auto"/>
                <w:right w:val="none" w:sz="0" w:space="0" w:color="auto"/>
              </w:divBdr>
            </w:div>
            <w:div w:id="1410032921">
              <w:marLeft w:val="0"/>
              <w:marRight w:val="0"/>
              <w:marTop w:val="0"/>
              <w:marBottom w:val="0"/>
              <w:divBdr>
                <w:top w:val="none" w:sz="0" w:space="0" w:color="auto"/>
                <w:left w:val="none" w:sz="0" w:space="0" w:color="auto"/>
                <w:bottom w:val="none" w:sz="0" w:space="0" w:color="auto"/>
                <w:right w:val="none" w:sz="0" w:space="0" w:color="auto"/>
              </w:divBdr>
            </w:div>
            <w:div w:id="497381562">
              <w:marLeft w:val="0"/>
              <w:marRight w:val="0"/>
              <w:marTop w:val="0"/>
              <w:marBottom w:val="0"/>
              <w:divBdr>
                <w:top w:val="none" w:sz="0" w:space="0" w:color="auto"/>
                <w:left w:val="none" w:sz="0" w:space="0" w:color="auto"/>
                <w:bottom w:val="none" w:sz="0" w:space="0" w:color="auto"/>
                <w:right w:val="none" w:sz="0" w:space="0" w:color="auto"/>
              </w:divBdr>
            </w:div>
            <w:div w:id="974455886">
              <w:marLeft w:val="0"/>
              <w:marRight w:val="0"/>
              <w:marTop w:val="0"/>
              <w:marBottom w:val="0"/>
              <w:divBdr>
                <w:top w:val="none" w:sz="0" w:space="0" w:color="auto"/>
                <w:left w:val="none" w:sz="0" w:space="0" w:color="auto"/>
                <w:bottom w:val="none" w:sz="0" w:space="0" w:color="auto"/>
                <w:right w:val="none" w:sz="0" w:space="0" w:color="auto"/>
              </w:divBdr>
            </w:div>
            <w:div w:id="912664427">
              <w:marLeft w:val="0"/>
              <w:marRight w:val="0"/>
              <w:marTop w:val="0"/>
              <w:marBottom w:val="0"/>
              <w:divBdr>
                <w:top w:val="none" w:sz="0" w:space="0" w:color="auto"/>
                <w:left w:val="none" w:sz="0" w:space="0" w:color="auto"/>
                <w:bottom w:val="none" w:sz="0" w:space="0" w:color="auto"/>
                <w:right w:val="none" w:sz="0" w:space="0" w:color="auto"/>
              </w:divBdr>
            </w:div>
            <w:div w:id="1371883573">
              <w:marLeft w:val="0"/>
              <w:marRight w:val="0"/>
              <w:marTop w:val="0"/>
              <w:marBottom w:val="0"/>
              <w:divBdr>
                <w:top w:val="none" w:sz="0" w:space="0" w:color="auto"/>
                <w:left w:val="none" w:sz="0" w:space="0" w:color="auto"/>
                <w:bottom w:val="none" w:sz="0" w:space="0" w:color="auto"/>
                <w:right w:val="none" w:sz="0" w:space="0" w:color="auto"/>
              </w:divBdr>
            </w:div>
            <w:div w:id="942686377">
              <w:marLeft w:val="0"/>
              <w:marRight w:val="0"/>
              <w:marTop w:val="0"/>
              <w:marBottom w:val="0"/>
              <w:divBdr>
                <w:top w:val="none" w:sz="0" w:space="0" w:color="auto"/>
                <w:left w:val="none" w:sz="0" w:space="0" w:color="auto"/>
                <w:bottom w:val="none" w:sz="0" w:space="0" w:color="auto"/>
                <w:right w:val="none" w:sz="0" w:space="0" w:color="auto"/>
              </w:divBdr>
            </w:div>
            <w:div w:id="670454880">
              <w:marLeft w:val="0"/>
              <w:marRight w:val="0"/>
              <w:marTop w:val="0"/>
              <w:marBottom w:val="0"/>
              <w:divBdr>
                <w:top w:val="none" w:sz="0" w:space="0" w:color="auto"/>
                <w:left w:val="none" w:sz="0" w:space="0" w:color="auto"/>
                <w:bottom w:val="none" w:sz="0" w:space="0" w:color="auto"/>
                <w:right w:val="none" w:sz="0" w:space="0" w:color="auto"/>
              </w:divBdr>
            </w:div>
            <w:div w:id="313803575">
              <w:marLeft w:val="0"/>
              <w:marRight w:val="0"/>
              <w:marTop w:val="0"/>
              <w:marBottom w:val="0"/>
              <w:divBdr>
                <w:top w:val="none" w:sz="0" w:space="0" w:color="auto"/>
                <w:left w:val="none" w:sz="0" w:space="0" w:color="auto"/>
                <w:bottom w:val="none" w:sz="0" w:space="0" w:color="auto"/>
                <w:right w:val="none" w:sz="0" w:space="0" w:color="auto"/>
              </w:divBdr>
            </w:div>
            <w:div w:id="1084764693">
              <w:marLeft w:val="0"/>
              <w:marRight w:val="0"/>
              <w:marTop w:val="0"/>
              <w:marBottom w:val="0"/>
              <w:divBdr>
                <w:top w:val="none" w:sz="0" w:space="0" w:color="auto"/>
                <w:left w:val="none" w:sz="0" w:space="0" w:color="auto"/>
                <w:bottom w:val="none" w:sz="0" w:space="0" w:color="auto"/>
                <w:right w:val="none" w:sz="0" w:space="0" w:color="auto"/>
              </w:divBdr>
            </w:div>
            <w:div w:id="1958414453">
              <w:marLeft w:val="0"/>
              <w:marRight w:val="0"/>
              <w:marTop w:val="0"/>
              <w:marBottom w:val="0"/>
              <w:divBdr>
                <w:top w:val="none" w:sz="0" w:space="0" w:color="auto"/>
                <w:left w:val="none" w:sz="0" w:space="0" w:color="auto"/>
                <w:bottom w:val="none" w:sz="0" w:space="0" w:color="auto"/>
                <w:right w:val="none" w:sz="0" w:space="0" w:color="auto"/>
              </w:divBdr>
            </w:div>
            <w:div w:id="11299475">
              <w:marLeft w:val="0"/>
              <w:marRight w:val="0"/>
              <w:marTop w:val="0"/>
              <w:marBottom w:val="0"/>
              <w:divBdr>
                <w:top w:val="none" w:sz="0" w:space="0" w:color="auto"/>
                <w:left w:val="none" w:sz="0" w:space="0" w:color="auto"/>
                <w:bottom w:val="none" w:sz="0" w:space="0" w:color="auto"/>
                <w:right w:val="none" w:sz="0" w:space="0" w:color="auto"/>
              </w:divBdr>
            </w:div>
            <w:div w:id="984239750">
              <w:marLeft w:val="0"/>
              <w:marRight w:val="0"/>
              <w:marTop w:val="0"/>
              <w:marBottom w:val="0"/>
              <w:divBdr>
                <w:top w:val="none" w:sz="0" w:space="0" w:color="auto"/>
                <w:left w:val="none" w:sz="0" w:space="0" w:color="auto"/>
                <w:bottom w:val="none" w:sz="0" w:space="0" w:color="auto"/>
                <w:right w:val="none" w:sz="0" w:space="0" w:color="auto"/>
              </w:divBdr>
            </w:div>
            <w:div w:id="328755137">
              <w:marLeft w:val="0"/>
              <w:marRight w:val="0"/>
              <w:marTop w:val="0"/>
              <w:marBottom w:val="0"/>
              <w:divBdr>
                <w:top w:val="none" w:sz="0" w:space="0" w:color="auto"/>
                <w:left w:val="none" w:sz="0" w:space="0" w:color="auto"/>
                <w:bottom w:val="none" w:sz="0" w:space="0" w:color="auto"/>
                <w:right w:val="none" w:sz="0" w:space="0" w:color="auto"/>
              </w:divBdr>
            </w:div>
            <w:div w:id="2114126011">
              <w:marLeft w:val="0"/>
              <w:marRight w:val="0"/>
              <w:marTop w:val="0"/>
              <w:marBottom w:val="0"/>
              <w:divBdr>
                <w:top w:val="none" w:sz="0" w:space="0" w:color="auto"/>
                <w:left w:val="none" w:sz="0" w:space="0" w:color="auto"/>
                <w:bottom w:val="none" w:sz="0" w:space="0" w:color="auto"/>
                <w:right w:val="none" w:sz="0" w:space="0" w:color="auto"/>
              </w:divBdr>
            </w:div>
            <w:div w:id="2081710406">
              <w:marLeft w:val="0"/>
              <w:marRight w:val="0"/>
              <w:marTop w:val="0"/>
              <w:marBottom w:val="0"/>
              <w:divBdr>
                <w:top w:val="none" w:sz="0" w:space="0" w:color="auto"/>
                <w:left w:val="none" w:sz="0" w:space="0" w:color="auto"/>
                <w:bottom w:val="none" w:sz="0" w:space="0" w:color="auto"/>
                <w:right w:val="none" w:sz="0" w:space="0" w:color="auto"/>
              </w:divBdr>
            </w:div>
            <w:div w:id="1539664684">
              <w:marLeft w:val="0"/>
              <w:marRight w:val="0"/>
              <w:marTop w:val="0"/>
              <w:marBottom w:val="0"/>
              <w:divBdr>
                <w:top w:val="none" w:sz="0" w:space="0" w:color="auto"/>
                <w:left w:val="none" w:sz="0" w:space="0" w:color="auto"/>
                <w:bottom w:val="none" w:sz="0" w:space="0" w:color="auto"/>
                <w:right w:val="none" w:sz="0" w:space="0" w:color="auto"/>
              </w:divBdr>
            </w:div>
            <w:div w:id="676426987">
              <w:marLeft w:val="0"/>
              <w:marRight w:val="0"/>
              <w:marTop w:val="0"/>
              <w:marBottom w:val="0"/>
              <w:divBdr>
                <w:top w:val="none" w:sz="0" w:space="0" w:color="auto"/>
                <w:left w:val="none" w:sz="0" w:space="0" w:color="auto"/>
                <w:bottom w:val="none" w:sz="0" w:space="0" w:color="auto"/>
                <w:right w:val="none" w:sz="0" w:space="0" w:color="auto"/>
              </w:divBdr>
            </w:div>
            <w:div w:id="287473458">
              <w:marLeft w:val="0"/>
              <w:marRight w:val="0"/>
              <w:marTop w:val="0"/>
              <w:marBottom w:val="0"/>
              <w:divBdr>
                <w:top w:val="none" w:sz="0" w:space="0" w:color="auto"/>
                <w:left w:val="none" w:sz="0" w:space="0" w:color="auto"/>
                <w:bottom w:val="none" w:sz="0" w:space="0" w:color="auto"/>
                <w:right w:val="none" w:sz="0" w:space="0" w:color="auto"/>
              </w:divBdr>
            </w:div>
            <w:div w:id="1168860604">
              <w:marLeft w:val="0"/>
              <w:marRight w:val="0"/>
              <w:marTop w:val="0"/>
              <w:marBottom w:val="0"/>
              <w:divBdr>
                <w:top w:val="none" w:sz="0" w:space="0" w:color="auto"/>
                <w:left w:val="none" w:sz="0" w:space="0" w:color="auto"/>
                <w:bottom w:val="none" w:sz="0" w:space="0" w:color="auto"/>
                <w:right w:val="none" w:sz="0" w:space="0" w:color="auto"/>
              </w:divBdr>
            </w:div>
            <w:div w:id="309019167">
              <w:marLeft w:val="0"/>
              <w:marRight w:val="0"/>
              <w:marTop w:val="0"/>
              <w:marBottom w:val="0"/>
              <w:divBdr>
                <w:top w:val="none" w:sz="0" w:space="0" w:color="auto"/>
                <w:left w:val="none" w:sz="0" w:space="0" w:color="auto"/>
                <w:bottom w:val="none" w:sz="0" w:space="0" w:color="auto"/>
                <w:right w:val="none" w:sz="0" w:space="0" w:color="auto"/>
              </w:divBdr>
            </w:div>
            <w:div w:id="1001664678">
              <w:marLeft w:val="0"/>
              <w:marRight w:val="0"/>
              <w:marTop w:val="0"/>
              <w:marBottom w:val="0"/>
              <w:divBdr>
                <w:top w:val="none" w:sz="0" w:space="0" w:color="auto"/>
                <w:left w:val="none" w:sz="0" w:space="0" w:color="auto"/>
                <w:bottom w:val="none" w:sz="0" w:space="0" w:color="auto"/>
                <w:right w:val="none" w:sz="0" w:space="0" w:color="auto"/>
              </w:divBdr>
            </w:div>
            <w:div w:id="1479106446">
              <w:marLeft w:val="0"/>
              <w:marRight w:val="0"/>
              <w:marTop w:val="0"/>
              <w:marBottom w:val="0"/>
              <w:divBdr>
                <w:top w:val="none" w:sz="0" w:space="0" w:color="auto"/>
                <w:left w:val="none" w:sz="0" w:space="0" w:color="auto"/>
                <w:bottom w:val="none" w:sz="0" w:space="0" w:color="auto"/>
                <w:right w:val="none" w:sz="0" w:space="0" w:color="auto"/>
              </w:divBdr>
            </w:div>
            <w:div w:id="2024818994">
              <w:marLeft w:val="0"/>
              <w:marRight w:val="0"/>
              <w:marTop w:val="0"/>
              <w:marBottom w:val="0"/>
              <w:divBdr>
                <w:top w:val="none" w:sz="0" w:space="0" w:color="auto"/>
                <w:left w:val="none" w:sz="0" w:space="0" w:color="auto"/>
                <w:bottom w:val="none" w:sz="0" w:space="0" w:color="auto"/>
                <w:right w:val="none" w:sz="0" w:space="0" w:color="auto"/>
              </w:divBdr>
            </w:div>
            <w:div w:id="744887150">
              <w:marLeft w:val="0"/>
              <w:marRight w:val="0"/>
              <w:marTop w:val="0"/>
              <w:marBottom w:val="0"/>
              <w:divBdr>
                <w:top w:val="none" w:sz="0" w:space="0" w:color="auto"/>
                <w:left w:val="none" w:sz="0" w:space="0" w:color="auto"/>
                <w:bottom w:val="none" w:sz="0" w:space="0" w:color="auto"/>
                <w:right w:val="none" w:sz="0" w:space="0" w:color="auto"/>
              </w:divBdr>
            </w:div>
            <w:div w:id="1930502932">
              <w:marLeft w:val="0"/>
              <w:marRight w:val="0"/>
              <w:marTop w:val="0"/>
              <w:marBottom w:val="0"/>
              <w:divBdr>
                <w:top w:val="none" w:sz="0" w:space="0" w:color="auto"/>
                <w:left w:val="none" w:sz="0" w:space="0" w:color="auto"/>
                <w:bottom w:val="none" w:sz="0" w:space="0" w:color="auto"/>
                <w:right w:val="none" w:sz="0" w:space="0" w:color="auto"/>
              </w:divBdr>
            </w:div>
            <w:div w:id="1186558495">
              <w:marLeft w:val="0"/>
              <w:marRight w:val="0"/>
              <w:marTop w:val="0"/>
              <w:marBottom w:val="0"/>
              <w:divBdr>
                <w:top w:val="none" w:sz="0" w:space="0" w:color="auto"/>
                <w:left w:val="none" w:sz="0" w:space="0" w:color="auto"/>
                <w:bottom w:val="none" w:sz="0" w:space="0" w:color="auto"/>
                <w:right w:val="none" w:sz="0" w:space="0" w:color="auto"/>
              </w:divBdr>
            </w:div>
            <w:div w:id="940723170">
              <w:marLeft w:val="0"/>
              <w:marRight w:val="0"/>
              <w:marTop w:val="0"/>
              <w:marBottom w:val="0"/>
              <w:divBdr>
                <w:top w:val="none" w:sz="0" w:space="0" w:color="auto"/>
                <w:left w:val="none" w:sz="0" w:space="0" w:color="auto"/>
                <w:bottom w:val="none" w:sz="0" w:space="0" w:color="auto"/>
                <w:right w:val="none" w:sz="0" w:space="0" w:color="auto"/>
              </w:divBdr>
            </w:div>
            <w:div w:id="739249939">
              <w:marLeft w:val="0"/>
              <w:marRight w:val="0"/>
              <w:marTop w:val="0"/>
              <w:marBottom w:val="0"/>
              <w:divBdr>
                <w:top w:val="none" w:sz="0" w:space="0" w:color="auto"/>
                <w:left w:val="none" w:sz="0" w:space="0" w:color="auto"/>
                <w:bottom w:val="none" w:sz="0" w:space="0" w:color="auto"/>
                <w:right w:val="none" w:sz="0" w:space="0" w:color="auto"/>
              </w:divBdr>
            </w:div>
            <w:div w:id="1485246008">
              <w:marLeft w:val="0"/>
              <w:marRight w:val="0"/>
              <w:marTop w:val="0"/>
              <w:marBottom w:val="0"/>
              <w:divBdr>
                <w:top w:val="none" w:sz="0" w:space="0" w:color="auto"/>
                <w:left w:val="none" w:sz="0" w:space="0" w:color="auto"/>
                <w:bottom w:val="none" w:sz="0" w:space="0" w:color="auto"/>
                <w:right w:val="none" w:sz="0" w:space="0" w:color="auto"/>
              </w:divBdr>
            </w:div>
            <w:div w:id="7293810">
              <w:marLeft w:val="0"/>
              <w:marRight w:val="0"/>
              <w:marTop w:val="0"/>
              <w:marBottom w:val="0"/>
              <w:divBdr>
                <w:top w:val="none" w:sz="0" w:space="0" w:color="auto"/>
                <w:left w:val="none" w:sz="0" w:space="0" w:color="auto"/>
                <w:bottom w:val="none" w:sz="0" w:space="0" w:color="auto"/>
                <w:right w:val="none" w:sz="0" w:space="0" w:color="auto"/>
              </w:divBdr>
            </w:div>
            <w:div w:id="1899433050">
              <w:marLeft w:val="0"/>
              <w:marRight w:val="0"/>
              <w:marTop w:val="0"/>
              <w:marBottom w:val="0"/>
              <w:divBdr>
                <w:top w:val="none" w:sz="0" w:space="0" w:color="auto"/>
                <w:left w:val="none" w:sz="0" w:space="0" w:color="auto"/>
                <w:bottom w:val="none" w:sz="0" w:space="0" w:color="auto"/>
                <w:right w:val="none" w:sz="0" w:space="0" w:color="auto"/>
              </w:divBdr>
            </w:div>
            <w:div w:id="1821338928">
              <w:marLeft w:val="0"/>
              <w:marRight w:val="0"/>
              <w:marTop w:val="0"/>
              <w:marBottom w:val="0"/>
              <w:divBdr>
                <w:top w:val="none" w:sz="0" w:space="0" w:color="auto"/>
                <w:left w:val="none" w:sz="0" w:space="0" w:color="auto"/>
                <w:bottom w:val="none" w:sz="0" w:space="0" w:color="auto"/>
                <w:right w:val="none" w:sz="0" w:space="0" w:color="auto"/>
              </w:divBdr>
            </w:div>
            <w:div w:id="2112041663">
              <w:marLeft w:val="0"/>
              <w:marRight w:val="0"/>
              <w:marTop w:val="0"/>
              <w:marBottom w:val="0"/>
              <w:divBdr>
                <w:top w:val="none" w:sz="0" w:space="0" w:color="auto"/>
                <w:left w:val="none" w:sz="0" w:space="0" w:color="auto"/>
                <w:bottom w:val="none" w:sz="0" w:space="0" w:color="auto"/>
                <w:right w:val="none" w:sz="0" w:space="0" w:color="auto"/>
              </w:divBdr>
            </w:div>
            <w:div w:id="1457487140">
              <w:marLeft w:val="0"/>
              <w:marRight w:val="0"/>
              <w:marTop w:val="0"/>
              <w:marBottom w:val="0"/>
              <w:divBdr>
                <w:top w:val="none" w:sz="0" w:space="0" w:color="auto"/>
                <w:left w:val="none" w:sz="0" w:space="0" w:color="auto"/>
                <w:bottom w:val="none" w:sz="0" w:space="0" w:color="auto"/>
                <w:right w:val="none" w:sz="0" w:space="0" w:color="auto"/>
              </w:divBdr>
            </w:div>
            <w:div w:id="212547972">
              <w:marLeft w:val="0"/>
              <w:marRight w:val="0"/>
              <w:marTop w:val="0"/>
              <w:marBottom w:val="0"/>
              <w:divBdr>
                <w:top w:val="none" w:sz="0" w:space="0" w:color="auto"/>
                <w:left w:val="none" w:sz="0" w:space="0" w:color="auto"/>
                <w:bottom w:val="none" w:sz="0" w:space="0" w:color="auto"/>
                <w:right w:val="none" w:sz="0" w:space="0" w:color="auto"/>
              </w:divBdr>
            </w:div>
            <w:div w:id="539517357">
              <w:marLeft w:val="0"/>
              <w:marRight w:val="0"/>
              <w:marTop w:val="0"/>
              <w:marBottom w:val="0"/>
              <w:divBdr>
                <w:top w:val="none" w:sz="0" w:space="0" w:color="auto"/>
                <w:left w:val="none" w:sz="0" w:space="0" w:color="auto"/>
                <w:bottom w:val="none" w:sz="0" w:space="0" w:color="auto"/>
                <w:right w:val="none" w:sz="0" w:space="0" w:color="auto"/>
              </w:divBdr>
            </w:div>
            <w:div w:id="1176312041">
              <w:marLeft w:val="0"/>
              <w:marRight w:val="0"/>
              <w:marTop w:val="0"/>
              <w:marBottom w:val="0"/>
              <w:divBdr>
                <w:top w:val="none" w:sz="0" w:space="0" w:color="auto"/>
                <w:left w:val="none" w:sz="0" w:space="0" w:color="auto"/>
                <w:bottom w:val="none" w:sz="0" w:space="0" w:color="auto"/>
                <w:right w:val="none" w:sz="0" w:space="0" w:color="auto"/>
              </w:divBdr>
            </w:div>
            <w:div w:id="690298695">
              <w:marLeft w:val="0"/>
              <w:marRight w:val="0"/>
              <w:marTop w:val="0"/>
              <w:marBottom w:val="0"/>
              <w:divBdr>
                <w:top w:val="none" w:sz="0" w:space="0" w:color="auto"/>
                <w:left w:val="none" w:sz="0" w:space="0" w:color="auto"/>
                <w:bottom w:val="none" w:sz="0" w:space="0" w:color="auto"/>
                <w:right w:val="none" w:sz="0" w:space="0" w:color="auto"/>
              </w:divBdr>
            </w:div>
            <w:div w:id="68963953">
              <w:marLeft w:val="0"/>
              <w:marRight w:val="0"/>
              <w:marTop w:val="0"/>
              <w:marBottom w:val="0"/>
              <w:divBdr>
                <w:top w:val="none" w:sz="0" w:space="0" w:color="auto"/>
                <w:left w:val="none" w:sz="0" w:space="0" w:color="auto"/>
                <w:bottom w:val="none" w:sz="0" w:space="0" w:color="auto"/>
                <w:right w:val="none" w:sz="0" w:space="0" w:color="auto"/>
              </w:divBdr>
            </w:div>
            <w:div w:id="1976373915">
              <w:marLeft w:val="0"/>
              <w:marRight w:val="0"/>
              <w:marTop w:val="0"/>
              <w:marBottom w:val="0"/>
              <w:divBdr>
                <w:top w:val="none" w:sz="0" w:space="0" w:color="auto"/>
                <w:left w:val="none" w:sz="0" w:space="0" w:color="auto"/>
                <w:bottom w:val="none" w:sz="0" w:space="0" w:color="auto"/>
                <w:right w:val="none" w:sz="0" w:space="0" w:color="auto"/>
              </w:divBdr>
            </w:div>
            <w:div w:id="1143427371">
              <w:marLeft w:val="0"/>
              <w:marRight w:val="0"/>
              <w:marTop w:val="0"/>
              <w:marBottom w:val="0"/>
              <w:divBdr>
                <w:top w:val="none" w:sz="0" w:space="0" w:color="auto"/>
                <w:left w:val="none" w:sz="0" w:space="0" w:color="auto"/>
                <w:bottom w:val="none" w:sz="0" w:space="0" w:color="auto"/>
                <w:right w:val="none" w:sz="0" w:space="0" w:color="auto"/>
              </w:divBdr>
            </w:div>
            <w:div w:id="75902643">
              <w:marLeft w:val="0"/>
              <w:marRight w:val="0"/>
              <w:marTop w:val="0"/>
              <w:marBottom w:val="0"/>
              <w:divBdr>
                <w:top w:val="none" w:sz="0" w:space="0" w:color="auto"/>
                <w:left w:val="none" w:sz="0" w:space="0" w:color="auto"/>
                <w:bottom w:val="none" w:sz="0" w:space="0" w:color="auto"/>
                <w:right w:val="none" w:sz="0" w:space="0" w:color="auto"/>
              </w:divBdr>
            </w:div>
            <w:div w:id="640303049">
              <w:marLeft w:val="0"/>
              <w:marRight w:val="0"/>
              <w:marTop w:val="0"/>
              <w:marBottom w:val="0"/>
              <w:divBdr>
                <w:top w:val="none" w:sz="0" w:space="0" w:color="auto"/>
                <w:left w:val="none" w:sz="0" w:space="0" w:color="auto"/>
                <w:bottom w:val="none" w:sz="0" w:space="0" w:color="auto"/>
                <w:right w:val="none" w:sz="0" w:space="0" w:color="auto"/>
              </w:divBdr>
            </w:div>
            <w:div w:id="433018923">
              <w:marLeft w:val="0"/>
              <w:marRight w:val="0"/>
              <w:marTop w:val="0"/>
              <w:marBottom w:val="0"/>
              <w:divBdr>
                <w:top w:val="none" w:sz="0" w:space="0" w:color="auto"/>
                <w:left w:val="none" w:sz="0" w:space="0" w:color="auto"/>
                <w:bottom w:val="none" w:sz="0" w:space="0" w:color="auto"/>
                <w:right w:val="none" w:sz="0" w:space="0" w:color="auto"/>
              </w:divBdr>
            </w:div>
            <w:div w:id="398794831">
              <w:marLeft w:val="0"/>
              <w:marRight w:val="0"/>
              <w:marTop w:val="0"/>
              <w:marBottom w:val="0"/>
              <w:divBdr>
                <w:top w:val="none" w:sz="0" w:space="0" w:color="auto"/>
                <w:left w:val="none" w:sz="0" w:space="0" w:color="auto"/>
                <w:bottom w:val="none" w:sz="0" w:space="0" w:color="auto"/>
                <w:right w:val="none" w:sz="0" w:space="0" w:color="auto"/>
              </w:divBdr>
            </w:div>
            <w:div w:id="21712976">
              <w:marLeft w:val="0"/>
              <w:marRight w:val="0"/>
              <w:marTop w:val="0"/>
              <w:marBottom w:val="0"/>
              <w:divBdr>
                <w:top w:val="none" w:sz="0" w:space="0" w:color="auto"/>
                <w:left w:val="none" w:sz="0" w:space="0" w:color="auto"/>
                <w:bottom w:val="none" w:sz="0" w:space="0" w:color="auto"/>
                <w:right w:val="none" w:sz="0" w:space="0" w:color="auto"/>
              </w:divBdr>
            </w:div>
            <w:div w:id="522205530">
              <w:marLeft w:val="0"/>
              <w:marRight w:val="0"/>
              <w:marTop w:val="0"/>
              <w:marBottom w:val="0"/>
              <w:divBdr>
                <w:top w:val="none" w:sz="0" w:space="0" w:color="auto"/>
                <w:left w:val="none" w:sz="0" w:space="0" w:color="auto"/>
                <w:bottom w:val="none" w:sz="0" w:space="0" w:color="auto"/>
                <w:right w:val="none" w:sz="0" w:space="0" w:color="auto"/>
              </w:divBdr>
            </w:div>
            <w:div w:id="1266694269">
              <w:marLeft w:val="0"/>
              <w:marRight w:val="0"/>
              <w:marTop w:val="0"/>
              <w:marBottom w:val="0"/>
              <w:divBdr>
                <w:top w:val="none" w:sz="0" w:space="0" w:color="auto"/>
                <w:left w:val="none" w:sz="0" w:space="0" w:color="auto"/>
                <w:bottom w:val="none" w:sz="0" w:space="0" w:color="auto"/>
                <w:right w:val="none" w:sz="0" w:space="0" w:color="auto"/>
              </w:divBdr>
            </w:div>
            <w:div w:id="569461050">
              <w:marLeft w:val="0"/>
              <w:marRight w:val="0"/>
              <w:marTop w:val="0"/>
              <w:marBottom w:val="0"/>
              <w:divBdr>
                <w:top w:val="none" w:sz="0" w:space="0" w:color="auto"/>
                <w:left w:val="none" w:sz="0" w:space="0" w:color="auto"/>
                <w:bottom w:val="none" w:sz="0" w:space="0" w:color="auto"/>
                <w:right w:val="none" w:sz="0" w:space="0" w:color="auto"/>
              </w:divBdr>
            </w:div>
            <w:div w:id="1309433354">
              <w:marLeft w:val="0"/>
              <w:marRight w:val="0"/>
              <w:marTop w:val="0"/>
              <w:marBottom w:val="0"/>
              <w:divBdr>
                <w:top w:val="none" w:sz="0" w:space="0" w:color="auto"/>
                <w:left w:val="none" w:sz="0" w:space="0" w:color="auto"/>
                <w:bottom w:val="none" w:sz="0" w:space="0" w:color="auto"/>
                <w:right w:val="none" w:sz="0" w:space="0" w:color="auto"/>
              </w:divBdr>
            </w:div>
            <w:div w:id="1489402382">
              <w:marLeft w:val="0"/>
              <w:marRight w:val="0"/>
              <w:marTop w:val="0"/>
              <w:marBottom w:val="0"/>
              <w:divBdr>
                <w:top w:val="none" w:sz="0" w:space="0" w:color="auto"/>
                <w:left w:val="none" w:sz="0" w:space="0" w:color="auto"/>
                <w:bottom w:val="none" w:sz="0" w:space="0" w:color="auto"/>
                <w:right w:val="none" w:sz="0" w:space="0" w:color="auto"/>
              </w:divBdr>
            </w:div>
            <w:div w:id="500000982">
              <w:marLeft w:val="0"/>
              <w:marRight w:val="0"/>
              <w:marTop w:val="0"/>
              <w:marBottom w:val="0"/>
              <w:divBdr>
                <w:top w:val="none" w:sz="0" w:space="0" w:color="auto"/>
                <w:left w:val="none" w:sz="0" w:space="0" w:color="auto"/>
                <w:bottom w:val="none" w:sz="0" w:space="0" w:color="auto"/>
                <w:right w:val="none" w:sz="0" w:space="0" w:color="auto"/>
              </w:divBdr>
            </w:div>
            <w:div w:id="201213542">
              <w:marLeft w:val="0"/>
              <w:marRight w:val="0"/>
              <w:marTop w:val="0"/>
              <w:marBottom w:val="0"/>
              <w:divBdr>
                <w:top w:val="none" w:sz="0" w:space="0" w:color="auto"/>
                <w:left w:val="none" w:sz="0" w:space="0" w:color="auto"/>
                <w:bottom w:val="none" w:sz="0" w:space="0" w:color="auto"/>
                <w:right w:val="none" w:sz="0" w:space="0" w:color="auto"/>
              </w:divBdr>
            </w:div>
            <w:div w:id="1241410007">
              <w:marLeft w:val="0"/>
              <w:marRight w:val="0"/>
              <w:marTop w:val="0"/>
              <w:marBottom w:val="0"/>
              <w:divBdr>
                <w:top w:val="none" w:sz="0" w:space="0" w:color="auto"/>
                <w:left w:val="none" w:sz="0" w:space="0" w:color="auto"/>
                <w:bottom w:val="none" w:sz="0" w:space="0" w:color="auto"/>
                <w:right w:val="none" w:sz="0" w:space="0" w:color="auto"/>
              </w:divBdr>
            </w:div>
            <w:div w:id="378361025">
              <w:marLeft w:val="0"/>
              <w:marRight w:val="0"/>
              <w:marTop w:val="0"/>
              <w:marBottom w:val="0"/>
              <w:divBdr>
                <w:top w:val="none" w:sz="0" w:space="0" w:color="auto"/>
                <w:left w:val="none" w:sz="0" w:space="0" w:color="auto"/>
                <w:bottom w:val="none" w:sz="0" w:space="0" w:color="auto"/>
                <w:right w:val="none" w:sz="0" w:space="0" w:color="auto"/>
              </w:divBdr>
            </w:div>
            <w:div w:id="236790974">
              <w:marLeft w:val="0"/>
              <w:marRight w:val="0"/>
              <w:marTop w:val="0"/>
              <w:marBottom w:val="0"/>
              <w:divBdr>
                <w:top w:val="none" w:sz="0" w:space="0" w:color="auto"/>
                <w:left w:val="none" w:sz="0" w:space="0" w:color="auto"/>
                <w:bottom w:val="none" w:sz="0" w:space="0" w:color="auto"/>
                <w:right w:val="none" w:sz="0" w:space="0" w:color="auto"/>
              </w:divBdr>
            </w:div>
            <w:div w:id="440417256">
              <w:marLeft w:val="0"/>
              <w:marRight w:val="0"/>
              <w:marTop w:val="0"/>
              <w:marBottom w:val="0"/>
              <w:divBdr>
                <w:top w:val="none" w:sz="0" w:space="0" w:color="auto"/>
                <w:left w:val="none" w:sz="0" w:space="0" w:color="auto"/>
                <w:bottom w:val="none" w:sz="0" w:space="0" w:color="auto"/>
                <w:right w:val="none" w:sz="0" w:space="0" w:color="auto"/>
              </w:divBdr>
            </w:div>
            <w:div w:id="1296982011">
              <w:marLeft w:val="0"/>
              <w:marRight w:val="0"/>
              <w:marTop w:val="0"/>
              <w:marBottom w:val="0"/>
              <w:divBdr>
                <w:top w:val="none" w:sz="0" w:space="0" w:color="auto"/>
                <w:left w:val="none" w:sz="0" w:space="0" w:color="auto"/>
                <w:bottom w:val="none" w:sz="0" w:space="0" w:color="auto"/>
                <w:right w:val="none" w:sz="0" w:space="0" w:color="auto"/>
              </w:divBdr>
            </w:div>
            <w:div w:id="1111628351">
              <w:marLeft w:val="0"/>
              <w:marRight w:val="0"/>
              <w:marTop w:val="0"/>
              <w:marBottom w:val="0"/>
              <w:divBdr>
                <w:top w:val="none" w:sz="0" w:space="0" w:color="auto"/>
                <w:left w:val="none" w:sz="0" w:space="0" w:color="auto"/>
                <w:bottom w:val="none" w:sz="0" w:space="0" w:color="auto"/>
                <w:right w:val="none" w:sz="0" w:space="0" w:color="auto"/>
              </w:divBdr>
            </w:div>
            <w:div w:id="1729111672">
              <w:marLeft w:val="0"/>
              <w:marRight w:val="0"/>
              <w:marTop w:val="0"/>
              <w:marBottom w:val="0"/>
              <w:divBdr>
                <w:top w:val="none" w:sz="0" w:space="0" w:color="auto"/>
                <w:left w:val="none" w:sz="0" w:space="0" w:color="auto"/>
                <w:bottom w:val="none" w:sz="0" w:space="0" w:color="auto"/>
                <w:right w:val="none" w:sz="0" w:space="0" w:color="auto"/>
              </w:divBdr>
            </w:div>
            <w:div w:id="1546720255">
              <w:marLeft w:val="0"/>
              <w:marRight w:val="0"/>
              <w:marTop w:val="0"/>
              <w:marBottom w:val="0"/>
              <w:divBdr>
                <w:top w:val="none" w:sz="0" w:space="0" w:color="auto"/>
                <w:left w:val="none" w:sz="0" w:space="0" w:color="auto"/>
                <w:bottom w:val="none" w:sz="0" w:space="0" w:color="auto"/>
                <w:right w:val="none" w:sz="0" w:space="0" w:color="auto"/>
              </w:divBdr>
            </w:div>
            <w:div w:id="56538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445598">
      <w:bodyDiv w:val="1"/>
      <w:marLeft w:val="0"/>
      <w:marRight w:val="0"/>
      <w:marTop w:val="0"/>
      <w:marBottom w:val="0"/>
      <w:divBdr>
        <w:top w:val="none" w:sz="0" w:space="0" w:color="auto"/>
        <w:left w:val="none" w:sz="0" w:space="0" w:color="auto"/>
        <w:bottom w:val="none" w:sz="0" w:space="0" w:color="auto"/>
        <w:right w:val="none" w:sz="0" w:space="0" w:color="auto"/>
      </w:divBdr>
      <w:divsChild>
        <w:div w:id="577128956">
          <w:marLeft w:val="0"/>
          <w:marRight w:val="0"/>
          <w:marTop w:val="0"/>
          <w:marBottom w:val="0"/>
          <w:divBdr>
            <w:top w:val="none" w:sz="0" w:space="0" w:color="auto"/>
            <w:left w:val="none" w:sz="0" w:space="0" w:color="auto"/>
            <w:bottom w:val="none" w:sz="0" w:space="0" w:color="auto"/>
            <w:right w:val="none" w:sz="0" w:space="0" w:color="auto"/>
          </w:divBdr>
        </w:div>
      </w:divsChild>
    </w:div>
    <w:div w:id="1994597427">
      <w:bodyDiv w:val="1"/>
      <w:marLeft w:val="0"/>
      <w:marRight w:val="0"/>
      <w:marTop w:val="0"/>
      <w:marBottom w:val="0"/>
      <w:divBdr>
        <w:top w:val="none" w:sz="0" w:space="0" w:color="auto"/>
        <w:left w:val="none" w:sz="0" w:space="0" w:color="auto"/>
        <w:bottom w:val="none" w:sz="0" w:space="0" w:color="auto"/>
        <w:right w:val="none" w:sz="0" w:space="0" w:color="auto"/>
      </w:divBdr>
      <w:divsChild>
        <w:div w:id="1672564141">
          <w:marLeft w:val="0"/>
          <w:marRight w:val="0"/>
          <w:marTop w:val="0"/>
          <w:marBottom w:val="0"/>
          <w:divBdr>
            <w:top w:val="none" w:sz="0" w:space="0" w:color="auto"/>
            <w:left w:val="none" w:sz="0" w:space="0" w:color="auto"/>
            <w:bottom w:val="none" w:sz="0" w:space="0" w:color="auto"/>
            <w:right w:val="none" w:sz="0" w:space="0" w:color="auto"/>
          </w:divBdr>
        </w:div>
        <w:div w:id="354354045">
          <w:marLeft w:val="0"/>
          <w:marRight w:val="0"/>
          <w:marTop w:val="0"/>
          <w:marBottom w:val="0"/>
          <w:divBdr>
            <w:top w:val="none" w:sz="0" w:space="0" w:color="auto"/>
            <w:left w:val="none" w:sz="0" w:space="0" w:color="auto"/>
            <w:bottom w:val="none" w:sz="0" w:space="0" w:color="auto"/>
            <w:right w:val="none" w:sz="0" w:space="0" w:color="auto"/>
          </w:divBdr>
        </w:div>
        <w:div w:id="1818721593">
          <w:marLeft w:val="0"/>
          <w:marRight w:val="0"/>
          <w:marTop w:val="0"/>
          <w:marBottom w:val="0"/>
          <w:divBdr>
            <w:top w:val="none" w:sz="0" w:space="0" w:color="auto"/>
            <w:left w:val="none" w:sz="0" w:space="0" w:color="auto"/>
            <w:bottom w:val="none" w:sz="0" w:space="0" w:color="auto"/>
            <w:right w:val="none" w:sz="0" w:space="0" w:color="auto"/>
          </w:divBdr>
        </w:div>
        <w:div w:id="259917073">
          <w:marLeft w:val="0"/>
          <w:marRight w:val="0"/>
          <w:marTop w:val="0"/>
          <w:marBottom w:val="0"/>
          <w:divBdr>
            <w:top w:val="none" w:sz="0" w:space="0" w:color="auto"/>
            <w:left w:val="none" w:sz="0" w:space="0" w:color="auto"/>
            <w:bottom w:val="none" w:sz="0" w:space="0" w:color="auto"/>
            <w:right w:val="none" w:sz="0" w:space="0" w:color="auto"/>
          </w:divBdr>
        </w:div>
        <w:div w:id="1965766012">
          <w:marLeft w:val="0"/>
          <w:marRight w:val="0"/>
          <w:marTop w:val="0"/>
          <w:marBottom w:val="0"/>
          <w:divBdr>
            <w:top w:val="none" w:sz="0" w:space="0" w:color="auto"/>
            <w:left w:val="none" w:sz="0" w:space="0" w:color="auto"/>
            <w:bottom w:val="none" w:sz="0" w:space="0" w:color="auto"/>
            <w:right w:val="none" w:sz="0" w:space="0" w:color="auto"/>
          </w:divBdr>
        </w:div>
      </w:divsChild>
    </w:div>
    <w:div w:id="1995596979">
      <w:bodyDiv w:val="1"/>
      <w:marLeft w:val="0"/>
      <w:marRight w:val="0"/>
      <w:marTop w:val="0"/>
      <w:marBottom w:val="0"/>
      <w:divBdr>
        <w:top w:val="none" w:sz="0" w:space="0" w:color="auto"/>
        <w:left w:val="none" w:sz="0" w:space="0" w:color="auto"/>
        <w:bottom w:val="none" w:sz="0" w:space="0" w:color="auto"/>
        <w:right w:val="none" w:sz="0" w:space="0" w:color="auto"/>
      </w:divBdr>
    </w:div>
    <w:div w:id="1998410774">
      <w:bodyDiv w:val="1"/>
      <w:marLeft w:val="0"/>
      <w:marRight w:val="0"/>
      <w:marTop w:val="0"/>
      <w:marBottom w:val="0"/>
      <w:divBdr>
        <w:top w:val="none" w:sz="0" w:space="0" w:color="auto"/>
        <w:left w:val="none" w:sz="0" w:space="0" w:color="auto"/>
        <w:bottom w:val="none" w:sz="0" w:space="0" w:color="auto"/>
        <w:right w:val="none" w:sz="0" w:space="0" w:color="auto"/>
      </w:divBdr>
      <w:divsChild>
        <w:div w:id="494997064">
          <w:marLeft w:val="0"/>
          <w:marRight w:val="0"/>
          <w:marTop w:val="0"/>
          <w:marBottom w:val="0"/>
          <w:divBdr>
            <w:top w:val="none" w:sz="0" w:space="0" w:color="auto"/>
            <w:left w:val="none" w:sz="0" w:space="0" w:color="auto"/>
            <w:bottom w:val="none" w:sz="0" w:space="0" w:color="auto"/>
            <w:right w:val="none" w:sz="0" w:space="0" w:color="auto"/>
          </w:divBdr>
        </w:div>
      </w:divsChild>
    </w:div>
    <w:div w:id="2002660403">
      <w:bodyDiv w:val="1"/>
      <w:marLeft w:val="0"/>
      <w:marRight w:val="0"/>
      <w:marTop w:val="0"/>
      <w:marBottom w:val="0"/>
      <w:divBdr>
        <w:top w:val="none" w:sz="0" w:space="0" w:color="auto"/>
        <w:left w:val="none" w:sz="0" w:space="0" w:color="auto"/>
        <w:bottom w:val="none" w:sz="0" w:space="0" w:color="auto"/>
        <w:right w:val="none" w:sz="0" w:space="0" w:color="auto"/>
      </w:divBdr>
      <w:divsChild>
        <w:div w:id="1041975864">
          <w:marLeft w:val="0"/>
          <w:marRight w:val="0"/>
          <w:marTop w:val="0"/>
          <w:marBottom w:val="0"/>
          <w:divBdr>
            <w:top w:val="none" w:sz="0" w:space="0" w:color="auto"/>
            <w:left w:val="none" w:sz="0" w:space="0" w:color="auto"/>
            <w:bottom w:val="none" w:sz="0" w:space="0" w:color="auto"/>
            <w:right w:val="none" w:sz="0" w:space="0" w:color="auto"/>
          </w:divBdr>
        </w:div>
      </w:divsChild>
    </w:div>
    <w:div w:id="2003240559">
      <w:bodyDiv w:val="1"/>
      <w:marLeft w:val="0"/>
      <w:marRight w:val="0"/>
      <w:marTop w:val="0"/>
      <w:marBottom w:val="0"/>
      <w:divBdr>
        <w:top w:val="none" w:sz="0" w:space="0" w:color="auto"/>
        <w:left w:val="none" w:sz="0" w:space="0" w:color="auto"/>
        <w:bottom w:val="none" w:sz="0" w:space="0" w:color="auto"/>
        <w:right w:val="none" w:sz="0" w:space="0" w:color="auto"/>
      </w:divBdr>
      <w:divsChild>
        <w:div w:id="1159732826">
          <w:marLeft w:val="0"/>
          <w:marRight w:val="0"/>
          <w:marTop w:val="0"/>
          <w:marBottom w:val="0"/>
          <w:divBdr>
            <w:top w:val="none" w:sz="0" w:space="0" w:color="auto"/>
            <w:left w:val="none" w:sz="0" w:space="0" w:color="auto"/>
            <w:bottom w:val="none" w:sz="0" w:space="0" w:color="auto"/>
            <w:right w:val="none" w:sz="0" w:space="0" w:color="auto"/>
          </w:divBdr>
        </w:div>
      </w:divsChild>
    </w:div>
    <w:div w:id="2006545448">
      <w:bodyDiv w:val="1"/>
      <w:marLeft w:val="0"/>
      <w:marRight w:val="0"/>
      <w:marTop w:val="0"/>
      <w:marBottom w:val="0"/>
      <w:divBdr>
        <w:top w:val="none" w:sz="0" w:space="0" w:color="auto"/>
        <w:left w:val="none" w:sz="0" w:space="0" w:color="auto"/>
        <w:bottom w:val="none" w:sz="0" w:space="0" w:color="auto"/>
        <w:right w:val="none" w:sz="0" w:space="0" w:color="auto"/>
      </w:divBdr>
      <w:divsChild>
        <w:div w:id="1482307868">
          <w:marLeft w:val="0"/>
          <w:marRight w:val="0"/>
          <w:marTop w:val="0"/>
          <w:marBottom w:val="0"/>
          <w:divBdr>
            <w:top w:val="none" w:sz="0" w:space="0" w:color="auto"/>
            <w:left w:val="none" w:sz="0" w:space="0" w:color="auto"/>
            <w:bottom w:val="none" w:sz="0" w:space="0" w:color="auto"/>
            <w:right w:val="none" w:sz="0" w:space="0" w:color="auto"/>
          </w:divBdr>
        </w:div>
        <w:div w:id="1886983959">
          <w:marLeft w:val="0"/>
          <w:marRight w:val="0"/>
          <w:marTop w:val="0"/>
          <w:marBottom w:val="0"/>
          <w:divBdr>
            <w:top w:val="none" w:sz="0" w:space="0" w:color="auto"/>
            <w:left w:val="none" w:sz="0" w:space="0" w:color="auto"/>
            <w:bottom w:val="none" w:sz="0" w:space="0" w:color="auto"/>
            <w:right w:val="none" w:sz="0" w:space="0" w:color="auto"/>
          </w:divBdr>
        </w:div>
        <w:div w:id="1440952918">
          <w:marLeft w:val="0"/>
          <w:marRight w:val="0"/>
          <w:marTop w:val="0"/>
          <w:marBottom w:val="0"/>
          <w:divBdr>
            <w:top w:val="none" w:sz="0" w:space="0" w:color="auto"/>
            <w:left w:val="none" w:sz="0" w:space="0" w:color="auto"/>
            <w:bottom w:val="none" w:sz="0" w:space="0" w:color="auto"/>
            <w:right w:val="none" w:sz="0" w:space="0" w:color="auto"/>
          </w:divBdr>
        </w:div>
        <w:div w:id="557088326">
          <w:marLeft w:val="0"/>
          <w:marRight w:val="0"/>
          <w:marTop w:val="0"/>
          <w:marBottom w:val="0"/>
          <w:divBdr>
            <w:top w:val="none" w:sz="0" w:space="0" w:color="auto"/>
            <w:left w:val="none" w:sz="0" w:space="0" w:color="auto"/>
            <w:bottom w:val="none" w:sz="0" w:space="0" w:color="auto"/>
            <w:right w:val="none" w:sz="0" w:space="0" w:color="auto"/>
          </w:divBdr>
        </w:div>
        <w:div w:id="1787577406">
          <w:marLeft w:val="0"/>
          <w:marRight w:val="0"/>
          <w:marTop w:val="0"/>
          <w:marBottom w:val="0"/>
          <w:divBdr>
            <w:top w:val="none" w:sz="0" w:space="0" w:color="auto"/>
            <w:left w:val="none" w:sz="0" w:space="0" w:color="auto"/>
            <w:bottom w:val="none" w:sz="0" w:space="0" w:color="auto"/>
            <w:right w:val="none" w:sz="0" w:space="0" w:color="auto"/>
          </w:divBdr>
        </w:div>
        <w:div w:id="441342593">
          <w:marLeft w:val="0"/>
          <w:marRight w:val="0"/>
          <w:marTop w:val="0"/>
          <w:marBottom w:val="0"/>
          <w:divBdr>
            <w:top w:val="none" w:sz="0" w:space="0" w:color="auto"/>
            <w:left w:val="none" w:sz="0" w:space="0" w:color="auto"/>
            <w:bottom w:val="none" w:sz="0" w:space="0" w:color="auto"/>
            <w:right w:val="none" w:sz="0" w:space="0" w:color="auto"/>
          </w:divBdr>
        </w:div>
        <w:div w:id="998001396">
          <w:marLeft w:val="0"/>
          <w:marRight w:val="0"/>
          <w:marTop w:val="0"/>
          <w:marBottom w:val="0"/>
          <w:divBdr>
            <w:top w:val="none" w:sz="0" w:space="0" w:color="auto"/>
            <w:left w:val="none" w:sz="0" w:space="0" w:color="auto"/>
            <w:bottom w:val="none" w:sz="0" w:space="0" w:color="auto"/>
            <w:right w:val="none" w:sz="0" w:space="0" w:color="auto"/>
          </w:divBdr>
        </w:div>
        <w:div w:id="325863556">
          <w:marLeft w:val="0"/>
          <w:marRight w:val="0"/>
          <w:marTop w:val="0"/>
          <w:marBottom w:val="0"/>
          <w:divBdr>
            <w:top w:val="none" w:sz="0" w:space="0" w:color="auto"/>
            <w:left w:val="none" w:sz="0" w:space="0" w:color="auto"/>
            <w:bottom w:val="none" w:sz="0" w:space="0" w:color="auto"/>
            <w:right w:val="none" w:sz="0" w:space="0" w:color="auto"/>
          </w:divBdr>
        </w:div>
        <w:div w:id="286010190">
          <w:marLeft w:val="0"/>
          <w:marRight w:val="0"/>
          <w:marTop w:val="0"/>
          <w:marBottom w:val="0"/>
          <w:divBdr>
            <w:top w:val="none" w:sz="0" w:space="0" w:color="auto"/>
            <w:left w:val="none" w:sz="0" w:space="0" w:color="auto"/>
            <w:bottom w:val="none" w:sz="0" w:space="0" w:color="auto"/>
            <w:right w:val="none" w:sz="0" w:space="0" w:color="auto"/>
          </w:divBdr>
        </w:div>
        <w:div w:id="1683820972">
          <w:marLeft w:val="0"/>
          <w:marRight w:val="0"/>
          <w:marTop w:val="0"/>
          <w:marBottom w:val="0"/>
          <w:divBdr>
            <w:top w:val="none" w:sz="0" w:space="0" w:color="auto"/>
            <w:left w:val="none" w:sz="0" w:space="0" w:color="auto"/>
            <w:bottom w:val="none" w:sz="0" w:space="0" w:color="auto"/>
            <w:right w:val="none" w:sz="0" w:space="0" w:color="auto"/>
          </w:divBdr>
        </w:div>
        <w:div w:id="202332139">
          <w:marLeft w:val="0"/>
          <w:marRight w:val="0"/>
          <w:marTop w:val="0"/>
          <w:marBottom w:val="0"/>
          <w:divBdr>
            <w:top w:val="none" w:sz="0" w:space="0" w:color="auto"/>
            <w:left w:val="none" w:sz="0" w:space="0" w:color="auto"/>
            <w:bottom w:val="none" w:sz="0" w:space="0" w:color="auto"/>
            <w:right w:val="none" w:sz="0" w:space="0" w:color="auto"/>
          </w:divBdr>
        </w:div>
      </w:divsChild>
    </w:div>
    <w:div w:id="2008439870">
      <w:bodyDiv w:val="1"/>
      <w:marLeft w:val="0"/>
      <w:marRight w:val="0"/>
      <w:marTop w:val="0"/>
      <w:marBottom w:val="0"/>
      <w:divBdr>
        <w:top w:val="none" w:sz="0" w:space="0" w:color="auto"/>
        <w:left w:val="none" w:sz="0" w:space="0" w:color="auto"/>
        <w:bottom w:val="none" w:sz="0" w:space="0" w:color="auto"/>
        <w:right w:val="none" w:sz="0" w:space="0" w:color="auto"/>
      </w:divBdr>
      <w:divsChild>
        <w:div w:id="1105923261">
          <w:marLeft w:val="0"/>
          <w:marRight w:val="0"/>
          <w:marTop w:val="0"/>
          <w:marBottom w:val="0"/>
          <w:divBdr>
            <w:top w:val="none" w:sz="0" w:space="0" w:color="auto"/>
            <w:left w:val="none" w:sz="0" w:space="0" w:color="auto"/>
            <w:bottom w:val="none" w:sz="0" w:space="0" w:color="auto"/>
            <w:right w:val="none" w:sz="0" w:space="0" w:color="auto"/>
          </w:divBdr>
        </w:div>
        <w:div w:id="1004166205">
          <w:marLeft w:val="0"/>
          <w:marRight w:val="0"/>
          <w:marTop w:val="0"/>
          <w:marBottom w:val="0"/>
          <w:divBdr>
            <w:top w:val="none" w:sz="0" w:space="0" w:color="auto"/>
            <w:left w:val="none" w:sz="0" w:space="0" w:color="auto"/>
            <w:bottom w:val="none" w:sz="0" w:space="0" w:color="auto"/>
            <w:right w:val="none" w:sz="0" w:space="0" w:color="auto"/>
          </w:divBdr>
        </w:div>
        <w:div w:id="847208786">
          <w:marLeft w:val="0"/>
          <w:marRight w:val="0"/>
          <w:marTop w:val="0"/>
          <w:marBottom w:val="0"/>
          <w:divBdr>
            <w:top w:val="none" w:sz="0" w:space="0" w:color="auto"/>
            <w:left w:val="none" w:sz="0" w:space="0" w:color="auto"/>
            <w:bottom w:val="none" w:sz="0" w:space="0" w:color="auto"/>
            <w:right w:val="none" w:sz="0" w:space="0" w:color="auto"/>
          </w:divBdr>
        </w:div>
        <w:div w:id="552157813">
          <w:marLeft w:val="0"/>
          <w:marRight w:val="0"/>
          <w:marTop w:val="0"/>
          <w:marBottom w:val="0"/>
          <w:divBdr>
            <w:top w:val="none" w:sz="0" w:space="0" w:color="auto"/>
            <w:left w:val="none" w:sz="0" w:space="0" w:color="auto"/>
            <w:bottom w:val="none" w:sz="0" w:space="0" w:color="auto"/>
            <w:right w:val="none" w:sz="0" w:space="0" w:color="auto"/>
          </w:divBdr>
        </w:div>
        <w:div w:id="563875301">
          <w:marLeft w:val="0"/>
          <w:marRight w:val="0"/>
          <w:marTop w:val="0"/>
          <w:marBottom w:val="0"/>
          <w:divBdr>
            <w:top w:val="none" w:sz="0" w:space="0" w:color="auto"/>
            <w:left w:val="none" w:sz="0" w:space="0" w:color="auto"/>
            <w:bottom w:val="none" w:sz="0" w:space="0" w:color="auto"/>
            <w:right w:val="none" w:sz="0" w:space="0" w:color="auto"/>
          </w:divBdr>
        </w:div>
        <w:div w:id="513611547">
          <w:marLeft w:val="0"/>
          <w:marRight w:val="0"/>
          <w:marTop w:val="0"/>
          <w:marBottom w:val="0"/>
          <w:divBdr>
            <w:top w:val="none" w:sz="0" w:space="0" w:color="auto"/>
            <w:left w:val="none" w:sz="0" w:space="0" w:color="auto"/>
            <w:bottom w:val="none" w:sz="0" w:space="0" w:color="auto"/>
            <w:right w:val="none" w:sz="0" w:space="0" w:color="auto"/>
          </w:divBdr>
        </w:div>
        <w:div w:id="1825465648">
          <w:marLeft w:val="0"/>
          <w:marRight w:val="0"/>
          <w:marTop w:val="0"/>
          <w:marBottom w:val="0"/>
          <w:divBdr>
            <w:top w:val="none" w:sz="0" w:space="0" w:color="auto"/>
            <w:left w:val="none" w:sz="0" w:space="0" w:color="auto"/>
            <w:bottom w:val="none" w:sz="0" w:space="0" w:color="auto"/>
            <w:right w:val="none" w:sz="0" w:space="0" w:color="auto"/>
          </w:divBdr>
        </w:div>
      </w:divsChild>
    </w:div>
    <w:div w:id="2012218474">
      <w:bodyDiv w:val="1"/>
      <w:marLeft w:val="0"/>
      <w:marRight w:val="0"/>
      <w:marTop w:val="0"/>
      <w:marBottom w:val="0"/>
      <w:divBdr>
        <w:top w:val="none" w:sz="0" w:space="0" w:color="auto"/>
        <w:left w:val="none" w:sz="0" w:space="0" w:color="auto"/>
        <w:bottom w:val="none" w:sz="0" w:space="0" w:color="auto"/>
        <w:right w:val="none" w:sz="0" w:space="0" w:color="auto"/>
      </w:divBdr>
      <w:divsChild>
        <w:div w:id="29036250">
          <w:marLeft w:val="0"/>
          <w:marRight w:val="0"/>
          <w:marTop w:val="0"/>
          <w:marBottom w:val="0"/>
          <w:divBdr>
            <w:top w:val="none" w:sz="0" w:space="0" w:color="auto"/>
            <w:left w:val="none" w:sz="0" w:space="0" w:color="auto"/>
            <w:bottom w:val="none" w:sz="0" w:space="0" w:color="auto"/>
            <w:right w:val="none" w:sz="0" w:space="0" w:color="auto"/>
          </w:divBdr>
        </w:div>
        <w:div w:id="1328363190">
          <w:marLeft w:val="0"/>
          <w:marRight w:val="0"/>
          <w:marTop w:val="0"/>
          <w:marBottom w:val="0"/>
          <w:divBdr>
            <w:top w:val="none" w:sz="0" w:space="0" w:color="auto"/>
            <w:left w:val="none" w:sz="0" w:space="0" w:color="auto"/>
            <w:bottom w:val="none" w:sz="0" w:space="0" w:color="auto"/>
            <w:right w:val="none" w:sz="0" w:space="0" w:color="auto"/>
          </w:divBdr>
        </w:div>
        <w:div w:id="214119796">
          <w:marLeft w:val="0"/>
          <w:marRight w:val="0"/>
          <w:marTop w:val="0"/>
          <w:marBottom w:val="0"/>
          <w:divBdr>
            <w:top w:val="none" w:sz="0" w:space="0" w:color="auto"/>
            <w:left w:val="none" w:sz="0" w:space="0" w:color="auto"/>
            <w:bottom w:val="none" w:sz="0" w:space="0" w:color="auto"/>
            <w:right w:val="none" w:sz="0" w:space="0" w:color="auto"/>
          </w:divBdr>
        </w:div>
        <w:div w:id="1139154902">
          <w:marLeft w:val="0"/>
          <w:marRight w:val="0"/>
          <w:marTop w:val="0"/>
          <w:marBottom w:val="0"/>
          <w:divBdr>
            <w:top w:val="none" w:sz="0" w:space="0" w:color="auto"/>
            <w:left w:val="none" w:sz="0" w:space="0" w:color="auto"/>
            <w:bottom w:val="none" w:sz="0" w:space="0" w:color="auto"/>
            <w:right w:val="none" w:sz="0" w:space="0" w:color="auto"/>
          </w:divBdr>
        </w:div>
        <w:div w:id="1549800661">
          <w:marLeft w:val="0"/>
          <w:marRight w:val="0"/>
          <w:marTop w:val="0"/>
          <w:marBottom w:val="0"/>
          <w:divBdr>
            <w:top w:val="none" w:sz="0" w:space="0" w:color="auto"/>
            <w:left w:val="none" w:sz="0" w:space="0" w:color="auto"/>
            <w:bottom w:val="none" w:sz="0" w:space="0" w:color="auto"/>
            <w:right w:val="none" w:sz="0" w:space="0" w:color="auto"/>
          </w:divBdr>
        </w:div>
        <w:div w:id="833761838">
          <w:marLeft w:val="0"/>
          <w:marRight w:val="0"/>
          <w:marTop w:val="0"/>
          <w:marBottom w:val="0"/>
          <w:divBdr>
            <w:top w:val="none" w:sz="0" w:space="0" w:color="auto"/>
            <w:left w:val="none" w:sz="0" w:space="0" w:color="auto"/>
            <w:bottom w:val="none" w:sz="0" w:space="0" w:color="auto"/>
            <w:right w:val="none" w:sz="0" w:space="0" w:color="auto"/>
          </w:divBdr>
        </w:div>
        <w:div w:id="565189432">
          <w:marLeft w:val="0"/>
          <w:marRight w:val="0"/>
          <w:marTop w:val="0"/>
          <w:marBottom w:val="0"/>
          <w:divBdr>
            <w:top w:val="none" w:sz="0" w:space="0" w:color="auto"/>
            <w:left w:val="none" w:sz="0" w:space="0" w:color="auto"/>
            <w:bottom w:val="none" w:sz="0" w:space="0" w:color="auto"/>
            <w:right w:val="none" w:sz="0" w:space="0" w:color="auto"/>
          </w:divBdr>
        </w:div>
        <w:div w:id="1257399079">
          <w:marLeft w:val="0"/>
          <w:marRight w:val="0"/>
          <w:marTop w:val="0"/>
          <w:marBottom w:val="0"/>
          <w:divBdr>
            <w:top w:val="none" w:sz="0" w:space="0" w:color="auto"/>
            <w:left w:val="none" w:sz="0" w:space="0" w:color="auto"/>
            <w:bottom w:val="none" w:sz="0" w:space="0" w:color="auto"/>
            <w:right w:val="none" w:sz="0" w:space="0" w:color="auto"/>
          </w:divBdr>
        </w:div>
        <w:div w:id="1864780350">
          <w:marLeft w:val="0"/>
          <w:marRight w:val="0"/>
          <w:marTop w:val="0"/>
          <w:marBottom w:val="0"/>
          <w:divBdr>
            <w:top w:val="none" w:sz="0" w:space="0" w:color="auto"/>
            <w:left w:val="none" w:sz="0" w:space="0" w:color="auto"/>
            <w:bottom w:val="none" w:sz="0" w:space="0" w:color="auto"/>
            <w:right w:val="none" w:sz="0" w:space="0" w:color="auto"/>
          </w:divBdr>
        </w:div>
        <w:div w:id="1361542708">
          <w:marLeft w:val="0"/>
          <w:marRight w:val="0"/>
          <w:marTop w:val="0"/>
          <w:marBottom w:val="0"/>
          <w:divBdr>
            <w:top w:val="none" w:sz="0" w:space="0" w:color="auto"/>
            <w:left w:val="none" w:sz="0" w:space="0" w:color="auto"/>
            <w:bottom w:val="none" w:sz="0" w:space="0" w:color="auto"/>
            <w:right w:val="none" w:sz="0" w:space="0" w:color="auto"/>
          </w:divBdr>
        </w:div>
        <w:div w:id="1138301506">
          <w:marLeft w:val="0"/>
          <w:marRight w:val="0"/>
          <w:marTop w:val="0"/>
          <w:marBottom w:val="0"/>
          <w:divBdr>
            <w:top w:val="none" w:sz="0" w:space="0" w:color="auto"/>
            <w:left w:val="none" w:sz="0" w:space="0" w:color="auto"/>
            <w:bottom w:val="none" w:sz="0" w:space="0" w:color="auto"/>
            <w:right w:val="none" w:sz="0" w:space="0" w:color="auto"/>
          </w:divBdr>
        </w:div>
      </w:divsChild>
    </w:div>
    <w:div w:id="2013946907">
      <w:bodyDiv w:val="1"/>
      <w:marLeft w:val="0"/>
      <w:marRight w:val="0"/>
      <w:marTop w:val="0"/>
      <w:marBottom w:val="0"/>
      <w:divBdr>
        <w:top w:val="none" w:sz="0" w:space="0" w:color="auto"/>
        <w:left w:val="none" w:sz="0" w:space="0" w:color="auto"/>
        <w:bottom w:val="none" w:sz="0" w:space="0" w:color="auto"/>
        <w:right w:val="none" w:sz="0" w:space="0" w:color="auto"/>
      </w:divBdr>
      <w:divsChild>
        <w:div w:id="315885858">
          <w:marLeft w:val="0"/>
          <w:marRight w:val="0"/>
          <w:marTop w:val="0"/>
          <w:marBottom w:val="0"/>
          <w:divBdr>
            <w:top w:val="none" w:sz="0" w:space="0" w:color="auto"/>
            <w:left w:val="none" w:sz="0" w:space="0" w:color="auto"/>
            <w:bottom w:val="none" w:sz="0" w:space="0" w:color="auto"/>
            <w:right w:val="none" w:sz="0" w:space="0" w:color="auto"/>
          </w:divBdr>
        </w:div>
      </w:divsChild>
    </w:div>
    <w:div w:id="2014339051">
      <w:bodyDiv w:val="1"/>
      <w:marLeft w:val="0"/>
      <w:marRight w:val="0"/>
      <w:marTop w:val="0"/>
      <w:marBottom w:val="0"/>
      <w:divBdr>
        <w:top w:val="none" w:sz="0" w:space="0" w:color="auto"/>
        <w:left w:val="none" w:sz="0" w:space="0" w:color="auto"/>
        <w:bottom w:val="none" w:sz="0" w:space="0" w:color="auto"/>
        <w:right w:val="none" w:sz="0" w:space="0" w:color="auto"/>
      </w:divBdr>
      <w:divsChild>
        <w:div w:id="262418452">
          <w:marLeft w:val="0"/>
          <w:marRight w:val="0"/>
          <w:marTop w:val="0"/>
          <w:marBottom w:val="0"/>
          <w:divBdr>
            <w:top w:val="none" w:sz="0" w:space="0" w:color="auto"/>
            <w:left w:val="none" w:sz="0" w:space="0" w:color="auto"/>
            <w:bottom w:val="none" w:sz="0" w:space="0" w:color="auto"/>
            <w:right w:val="none" w:sz="0" w:space="0" w:color="auto"/>
          </w:divBdr>
          <w:divsChild>
            <w:div w:id="1439713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015911026">
      <w:bodyDiv w:val="1"/>
      <w:marLeft w:val="0"/>
      <w:marRight w:val="0"/>
      <w:marTop w:val="0"/>
      <w:marBottom w:val="0"/>
      <w:divBdr>
        <w:top w:val="none" w:sz="0" w:space="0" w:color="auto"/>
        <w:left w:val="none" w:sz="0" w:space="0" w:color="auto"/>
        <w:bottom w:val="none" w:sz="0" w:space="0" w:color="auto"/>
        <w:right w:val="none" w:sz="0" w:space="0" w:color="auto"/>
      </w:divBdr>
    </w:div>
    <w:div w:id="2025395921">
      <w:bodyDiv w:val="1"/>
      <w:marLeft w:val="0"/>
      <w:marRight w:val="0"/>
      <w:marTop w:val="0"/>
      <w:marBottom w:val="0"/>
      <w:divBdr>
        <w:top w:val="none" w:sz="0" w:space="0" w:color="auto"/>
        <w:left w:val="none" w:sz="0" w:space="0" w:color="auto"/>
        <w:bottom w:val="none" w:sz="0" w:space="0" w:color="auto"/>
        <w:right w:val="none" w:sz="0" w:space="0" w:color="auto"/>
      </w:divBdr>
      <w:divsChild>
        <w:div w:id="1723864011">
          <w:marLeft w:val="0"/>
          <w:marRight w:val="0"/>
          <w:marTop w:val="0"/>
          <w:marBottom w:val="0"/>
          <w:divBdr>
            <w:top w:val="none" w:sz="0" w:space="0" w:color="auto"/>
            <w:left w:val="none" w:sz="0" w:space="0" w:color="auto"/>
            <w:bottom w:val="none" w:sz="0" w:space="0" w:color="auto"/>
            <w:right w:val="none" w:sz="0" w:space="0" w:color="auto"/>
          </w:divBdr>
        </w:div>
        <w:div w:id="1391079533">
          <w:marLeft w:val="0"/>
          <w:marRight w:val="0"/>
          <w:marTop w:val="0"/>
          <w:marBottom w:val="0"/>
          <w:divBdr>
            <w:top w:val="none" w:sz="0" w:space="0" w:color="auto"/>
            <w:left w:val="none" w:sz="0" w:space="0" w:color="auto"/>
            <w:bottom w:val="none" w:sz="0" w:space="0" w:color="auto"/>
            <w:right w:val="none" w:sz="0" w:space="0" w:color="auto"/>
          </w:divBdr>
        </w:div>
        <w:div w:id="1805922552">
          <w:marLeft w:val="0"/>
          <w:marRight w:val="0"/>
          <w:marTop w:val="0"/>
          <w:marBottom w:val="0"/>
          <w:divBdr>
            <w:top w:val="none" w:sz="0" w:space="0" w:color="auto"/>
            <w:left w:val="none" w:sz="0" w:space="0" w:color="auto"/>
            <w:bottom w:val="none" w:sz="0" w:space="0" w:color="auto"/>
            <w:right w:val="none" w:sz="0" w:space="0" w:color="auto"/>
          </w:divBdr>
        </w:div>
        <w:div w:id="777069337">
          <w:marLeft w:val="0"/>
          <w:marRight w:val="0"/>
          <w:marTop w:val="0"/>
          <w:marBottom w:val="0"/>
          <w:divBdr>
            <w:top w:val="none" w:sz="0" w:space="0" w:color="auto"/>
            <w:left w:val="none" w:sz="0" w:space="0" w:color="auto"/>
            <w:bottom w:val="none" w:sz="0" w:space="0" w:color="auto"/>
            <w:right w:val="none" w:sz="0" w:space="0" w:color="auto"/>
          </w:divBdr>
        </w:div>
        <w:div w:id="322901255">
          <w:marLeft w:val="0"/>
          <w:marRight w:val="0"/>
          <w:marTop w:val="0"/>
          <w:marBottom w:val="0"/>
          <w:divBdr>
            <w:top w:val="none" w:sz="0" w:space="0" w:color="auto"/>
            <w:left w:val="none" w:sz="0" w:space="0" w:color="auto"/>
            <w:bottom w:val="none" w:sz="0" w:space="0" w:color="auto"/>
            <w:right w:val="none" w:sz="0" w:space="0" w:color="auto"/>
          </w:divBdr>
        </w:div>
        <w:div w:id="938440997">
          <w:marLeft w:val="0"/>
          <w:marRight w:val="0"/>
          <w:marTop w:val="0"/>
          <w:marBottom w:val="0"/>
          <w:divBdr>
            <w:top w:val="none" w:sz="0" w:space="0" w:color="auto"/>
            <w:left w:val="none" w:sz="0" w:space="0" w:color="auto"/>
            <w:bottom w:val="none" w:sz="0" w:space="0" w:color="auto"/>
            <w:right w:val="none" w:sz="0" w:space="0" w:color="auto"/>
          </w:divBdr>
        </w:div>
        <w:div w:id="564798522">
          <w:marLeft w:val="0"/>
          <w:marRight w:val="0"/>
          <w:marTop w:val="0"/>
          <w:marBottom w:val="0"/>
          <w:divBdr>
            <w:top w:val="none" w:sz="0" w:space="0" w:color="auto"/>
            <w:left w:val="none" w:sz="0" w:space="0" w:color="auto"/>
            <w:bottom w:val="none" w:sz="0" w:space="0" w:color="auto"/>
            <w:right w:val="none" w:sz="0" w:space="0" w:color="auto"/>
          </w:divBdr>
        </w:div>
        <w:div w:id="1266377853">
          <w:marLeft w:val="0"/>
          <w:marRight w:val="0"/>
          <w:marTop w:val="0"/>
          <w:marBottom w:val="0"/>
          <w:divBdr>
            <w:top w:val="none" w:sz="0" w:space="0" w:color="auto"/>
            <w:left w:val="none" w:sz="0" w:space="0" w:color="auto"/>
            <w:bottom w:val="none" w:sz="0" w:space="0" w:color="auto"/>
            <w:right w:val="none" w:sz="0" w:space="0" w:color="auto"/>
          </w:divBdr>
        </w:div>
        <w:div w:id="968779014">
          <w:marLeft w:val="0"/>
          <w:marRight w:val="0"/>
          <w:marTop w:val="0"/>
          <w:marBottom w:val="0"/>
          <w:divBdr>
            <w:top w:val="none" w:sz="0" w:space="0" w:color="auto"/>
            <w:left w:val="none" w:sz="0" w:space="0" w:color="auto"/>
            <w:bottom w:val="none" w:sz="0" w:space="0" w:color="auto"/>
            <w:right w:val="none" w:sz="0" w:space="0" w:color="auto"/>
          </w:divBdr>
        </w:div>
        <w:div w:id="769817315">
          <w:marLeft w:val="0"/>
          <w:marRight w:val="0"/>
          <w:marTop w:val="0"/>
          <w:marBottom w:val="0"/>
          <w:divBdr>
            <w:top w:val="none" w:sz="0" w:space="0" w:color="auto"/>
            <w:left w:val="none" w:sz="0" w:space="0" w:color="auto"/>
            <w:bottom w:val="none" w:sz="0" w:space="0" w:color="auto"/>
            <w:right w:val="none" w:sz="0" w:space="0" w:color="auto"/>
          </w:divBdr>
        </w:div>
      </w:divsChild>
    </w:div>
    <w:div w:id="2038847938">
      <w:bodyDiv w:val="1"/>
      <w:marLeft w:val="0"/>
      <w:marRight w:val="0"/>
      <w:marTop w:val="0"/>
      <w:marBottom w:val="0"/>
      <w:divBdr>
        <w:top w:val="none" w:sz="0" w:space="0" w:color="auto"/>
        <w:left w:val="none" w:sz="0" w:space="0" w:color="auto"/>
        <w:bottom w:val="none" w:sz="0" w:space="0" w:color="auto"/>
        <w:right w:val="none" w:sz="0" w:space="0" w:color="auto"/>
      </w:divBdr>
      <w:divsChild>
        <w:div w:id="1475021504">
          <w:marLeft w:val="0"/>
          <w:marRight w:val="0"/>
          <w:marTop w:val="0"/>
          <w:marBottom w:val="0"/>
          <w:divBdr>
            <w:top w:val="none" w:sz="0" w:space="0" w:color="auto"/>
            <w:left w:val="none" w:sz="0" w:space="0" w:color="auto"/>
            <w:bottom w:val="none" w:sz="0" w:space="0" w:color="auto"/>
            <w:right w:val="none" w:sz="0" w:space="0" w:color="auto"/>
          </w:divBdr>
          <w:divsChild>
            <w:div w:id="637415090">
              <w:marLeft w:val="0"/>
              <w:marRight w:val="0"/>
              <w:marTop w:val="0"/>
              <w:marBottom w:val="0"/>
              <w:divBdr>
                <w:top w:val="none" w:sz="0" w:space="0" w:color="auto"/>
                <w:left w:val="none" w:sz="0" w:space="0" w:color="auto"/>
                <w:bottom w:val="none" w:sz="0" w:space="0" w:color="auto"/>
                <w:right w:val="none" w:sz="0" w:space="0" w:color="auto"/>
              </w:divBdr>
            </w:div>
            <w:div w:id="1735162499">
              <w:marLeft w:val="0"/>
              <w:marRight w:val="0"/>
              <w:marTop w:val="0"/>
              <w:marBottom w:val="0"/>
              <w:divBdr>
                <w:top w:val="none" w:sz="0" w:space="0" w:color="auto"/>
                <w:left w:val="none" w:sz="0" w:space="0" w:color="auto"/>
                <w:bottom w:val="none" w:sz="0" w:space="0" w:color="auto"/>
                <w:right w:val="none" w:sz="0" w:space="0" w:color="auto"/>
              </w:divBdr>
            </w:div>
            <w:div w:id="368605589">
              <w:marLeft w:val="0"/>
              <w:marRight w:val="0"/>
              <w:marTop w:val="0"/>
              <w:marBottom w:val="0"/>
              <w:divBdr>
                <w:top w:val="none" w:sz="0" w:space="0" w:color="auto"/>
                <w:left w:val="none" w:sz="0" w:space="0" w:color="auto"/>
                <w:bottom w:val="none" w:sz="0" w:space="0" w:color="auto"/>
                <w:right w:val="none" w:sz="0" w:space="0" w:color="auto"/>
              </w:divBdr>
            </w:div>
            <w:div w:id="110322719">
              <w:marLeft w:val="0"/>
              <w:marRight w:val="0"/>
              <w:marTop w:val="0"/>
              <w:marBottom w:val="0"/>
              <w:divBdr>
                <w:top w:val="none" w:sz="0" w:space="0" w:color="auto"/>
                <w:left w:val="none" w:sz="0" w:space="0" w:color="auto"/>
                <w:bottom w:val="none" w:sz="0" w:space="0" w:color="auto"/>
                <w:right w:val="none" w:sz="0" w:space="0" w:color="auto"/>
              </w:divBdr>
            </w:div>
            <w:div w:id="318120094">
              <w:marLeft w:val="0"/>
              <w:marRight w:val="0"/>
              <w:marTop w:val="0"/>
              <w:marBottom w:val="0"/>
              <w:divBdr>
                <w:top w:val="none" w:sz="0" w:space="0" w:color="auto"/>
                <w:left w:val="none" w:sz="0" w:space="0" w:color="auto"/>
                <w:bottom w:val="none" w:sz="0" w:space="0" w:color="auto"/>
                <w:right w:val="none" w:sz="0" w:space="0" w:color="auto"/>
              </w:divBdr>
            </w:div>
            <w:div w:id="1477912844">
              <w:marLeft w:val="0"/>
              <w:marRight w:val="0"/>
              <w:marTop w:val="0"/>
              <w:marBottom w:val="0"/>
              <w:divBdr>
                <w:top w:val="none" w:sz="0" w:space="0" w:color="auto"/>
                <w:left w:val="none" w:sz="0" w:space="0" w:color="auto"/>
                <w:bottom w:val="none" w:sz="0" w:space="0" w:color="auto"/>
                <w:right w:val="none" w:sz="0" w:space="0" w:color="auto"/>
              </w:divBdr>
            </w:div>
            <w:div w:id="865407718">
              <w:marLeft w:val="0"/>
              <w:marRight w:val="0"/>
              <w:marTop w:val="0"/>
              <w:marBottom w:val="0"/>
              <w:divBdr>
                <w:top w:val="none" w:sz="0" w:space="0" w:color="auto"/>
                <w:left w:val="none" w:sz="0" w:space="0" w:color="auto"/>
                <w:bottom w:val="none" w:sz="0" w:space="0" w:color="auto"/>
                <w:right w:val="none" w:sz="0" w:space="0" w:color="auto"/>
              </w:divBdr>
            </w:div>
            <w:div w:id="75791012">
              <w:marLeft w:val="0"/>
              <w:marRight w:val="0"/>
              <w:marTop w:val="0"/>
              <w:marBottom w:val="0"/>
              <w:divBdr>
                <w:top w:val="none" w:sz="0" w:space="0" w:color="auto"/>
                <w:left w:val="none" w:sz="0" w:space="0" w:color="auto"/>
                <w:bottom w:val="none" w:sz="0" w:space="0" w:color="auto"/>
                <w:right w:val="none" w:sz="0" w:space="0" w:color="auto"/>
              </w:divBdr>
            </w:div>
            <w:div w:id="395130616">
              <w:marLeft w:val="0"/>
              <w:marRight w:val="0"/>
              <w:marTop w:val="0"/>
              <w:marBottom w:val="0"/>
              <w:divBdr>
                <w:top w:val="none" w:sz="0" w:space="0" w:color="auto"/>
                <w:left w:val="none" w:sz="0" w:space="0" w:color="auto"/>
                <w:bottom w:val="none" w:sz="0" w:space="0" w:color="auto"/>
                <w:right w:val="none" w:sz="0" w:space="0" w:color="auto"/>
              </w:divBdr>
            </w:div>
            <w:div w:id="1773939034">
              <w:marLeft w:val="0"/>
              <w:marRight w:val="0"/>
              <w:marTop w:val="0"/>
              <w:marBottom w:val="0"/>
              <w:divBdr>
                <w:top w:val="none" w:sz="0" w:space="0" w:color="auto"/>
                <w:left w:val="none" w:sz="0" w:space="0" w:color="auto"/>
                <w:bottom w:val="none" w:sz="0" w:space="0" w:color="auto"/>
                <w:right w:val="none" w:sz="0" w:space="0" w:color="auto"/>
              </w:divBdr>
            </w:div>
            <w:div w:id="1925020654">
              <w:marLeft w:val="0"/>
              <w:marRight w:val="0"/>
              <w:marTop w:val="0"/>
              <w:marBottom w:val="0"/>
              <w:divBdr>
                <w:top w:val="none" w:sz="0" w:space="0" w:color="auto"/>
                <w:left w:val="none" w:sz="0" w:space="0" w:color="auto"/>
                <w:bottom w:val="none" w:sz="0" w:space="0" w:color="auto"/>
                <w:right w:val="none" w:sz="0" w:space="0" w:color="auto"/>
              </w:divBdr>
            </w:div>
            <w:div w:id="37895057">
              <w:marLeft w:val="0"/>
              <w:marRight w:val="0"/>
              <w:marTop w:val="0"/>
              <w:marBottom w:val="0"/>
              <w:divBdr>
                <w:top w:val="none" w:sz="0" w:space="0" w:color="auto"/>
                <w:left w:val="none" w:sz="0" w:space="0" w:color="auto"/>
                <w:bottom w:val="none" w:sz="0" w:space="0" w:color="auto"/>
                <w:right w:val="none" w:sz="0" w:space="0" w:color="auto"/>
              </w:divBdr>
            </w:div>
            <w:div w:id="973752169">
              <w:marLeft w:val="0"/>
              <w:marRight w:val="0"/>
              <w:marTop w:val="0"/>
              <w:marBottom w:val="0"/>
              <w:divBdr>
                <w:top w:val="none" w:sz="0" w:space="0" w:color="auto"/>
                <w:left w:val="none" w:sz="0" w:space="0" w:color="auto"/>
                <w:bottom w:val="none" w:sz="0" w:space="0" w:color="auto"/>
                <w:right w:val="none" w:sz="0" w:space="0" w:color="auto"/>
              </w:divBdr>
            </w:div>
            <w:div w:id="540552077">
              <w:marLeft w:val="0"/>
              <w:marRight w:val="0"/>
              <w:marTop w:val="0"/>
              <w:marBottom w:val="0"/>
              <w:divBdr>
                <w:top w:val="none" w:sz="0" w:space="0" w:color="auto"/>
                <w:left w:val="none" w:sz="0" w:space="0" w:color="auto"/>
                <w:bottom w:val="none" w:sz="0" w:space="0" w:color="auto"/>
                <w:right w:val="none" w:sz="0" w:space="0" w:color="auto"/>
              </w:divBdr>
            </w:div>
            <w:div w:id="1157766379">
              <w:marLeft w:val="0"/>
              <w:marRight w:val="0"/>
              <w:marTop w:val="0"/>
              <w:marBottom w:val="0"/>
              <w:divBdr>
                <w:top w:val="none" w:sz="0" w:space="0" w:color="auto"/>
                <w:left w:val="none" w:sz="0" w:space="0" w:color="auto"/>
                <w:bottom w:val="none" w:sz="0" w:space="0" w:color="auto"/>
                <w:right w:val="none" w:sz="0" w:space="0" w:color="auto"/>
              </w:divBdr>
            </w:div>
            <w:div w:id="2063166683">
              <w:marLeft w:val="0"/>
              <w:marRight w:val="0"/>
              <w:marTop w:val="0"/>
              <w:marBottom w:val="0"/>
              <w:divBdr>
                <w:top w:val="none" w:sz="0" w:space="0" w:color="auto"/>
                <w:left w:val="none" w:sz="0" w:space="0" w:color="auto"/>
                <w:bottom w:val="none" w:sz="0" w:space="0" w:color="auto"/>
                <w:right w:val="none" w:sz="0" w:space="0" w:color="auto"/>
              </w:divBdr>
            </w:div>
            <w:div w:id="704793542">
              <w:marLeft w:val="0"/>
              <w:marRight w:val="0"/>
              <w:marTop w:val="0"/>
              <w:marBottom w:val="0"/>
              <w:divBdr>
                <w:top w:val="none" w:sz="0" w:space="0" w:color="auto"/>
                <w:left w:val="none" w:sz="0" w:space="0" w:color="auto"/>
                <w:bottom w:val="none" w:sz="0" w:space="0" w:color="auto"/>
                <w:right w:val="none" w:sz="0" w:space="0" w:color="auto"/>
              </w:divBdr>
            </w:div>
            <w:div w:id="214434233">
              <w:marLeft w:val="0"/>
              <w:marRight w:val="0"/>
              <w:marTop w:val="0"/>
              <w:marBottom w:val="0"/>
              <w:divBdr>
                <w:top w:val="none" w:sz="0" w:space="0" w:color="auto"/>
                <w:left w:val="none" w:sz="0" w:space="0" w:color="auto"/>
                <w:bottom w:val="none" w:sz="0" w:space="0" w:color="auto"/>
                <w:right w:val="none" w:sz="0" w:space="0" w:color="auto"/>
              </w:divBdr>
            </w:div>
            <w:div w:id="806776582">
              <w:marLeft w:val="0"/>
              <w:marRight w:val="0"/>
              <w:marTop w:val="0"/>
              <w:marBottom w:val="0"/>
              <w:divBdr>
                <w:top w:val="none" w:sz="0" w:space="0" w:color="auto"/>
                <w:left w:val="none" w:sz="0" w:space="0" w:color="auto"/>
                <w:bottom w:val="none" w:sz="0" w:space="0" w:color="auto"/>
                <w:right w:val="none" w:sz="0" w:space="0" w:color="auto"/>
              </w:divBdr>
            </w:div>
            <w:div w:id="1546678392">
              <w:marLeft w:val="0"/>
              <w:marRight w:val="0"/>
              <w:marTop w:val="0"/>
              <w:marBottom w:val="0"/>
              <w:divBdr>
                <w:top w:val="none" w:sz="0" w:space="0" w:color="auto"/>
                <w:left w:val="none" w:sz="0" w:space="0" w:color="auto"/>
                <w:bottom w:val="none" w:sz="0" w:space="0" w:color="auto"/>
                <w:right w:val="none" w:sz="0" w:space="0" w:color="auto"/>
              </w:divBdr>
            </w:div>
            <w:div w:id="1501849832">
              <w:marLeft w:val="0"/>
              <w:marRight w:val="0"/>
              <w:marTop w:val="0"/>
              <w:marBottom w:val="0"/>
              <w:divBdr>
                <w:top w:val="none" w:sz="0" w:space="0" w:color="auto"/>
                <w:left w:val="none" w:sz="0" w:space="0" w:color="auto"/>
                <w:bottom w:val="none" w:sz="0" w:space="0" w:color="auto"/>
                <w:right w:val="none" w:sz="0" w:space="0" w:color="auto"/>
              </w:divBdr>
            </w:div>
            <w:div w:id="984427867">
              <w:marLeft w:val="0"/>
              <w:marRight w:val="0"/>
              <w:marTop w:val="0"/>
              <w:marBottom w:val="0"/>
              <w:divBdr>
                <w:top w:val="none" w:sz="0" w:space="0" w:color="auto"/>
                <w:left w:val="none" w:sz="0" w:space="0" w:color="auto"/>
                <w:bottom w:val="none" w:sz="0" w:space="0" w:color="auto"/>
                <w:right w:val="none" w:sz="0" w:space="0" w:color="auto"/>
              </w:divBdr>
            </w:div>
            <w:div w:id="216354203">
              <w:marLeft w:val="0"/>
              <w:marRight w:val="0"/>
              <w:marTop w:val="0"/>
              <w:marBottom w:val="0"/>
              <w:divBdr>
                <w:top w:val="none" w:sz="0" w:space="0" w:color="auto"/>
                <w:left w:val="none" w:sz="0" w:space="0" w:color="auto"/>
                <w:bottom w:val="none" w:sz="0" w:space="0" w:color="auto"/>
                <w:right w:val="none" w:sz="0" w:space="0" w:color="auto"/>
              </w:divBdr>
            </w:div>
            <w:div w:id="1137187959">
              <w:marLeft w:val="0"/>
              <w:marRight w:val="0"/>
              <w:marTop w:val="0"/>
              <w:marBottom w:val="0"/>
              <w:divBdr>
                <w:top w:val="none" w:sz="0" w:space="0" w:color="auto"/>
                <w:left w:val="none" w:sz="0" w:space="0" w:color="auto"/>
                <w:bottom w:val="none" w:sz="0" w:space="0" w:color="auto"/>
                <w:right w:val="none" w:sz="0" w:space="0" w:color="auto"/>
              </w:divBdr>
            </w:div>
            <w:div w:id="470946379">
              <w:marLeft w:val="0"/>
              <w:marRight w:val="0"/>
              <w:marTop w:val="0"/>
              <w:marBottom w:val="0"/>
              <w:divBdr>
                <w:top w:val="none" w:sz="0" w:space="0" w:color="auto"/>
                <w:left w:val="none" w:sz="0" w:space="0" w:color="auto"/>
                <w:bottom w:val="none" w:sz="0" w:space="0" w:color="auto"/>
                <w:right w:val="none" w:sz="0" w:space="0" w:color="auto"/>
              </w:divBdr>
            </w:div>
            <w:div w:id="1700669053">
              <w:marLeft w:val="0"/>
              <w:marRight w:val="0"/>
              <w:marTop w:val="0"/>
              <w:marBottom w:val="0"/>
              <w:divBdr>
                <w:top w:val="none" w:sz="0" w:space="0" w:color="auto"/>
                <w:left w:val="none" w:sz="0" w:space="0" w:color="auto"/>
                <w:bottom w:val="none" w:sz="0" w:space="0" w:color="auto"/>
                <w:right w:val="none" w:sz="0" w:space="0" w:color="auto"/>
              </w:divBdr>
            </w:div>
            <w:div w:id="633026212">
              <w:marLeft w:val="0"/>
              <w:marRight w:val="0"/>
              <w:marTop w:val="0"/>
              <w:marBottom w:val="0"/>
              <w:divBdr>
                <w:top w:val="none" w:sz="0" w:space="0" w:color="auto"/>
                <w:left w:val="none" w:sz="0" w:space="0" w:color="auto"/>
                <w:bottom w:val="none" w:sz="0" w:space="0" w:color="auto"/>
                <w:right w:val="none" w:sz="0" w:space="0" w:color="auto"/>
              </w:divBdr>
            </w:div>
            <w:div w:id="1214926416">
              <w:marLeft w:val="0"/>
              <w:marRight w:val="0"/>
              <w:marTop w:val="0"/>
              <w:marBottom w:val="0"/>
              <w:divBdr>
                <w:top w:val="none" w:sz="0" w:space="0" w:color="auto"/>
                <w:left w:val="none" w:sz="0" w:space="0" w:color="auto"/>
                <w:bottom w:val="none" w:sz="0" w:space="0" w:color="auto"/>
                <w:right w:val="none" w:sz="0" w:space="0" w:color="auto"/>
              </w:divBdr>
            </w:div>
            <w:div w:id="1688560064">
              <w:marLeft w:val="0"/>
              <w:marRight w:val="0"/>
              <w:marTop w:val="0"/>
              <w:marBottom w:val="0"/>
              <w:divBdr>
                <w:top w:val="none" w:sz="0" w:space="0" w:color="auto"/>
                <w:left w:val="none" w:sz="0" w:space="0" w:color="auto"/>
                <w:bottom w:val="none" w:sz="0" w:space="0" w:color="auto"/>
                <w:right w:val="none" w:sz="0" w:space="0" w:color="auto"/>
              </w:divBdr>
            </w:div>
            <w:div w:id="658850435">
              <w:marLeft w:val="0"/>
              <w:marRight w:val="0"/>
              <w:marTop w:val="0"/>
              <w:marBottom w:val="0"/>
              <w:divBdr>
                <w:top w:val="none" w:sz="0" w:space="0" w:color="auto"/>
                <w:left w:val="none" w:sz="0" w:space="0" w:color="auto"/>
                <w:bottom w:val="none" w:sz="0" w:space="0" w:color="auto"/>
                <w:right w:val="none" w:sz="0" w:space="0" w:color="auto"/>
              </w:divBdr>
            </w:div>
            <w:div w:id="1072898436">
              <w:marLeft w:val="0"/>
              <w:marRight w:val="0"/>
              <w:marTop w:val="0"/>
              <w:marBottom w:val="0"/>
              <w:divBdr>
                <w:top w:val="none" w:sz="0" w:space="0" w:color="auto"/>
                <w:left w:val="none" w:sz="0" w:space="0" w:color="auto"/>
                <w:bottom w:val="none" w:sz="0" w:space="0" w:color="auto"/>
                <w:right w:val="none" w:sz="0" w:space="0" w:color="auto"/>
              </w:divBdr>
            </w:div>
            <w:div w:id="1525750601">
              <w:marLeft w:val="0"/>
              <w:marRight w:val="0"/>
              <w:marTop w:val="0"/>
              <w:marBottom w:val="0"/>
              <w:divBdr>
                <w:top w:val="none" w:sz="0" w:space="0" w:color="auto"/>
                <w:left w:val="none" w:sz="0" w:space="0" w:color="auto"/>
                <w:bottom w:val="none" w:sz="0" w:space="0" w:color="auto"/>
                <w:right w:val="none" w:sz="0" w:space="0" w:color="auto"/>
              </w:divBdr>
            </w:div>
            <w:div w:id="1479227914">
              <w:marLeft w:val="0"/>
              <w:marRight w:val="0"/>
              <w:marTop w:val="0"/>
              <w:marBottom w:val="0"/>
              <w:divBdr>
                <w:top w:val="none" w:sz="0" w:space="0" w:color="auto"/>
                <w:left w:val="none" w:sz="0" w:space="0" w:color="auto"/>
                <w:bottom w:val="none" w:sz="0" w:space="0" w:color="auto"/>
                <w:right w:val="none" w:sz="0" w:space="0" w:color="auto"/>
              </w:divBdr>
            </w:div>
            <w:div w:id="797256996">
              <w:marLeft w:val="0"/>
              <w:marRight w:val="0"/>
              <w:marTop w:val="0"/>
              <w:marBottom w:val="0"/>
              <w:divBdr>
                <w:top w:val="none" w:sz="0" w:space="0" w:color="auto"/>
                <w:left w:val="none" w:sz="0" w:space="0" w:color="auto"/>
                <w:bottom w:val="none" w:sz="0" w:space="0" w:color="auto"/>
                <w:right w:val="none" w:sz="0" w:space="0" w:color="auto"/>
              </w:divBdr>
            </w:div>
            <w:div w:id="1437754838">
              <w:marLeft w:val="0"/>
              <w:marRight w:val="0"/>
              <w:marTop w:val="0"/>
              <w:marBottom w:val="0"/>
              <w:divBdr>
                <w:top w:val="none" w:sz="0" w:space="0" w:color="auto"/>
                <w:left w:val="none" w:sz="0" w:space="0" w:color="auto"/>
                <w:bottom w:val="none" w:sz="0" w:space="0" w:color="auto"/>
                <w:right w:val="none" w:sz="0" w:space="0" w:color="auto"/>
              </w:divBdr>
            </w:div>
            <w:div w:id="1501386719">
              <w:marLeft w:val="0"/>
              <w:marRight w:val="0"/>
              <w:marTop w:val="0"/>
              <w:marBottom w:val="0"/>
              <w:divBdr>
                <w:top w:val="none" w:sz="0" w:space="0" w:color="auto"/>
                <w:left w:val="none" w:sz="0" w:space="0" w:color="auto"/>
                <w:bottom w:val="none" w:sz="0" w:space="0" w:color="auto"/>
                <w:right w:val="none" w:sz="0" w:space="0" w:color="auto"/>
              </w:divBdr>
            </w:div>
            <w:div w:id="7391374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3903201">
              <w:marLeft w:val="0"/>
              <w:marRight w:val="0"/>
              <w:marTop w:val="0"/>
              <w:marBottom w:val="0"/>
              <w:divBdr>
                <w:top w:val="none" w:sz="0" w:space="0" w:color="auto"/>
                <w:left w:val="none" w:sz="0" w:space="0" w:color="auto"/>
                <w:bottom w:val="none" w:sz="0" w:space="0" w:color="auto"/>
                <w:right w:val="none" w:sz="0" w:space="0" w:color="auto"/>
              </w:divBdr>
            </w:div>
            <w:div w:id="903493673">
              <w:marLeft w:val="0"/>
              <w:marRight w:val="0"/>
              <w:marTop w:val="0"/>
              <w:marBottom w:val="0"/>
              <w:divBdr>
                <w:top w:val="none" w:sz="0" w:space="0" w:color="auto"/>
                <w:left w:val="none" w:sz="0" w:space="0" w:color="auto"/>
                <w:bottom w:val="none" w:sz="0" w:space="0" w:color="auto"/>
                <w:right w:val="none" w:sz="0" w:space="0" w:color="auto"/>
              </w:divBdr>
            </w:div>
            <w:div w:id="682977041">
              <w:marLeft w:val="0"/>
              <w:marRight w:val="0"/>
              <w:marTop w:val="0"/>
              <w:marBottom w:val="0"/>
              <w:divBdr>
                <w:top w:val="none" w:sz="0" w:space="0" w:color="auto"/>
                <w:left w:val="none" w:sz="0" w:space="0" w:color="auto"/>
                <w:bottom w:val="none" w:sz="0" w:space="0" w:color="auto"/>
                <w:right w:val="none" w:sz="0" w:space="0" w:color="auto"/>
              </w:divBdr>
            </w:div>
            <w:div w:id="537813158">
              <w:marLeft w:val="0"/>
              <w:marRight w:val="0"/>
              <w:marTop w:val="0"/>
              <w:marBottom w:val="0"/>
              <w:divBdr>
                <w:top w:val="none" w:sz="0" w:space="0" w:color="auto"/>
                <w:left w:val="none" w:sz="0" w:space="0" w:color="auto"/>
                <w:bottom w:val="none" w:sz="0" w:space="0" w:color="auto"/>
                <w:right w:val="none" w:sz="0" w:space="0" w:color="auto"/>
              </w:divBdr>
            </w:div>
            <w:div w:id="1791046070">
              <w:marLeft w:val="0"/>
              <w:marRight w:val="0"/>
              <w:marTop w:val="0"/>
              <w:marBottom w:val="0"/>
              <w:divBdr>
                <w:top w:val="none" w:sz="0" w:space="0" w:color="auto"/>
                <w:left w:val="none" w:sz="0" w:space="0" w:color="auto"/>
                <w:bottom w:val="none" w:sz="0" w:space="0" w:color="auto"/>
                <w:right w:val="none" w:sz="0" w:space="0" w:color="auto"/>
              </w:divBdr>
            </w:div>
            <w:div w:id="800345179">
              <w:marLeft w:val="0"/>
              <w:marRight w:val="0"/>
              <w:marTop w:val="0"/>
              <w:marBottom w:val="0"/>
              <w:divBdr>
                <w:top w:val="none" w:sz="0" w:space="0" w:color="auto"/>
                <w:left w:val="none" w:sz="0" w:space="0" w:color="auto"/>
                <w:bottom w:val="none" w:sz="0" w:space="0" w:color="auto"/>
                <w:right w:val="none" w:sz="0" w:space="0" w:color="auto"/>
              </w:divBdr>
            </w:div>
            <w:div w:id="1840535219">
              <w:marLeft w:val="0"/>
              <w:marRight w:val="0"/>
              <w:marTop w:val="0"/>
              <w:marBottom w:val="0"/>
              <w:divBdr>
                <w:top w:val="none" w:sz="0" w:space="0" w:color="auto"/>
                <w:left w:val="none" w:sz="0" w:space="0" w:color="auto"/>
                <w:bottom w:val="none" w:sz="0" w:space="0" w:color="auto"/>
                <w:right w:val="none" w:sz="0" w:space="0" w:color="auto"/>
              </w:divBdr>
            </w:div>
            <w:div w:id="603806026">
              <w:marLeft w:val="0"/>
              <w:marRight w:val="0"/>
              <w:marTop w:val="0"/>
              <w:marBottom w:val="0"/>
              <w:divBdr>
                <w:top w:val="none" w:sz="0" w:space="0" w:color="auto"/>
                <w:left w:val="none" w:sz="0" w:space="0" w:color="auto"/>
                <w:bottom w:val="none" w:sz="0" w:space="0" w:color="auto"/>
                <w:right w:val="none" w:sz="0" w:space="0" w:color="auto"/>
              </w:divBdr>
            </w:div>
            <w:div w:id="167600158">
              <w:marLeft w:val="0"/>
              <w:marRight w:val="0"/>
              <w:marTop w:val="0"/>
              <w:marBottom w:val="0"/>
              <w:divBdr>
                <w:top w:val="none" w:sz="0" w:space="0" w:color="auto"/>
                <w:left w:val="none" w:sz="0" w:space="0" w:color="auto"/>
                <w:bottom w:val="none" w:sz="0" w:space="0" w:color="auto"/>
                <w:right w:val="none" w:sz="0" w:space="0" w:color="auto"/>
              </w:divBdr>
            </w:div>
            <w:div w:id="1973634590">
              <w:marLeft w:val="0"/>
              <w:marRight w:val="0"/>
              <w:marTop w:val="0"/>
              <w:marBottom w:val="0"/>
              <w:divBdr>
                <w:top w:val="none" w:sz="0" w:space="0" w:color="auto"/>
                <w:left w:val="none" w:sz="0" w:space="0" w:color="auto"/>
                <w:bottom w:val="none" w:sz="0" w:space="0" w:color="auto"/>
                <w:right w:val="none" w:sz="0" w:space="0" w:color="auto"/>
              </w:divBdr>
            </w:div>
            <w:div w:id="213154007">
              <w:marLeft w:val="0"/>
              <w:marRight w:val="0"/>
              <w:marTop w:val="0"/>
              <w:marBottom w:val="0"/>
              <w:divBdr>
                <w:top w:val="none" w:sz="0" w:space="0" w:color="auto"/>
                <w:left w:val="none" w:sz="0" w:space="0" w:color="auto"/>
                <w:bottom w:val="none" w:sz="0" w:space="0" w:color="auto"/>
                <w:right w:val="none" w:sz="0" w:space="0" w:color="auto"/>
              </w:divBdr>
            </w:div>
            <w:div w:id="1925606071">
              <w:marLeft w:val="0"/>
              <w:marRight w:val="0"/>
              <w:marTop w:val="0"/>
              <w:marBottom w:val="0"/>
              <w:divBdr>
                <w:top w:val="none" w:sz="0" w:space="0" w:color="auto"/>
                <w:left w:val="none" w:sz="0" w:space="0" w:color="auto"/>
                <w:bottom w:val="none" w:sz="0" w:space="0" w:color="auto"/>
                <w:right w:val="none" w:sz="0" w:space="0" w:color="auto"/>
              </w:divBdr>
            </w:div>
            <w:div w:id="529732089">
              <w:marLeft w:val="0"/>
              <w:marRight w:val="0"/>
              <w:marTop w:val="0"/>
              <w:marBottom w:val="0"/>
              <w:divBdr>
                <w:top w:val="none" w:sz="0" w:space="0" w:color="auto"/>
                <w:left w:val="none" w:sz="0" w:space="0" w:color="auto"/>
                <w:bottom w:val="none" w:sz="0" w:space="0" w:color="auto"/>
                <w:right w:val="none" w:sz="0" w:space="0" w:color="auto"/>
              </w:divBdr>
            </w:div>
            <w:div w:id="455107523">
              <w:marLeft w:val="0"/>
              <w:marRight w:val="0"/>
              <w:marTop w:val="0"/>
              <w:marBottom w:val="0"/>
              <w:divBdr>
                <w:top w:val="none" w:sz="0" w:space="0" w:color="auto"/>
                <w:left w:val="none" w:sz="0" w:space="0" w:color="auto"/>
                <w:bottom w:val="none" w:sz="0" w:space="0" w:color="auto"/>
                <w:right w:val="none" w:sz="0" w:space="0" w:color="auto"/>
              </w:divBdr>
            </w:div>
            <w:div w:id="1335298829">
              <w:marLeft w:val="0"/>
              <w:marRight w:val="0"/>
              <w:marTop w:val="0"/>
              <w:marBottom w:val="0"/>
              <w:divBdr>
                <w:top w:val="none" w:sz="0" w:space="0" w:color="auto"/>
                <w:left w:val="none" w:sz="0" w:space="0" w:color="auto"/>
                <w:bottom w:val="none" w:sz="0" w:space="0" w:color="auto"/>
                <w:right w:val="none" w:sz="0" w:space="0" w:color="auto"/>
              </w:divBdr>
            </w:div>
            <w:div w:id="36859090">
              <w:marLeft w:val="0"/>
              <w:marRight w:val="0"/>
              <w:marTop w:val="0"/>
              <w:marBottom w:val="0"/>
              <w:divBdr>
                <w:top w:val="none" w:sz="0" w:space="0" w:color="auto"/>
                <w:left w:val="none" w:sz="0" w:space="0" w:color="auto"/>
                <w:bottom w:val="none" w:sz="0" w:space="0" w:color="auto"/>
                <w:right w:val="none" w:sz="0" w:space="0" w:color="auto"/>
              </w:divBdr>
            </w:div>
            <w:div w:id="1302881319">
              <w:marLeft w:val="0"/>
              <w:marRight w:val="0"/>
              <w:marTop w:val="0"/>
              <w:marBottom w:val="0"/>
              <w:divBdr>
                <w:top w:val="none" w:sz="0" w:space="0" w:color="auto"/>
                <w:left w:val="none" w:sz="0" w:space="0" w:color="auto"/>
                <w:bottom w:val="none" w:sz="0" w:space="0" w:color="auto"/>
                <w:right w:val="none" w:sz="0" w:space="0" w:color="auto"/>
              </w:divBdr>
            </w:div>
            <w:div w:id="1374302676">
              <w:marLeft w:val="0"/>
              <w:marRight w:val="0"/>
              <w:marTop w:val="0"/>
              <w:marBottom w:val="0"/>
              <w:divBdr>
                <w:top w:val="none" w:sz="0" w:space="0" w:color="auto"/>
                <w:left w:val="none" w:sz="0" w:space="0" w:color="auto"/>
                <w:bottom w:val="none" w:sz="0" w:space="0" w:color="auto"/>
                <w:right w:val="none" w:sz="0" w:space="0" w:color="auto"/>
              </w:divBdr>
            </w:div>
            <w:div w:id="658460034">
              <w:marLeft w:val="0"/>
              <w:marRight w:val="0"/>
              <w:marTop w:val="0"/>
              <w:marBottom w:val="0"/>
              <w:divBdr>
                <w:top w:val="none" w:sz="0" w:space="0" w:color="auto"/>
                <w:left w:val="none" w:sz="0" w:space="0" w:color="auto"/>
                <w:bottom w:val="none" w:sz="0" w:space="0" w:color="auto"/>
                <w:right w:val="none" w:sz="0" w:space="0" w:color="auto"/>
              </w:divBdr>
            </w:div>
            <w:div w:id="388498978">
              <w:marLeft w:val="0"/>
              <w:marRight w:val="0"/>
              <w:marTop w:val="0"/>
              <w:marBottom w:val="0"/>
              <w:divBdr>
                <w:top w:val="none" w:sz="0" w:space="0" w:color="auto"/>
                <w:left w:val="none" w:sz="0" w:space="0" w:color="auto"/>
                <w:bottom w:val="none" w:sz="0" w:space="0" w:color="auto"/>
                <w:right w:val="none" w:sz="0" w:space="0" w:color="auto"/>
              </w:divBdr>
            </w:div>
            <w:div w:id="1065030346">
              <w:marLeft w:val="0"/>
              <w:marRight w:val="0"/>
              <w:marTop w:val="0"/>
              <w:marBottom w:val="0"/>
              <w:divBdr>
                <w:top w:val="none" w:sz="0" w:space="0" w:color="auto"/>
                <w:left w:val="none" w:sz="0" w:space="0" w:color="auto"/>
                <w:bottom w:val="none" w:sz="0" w:space="0" w:color="auto"/>
                <w:right w:val="none" w:sz="0" w:space="0" w:color="auto"/>
              </w:divBdr>
            </w:div>
            <w:div w:id="1669206451">
              <w:marLeft w:val="0"/>
              <w:marRight w:val="0"/>
              <w:marTop w:val="0"/>
              <w:marBottom w:val="0"/>
              <w:divBdr>
                <w:top w:val="none" w:sz="0" w:space="0" w:color="auto"/>
                <w:left w:val="none" w:sz="0" w:space="0" w:color="auto"/>
                <w:bottom w:val="none" w:sz="0" w:space="0" w:color="auto"/>
                <w:right w:val="none" w:sz="0" w:space="0" w:color="auto"/>
              </w:divBdr>
            </w:div>
            <w:div w:id="124468168">
              <w:marLeft w:val="0"/>
              <w:marRight w:val="0"/>
              <w:marTop w:val="0"/>
              <w:marBottom w:val="0"/>
              <w:divBdr>
                <w:top w:val="none" w:sz="0" w:space="0" w:color="auto"/>
                <w:left w:val="none" w:sz="0" w:space="0" w:color="auto"/>
                <w:bottom w:val="none" w:sz="0" w:space="0" w:color="auto"/>
                <w:right w:val="none" w:sz="0" w:space="0" w:color="auto"/>
              </w:divBdr>
            </w:div>
            <w:div w:id="2092240876">
              <w:marLeft w:val="0"/>
              <w:marRight w:val="0"/>
              <w:marTop w:val="0"/>
              <w:marBottom w:val="0"/>
              <w:divBdr>
                <w:top w:val="none" w:sz="0" w:space="0" w:color="auto"/>
                <w:left w:val="none" w:sz="0" w:space="0" w:color="auto"/>
                <w:bottom w:val="none" w:sz="0" w:space="0" w:color="auto"/>
                <w:right w:val="none" w:sz="0" w:space="0" w:color="auto"/>
              </w:divBdr>
            </w:div>
            <w:div w:id="1857883133">
              <w:marLeft w:val="0"/>
              <w:marRight w:val="0"/>
              <w:marTop w:val="0"/>
              <w:marBottom w:val="0"/>
              <w:divBdr>
                <w:top w:val="none" w:sz="0" w:space="0" w:color="auto"/>
                <w:left w:val="none" w:sz="0" w:space="0" w:color="auto"/>
                <w:bottom w:val="none" w:sz="0" w:space="0" w:color="auto"/>
                <w:right w:val="none" w:sz="0" w:space="0" w:color="auto"/>
              </w:divBdr>
            </w:div>
            <w:div w:id="1697999051">
              <w:marLeft w:val="0"/>
              <w:marRight w:val="0"/>
              <w:marTop w:val="0"/>
              <w:marBottom w:val="0"/>
              <w:divBdr>
                <w:top w:val="none" w:sz="0" w:space="0" w:color="auto"/>
                <w:left w:val="none" w:sz="0" w:space="0" w:color="auto"/>
                <w:bottom w:val="none" w:sz="0" w:space="0" w:color="auto"/>
                <w:right w:val="none" w:sz="0" w:space="0" w:color="auto"/>
              </w:divBdr>
            </w:div>
            <w:div w:id="1590576818">
              <w:marLeft w:val="0"/>
              <w:marRight w:val="0"/>
              <w:marTop w:val="0"/>
              <w:marBottom w:val="0"/>
              <w:divBdr>
                <w:top w:val="none" w:sz="0" w:space="0" w:color="auto"/>
                <w:left w:val="none" w:sz="0" w:space="0" w:color="auto"/>
                <w:bottom w:val="none" w:sz="0" w:space="0" w:color="auto"/>
                <w:right w:val="none" w:sz="0" w:space="0" w:color="auto"/>
              </w:divBdr>
            </w:div>
            <w:div w:id="1215198217">
              <w:marLeft w:val="0"/>
              <w:marRight w:val="0"/>
              <w:marTop w:val="0"/>
              <w:marBottom w:val="0"/>
              <w:divBdr>
                <w:top w:val="none" w:sz="0" w:space="0" w:color="auto"/>
                <w:left w:val="none" w:sz="0" w:space="0" w:color="auto"/>
                <w:bottom w:val="none" w:sz="0" w:space="0" w:color="auto"/>
                <w:right w:val="none" w:sz="0" w:space="0" w:color="auto"/>
              </w:divBdr>
            </w:div>
            <w:div w:id="719288252">
              <w:marLeft w:val="0"/>
              <w:marRight w:val="0"/>
              <w:marTop w:val="0"/>
              <w:marBottom w:val="0"/>
              <w:divBdr>
                <w:top w:val="none" w:sz="0" w:space="0" w:color="auto"/>
                <w:left w:val="none" w:sz="0" w:space="0" w:color="auto"/>
                <w:bottom w:val="none" w:sz="0" w:space="0" w:color="auto"/>
                <w:right w:val="none" w:sz="0" w:space="0" w:color="auto"/>
              </w:divBdr>
            </w:div>
            <w:div w:id="17896080">
              <w:marLeft w:val="0"/>
              <w:marRight w:val="0"/>
              <w:marTop w:val="0"/>
              <w:marBottom w:val="0"/>
              <w:divBdr>
                <w:top w:val="none" w:sz="0" w:space="0" w:color="auto"/>
                <w:left w:val="none" w:sz="0" w:space="0" w:color="auto"/>
                <w:bottom w:val="none" w:sz="0" w:space="0" w:color="auto"/>
                <w:right w:val="none" w:sz="0" w:space="0" w:color="auto"/>
              </w:divBdr>
            </w:div>
            <w:div w:id="620916936">
              <w:marLeft w:val="0"/>
              <w:marRight w:val="0"/>
              <w:marTop w:val="0"/>
              <w:marBottom w:val="0"/>
              <w:divBdr>
                <w:top w:val="none" w:sz="0" w:space="0" w:color="auto"/>
                <w:left w:val="none" w:sz="0" w:space="0" w:color="auto"/>
                <w:bottom w:val="none" w:sz="0" w:space="0" w:color="auto"/>
                <w:right w:val="none" w:sz="0" w:space="0" w:color="auto"/>
              </w:divBdr>
            </w:div>
            <w:div w:id="1692147279">
              <w:marLeft w:val="0"/>
              <w:marRight w:val="0"/>
              <w:marTop w:val="0"/>
              <w:marBottom w:val="0"/>
              <w:divBdr>
                <w:top w:val="none" w:sz="0" w:space="0" w:color="auto"/>
                <w:left w:val="none" w:sz="0" w:space="0" w:color="auto"/>
                <w:bottom w:val="none" w:sz="0" w:space="0" w:color="auto"/>
                <w:right w:val="none" w:sz="0" w:space="0" w:color="auto"/>
              </w:divBdr>
            </w:div>
            <w:div w:id="1175267883">
              <w:marLeft w:val="0"/>
              <w:marRight w:val="0"/>
              <w:marTop w:val="0"/>
              <w:marBottom w:val="0"/>
              <w:divBdr>
                <w:top w:val="none" w:sz="0" w:space="0" w:color="auto"/>
                <w:left w:val="none" w:sz="0" w:space="0" w:color="auto"/>
                <w:bottom w:val="none" w:sz="0" w:space="0" w:color="auto"/>
                <w:right w:val="none" w:sz="0" w:space="0" w:color="auto"/>
              </w:divBdr>
            </w:div>
            <w:div w:id="1246036170">
              <w:marLeft w:val="0"/>
              <w:marRight w:val="0"/>
              <w:marTop w:val="0"/>
              <w:marBottom w:val="0"/>
              <w:divBdr>
                <w:top w:val="none" w:sz="0" w:space="0" w:color="auto"/>
                <w:left w:val="none" w:sz="0" w:space="0" w:color="auto"/>
                <w:bottom w:val="none" w:sz="0" w:space="0" w:color="auto"/>
                <w:right w:val="none" w:sz="0" w:space="0" w:color="auto"/>
              </w:divBdr>
            </w:div>
            <w:div w:id="1247687858">
              <w:marLeft w:val="0"/>
              <w:marRight w:val="0"/>
              <w:marTop w:val="0"/>
              <w:marBottom w:val="0"/>
              <w:divBdr>
                <w:top w:val="none" w:sz="0" w:space="0" w:color="auto"/>
                <w:left w:val="none" w:sz="0" w:space="0" w:color="auto"/>
                <w:bottom w:val="none" w:sz="0" w:space="0" w:color="auto"/>
                <w:right w:val="none" w:sz="0" w:space="0" w:color="auto"/>
              </w:divBdr>
            </w:div>
            <w:div w:id="494297560">
              <w:marLeft w:val="0"/>
              <w:marRight w:val="0"/>
              <w:marTop w:val="0"/>
              <w:marBottom w:val="0"/>
              <w:divBdr>
                <w:top w:val="none" w:sz="0" w:space="0" w:color="auto"/>
                <w:left w:val="none" w:sz="0" w:space="0" w:color="auto"/>
                <w:bottom w:val="none" w:sz="0" w:space="0" w:color="auto"/>
                <w:right w:val="none" w:sz="0" w:space="0" w:color="auto"/>
              </w:divBdr>
            </w:div>
            <w:div w:id="977880442">
              <w:marLeft w:val="0"/>
              <w:marRight w:val="0"/>
              <w:marTop w:val="0"/>
              <w:marBottom w:val="0"/>
              <w:divBdr>
                <w:top w:val="none" w:sz="0" w:space="0" w:color="auto"/>
                <w:left w:val="none" w:sz="0" w:space="0" w:color="auto"/>
                <w:bottom w:val="none" w:sz="0" w:space="0" w:color="auto"/>
                <w:right w:val="none" w:sz="0" w:space="0" w:color="auto"/>
              </w:divBdr>
            </w:div>
            <w:div w:id="1764380015">
              <w:marLeft w:val="0"/>
              <w:marRight w:val="0"/>
              <w:marTop w:val="0"/>
              <w:marBottom w:val="0"/>
              <w:divBdr>
                <w:top w:val="none" w:sz="0" w:space="0" w:color="auto"/>
                <w:left w:val="none" w:sz="0" w:space="0" w:color="auto"/>
                <w:bottom w:val="none" w:sz="0" w:space="0" w:color="auto"/>
                <w:right w:val="none" w:sz="0" w:space="0" w:color="auto"/>
              </w:divBdr>
            </w:div>
            <w:div w:id="924073441">
              <w:marLeft w:val="0"/>
              <w:marRight w:val="0"/>
              <w:marTop w:val="0"/>
              <w:marBottom w:val="0"/>
              <w:divBdr>
                <w:top w:val="none" w:sz="0" w:space="0" w:color="auto"/>
                <w:left w:val="none" w:sz="0" w:space="0" w:color="auto"/>
                <w:bottom w:val="none" w:sz="0" w:space="0" w:color="auto"/>
                <w:right w:val="none" w:sz="0" w:space="0" w:color="auto"/>
              </w:divBdr>
            </w:div>
            <w:div w:id="160237156">
              <w:marLeft w:val="0"/>
              <w:marRight w:val="0"/>
              <w:marTop w:val="0"/>
              <w:marBottom w:val="0"/>
              <w:divBdr>
                <w:top w:val="none" w:sz="0" w:space="0" w:color="auto"/>
                <w:left w:val="none" w:sz="0" w:space="0" w:color="auto"/>
                <w:bottom w:val="none" w:sz="0" w:space="0" w:color="auto"/>
                <w:right w:val="none" w:sz="0" w:space="0" w:color="auto"/>
              </w:divBdr>
            </w:div>
            <w:div w:id="971668454">
              <w:marLeft w:val="0"/>
              <w:marRight w:val="0"/>
              <w:marTop w:val="0"/>
              <w:marBottom w:val="0"/>
              <w:divBdr>
                <w:top w:val="none" w:sz="0" w:space="0" w:color="auto"/>
                <w:left w:val="none" w:sz="0" w:space="0" w:color="auto"/>
                <w:bottom w:val="none" w:sz="0" w:space="0" w:color="auto"/>
                <w:right w:val="none" w:sz="0" w:space="0" w:color="auto"/>
              </w:divBdr>
            </w:div>
            <w:div w:id="1712993813">
              <w:marLeft w:val="0"/>
              <w:marRight w:val="0"/>
              <w:marTop w:val="0"/>
              <w:marBottom w:val="0"/>
              <w:divBdr>
                <w:top w:val="none" w:sz="0" w:space="0" w:color="auto"/>
                <w:left w:val="none" w:sz="0" w:space="0" w:color="auto"/>
                <w:bottom w:val="none" w:sz="0" w:space="0" w:color="auto"/>
                <w:right w:val="none" w:sz="0" w:space="0" w:color="auto"/>
              </w:divBdr>
            </w:div>
            <w:div w:id="1818692080">
              <w:marLeft w:val="0"/>
              <w:marRight w:val="0"/>
              <w:marTop w:val="0"/>
              <w:marBottom w:val="0"/>
              <w:divBdr>
                <w:top w:val="none" w:sz="0" w:space="0" w:color="auto"/>
                <w:left w:val="none" w:sz="0" w:space="0" w:color="auto"/>
                <w:bottom w:val="none" w:sz="0" w:space="0" w:color="auto"/>
                <w:right w:val="none" w:sz="0" w:space="0" w:color="auto"/>
              </w:divBdr>
            </w:div>
            <w:div w:id="1322543581">
              <w:marLeft w:val="0"/>
              <w:marRight w:val="0"/>
              <w:marTop w:val="0"/>
              <w:marBottom w:val="0"/>
              <w:divBdr>
                <w:top w:val="none" w:sz="0" w:space="0" w:color="auto"/>
                <w:left w:val="none" w:sz="0" w:space="0" w:color="auto"/>
                <w:bottom w:val="none" w:sz="0" w:space="0" w:color="auto"/>
                <w:right w:val="none" w:sz="0" w:space="0" w:color="auto"/>
              </w:divBdr>
            </w:div>
            <w:div w:id="1968974018">
              <w:marLeft w:val="0"/>
              <w:marRight w:val="0"/>
              <w:marTop w:val="0"/>
              <w:marBottom w:val="0"/>
              <w:divBdr>
                <w:top w:val="none" w:sz="0" w:space="0" w:color="auto"/>
                <w:left w:val="none" w:sz="0" w:space="0" w:color="auto"/>
                <w:bottom w:val="none" w:sz="0" w:space="0" w:color="auto"/>
                <w:right w:val="none" w:sz="0" w:space="0" w:color="auto"/>
              </w:divBdr>
            </w:div>
            <w:div w:id="620842431">
              <w:marLeft w:val="0"/>
              <w:marRight w:val="0"/>
              <w:marTop w:val="0"/>
              <w:marBottom w:val="0"/>
              <w:divBdr>
                <w:top w:val="none" w:sz="0" w:space="0" w:color="auto"/>
                <w:left w:val="none" w:sz="0" w:space="0" w:color="auto"/>
                <w:bottom w:val="none" w:sz="0" w:space="0" w:color="auto"/>
                <w:right w:val="none" w:sz="0" w:space="0" w:color="auto"/>
              </w:divBdr>
            </w:div>
            <w:div w:id="762148969">
              <w:marLeft w:val="0"/>
              <w:marRight w:val="0"/>
              <w:marTop w:val="0"/>
              <w:marBottom w:val="0"/>
              <w:divBdr>
                <w:top w:val="none" w:sz="0" w:space="0" w:color="auto"/>
                <w:left w:val="none" w:sz="0" w:space="0" w:color="auto"/>
                <w:bottom w:val="none" w:sz="0" w:space="0" w:color="auto"/>
                <w:right w:val="none" w:sz="0" w:space="0" w:color="auto"/>
              </w:divBdr>
            </w:div>
            <w:div w:id="1907838330">
              <w:marLeft w:val="0"/>
              <w:marRight w:val="0"/>
              <w:marTop w:val="0"/>
              <w:marBottom w:val="0"/>
              <w:divBdr>
                <w:top w:val="none" w:sz="0" w:space="0" w:color="auto"/>
                <w:left w:val="none" w:sz="0" w:space="0" w:color="auto"/>
                <w:bottom w:val="none" w:sz="0" w:space="0" w:color="auto"/>
                <w:right w:val="none" w:sz="0" w:space="0" w:color="auto"/>
              </w:divBdr>
            </w:div>
            <w:div w:id="1410807021">
              <w:marLeft w:val="0"/>
              <w:marRight w:val="0"/>
              <w:marTop w:val="0"/>
              <w:marBottom w:val="0"/>
              <w:divBdr>
                <w:top w:val="none" w:sz="0" w:space="0" w:color="auto"/>
                <w:left w:val="none" w:sz="0" w:space="0" w:color="auto"/>
                <w:bottom w:val="none" w:sz="0" w:space="0" w:color="auto"/>
                <w:right w:val="none" w:sz="0" w:space="0" w:color="auto"/>
              </w:divBdr>
            </w:div>
            <w:div w:id="133182008">
              <w:marLeft w:val="0"/>
              <w:marRight w:val="0"/>
              <w:marTop w:val="0"/>
              <w:marBottom w:val="0"/>
              <w:divBdr>
                <w:top w:val="none" w:sz="0" w:space="0" w:color="auto"/>
                <w:left w:val="none" w:sz="0" w:space="0" w:color="auto"/>
                <w:bottom w:val="none" w:sz="0" w:space="0" w:color="auto"/>
                <w:right w:val="none" w:sz="0" w:space="0" w:color="auto"/>
              </w:divBdr>
            </w:div>
            <w:div w:id="918831391">
              <w:marLeft w:val="0"/>
              <w:marRight w:val="0"/>
              <w:marTop w:val="0"/>
              <w:marBottom w:val="0"/>
              <w:divBdr>
                <w:top w:val="none" w:sz="0" w:space="0" w:color="auto"/>
                <w:left w:val="none" w:sz="0" w:space="0" w:color="auto"/>
                <w:bottom w:val="none" w:sz="0" w:space="0" w:color="auto"/>
                <w:right w:val="none" w:sz="0" w:space="0" w:color="auto"/>
              </w:divBdr>
            </w:div>
            <w:div w:id="1689211044">
              <w:marLeft w:val="0"/>
              <w:marRight w:val="0"/>
              <w:marTop w:val="0"/>
              <w:marBottom w:val="0"/>
              <w:divBdr>
                <w:top w:val="none" w:sz="0" w:space="0" w:color="auto"/>
                <w:left w:val="none" w:sz="0" w:space="0" w:color="auto"/>
                <w:bottom w:val="none" w:sz="0" w:space="0" w:color="auto"/>
                <w:right w:val="none" w:sz="0" w:space="0" w:color="auto"/>
              </w:divBdr>
            </w:div>
            <w:div w:id="1121074047">
              <w:marLeft w:val="0"/>
              <w:marRight w:val="0"/>
              <w:marTop w:val="0"/>
              <w:marBottom w:val="0"/>
              <w:divBdr>
                <w:top w:val="none" w:sz="0" w:space="0" w:color="auto"/>
                <w:left w:val="none" w:sz="0" w:space="0" w:color="auto"/>
                <w:bottom w:val="none" w:sz="0" w:space="0" w:color="auto"/>
                <w:right w:val="none" w:sz="0" w:space="0" w:color="auto"/>
              </w:divBdr>
            </w:div>
            <w:div w:id="11228338">
              <w:marLeft w:val="0"/>
              <w:marRight w:val="0"/>
              <w:marTop w:val="0"/>
              <w:marBottom w:val="0"/>
              <w:divBdr>
                <w:top w:val="none" w:sz="0" w:space="0" w:color="auto"/>
                <w:left w:val="none" w:sz="0" w:space="0" w:color="auto"/>
                <w:bottom w:val="none" w:sz="0" w:space="0" w:color="auto"/>
                <w:right w:val="none" w:sz="0" w:space="0" w:color="auto"/>
              </w:divBdr>
            </w:div>
            <w:div w:id="1465612341">
              <w:marLeft w:val="0"/>
              <w:marRight w:val="0"/>
              <w:marTop w:val="0"/>
              <w:marBottom w:val="0"/>
              <w:divBdr>
                <w:top w:val="none" w:sz="0" w:space="0" w:color="auto"/>
                <w:left w:val="none" w:sz="0" w:space="0" w:color="auto"/>
                <w:bottom w:val="none" w:sz="0" w:space="0" w:color="auto"/>
                <w:right w:val="none" w:sz="0" w:space="0" w:color="auto"/>
              </w:divBdr>
            </w:div>
            <w:div w:id="797332570">
              <w:marLeft w:val="0"/>
              <w:marRight w:val="0"/>
              <w:marTop w:val="0"/>
              <w:marBottom w:val="0"/>
              <w:divBdr>
                <w:top w:val="none" w:sz="0" w:space="0" w:color="auto"/>
                <w:left w:val="none" w:sz="0" w:space="0" w:color="auto"/>
                <w:bottom w:val="none" w:sz="0" w:space="0" w:color="auto"/>
                <w:right w:val="none" w:sz="0" w:space="0" w:color="auto"/>
              </w:divBdr>
            </w:div>
            <w:div w:id="714618542">
              <w:marLeft w:val="0"/>
              <w:marRight w:val="0"/>
              <w:marTop w:val="0"/>
              <w:marBottom w:val="0"/>
              <w:divBdr>
                <w:top w:val="none" w:sz="0" w:space="0" w:color="auto"/>
                <w:left w:val="none" w:sz="0" w:space="0" w:color="auto"/>
                <w:bottom w:val="none" w:sz="0" w:space="0" w:color="auto"/>
                <w:right w:val="none" w:sz="0" w:space="0" w:color="auto"/>
              </w:divBdr>
            </w:div>
            <w:div w:id="1537698904">
              <w:marLeft w:val="0"/>
              <w:marRight w:val="0"/>
              <w:marTop w:val="0"/>
              <w:marBottom w:val="0"/>
              <w:divBdr>
                <w:top w:val="none" w:sz="0" w:space="0" w:color="auto"/>
                <w:left w:val="none" w:sz="0" w:space="0" w:color="auto"/>
                <w:bottom w:val="none" w:sz="0" w:space="0" w:color="auto"/>
                <w:right w:val="none" w:sz="0" w:space="0" w:color="auto"/>
              </w:divBdr>
            </w:div>
            <w:div w:id="364715123">
              <w:marLeft w:val="0"/>
              <w:marRight w:val="0"/>
              <w:marTop w:val="0"/>
              <w:marBottom w:val="0"/>
              <w:divBdr>
                <w:top w:val="none" w:sz="0" w:space="0" w:color="auto"/>
                <w:left w:val="none" w:sz="0" w:space="0" w:color="auto"/>
                <w:bottom w:val="none" w:sz="0" w:space="0" w:color="auto"/>
                <w:right w:val="none" w:sz="0" w:space="0" w:color="auto"/>
              </w:divBdr>
            </w:div>
            <w:div w:id="92481334">
              <w:marLeft w:val="0"/>
              <w:marRight w:val="0"/>
              <w:marTop w:val="0"/>
              <w:marBottom w:val="0"/>
              <w:divBdr>
                <w:top w:val="none" w:sz="0" w:space="0" w:color="auto"/>
                <w:left w:val="none" w:sz="0" w:space="0" w:color="auto"/>
                <w:bottom w:val="none" w:sz="0" w:space="0" w:color="auto"/>
                <w:right w:val="none" w:sz="0" w:space="0" w:color="auto"/>
              </w:divBdr>
            </w:div>
            <w:div w:id="1461218611">
              <w:marLeft w:val="0"/>
              <w:marRight w:val="0"/>
              <w:marTop w:val="0"/>
              <w:marBottom w:val="0"/>
              <w:divBdr>
                <w:top w:val="none" w:sz="0" w:space="0" w:color="auto"/>
                <w:left w:val="none" w:sz="0" w:space="0" w:color="auto"/>
                <w:bottom w:val="none" w:sz="0" w:space="0" w:color="auto"/>
                <w:right w:val="none" w:sz="0" w:space="0" w:color="auto"/>
              </w:divBdr>
            </w:div>
            <w:div w:id="1466044997">
              <w:marLeft w:val="0"/>
              <w:marRight w:val="0"/>
              <w:marTop w:val="0"/>
              <w:marBottom w:val="0"/>
              <w:divBdr>
                <w:top w:val="none" w:sz="0" w:space="0" w:color="auto"/>
                <w:left w:val="none" w:sz="0" w:space="0" w:color="auto"/>
                <w:bottom w:val="none" w:sz="0" w:space="0" w:color="auto"/>
                <w:right w:val="none" w:sz="0" w:space="0" w:color="auto"/>
              </w:divBdr>
            </w:div>
            <w:div w:id="1686974734">
              <w:marLeft w:val="0"/>
              <w:marRight w:val="0"/>
              <w:marTop w:val="0"/>
              <w:marBottom w:val="0"/>
              <w:divBdr>
                <w:top w:val="none" w:sz="0" w:space="0" w:color="auto"/>
                <w:left w:val="none" w:sz="0" w:space="0" w:color="auto"/>
                <w:bottom w:val="none" w:sz="0" w:space="0" w:color="auto"/>
                <w:right w:val="none" w:sz="0" w:space="0" w:color="auto"/>
              </w:divBdr>
            </w:div>
            <w:div w:id="143090584">
              <w:marLeft w:val="0"/>
              <w:marRight w:val="0"/>
              <w:marTop w:val="0"/>
              <w:marBottom w:val="0"/>
              <w:divBdr>
                <w:top w:val="none" w:sz="0" w:space="0" w:color="auto"/>
                <w:left w:val="none" w:sz="0" w:space="0" w:color="auto"/>
                <w:bottom w:val="none" w:sz="0" w:space="0" w:color="auto"/>
                <w:right w:val="none" w:sz="0" w:space="0" w:color="auto"/>
              </w:divBdr>
            </w:div>
            <w:div w:id="1637644611">
              <w:marLeft w:val="0"/>
              <w:marRight w:val="0"/>
              <w:marTop w:val="0"/>
              <w:marBottom w:val="0"/>
              <w:divBdr>
                <w:top w:val="none" w:sz="0" w:space="0" w:color="auto"/>
                <w:left w:val="none" w:sz="0" w:space="0" w:color="auto"/>
                <w:bottom w:val="none" w:sz="0" w:space="0" w:color="auto"/>
                <w:right w:val="none" w:sz="0" w:space="0" w:color="auto"/>
              </w:divBdr>
            </w:div>
            <w:div w:id="657807745">
              <w:marLeft w:val="0"/>
              <w:marRight w:val="0"/>
              <w:marTop w:val="0"/>
              <w:marBottom w:val="0"/>
              <w:divBdr>
                <w:top w:val="none" w:sz="0" w:space="0" w:color="auto"/>
                <w:left w:val="none" w:sz="0" w:space="0" w:color="auto"/>
                <w:bottom w:val="none" w:sz="0" w:space="0" w:color="auto"/>
                <w:right w:val="none" w:sz="0" w:space="0" w:color="auto"/>
              </w:divBdr>
            </w:div>
            <w:div w:id="1451243221">
              <w:marLeft w:val="0"/>
              <w:marRight w:val="0"/>
              <w:marTop w:val="0"/>
              <w:marBottom w:val="0"/>
              <w:divBdr>
                <w:top w:val="none" w:sz="0" w:space="0" w:color="auto"/>
                <w:left w:val="none" w:sz="0" w:space="0" w:color="auto"/>
                <w:bottom w:val="none" w:sz="0" w:space="0" w:color="auto"/>
                <w:right w:val="none" w:sz="0" w:space="0" w:color="auto"/>
              </w:divBdr>
            </w:div>
            <w:div w:id="726806079">
              <w:marLeft w:val="0"/>
              <w:marRight w:val="0"/>
              <w:marTop w:val="0"/>
              <w:marBottom w:val="0"/>
              <w:divBdr>
                <w:top w:val="none" w:sz="0" w:space="0" w:color="auto"/>
                <w:left w:val="none" w:sz="0" w:space="0" w:color="auto"/>
                <w:bottom w:val="none" w:sz="0" w:space="0" w:color="auto"/>
                <w:right w:val="none" w:sz="0" w:space="0" w:color="auto"/>
              </w:divBdr>
            </w:div>
            <w:div w:id="1057439217">
              <w:marLeft w:val="0"/>
              <w:marRight w:val="0"/>
              <w:marTop w:val="0"/>
              <w:marBottom w:val="0"/>
              <w:divBdr>
                <w:top w:val="none" w:sz="0" w:space="0" w:color="auto"/>
                <w:left w:val="none" w:sz="0" w:space="0" w:color="auto"/>
                <w:bottom w:val="none" w:sz="0" w:space="0" w:color="auto"/>
                <w:right w:val="none" w:sz="0" w:space="0" w:color="auto"/>
              </w:divBdr>
            </w:div>
            <w:div w:id="1504977755">
              <w:marLeft w:val="0"/>
              <w:marRight w:val="0"/>
              <w:marTop w:val="0"/>
              <w:marBottom w:val="0"/>
              <w:divBdr>
                <w:top w:val="none" w:sz="0" w:space="0" w:color="auto"/>
                <w:left w:val="none" w:sz="0" w:space="0" w:color="auto"/>
                <w:bottom w:val="none" w:sz="0" w:space="0" w:color="auto"/>
                <w:right w:val="none" w:sz="0" w:space="0" w:color="auto"/>
              </w:divBdr>
            </w:div>
            <w:div w:id="1543059791">
              <w:marLeft w:val="0"/>
              <w:marRight w:val="0"/>
              <w:marTop w:val="0"/>
              <w:marBottom w:val="0"/>
              <w:divBdr>
                <w:top w:val="none" w:sz="0" w:space="0" w:color="auto"/>
                <w:left w:val="none" w:sz="0" w:space="0" w:color="auto"/>
                <w:bottom w:val="none" w:sz="0" w:space="0" w:color="auto"/>
                <w:right w:val="none" w:sz="0" w:space="0" w:color="auto"/>
              </w:divBdr>
            </w:div>
            <w:div w:id="452093625">
              <w:marLeft w:val="0"/>
              <w:marRight w:val="0"/>
              <w:marTop w:val="0"/>
              <w:marBottom w:val="0"/>
              <w:divBdr>
                <w:top w:val="none" w:sz="0" w:space="0" w:color="auto"/>
                <w:left w:val="none" w:sz="0" w:space="0" w:color="auto"/>
                <w:bottom w:val="none" w:sz="0" w:space="0" w:color="auto"/>
                <w:right w:val="none" w:sz="0" w:space="0" w:color="auto"/>
              </w:divBdr>
            </w:div>
            <w:div w:id="1948846803">
              <w:marLeft w:val="0"/>
              <w:marRight w:val="0"/>
              <w:marTop w:val="0"/>
              <w:marBottom w:val="0"/>
              <w:divBdr>
                <w:top w:val="none" w:sz="0" w:space="0" w:color="auto"/>
                <w:left w:val="none" w:sz="0" w:space="0" w:color="auto"/>
                <w:bottom w:val="none" w:sz="0" w:space="0" w:color="auto"/>
                <w:right w:val="none" w:sz="0" w:space="0" w:color="auto"/>
              </w:divBdr>
            </w:div>
            <w:div w:id="1057240845">
              <w:marLeft w:val="0"/>
              <w:marRight w:val="0"/>
              <w:marTop w:val="0"/>
              <w:marBottom w:val="0"/>
              <w:divBdr>
                <w:top w:val="none" w:sz="0" w:space="0" w:color="auto"/>
                <w:left w:val="none" w:sz="0" w:space="0" w:color="auto"/>
                <w:bottom w:val="none" w:sz="0" w:space="0" w:color="auto"/>
                <w:right w:val="none" w:sz="0" w:space="0" w:color="auto"/>
              </w:divBdr>
            </w:div>
            <w:div w:id="245699746">
              <w:marLeft w:val="0"/>
              <w:marRight w:val="0"/>
              <w:marTop w:val="0"/>
              <w:marBottom w:val="0"/>
              <w:divBdr>
                <w:top w:val="none" w:sz="0" w:space="0" w:color="auto"/>
                <w:left w:val="none" w:sz="0" w:space="0" w:color="auto"/>
                <w:bottom w:val="none" w:sz="0" w:space="0" w:color="auto"/>
                <w:right w:val="none" w:sz="0" w:space="0" w:color="auto"/>
              </w:divBdr>
            </w:div>
            <w:div w:id="358167515">
              <w:marLeft w:val="0"/>
              <w:marRight w:val="0"/>
              <w:marTop w:val="0"/>
              <w:marBottom w:val="0"/>
              <w:divBdr>
                <w:top w:val="none" w:sz="0" w:space="0" w:color="auto"/>
                <w:left w:val="none" w:sz="0" w:space="0" w:color="auto"/>
                <w:bottom w:val="none" w:sz="0" w:space="0" w:color="auto"/>
                <w:right w:val="none" w:sz="0" w:space="0" w:color="auto"/>
              </w:divBdr>
            </w:div>
            <w:div w:id="1698239338">
              <w:marLeft w:val="0"/>
              <w:marRight w:val="0"/>
              <w:marTop w:val="0"/>
              <w:marBottom w:val="0"/>
              <w:divBdr>
                <w:top w:val="none" w:sz="0" w:space="0" w:color="auto"/>
                <w:left w:val="none" w:sz="0" w:space="0" w:color="auto"/>
                <w:bottom w:val="none" w:sz="0" w:space="0" w:color="auto"/>
                <w:right w:val="none" w:sz="0" w:space="0" w:color="auto"/>
              </w:divBdr>
            </w:div>
            <w:div w:id="1188133493">
              <w:marLeft w:val="0"/>
              <w:marRight w:val="0"/>
              <w:marTop w:val="0"/>
              <w:marBottom w:val="0"/>
              <w:divBdr>
                <w:top w:val="none" w:sz="0" w:space="0" w:color="auto"/>
                <w:left w:val="none" w:sz="0" w:space="0" w:color="auto"/>
                <w:bottom w:val="none" w:sz="0" w:space="0" w:color="auto"/>
                <w:right w:val="none" w:sz="0" w:space="0" w:color="auto"/>
              </w:divBdr>
            </w:div>
            <w:div w:id="2084716632">
              <w:marLeft w:val="0"/>
              <w:marRight w:val="0"/>
              <w:marTop w:val="0"/>
              <w:marBottom w:val="0"/>
              <w:divBdr>
                <w:top w:val="none" w:sz="0" w:space="0" w:color="auto"/>
                <w:left w:val="none" w:sz="0" w:space="0" w:color="auto"/>
                <w:bottom w:val="none" w:sz="0" w:space="0" w:color="auto"/>
                <w:right w:val="none" w:sz="0" w:space="0" w:color="auto"/>
              </w:divBdr>
            </w:div>
            <w:div w:id="446462283">
              <w:marLeft w:val="0"/>
              <w:marRight w:val="0"/>
              <w:marTop w:val="0"/>
              <w:marBottom w:val="0"/>
              <w:divBdr>
                <w:top w:val="none" w:sz="0" w:space="0" w:color="auto"/>
                <w:left w:val="none" w:sz="0" w:space="0" w:color="auto"/>
                <w:bottom w:val="none" w:sz="0" w:space="0" w:color="auto"/>
                <w:right w:val="none" w:sz="0" w:space="0" w:color="auto"/>
              </w:divBdr>
            </w:div>
            <w:div w:id="1711808051">
              <w:marLeft w:val="0"/>
              <w:marRight w:val="0"/>
              <w:marTop w:val="0"/>
              <w:marBottom w:val="0"/>
              <w:divBdr>
                <w:top w:val="none" w:sz="0" w:space="0" w:color="auto"/>
                <w:left w:val="none" w:sz="0" w:space="0" w:color="auto"/>
                <w:bottom w:val="none" w:sz="0" w:space="0" w:color="auto"/>
                <w:right w:val="none" w:sz="0" w:space="0" w:color="auto"/>
              </w:divBdr>
            </w:div>
            <w:div w:id="231815497">
              <w:marLeft w:val="0"/>
              <w:marRight w:val="0"/>
              <w:marTop w:val="0"/>
              <w:marBottom w:val="0"/>
              <w:divBdr>
                <w:top w:val="none" w:sz="0" w:space="0" w:color="auto"/>
                <w:left w:val="none" w:sz="0" w:space="0" w:color="auto"/>
                <w:bottom w:val="none" w:sz="0" w:space="0" w:color="auto"/>
                <w:right w:val="none" w:sz="0" w:space="0" w:color="auto"/>
              </w:divBdr>
            </w:div>
            <w:div w:id="985863927">
              <w:marLeft w:val="0"/>
              <w:marRight w:val="0"/>
              <w:marTop w:val="0"/>
              <w:marBottom w:val="0"/>
              <w:divBdr>
                <w:top w:val="none" w:sz="0" w:space="0" w:color="auto"/>
                <w:left w:val="none" w:sz="0" w:space="0" w:color="auto"/>
                <w:bottom w:val="none" w:sz="0" w:space="0" w:color="auto"/>
                <w:right w:val="none" w:sz="0" w:space="0" w:color="auto"/>
              </w:divBdr>
            </w:div>
            <w:div w:id="215819437">
              <w:marLeft w:val="0"/>
              <w:marRight w:val="0"/>
              <w:marTop w:val="0"/>
              <w:marBottom w:val="0"/>
              <w:divBdr>
                <w:top w:val="none" w:sz="0" w:space="0" w:color="auto"/>
                <w:left w:val="none" w:sz="0" w:space="0" w:color="auto"/>
                <w:bottom w:val="none" w:sz="0" w:space="0" w:color="auto"/>
                <w:right w:val="none" w:sz="0" w:space="0" w:color="auto"/>
              </w:divBdr>
            </w:div>
            <w:div w:id="293411427">
              <w:marLeft w:val="0"/>
              <w:marRight w:val="0"/>
              <w:marTop w:val="0"/>
              <w:marBottom w:val="0"/>
              <w:divBdr>
                <w:top w:val="none" w:sz="0" w:space="0" w:color="auto"/>
                <w:left w:val="none" w:sz="0" w:space="0" w:color="auto"/>
                <w:bottom w:val="none" w:sz="0" w:space="0" w:color="auto"/>
                <w:right w:val="none" w:sz="0" w:space="0" w:color="auto"/>
              </w:divBdr>
            </w:div>
            <w:div w:id="1329091691">
              <w:marLeft w:val="0"/>
              <w:marRight w:val="0"/>
              <w:marTop w:val="0"/>
              <w:marBottom w:val="0"/>
              <w:divBdr>
                <w:top w:val="none" w:sz="0" w:space="0" w:color="auto"/>
                <w:left w:val="none" w:sz="0" w:space="0" w:color="auto"/>
                <w:bottom w:val="none" w:sz="0" w:space="0" w:color="auto"/>
                <w:right w:val="none" w:sz="0" w:space="0" w:color="auto"/>
              </w:divBdr>
            </w:div>
            <w:div w:id="863709843">
              <w:marLeft w:val="0"/>
              <w:marRight w:val="0"/>
              <w:marTop w:val="0"/>
              <w:marBottom w:val="0"/>
              <w:divBdr>
                <w:top w:val="none" w:sz="0" w:space="0" w:color="auto"/>
                <w:left w:val="none" w:sz="0" w:space="0" w:color="auto"/>
                <w:bottom w:val="none" w:sz="0" w:space="0" w:color="auto"/>
                <w:right w:val="none" w:sz="0" w:space="0" w:color="auto"/>
              </w:divBdr>
            </w:div>
            <w:div w:id="1592082049">
              <w:marLeft w:val="0"/>
              <w:marRight w:val="0"/>
              <w:marTop w:val="0"/>
              <w:marBottom w:val="0"/>
              <w:divBdr>
                <w:top w:val="none" w:sz="0" w:space="0" w:color="auto"/>
                <w:left w:val="none" w:sz="0" w:space="0" w:color="auto"/>
                <w:bottom w:val="none" w:sz="0" w:space="0" w:color="auto"/>
                <w:right w:val="none" w:sz="0" w:space="0" w:color="auto"/>
              </w:divBdr>
            </w:div>
            <w:div w:id="2034726241">
              <w:marLeft w:val="0"/>
              <w:marRight w:val="0"/>
              <w:marTop w:val="0"/>
              <w:marBottom w:val="0"/>
              <w:divBdr>
                <w:top w:val="none" w:sz="0" w:space="0" w:color="auto"/>
                <w:left w:val="none" w:sz="0" w:space="0" w:color="auto"/>
                <w:bottom w:val="none" w:sz="0" w:space="0" w:color="auto"/>
                <w:right w:val="none" w:sz="0" w:space="0" w:color="auto"/>
              </w:divBdr>
            </w:div>
            <w:div w:id="1080828424">
              <w:marLeft w:val="0"/>
              <w:marRight w:val="0"/>
              <w:marTop w:val="0"/>
              <w:marBottom w:val="0"/>
              <w:divBdr>
                <w:top w:val="none" w:sz="0" w:space="0" w:color="auto"/>
                <w:left w:val="none" w:sz="0" w:space="0" w:color="auto"/>
                <w:bottom w:val="none" w:sz="0" w:space="0" w:color="auto"/>
                <w:right w:val="none" w:sz="0" w:space="0" w:color="auto"/>
              </w:divBdr>
            </w:div>
            <w:div w:id="368797315">
              <w:marLeft w:val="0"/>
              <w:marRight w:val="0"/>
              <w:marTop w:val="0"/>
              <w:marBottom w:val="0"/>
              <w:divBdr>
                <w:top w:val="none" w:sz="0" w:space="0" w:color="auto"/>
                <w:left w:val="none" w:sz="0" w:space="0" w:color="auto"/>
                <w:bottom w:val="none" w:sz="0" w:space="0" w:color="auto"/>
                <w:right w:val="none" w:sz="0" w:space="0" w:color="auto"/>
              </w:divBdr>
            </w:div>
            <w:div w:id="1201359416">
              <w:marLeft w:val="0"/>
              <w:marRight w:val="0"/>
              <w:marTop w:val="0"/>
              <w:marBottom w:val="0"/>
              <w:divBdr>
                <w:top w:val="none" w:sz="0" w:space="0" w:color="auto"/>
                <w:left w:val="none" w:sz="0" w:space="0" w:color="auto"/>
                <w:bottom w:val="none" w:sz="0" w:space="0" w:color="auto"/>
                <w:right w:val="none" w:sz="0" w:space="0" w:color="auto"/>
              </w:divBdr>
            </w:div>
            <w:div w:id="1925383050">
              <w:marLeft w:val="0"/>
              <w:marRight w:val="0"/>
              <w:marTop w:val="0"/>
              <w:marBottom w:val="0"/>
              <w:divBdr>
                <w:top w:val="none" w:sz="0" w:space="0" w:color="auto"/>
                <w:left w:val="none" w:sz="0" w:space="0" w:color="auto"/>
                <w:bottom w:val="none" w:sz="0" w:space="0" w:color="auto"/>
                <w:right w:val="none" w:sz="0" w:space="0" w:color="auto"/>
              </w:divBdr>
            </w:div>
            <w:div w:id="1021054267">
              <w:marLeft w:val="0"/>
              <w:marRight w:val="0"/>
              <w:marTop w:val="0"/>
              <w:marBottom w:val="0"/>
              <w:divBdr>
                <w:top w:val="none" w:sz="0" w:space="0" w:color="auto"/>
                <w:left w:val="none" w:sz="0" w:space="0" w:color="auto"/>
                <w:bottom w:val="none" w:sz="0" w:space="0" w:color="auto"/>
                <w:right w:val="none" w:sz="0" w:space="0" w:color="auto"/>
              </w:divBdr>
            </w:div>
            <w:div w:id="541209204">
              <w:marLeft w:val="0"/>
              <w:marRight w:val="0"/>
              <w:marTop w:val="0"/>
              <w:marBottom w:val="0"/>
              <w:divBdr>
                <w:top w:val="none" w:sz="0" w:space="0" w:color="auto"/>
                <w:left w:val="none" w:sz="0" w:space="0" w:color="auto"/>
                <w:bottom w:val="none" w:sz="0" w:space="0" w:color="auto"/>
                <w:right w:val="none" w:sz="0" w:space="0" w:color="auto"/>
              </w:divBdr>
            </w:div>
            <w:div w:id="657149755">
              <w:marLeft w:val="0"/>
              <w:marRight w:val="0"/>
              <w:marTop w:val="0"/>
              <w:marBottom w:val="0"/>
              <w:divBdr>
                <w:top w:val="none" w:sz="0" w:space="0" w:color="auto"/>
                <w:left w:val="none" w:sz="0" w:space="0" w:color="auto"/>
                <w:bottom w:val="none" w:sz="0" w:space="0" w:color="auto"/>
                <w:right w:val="none" w:sz="0" w:space="0" w:color="auto"/>
              </w:divBdr>
            </w:div>
            <w:div w:id="892035825">
              <w:marLeft w:val="0"/>
              <w:marRight w:val="0"/>
              <w:marTop w:val="0"/>
              <w:marBottom w:val="0"/>
              <w:divBdr>
                <w:top w:val="none" w:sz="0" w:space="0" w:color="auto"/>
                <w:left w:val="none" w:sz="0" w:space="0" w:color="auto"/>
                <w:bottom w:val="none" w:sz="0" w:space="0" w:color="auto"/>
                <w:right w:val="none" w:sz="0" w:space="0" w:color="auto"/>
              </w:divBdr>
            </w:div>
            <w:div w:id="1408115094">
              <w:marLeft w:val="0"/>
              <w:marRight w:val="0"/>
              <w:marTop w:val="0"/>
              <w:marBottom w:val="0"/>
              <w:divBdr>
                <w:top w:val="none" w:sz="0" w:space="0" w:color="auto"/>
                <w:left w:val="none" w:sz="0" w:space="0" w:color="auto"/>
                <w:bottom w:val="none" w:sz="0" w:space="0" w:color="auto"/>
                <w:right w:val="none" w:sz="0" w:space="0" w:color="auto"/>
              </w:divBdr>
            </w:div>
            <w:div w:id="2063821593">
              <w:marLeft w:val="0"/>
              <w:marRight w:val="0"/>
              <w:marTop w:val="0"/>
              <w:marBottom w:val="0"/>
              <w:divBdr>
                <w:top w:val="none" w:sz="0" w:space="0" w:color="auto"/>
                <w:left w:val="none" w:sz="0" w:space="0" w:color="auto"/>
                <w:bottom w:val="none" w:sz="0" w:space="0" w:color="auto"/>
                <w:right w:val="none" w:sz="0" w:space="0" w:color="auto"/>
              </w:divBdr>
            </w:div>
            <w:div w:id="1403142382">
              <w:marLeft w:val="0"/>
              <w:marRight w:val="0"/>
              <w:marTop w:val="0"/>
              <w:marBottom w:val="0"/>
              <w:divBdr>
                <w:top w:val="none" w:sz="0" w:space="0" w:color="auto"/>
                <w:left w:val="none" w:sz="0" w:space="0" w:color="auto"/>
                <w:bottom w:val="none" w:sz="0" w:space="0" w:color="auto"/>
                <w:right w:val="none" w:sz="0" w:space="0" w:color="auto"/>
              </w:divBdr>
            </w:div>
            <w:div w:id="375742044">
              <w:marLeft w:val="0"/>
              <w:marRight w:val="0"/>
              <w:marTop w:val="0"/>
              <w:marBottom w:val="0"/>
              <w:divBdr>
                <w:top w:val="none" w:sz="0" w:space="0" w:color="auto"/>
                <w:left w:val="none" w:sz="0" w:space="0" w:color="auto"/>
                <w:bottom w:val="none" w:sz="0" w:space="0" w:color="auto"/>
                <w:right w:val="none" w:sz="0" w:space="0" w:color="auto"/>
              </w:divBdr>
            </w:div>
            <w:div w:id="129789387">
              <w:marLeft w:val="0"/>
              <w:marRight w:val="0"/>
              <w:marTop w:val="0"/>
              <w:marBottom w:val="0"/>
              <w:divBdr>
                <w:top w:val="none" w:sz="0" w:space="0" w:color="auto"/>
                <w:left w:val="none" w:sz="0" w:space="0" w:color="auto"/>
                <w:bottom w:val="none" w:sz="0" w:space="0" w:color="auto"/>
                <w:right w:val="none" w:sz="0" w:space="0" w:color="auto"/>
              </w:divBdr>
            </w:div>
            <w:div w:id="968320734">
              <w:marLeft w:val="0"/>
              <w:marRight w:val="0"/>
              <w:marTop w:val="0"/>
              <w:marBottom w:val="0"/>
              <w:divBdr>
                <w:top w:val="none" w:sz="0" w:space="0" w:color="auto"/>
                <w:left w:val="none" w:sz="0" w:space="0" w:color="auto"/>
                <w:bottom w:val="none" w:sz="0" w:space="0" w:color="auto"/>
                <w:right w:val="none" w:sz="0" w:space="0" w:color="auto"/>
              </w:divBdr>
            </w:div>
            <w:div w:id="1746954553">
              <w:marLeft w:val="0"/>
              <w:marRight w:val="0"/>
              <w:marTop w:val="0"/>
              <w:marBottom w:val="0"/>
              <w:divBdr>
                <w:top w:val="none" w:sz="0" w:space="0" w:color="auto"/>
                <w:left w:val="none" w:sz="0" w:space="0" w:color="auto"/>
                <w:bottom w:val="none" w:sz="0" w:space="0" w:color="auto"/>
                <w:right w:val="none" w:sz="0" w:space="0" w:color="auto"/>
              </w:divBdr>
            </w:div>
            <w:div w:id="1798066562">
              <w:marLeft w:val="0"/>
              <w:marRight w:val="0"/>
              <w:marTop w:val="0"/>
              <w:marBottom w:val="0"/>
              <w:divBdr>
                <w:top w:val="none" w:sz="0" w:space="0" w:color="auto"/>
                <w:left w:val="none" w:sz="0" w:space="0" w:color="auto"/>
                <w:bottom w:val="none" w:sz="0" w:space="0" w:color="auto"/>
                <w:right w:val="none" w:sz="0" w:space="0" w:color="auto"/>
              </w:divBdr>
            </w:div>
            <w:div w:id="218370812">
              <w:marLeft w:val="0"/>
              <w:marRight w:val="0"/>
              <w:marTop w:val="0"/>
              <w:marBottom w:val="0"/>
              <w:divBdr>
                <w:top w:val="none" w:sz="0" w:space="0" w:color="auto"/>
                <w:left w:val="none" w:sz="0" w:space="0" w:color="auto"/>
                <w:bottom w:val="none" w:sz="0" w:space="0" w:color="auto"/>
                <w:right w:val="none" w:sz="0" w:space="0" w:color="auto"/>
              </w:divBdr>
            </w:div>
            <w:div w:id="176784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338574">
      <w:bodyDiv w:val="1"/>
      <w:marLeft w:val="0"/>
      <w:marRight w:val="0"/>
      <w:marTop w:val="0"/>
      <w:marBottom w:val="0"/>
      <w:divBdr>
        <w:top w:val="none" w:sz="0" w:space="0" w:color="auto"/>
        <w:left w:val="none" w:sz="0" w:space="0" w:color="auto"/>
        <w:bottom w:val="none" w:sz="0" w:space="0" w:color="auto"/>
        <w:right w:val="none" w:sz="0" w:space="0" w:color="auto"/>
      </w:divBdr>
      <w:divsChild>
        <w:div w:id="1911623177">
          <w:marLeft w:val="0"/>
          <w:marRight w:val="0"/>
          <w:marTop w:val="0"/>
          <w:marBottom w:val="0"/>
          <w:divBdr>
            <w:top w:val="none" w:sz="0" w:space="0" w:color="auto"/>
            <w:left w:val="none" w:sz="0" w:space="0" w:color="auto"/>
            <w:bottom w:val="none" w:sz="0" w:space="0" w:color="auto"/>
            <w:right w:val="none" w:sz="0" w:space="0" w:color="auto"/>
          </w:divBdr>
        </w:div>
      </w:divsChild>
    </w:div>
    <w:div w:id="2055040114">
      <w:bodyDiv w:val="1"/>
      <w:marLeft w:val="0"/>
      <w:marRight w:val="0"/>
      <w:marTop w:val="0"/>
      <w:marBottom w:val="0"/>
      <w:divBdr>
        <w:top w:val="none" w:sz="0" w:space="0" w:color="auto"/>
        <w:left w:val="none" w:sz="0" w:space="0" w:color="auto"/>
        <w:bottom w:val="none" w:sz="0" w:space="0" w:color="auto"/>
        <w:right w:val="none" w:sz="0" w:space="0" w:color="auto"/>
      </w:divBdr>
      <w:divsChild>
        <w:div w:id="2093432065">
          <w:marLeft w:val="0"/>
          <w:marRight w:val="0"/>
          <w:marTop w:val="0"/>
          <w:marBottom w:val="0"/>
          <w:divBdr>
            <w:top w:val="none" w:sz="0" w:space="0" w:color="auto"/>
            <w:left w:val="none" w:sz="0" w:space="0" w:color="auto"/>
            <w:bottom w:val="none" w:sz="0" w:space="0" w:color="auto"/>
            <w:right w:val="none" w:sz="0" w:space="0" w:color="auto"/>
          </w:divBdr>
        </w:div>
        <w:div w:id="1477069635">
          <w:marLeft w:val="0"/>
          <w:marRight w:val="0"/>
          <w:marTop w:val="0"/>
          <w:marBottom w:val="0"/>
          <w:divBdr>
            <w:top w:val="none" w:sz="0" w:space="0" w:color="auto"/>
            <w:left w:val="none" w:sz="0" w:space="0" w:color="auto"/>
            <w:bottom w:val="none" w:sz="0" w:space="0" w:color="auto"/>
            <w:right w:val="none" w:sz="0" w:space="0" w:color="auto"/>
          </w:divBdr>
        </w:div>
        <w:div w:id="1458599841">
          <w:marLeft w:val="0"/>
          <w:marRight w:val="0"/>
          <w:marTop w:val="0"/>
          <w:marBottom w:val="0"/>
          <w:divBdr>
            <w:top w:val="none" w:sz="0" w:space="0" w:color="auto"/>
            <w:left w:val="none" w:sz="0" w:space="0" w:color="auto"/>
            <w:bottom w:val="none" w:sz="0" w:space="0" w:color="auto"/>
            <w:right w:val="none" w:sz="0" w:space="0" w:color="auto"/>
          </w:divBdr>
        </w:div>
        <w:div w:id="110561716">
          <w:marLeft w:val="0"/>
          <w:marRight w:val="0"/>
          <w:marTop w:val="0"/>
          <w:marBottom w:val="0"/>
          <w:divBdr>
            <w:top w:val="none" w:sz="0" w:space="0" w:color="auto"/>
            <w:left w:val="none" w:sz="0" w:space="0" w:color="auto"/>
            <w:bottom w:val="none" w:sz="0" w:space="0" w:color="auto"/>
            <w:right w:val="none" w:sz="0" w:space="0" w:color="auto"/>
          </w:divBdr>
        </w:div>
        <w:div w:id="1544174633">
          <w:marLeft w:val="0"/>
          <w:marRight w:val="0"/>
          <w:marTop w:val="0"/>
          <w:marBottom w:val="0"/>
          <w:divBdr>
            <w:top w:val="none" w:sz="0" w:space="0" w:color="auto"/>
            <w:left w:val="none" w:sz="0" w:space="0" w:color="auto"/>
            <w:bottom w:val="none" w:sz="0" w:space="0" w:color="auto"/>
            <w:right w:val="none" w:sz="0" w:space="0" w:color="auto"/>
          </w:divBdr>
        </w:div>
      </w:divsChild>
    </w:div>
    <w:div w:id="2056849980">
      <w:bodyDiv w:val="1"/>
      <w:marLeft w:val="0"/>
      <w:marRight w:val="0"/>
      <w:marTop w:val="0"/>
      <w:marBottom w:val="0"/>
      <w:divBdr>
        <w:top w:val="none" w:sz="0" w:space="0" w:color="auto"/>
        <w:left w:val="none" w:sz="0" w:space="0" w:color="auto"/>
        <w:bottom w:val="none" w:sz="0" w:space="0" w:color="auto"/>
        <w:right w:val="none" w:sz="0" w:space="0" w:color="auto"/>
      </w:divBdr>
      <w:divsChild>
        <w:div w:id="1591504807">
          <w:marLeft w:val="0"/>
          <w:marRight w:val="0"/>
          <w:marTop w:val="0"/>
          <w:marBottom w:val="0"/>
          <w:divBdr>
            <w:top w:val="none" w:sz="0" w:space="0" w:color="auto"/>
            <w:left w:val="none" w:sz="0" w:space="0" w:color="auto"/>
            <w:bottom w:val="none" w:sz="0" w:space="0" w:color="auto"/>
            <w:right w:val="none" w:sz="0" w:space="0" w:color="auto"/>
          </w:divBdr>
        </w:div>
      </w:divsChild>
    </w:div>
    <w:div w:id="2059931307">
      <w:bodyDiv w:val="1"/>
      <w:marLeft w:val="0"/>
      <w:marRight w:val="0"/>
      <w:marTop w:val="0"/>
      <w:marBottom w:val="0"/>
      <w:divBdr>
        <w:top w:val="none" w:sz="0" w:space="0" w:color="auto"/>
        <w:left w:val="none" w:sz="0" w:space="0" w:color="auto"/>
        <w:bottom w:val="none" w:sz="0" w:space="0" w:color="auto"/>
        <w:right w:val="none" w:sz="0" w:space="0" w:color="auto"/>
      </w:divBdr>
      <w:divsChild>
        <w:div w:id="1232424388">
          <w:marLeft w:val="0"/>
          <w:marRight w:val="0"/>
          <w:marTop w:val="0"/>
          <w:marBottom w:val="0"/>
          <w:divBdr>
            <w:top w:val="none" w:sz="0" w:space="0" w:color="auto"/>
            <w:left w:val="none" w:sz="0" w:space="0" w:color="auto"/>
            <w:bottom w:val="none" w:sz="0" w:space="0" w:color="auto"/>
            <w:right w:val="none" w:sz="0" w:space="0" w:color="auto"/>
          </w:divBdr>
          <w:divsChild>
            <w:div w:id="1343893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065828439">
      <w:bodyDiv w:val="1"/>
      <w:marLeft w:val="0"/>
      <w:marRight w:val="0"/>
      <w:marTop w:val="0"/>
      <w:marBottom w:val="0"/>
      <w:divBdr>
        <w:top w:val="none" w:sz="0" w:space="0" w:color="auto"/>
        <w:left w:val="none" w:sz="0" w:space="0" w:color="auto"/>
        <w:bottom w:val="none" w:sz="0" w:space="0" w:color="auto"/>
        <w:right w:val="none" w:sz="0" w:space="0" w:color="auto"/>
      </w:divBdr>
      <w:divsChild>
        <w:div w:id="188373385">
          <w:marLeft w:val="0"/>
          <w:marRight w:val="0"/>
          <w:marTop w:val="0"/>
          <w:marBottom w:val="0"/>
          <w:divBdr>
            <w:top w:val="none" w:sz="0" w:space="0" w:color="auto"/>
            <w:left w:val="none" w:sz="0" w:space="0" w:color="auto"/>
            <w:bottom w:val="none" w:sz="0" w:space="0" w:color="auto"/>
            <w:right w:val="none" w:sz="0" w:space="0" w:color="auto"/>
          </w:divBdr>
          <w:divsChild>
            <w:div w:id="685326270">
              <w:marLeft w:val="0"/>
              <w:marRight w:val="0"/>
              <w:marTop w:val="0"/>
              <w:marBottom w:val="0"/>
              <w:divBdr>
                <w:top w:val="none" w:sz="0" w:space="0" w:color="auto"/>
                <w:left w:val="none" w:sz="0" w:space="0" w:color="auto"/>
                <w:bottom w:val="none" w:sz="0" w:space="0" w:color="auto"/>
                <w:right w:val="none" w:sz="0" w:space="0" w:color="auto"/>
              </w:divBdr>
              <w:divsChild>
                <w:div w:id="1947151000">
                  <w:marLeft w:val="0"/>
                  <w:marRight w:val="0"/>
                  <w:marTop w:val="0"/>
                  <w:marBottom w:val="0"/>
                  <w:divBdr>
                    <w:top w:val="none" w:sz="0" w:space="0" w:color="auto"/>
                    <w:left w:val="none" w:sz="0" w:space="0" w:color="auto"/>
                    <w:bottom w:val="none" w:sz="0" w:space="0" w:color="auto"/>
                    <w:right w:val="none" w:sz="0" w:space="0" w:color="auto"/>
                  </w:divBdr>
                  <w:divsChild>
                    <w:div w:id="1114404095">
                      <w:marLeft w:val="0"/>
                      <w:marRight w:val="0"/>
                      <w:marTop w:val="0"/>
                      <w:marBottom w:val="0"/>
                      <w:divBdr>
                        <w:top w:val="none" w:sz="0" w:space="0" w:color="auto"/>
                        <w:left w:val="none" w:sz="0" w:space="0" w:color="auto"/>
                        <w:bottom w:val="none" w:sz="0" w:space="0" w:color="auto"/>
                        <w:right w:val="none" w:sz="0" w:space="0" w:color="auto"/>
                      </w:divBdr>
                      <w:divsChild>
                        <w:div w:id="340813249">
                          <w:marLeft w:val="0"/>
                          <w:marRight w:val="0"/>
                          <w:marTop w:val="0"/>
                          <w:marBottom w:val="0"/>
                          <w:divBdr>
                            <w:top w:val="none" w:sz="0" w:space="0" w:color="auto"/>
                            <w:left w:val="none" w:sz="0" w:space="0" w:color="auto"/>
                            <w:bottom w:val="none" w:sz="0" w:space="0" w:color="auto"/>
                            <w:right w:val="none" w:sz="0" w:space="0" w:color="auto"/>
                          </w:divBdr>
                          <w:divsChild>
                            <w:div w:id="863684">
                              <w:marLeft w:val="0"/>
                              <w:marRight w:val="0"/>
                              <w:marTop w:val="0"/>
                              <w:marBottom w:val="0"/>
                              <w:divBdr>
                                <w:top w:val="none" w:sz="0" w:space="0" w:color="auto"/>
                                <w:left w:val="none" w:sz="0" w:space="0" w:color="auto"/>
                                <w:bottom w:val="none" w:sz="0" w:space="0" w:color="auto"/>
                                <w:right w:val="none" w:sz="0" w:space="0" w:color="auto"/>
                              </w:divBdr>
                              <w:divsChild>
                                <w:div w:id="596906565">
                                  <w:marLeft w:val="0"/>
                                  <w:marRight w:val="0"/>
                                  <w:marTop w:val="0"/>
                                  <w:marBottom w:val="0"/>
                                  <w:divBdr>
                                    <w:top w:val="none" w:sz="0" w:space="0" w:color="auto"/>
                                    <w:left w:val="none" w:sz="0" w:space="0" w:color="auto"/>
                                    <w:bottom w:val="none" w:sz="0" w:space="0" w:color="auto"/>
                                    <w:right w:val="none" w:sz="0" w:space="0" w:color="auto"/>
                                  </w:divBdr>
                                  <w:divsChild>
                                    <w:div w:id="939294526">
                                      <w:marLeft w:val="0"/>
                                      <w:marRight w:val="0"/>
                                      <w:marTop w:val="0"/>
                                      <w:marBottom w:val="0"/>
                                      <w:divBdr>
                                        <w:top w:val="none" w:sz="0" w:space="0" w:color="auto"/>
                                        <w:left w:val="none" w:sz="0" w:space="0" w:color="auto"/>
                                        <w:bottom w:val="none" w:sz="0" w:space="0" w:color="auto"/>
                                        <w:right w:val="none" w:sz="0" w:space="0" w:color="auto"/>
                                      </w:divBdr>
                                      <w:divsChild>
                                        <w:div w:id="1555265549">
                                          <w:marLeft w:val="0"/>
                                          <w:marRight w:val="0"/>
                                          <w:marTop w:val="0"/>
                                          <w:marBottom w:val="0"/>
                                          <w:divBdr>
                                            <w:top w:val="none" w:sz="0" w:space="0" w:color="auto"/>
                                            <w:left w:val="none" w:sz="0" w:space="0" w:color="auto"/>
                                            <w:bottom w:val="none" w:sz="0" w:space="0" w:color="auto"/>
                                            <w:right w:val="none" w:sz="0" w:space="0" w:color="auto"/>
                                          </w:divBdr>
                                          <w:divsChild>
                                            <w:div w:id="214466231">
                                              <w:marLeft w:val="0"/>
                                              <w:marRight w:val="0"/>
                                              <w:marTop w:val="0"/>
                                              <w:marBottom w:val="0"/>
                                              <w:divBdr>
                                                <w:top w:val="none" w:sz="0" w:space="0" w:color="auto"/>
                                                <w:left w:val="none" w:sz="0" w:space="0" w:color="auto"/>
                                                <w:bottom w:val="none" w:sz="0" w:space="0" w:color="auto"/>
                                                <w:right w:val="none" w:sz="0" w:space="0" w:color="auto"/>
                                              </w:divBdr>
                                              <w:divsChild>
                                                <w:div w:id="74588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8413849">
                              <w:marLeft w:val="0"/>
                              <w:marRight w:val="0"/>
                              <w:marTop w:val="0"/>
                              <w:marBottom w:val="0"/>
                              <w:divBdr>
                                <w:top w:val="none" w:sz="0" w:space="0" w:color="auto"/>
                                <w:left w:val="none" w:sz="0" w:space="0" w:color="auto"/>
                                <w:bottom w:val="none" w:sz="0" w:space="0" w:color="auto"/>
                                <w:right w:val="none" w:sz="0" w:space="0" w:color="auto"/>
                              </w:divBdr>
                              <w:divsChild>
                                <w:div w:id="903224256">
                                  <w:marLeft w:val="0"/>
                                  <w:marRight w:val="0"/>
                                  <w:marTop w:val="0"/>
                                  <w:marBottom w:val="0"/>
                                  <w:divBdr>
                                    <w:top w:val="none" w:sz="0" w:space="0" w:color="auto"/>
                                    <w:left w:val="none" w:sz="0" w:space="0" w:color="auto"/>
                                    <w:bottom w:val="none" w:sz="0" w:space="0" w:color="auto"/>
                                    <w:right w:val="none" w:sz="0" w:space="0" w:color="auto"/>
                                  </w:divBdr>
                                  <w:divsChild>
                                    <w:div w:id="1736320861">
                                      <w:marLeft w:val="0"/>
                                      <w:marRight w:val="0"/>
                                      <w:marTop w:val="0"/>
                                      <w:marBottom w:val="0"/>
                                      <w:divBdr>
                                        <w:top w:val="none" w:sz="0" w:space="0" w:color="auto"/>
                                        <w:left w:val="none" w:sz="0" w:space="0" w:color="auto"/>
                                        <w:bottom w:val="none" w:sz="0" w:space="0" w:color="auto"/>
                                        <w:right w:val="none" w:sz="0" w:space="0" w:color="auto"/>
                                      </w:divBdr>
                                      <w:divsChild>
                                        <w:div w:id="1721589923">
                                          <w:marLeft w:val="0"/>
                                          <w:marRight w:val="0"/>
                                          <w:marTop w:val="0"/>
                                          <w:marBottom w:val="0"/>
                                          <w:divBdr>
                                            <w:top w:val="none" w:sz="0" w:space="0" w:color="auto"/>
                                            <w:left w:val="none" w:sz="0" w:space="0" w:color="auto"/>
                                            <w:bottom w:val="none" w:sz="0" w:space="0" w:color="auto"/>
                                            <w:right w:val="none" w:sz="0" w:space="0" w:color="auto"/>
                                          </w:divBdr>
                                          <w:divsChild>
                                            <w:div w:id="1809976160">
                                              <w:marLeft w:val="0"/>
                                              <w:marRight w:val="0"/>
                                              <w:marTop w:val="0"/>
                                              <w:marBottom w:val="0"/>
                                              <w:divBdr>
                                                <w:top w:val="none" w:sz="0" w:space="0" w:color="auto"/>
                                                <w:left w:val="none" w:sz="0" w:space="0" w:color="auto"/>
                                                <w:bottom w:val="none" w:sz="0" w:space="0" w:color="auto"/>
                                                <w:right w:val="none" w:sz="0" w:space="0" w:color="auto"/>
                                              </w:divBdr>
                                              <w:divsChild>
                                                <w:div w:id="1879194494">
                                                  <w:marLeft w:val="0"/>
                                                  <w:marRight w:val="0"/>
                                                  <w:marTop w:val="0"/>
                                                  <w:marBottom w:val="0"/>
                                                  <w:divBdr>
                                                    <w:top w:val="none" w:sz="0" w:space="0" w:color="auto"/>
                                                    <w:left w:val="none" w:sz="0" w:space="0" w:color="auto"/>
                                                    <w:bottom w:val="none" w:sz="0" w:space="0" w:color="auto"/>
                                                    <w:right w:val="none" w:sz="0" w:space="0" w:color="auto"/>
                                                  </w:divBdr>
                                                  <w:divsChild>
                                                    <w:div w:id="522522094">
                                                      <w:marLeft w:val="0"/>
                                                      <w:marRight w:val="0"/>
                                                      <w:marTop w:val="0"/>
                                                      <w:marBottom w:val="0"/>
                                                      <w:divBdr>
                                                        <w:top w:val="none" w:sz="0" w:space="0" w:color="auto"/>
                                                        <w:left w:val="none" w:sz="0" w:space="0" w:color="auto"/>
                                                        <w:bottom w:val="none" w:sz="0" w:space="0" w:color="auto"/>
                                                        <w:right w:val="none" w:sz="0" w:space="0" w:color="auto"/>
                                                      </w:divBdr>
                                                      <w:divsChild>
                                                        <w:div w:id="1751003333">
                                                          <w:marLeft w:val="0"/>
                                                          <w:marRight w:val="0"/>
                                                          <w:marTop w:val="0"/>
                                                          <w:marBottom w:val="0"/>
                                                          <w:divBdr>
                                                            <w:top w:val="none" w:sz="0" w:space="0" w:color="auto"/>
                                                            <w:left w:val="none" w:sz="0" w:space="0" w:color="auto"/>
                                                            <w:bottom w:val="none" w:sz="0" w:space="0" w:color="auto"/>
                                                            <w:right w:val="none" w:sz="0" w:space="0" w:color="auto"/>
                                                          </w:divBdr>
                                                          <w:divsChild>
                                                            <w:div w:id="604196098">
                                                              <w:marLeft w:val="0"/>
                                                              <w:marRight w:val="0"/>
                                                              <w:marTop w:val="0"/>
                                                              <w:marBottom w:val="0"/>
                                                              <w:divBdr>
                                                                <w:top w:val="none" w:sz="0" w:space="0" w:color="auto"/>
                                                                <w:left w:val="none" w:sz="0" w:space="0" w:color="auto"/>
                                                                <w:bottom w:val="none" w:sz="0" w:space="0" w:color="auto"/>
                                                                <w:right w:val="none" w:sz="0" w:space="0" w:color="auto"/>
                                                              </w:divBdr>
                                                              <w:divsChild>
                                                                <w:div w:id="1217352998">
                                                                  <w:marLeft w:val="0"/>
                                                                  <w:marRight w:val="0"/>
                                                                  <w:marTop w:val="0"/>
                                                                  <w:marBottom w:val="0"/>
                                                                  <w:divBdr>
                                                                    <w:top w:val="none" w:sz="0" w:space="0" w:color="auto"/>
                                                                    <w:left w:val="none" w:sz="0" w:space="0" w:color="auto"/>
                                                                    <w:bottom w:val="none" w:sz="0" w:space="0" w:color="auto"/>
                                                                    <w:right w:val="none" w:sz="0" w:space="0" w:color="auto"/>
                                                                  </w:divBdr>
                                                                </w:div>
                                                                <w:div w:id="891575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936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143617">
              <w:marLeft w:val="0"/>
              <w:marRight w:val="0"/>
              <w:marTop w:val="0"/>
              <w:marBottom w:val="0"/>
              <w:divBdr>
                <w:top w:val="none" w:sz="0" w:space="0" w:color="auto"/>
                <w:left w:val="none" w:sz="0" w:space="0" w:color="auto"/>
                <w:bottom w:val="none" w:sz="0" w:space="0" w:color="auto"/>
                <w:right w:val="none" w:sz="0" w:space="0" w:color="auto"/>
              </w:divBdr>
              <w:divsChild>
                <w:div w:id="814184140">
                  <w:marLeft w:val="0"/>
                  <w:marRight w:val="0"/>
                  <w:marTop w:val="0"/>
                  <w:marBottom w:val="0"/>
                  <w:divBdr>
                    <w:top w:val="none" w:sz="0" w:space="0" w:color="auto"/>
                    <w:left w:val="none" w:sz="0" w:space="0" w:color="auto"/>
                    <w:bottom w:val="none" w:sz="0" w:space="0" w:color="auto"/>
                    <w:right w:val="none" w:sz="0" w:space="0" w:color="auto"/>
                  </w:divBdr>
                  <w:divsChild>
                    <w:div w:id="1819151726">
                      <w:marLeft w:val="0"/>
                      <w:marRight w:val="0"/>
                      <w:marTop w:val="0"/>
                      <w:marBottom w:val="0"/>
                      <w:divBdr>
                        <w:top w:val="none" w:sz="0" w:space="0" w:color="auto"/>
                        <w:left w:val="none" w:sz="0" w:space="0" w:color="auto"/>
                        <w:bottom w:val="none" w:sz="0" w:space="0" w:color="auto"/>
                        <w:right w:val="none" w:sz="0" w:space="0" w:color="auto"/>
                      </w:divBdr>
                      <w:divsChild>
                        <w:div w:id="111048909">
                          <w:marLeft w:val="0"/>
                          <w:marRight w:val="0"/>
                          <w:marTop w:val="0"/>
                          <w:marBottom w:val="0"/>
                          <w:divBdr>
                            <w:top w:val="none" w:sz="0" w:space="0" w:color="auto"/>
                            <w:left w:val="none" w:sz="0" w:space="0" w:color="auto"/>
                            <w:bottom w:val="none" w:sz="0" w:space="0" w:color="auto"/>
                            <w:right w:val="none" w:sz="0" w:space="0" w:color="auto"/>
                          </w:divBdr>
                          <w:divsChild>
                            <w:div w:id="1567648163">
                              <w:marLeft w:val="0"/>
                              <w:marRight w:val="0"/>
                              <w:marTop w:val="0"/>
                              <w:marBottom w:val="0"/>
                              <w:divBdr>
                                <w:top w:val="none" w:sz="0" w:space="0" w:color="auto"/>
                                <w:left w:val="none" w:sz="0" w:space="0" w:color="auto"/>
                                <w:bottom w:val="none" w:sz="0" w:space="0" w:color="auto"/>
                                <w:right w:val="none" w:sz="0" w:space="0" w:color="auto"/>
                              </w:divBdr>
                              <w:divsChild>
                                <w:div w:id="801733433">
                                  <w:marLeft w:val="0"/>
                                  <w:marRight w:val="0"/>
                                  <w:marTop w:val="0"/>
                                  <w:marBottom w:val="0"/>
                                  <w:divBdr>
                                    <w:top w:val="none" w:sz="0" w:space="0" w:color="auto"/>
                                    <w:left w:val="none" w:sz="0" w:space="0" w:color="auto"/>
                                    <w:bottom w:val="none" w:sz="0" w:space="0" w:color="auto"/>
                                    <w:right w:val="none" w:sz="0" w:space="0" w:color="auto"/>
                                  </w:divBdr>
                                  <w:divsChild>
                                    <w:div w:id="1407413871">
                                      <w:marLeft w:val="0"/>
                                      <w:marRight w:val="0"/>
                                      <w:marTop w:val="0"/>
                                      <w:marBottom w:val="0"/>
                                      <w:divBdr>
                                        <w:top w:val="none" w:sz="0" w:space="0" w:color="auto"/>
                                        <w:left w:val="none" w:sz="0" w:space="0" w:color="auto"/>
                                        <w:bottom w:val="none" w:sz="0" w:space="0" w:color="auto"/>
                                        <w:right w:val="none" w:sz="0" w:space="0" w:color="auto"/>
                                      </w:divBdr>
                                      <w:divsChild>
                                        <w:div w:id="1223058071">
                                          <w:marLeft w:val="0"/>
                                          <w:marRight w:val="0"/>
                                          <w:marTop w:val="0"/>
                                          <w:marBottom w:val="0"/>
                                          <w:divBdr>
                                            <w:top w:val="none" w:sz="0" w:space="0" w:color="auto"/>
                                            <w:left w:val="none" w:sz="0" w:space="0" w:color="auto"/>
                                            <w:bottom w:val="none" w:sz="0" w:space="0" w:color="auto"/>
                                            <w:right w:val="none" w:sz="0" w:space="0" w:color="auto"/>
                                          </w:divBdr>
                                          <w:divsChild>
                                            <w:div w:id="478691871">
                                              <w:marLeft w:val="0"/>
                                              <w:marRight w:val="0"/>
                                              <w:marTop w:val="0"/>
                                              <w:marBottom w:val="0"/>
                                              <w:divBdr>
                                                <w:top w:val="none" w:sz="0" w:space="0" w:color="auto"/>
                                                <w:left w:val="none" w:sz="0" w:space="0" w:color="auto"/>
                                                <w:bottom w:val="none" w:sz="0" w:space="0" w:color="auto"/>
                                                <w:right w:val="none" w:sz="0" w:space="0" w:color="auto"/>
                                              </w:divBdr>
                                              <w:divsChild>
                                                <w:div w:id="12235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9924947">
                              <w:marLeft w:val="0"/>
                              <w:marRight w:val="0"/>
                              <w:marTop w:val="0"/>
                              <w:marBottom w:val="0"/>
                              <w:divBdr>
                                <w:top w:val="none" w:sz="0" w:space="0" w:color="auto"/>
                                <w:left w:val="none" w:sz="0" w:space="0" w:color="auto"/>
                                <w:bottom w:val="none" w:sz="0" w:space="0" w:color="auto"/>
                                <w:right w:val="none" w:sz="0" w:space="0" w:color="auto"/>
                              </w:divBdr>
                              <w:divsChild>
                                <w:div w:id="1230849530">
                                  <w:marLeft w:val="0"/>
                                  <w:marRight w:val="0"/>
                                  <w:marTop w:val="0"/>
                                  <w:marBottom w:val="0"/>
                                  <w:divBdr>
                                    <w:top w:val="none" w:sz="0" w:space="0" w:color="auto"/>
                                    <w:left w:val="none" w:sz="0" w:space="0" w:color="auto"/>
                                    <w:bottom w:val="none" w:sz="0" w:space="0" w:color="auto"/>
                                    <w:right w:val="none" w:sz="0" w:space="0" w:color="auto"/>
                                  </w:divBdr>
                                  <w:divsChild>
                                    <w:div w:id="1732849879">
                                      <w:marLeft w:val="0"/>
                                      <w:marRight w:val="0"/>
                                      <w:marTop w:val="0"/>
                                      <w:marBottom w:val="0"/>
                                      <w:divBdr>
                                        <w:top w:val="none" w:sz="0" w:space="0" w:color="auto"/>
                                        <w:left w:val="none" w:sz="0" w:space="0" w:color="auto"/>
                                        <w:bottom w:val="none" w:sz="0" w:space="0" w:color="auto"/>
                                        <w:right w:val="none" w:sz="0" w:space="0" w:color="auto"/>
                                      </w:divBdr>
                                      <w:divsChild>
                                        <w:div w:id="620383454">
                                          <w:marLeft w:val="0"/>
                                          <w:marRight w:val="0"/>
                                          <w:marTop w:val="0"/>
                                          <w:marBottom w:val="0"/>
                                          <w:divBdr>
                                            <w:top w:val="none" w:sz="0" w:space="0" w:color="auto"/>
                                            <w:left w:val="none" w:sz="0" w:space="0" w:color="auto"/>
                                            <w:bottom w:val="none" w:sz="0" w:space="0" w:color="auto"/>
                                            <w:right w:val="none" w:sz="0" w:space="0" w:color="auto"/>
                                          </w:divBdr>
                                          <w:divsChild>
                                            <w:div w:id="251670786">
                                              <w:marLeft w:val="0"/>
                                              <w:marRight w:val="0"/>
                                              <w:marTop w:val="0"/>
                                              <w:marBottom w:val="0"/>
                                              <w:divBdr>
                                                <w:top w:val="none" w:sz="0" w:space="0" w:color="auto"/>
                                                <w:left w:val="none" w:sz="0" w:space="0" w:color="auto"/>
                                                <w:bottom w:val="none" w:sz="0" w:space="0" w:color="auto"/>
                                                <w:right w:val="none" w:sz="0" w:space="0" w:color="auto"/>
                                              </w:divBdr>
                                              <w:divsChild>
                                                <w:div w:id="9651949">
                                                  <w:marLeft w:val="0"/>
                                                  <w:marRight w:val="0"/>
                                                  <w:marTop w:val="0"/>
                                                  <w:marBottom w:val="0"/>
                                                  <w:divBdr>
                                                    <w:top w:val="none" w:sz="0" w:space="0" w:color="auto"/>
                                                    <w:left w:val="none" w:sz="0" w:space="0" w:color="auto"/>
                                                    <w:bottom w:val="none" w:sz="0" w:space="0" w:color="auto"/>
                                                    <w:right w:val="none" w:sz="0" w:space="0" w:color="auto"/>
                                                  </w:divBdr>
                                                  <w:divsChild>
                                                    <w:div w:id="428551024">
                                                      <w:marLeft w:val="0"/>
                                                      <w:marRight w:val="0"/>
                                                      <w:marTop w:val="0"/>
                                                      <w:marBottom w:val="0"/>
                                                      <w:divBdr>
                                                        <w:top w:val="none" w:sz="0" w:space="0" w:color="auto"/>
                                                        <w:left w:val="none" w:sz="0" w:space="0" w:color="auto"/>
                                                        <w:bottom w:val="none" w:sz="0" w:space="0" w:color="auto"/>
                                                        <w:right w:val="none" w:sz="0" w:space="0" w:color="auto"/>
                                                      </w:divBdr>
                                                      <w:divsChild>
                                                        <w:div w:id="650716613">
                                                          <w:marLeft w:val="0"/>
                                                          <w:marRight w:val="0"/>
                                                          <w:marTop w:val="0"/>
                                                          <w:marBottom w:val="0"/>
                                                          <w:divBdr>
                                                            <w:top w:val="none" w:sz="0" w:space="0" w:color="auto"/>
                                                            <w:left w:val="none" w:sz="0" w:space="0" w:color="auto"/>
                                                            <w:bottom w:val="none" w:sz="0" w:space="0" w:color="auto"/>
                                                            <w:right w:val="none" w:sz="0" w:space="0" w:color="auto"/>
                                                          </w:divBdr>
                                                          <w:divsChild>
                                                            <w:div w:id="1072198144">
                                                              <w:marLeft w:val="0"/>
                                                              <w:marRight w:val="0"/>
                                                              <w:marTop w:val="0"/>
                                                              <w:marBottom w:val="0"/>
                                                              <w:divBdr>
                                                                <w:top w:val="none" w:sz="0" w:space="0" w:color="auto"/>
                                                                <w:left w:val="none" w:sz="0" w:space="0" w:color="auto"/>
                                                                <w:bottom w:val="none" w:sz="0" w:space="0" w:color="auto"/>
                                                                <w:right w:val="none" w:sz="0" w:space="0" w:color="auto"/>
                                                              </w:divBdr>
                                                              <w:divsChild>
                                                                <w:div w:id="97622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79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8584526">
              <w:marLeft w:val="0"/>
              <w:marRight w:val="0"/>
              <w:marTop w:val="0"/>
              <w:marBottom w:val="0"/>
              <w:divBdr>
                <w:top w:val="none" w:sz="0" w:space="0" w:color="auto"/>
                <w:left w:val="none" w:sz="0" w:space="0" w:color="auto"/>
                <w:bottom w:val="none" w:sz="0" w:space="0" w:color="auto"/>
                <w:right w:val="none" w:sz="0" w:space="0" w:color="auto"/>
              </w:divBdr>
              <w:divsChild>
                <w:div w:id="304897571">
                  <w:marLeft w:val="0"/>
                  <w:marRight w:val="0"/>
                  <w:marTop w:val="0"/>
                  <w:marBottom w:val="0"/>
                  <w:divBdr>
                    <w:top w:val="none" w:sz="0" w:space="0" w:color="auto"/>
                    <w:left w:val="none" w:sz="0" w:space="0" w:color="auto"/>
                    <w:bottom w:val="none" w:sz="0" w:space="0" w:color="auto"/>
                    <w:right w:val="none" w:sz="0" w:space="0" w:color="auto"/>
                  </w:divBdr>
                  <w:divsChild>
                    <w:div w:id="296375199">
                      <w:marLeft w:val="0"/>
                      <w:marRight w:val="0"/>
                      <w:marTop w:val="0"/>
                      <w:marBottom w:val="0"/>
                      <w:divBdr>
                        <w:top w:val="none" w:sz="0" w:space="0" w:color="auto"/>
                        <w:left w:val="none" w:sz="0" w:space="0" w:color="auto"/>
                        <w:bottom w:val="none" w:sz="0" w:space="0" w:color="auto"/>
                        <w:right w:val="none" w:sz="0" w:space="0" w:color="auto"/>
                      </w:divBdr>
                      <w:divsChild>
                        <w:div w:id="304892423">
                          <w:marLeft w:val="0"/>
                          <w:marRight w:val="0"/>
                          <w:marTop w:val="0"/>
                          <w:marBottom w:val="0"/>
                          <w:divBdr>
                            <w:top w:val="none" w:sz="0" w:space="0" w:color="auto"/>
                            <w:left w:val="none" w:sz="0" w:space="0" w:color="auto"/>
                            <w:bottom w:val="none" w:sz="0" w:space="0" w:color="auto"/>
                            <w:right w:val="none" w:sz="0" w:space="0" w:color="auto"/>
                          </w:divBdr>
                          <w:divsChild>
                            <w:div w:id="1900240660">
                              <w:marLeft w:val="0"/>
                              <w:marRight w:val="0"/>
                              <w:marTop w:val="0"/>
                              <w:marBottom w:val="0"/>
                              <w:divBdr>
                                <w:top w:val="none" w:sz="0" w:space="0" w:color="auto"/>
                                <w:left w:val="none" w:sz="0" w:space="0" w:color="auto"/>
                                <w:bottom w:val="none" w:sz="0" w:space="0" w:color="auto"/>
                                <w:right w:val="none" w:sz="0" w:space="0" w:color="auto"/>
                              </w:divBdr>
                              <w:divsChild>
                                <w:div w:id="684747533">
                                  <w:marLeft w:val="0"/>
                                  <w:marRight w:val="0"/>
                                  <w:marTop w:val="0"/>
                                  <w:marBottom w:val="0"/>
                                  <w:divBdr>
                                    <w:top w:val="none" w:sz="0" w:space="0" w:color="auto"/>
                                    <w:left w:val="none" w:sz="0" w:space="0" w:color="auto"/>
                                    <w:bottom w:val="none" w:sz="0" w:space="0" w:color="auto"/>
                                    <w:right w:val="none" w:sz="0" w:space="0" w:color="auto"/>
                                  </w:divBdr>
                                  <w:divsChild>
                                    <w:div w:id="1691176566">
                                      <w:marLeft w:val="0"/>
                                      <w:marRight w:val="0"/>
                                      <w:marTop w:val="0"/>
                                      <w:marBottom w:val="0"/>
                                      <w:divBdr>
                                        <w:top w:val="none" w:sz="0" w:space="0" w:color="auto"/>
                                        <w:left w:val="none" w:sz="0" w:space="0" w:color="auto"/>
                                        <w:bottom w:val="none" w:sz="0" w:space="0" w:color="auto"/>
                                        <w:right w:val="none" w:sz="0" w:space="0" w:color="auto"/>
                                      </w:divBdr>
                                      <w:divsChild>
                                        <w:div w:id="1469711433">
                                          <w:marLeft w:val="0"/>
                                          <w:marRight w:val="0"/>
                                          <w:marTop w:val="0"/>
                                          <w:marBottom w:val="0"/>
                                          <w:divBdr>
                                            <w:top w:val="none" w:sz="0" w:space="0" w:color="auto"/>
                                            <w:left w:val="none" w:sz="0" w:space="0" w:color="auto"/>
                                            <w:bottom w:val="none" w:sz="0" w:space="0" w:color="auto"/>
                                            <w:right w:val="none" w:sz="0" w:space="0" w:color="auto"/>
                                          </w:divBdr>
                                          <w:divsChild>
                                            <w:div w:id="224530752">
                                              <w:marLeft w:val="0"/>
                                              <w:marRight w:val="0"/>
                                              <w:marTop w:val="0"/>
                                              <w:marBottom w:val="0"/>
                                              <w:divBdr>
                                                <w:top w:val="none" w:sz="0" w:space="0" w:color="auto"/>
                                                <w:left w:val="none" w:sz="0" w:space="0" w:color="auto"/>
                                                <w:bottom w:val="none" w:sz="0" w:space="0" w:color="auto"/>
                                                <w:right w:val="none" w:sz="0" w:space="0" w:color="auto"/>
                                              </w:divBdr>
                                              <w:divsChild>
                                                <w:div w:id="119068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5624355">
                              <w:marLeft w:val="0"/>
                              <w:marRight w:val="0"/>
                              <w:marTop w:val="0"/>
                              <w:marBottom w:val="0"/>
                              <w:divBdr>
                                <w:top w:val="none" w:sz="0" w:space="0" w:color="auto"/>
                                <w:left w:val="none" w:sz="0" w:space="0" w:color="auto"/>
                                <w:bottom w:val="none" w:sz="0" w:space="0" w:color="auto"/>
                                <w:right w:val="none" w:sz="0" w:space="0" w:color="auto"/>
                              </w:divBdr>
                              <w:divsChild>
                                <w:div w:id="1783301116">
                                  <w:marLeft w:val="0"/>
                                  <w:marRight w:val="0"/>
                                  <w:marTop w:val="0"/>
                                  <w:marBottom w:val="0"/>
                                  <w:divBdr>
                                    <w:top w:val="none" w:sz="0" w:space="0" w:color="auto"/>
                                    <w:left w:val="none" w:sz="0" w:space="0" w:color="auto"/>
                                    <w:bottom w:val="none" w:sz="0" w:space="0" w:color="auto"/>
                                    <w:right w:val="none" w:sz="0" w:space="0" w:color="auto"/>
                                  </w:divBdr>
                                  <w:divsChild>
                                    <w:div w:id="1464957019">
                                      <w:marLeft w:val="0"/>
                                      <w:marRight w:val="0"/>
                                      <w:marTop w:val="0"/>
                                      <w:marBottom w:val="0"/>
                                      <w:divBdr>
                                        <w:top w:val="none" w:sz="0" w:space="0" w:color="auto"/>
                                        <w:left w:val="none" w:sz="0" w:space="0" w:color="auto"/>
                                        <w:bottom w:val="none" w:sz="0" w:space="0" w:color="auto"/>
                                        <w:right w:val="none" w:sz="0" w:space="0" w:color="auto"/>
                                      </w:divBdr>
                                      <w:divsChild>
                                        <w:div w:id="324284806">
                                          <w:marLeft w:val="0"/>
                                          <w:marRight w:val="0"/>
                                          <w:marTop w:val="0"/>
                                          <w:marBottom w:val="0"/>
                                          <w:divBdr>
                                            <w:top w:val="none" w:sz="0" w:space="0" w:color="auto"/>
                                            <w:left w:val="none" w:sz="0" w:space="0" w:color="auto"/>
                                            <w:bottom w:val="none" w:sz="0" w:space="0" w:color="auto"/>
                                            <w:right w:val="none" w:sz="0" w:space="0" w:color="auto"/>
                                          </w:divBdr>
                                          <w:divsChild>
                                            <w:div w:id="989138455">
                                              <w:marLeft w:val="0"/>
                                              <w:marRight w:val="0"/>
                                              <w:marTop w:val="0"/>
                                              <w:marBottom w:val="0"/>
                                              <w:divBdr>
                                                <w:top w:val="none" w:sz="0" w:space="0" w:color="auto"/>
                                                <w:left w:val="none" w:sz="0" w:space="0" w:color="auto"/>
                                                <w:bottom w:val="none" w:sz="0" w:space="0" w:color="auto"/>
                                                <w:right w:val="none" w:sz="0" w:space="0" w:color="auto"/>
                                              </w:divBdr>
                                              <w:divsChild>
                                                <w:div w:id="432360028">
                                                  <w:marLeft w:val="0"/>
                                                  <w:marRight w:val="0"/>
                                                  <w:marTop w:val="0"/>
                                                  <w:marBottom w:val="0"/>
                                                  <w:divBdr>
                                                    <w:top w:val="none" w:sz="0" w:space="0" w:color="auto"/>
                                                    <w:left w:val="none" w:sz="0" w:space="0" w:color="auto"/>
                                                    <w:bottom w:val="none" w:sz="0" w:space="0" w:color="auto"/>
                                                    <w:right w:val="none" w:sz="0" w:space="0" w:color="auto"/>
                                                  </w:divBdr>
                                                  <w:divsChild>
                                                    <w:div w:id="820997088">
                                                      <w:marLeft w:val="0"/>
                                                      <w:marRight w:val="0"/>
                                                      <w:marTop w:val="0"/>
                                                      <w:marBottom w:val="0"/>
                                                      <w:divBdr>
                                                        <w:top w:val="none" w:sz="0" w:space="0" w:color="auto"/>
                                                        <w:left w:val="none" w:sz="0" w:space="0" w:color="auto"/>
                                                        <w:bottom w:val="none" w:sz="0" w:space="0" w:color="auto"/>
                                                        <w:right w:val="none" w:sz="0" w:space="0" w:color="auto"/>
                                                      </w:divBdr>
                                                      <w:divsChild>
                                                        <w:div w:id="1148134197">
                                                          <w:marLeft w:val="0"/>
                                                          <w:marRight w:val="0"/>
                                                          <w:marTop w:val="0"/>
                                                          <w:marBottom w:val="0"/>
                                                          <w:divBdr>
                                                            <w:top w:val="none" w:sz="0" w:space="0" w:color="auto"/>
                                                            <w:left w:val="none" w:sz="0" w:space="0" w:color="auto"/>
                                                            <w:bottom w:val="none" w:sz="0" w:space="0" w:color="auto"/>
                                                            <w:right w:val="none" w:sz="0" w:space="0" w:color="auto"/>
                                                          </w:divBdr>
                                                          <w:divsChild>
                                                            <w:div w:id="1802337674">
                                                              <w:marLeft w:val="0"/>
                                                              <w:marRight w:val="0"/>
                                                              <w:marTop w:val="0"/>
                                                              <w:marBottom w:val="0"/>
                                                              <w:divBdr>
                                                                <w:top w:val="none" w:sz="0" w:space="0" w:color="auto"/>
                                                                <w:left w:val="none" w:sz="0" w:space="0" w:color="auto"/>
                                                                <w:bottom w:val="none" w:sz="0" w:space="0" w:color="auto"/>
                                                                <w:right w:val="none" w:sz="0" w:space="0" w:color="auto"/>
                                                              </w:divBdr>
                                                              <w:divsChild>
                                                                <w:div w:id="529995484">
                                                                  <w:marLeft w:val="0"/>
                                                                  <w:marRight w:val="0"/>
                                                                  <w:marTop w:val="0"/>
                                                                  <w:marBottom w:val="0"/>
                                                                  <w:divBdr>
                                                                    <w:top w:val="none" w:sz="0" w:space="0" w:color="auto"/>
                                                                    <w:left w:val="none" w:sz="0" w:space="0" w:color="auto"/>
                                                                    <w:bottom w:val="none" w:sz="0" w:space="0" w:color="auto"/>
                                                                    <w:right w:val="none" w:sz="0" w:space="0" w:color="auto"/>
                                                                  </w:divBdr>
                                                                </w:div>
                                                                <w:div w:id="288586971">
                                                                  <w:marLeft w:val="0"/>
                                                                  <w:marRight w:val="0"/>
                                                                  <w:marTop w:val="0"/>
                                                                  <w:marBottom w:val="0"/>
                                                                  <w:divBdr>
                                                                    <w:top w:val="none" w:sz="0" w:space="0" w:color="auto"/>
                                                                    <w:left w:val="none" w:sz="0" w:space="0" w:color="auto"/>
                                                                    <w:bottom w:val="none" w:sz="0" w:space="0" w:color="auto"/>
                                                                    <w:right w:val="none" w:sz="0" w:space="0" w:color="auto"/>
                                                                  </w:divBdr>
                                                                </w:div>
                                                                <w:div w:id="212429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228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5735161">
              <w:marLeft w:val="0"/>
              <w:marRight w:val="0"/>
              <w:marTop w:val="0"/>
              <w:marBottom w:val="0"/>
              <w:divBdr>
                <w:top w:val="none" w:sz="0" w:space="0" w:color="auto"/>
                <w:left w:val="none" w:sz="0" w:space="0" w:color="auto"/>
                <w:bottom w:val="none" w:sz="0" w:space="0" w:color="auto"/>
                <w:right w:val="none" w:sz="0" w:space="0" w:color="auto"/>
              </w:divBdr>
              <w:divsChild>
                <w:div w:id="1533613907">
                  <w:marLeft w:val="0"/>
                  <w:marRight w:val="0"/>
                  <w:marTop w:val="0"/>
                  <w:marBottom w:val="0"/>
                  <w:divBdr>
                    <w:top w:val="none" w:sz="0" w:space="0" w:color="auto"/>
                    <w:left w:val="none" w:sz="0" w:space="0" w:color="auto"/>
                    <w:bottom w:val="none" w:sz="0" w:space="0" w:color="auto"/>
                    <w:right w:val="none" w:sz="0" w:space="0" w:color="auto"/>
                  </w:divBdr>
                  <w:divsChild>
                    <w:div w:id="551818541">
                      <w:marLeft w:val="0"/>
                      <w:marRight w:val="0"/>
                      <w:marTop w:val="0"/>
                      <w:marBottom w:val="0"/>
                      <w:divBdr>
                        <w:top w:val="none" w:sz="0" w:space="0" w:color="auto"/>
                        <w:left w:val="none" w:sz="0" w:space="0" w:color="auto"/>
                        <w:bottom w:val="none" w:sz="0" w:space="0" w:color="auto"/>
                        <w:right w:val="none" w:sz="0" w:space="0" w:color="auto"/>
                      </w:divBdr>
                      <w:divsChild>
                        <w:div w:id="2013607050">
                          <w:marLeft w:val="0"/>
                          <w:marRight w:val="0"/>
                          <w:marTop w:val="0"/>
                          <w:marBottom w:val="0"/>
                          <w:divBdr>
                            <w:top w:val="none" w:sz="0" w:space="0" w:color="auto"/>
                            <w:left w:val="none" w:sz="0" w:space="0" w:color="auto"/>
                            <w:bottom w:val="none" w:sz="0" w:space="0" w:color="auto"/>
                            <w:right w:val="none" w:sz="0" w:space="0" w:color="auto"/>
                          </w:divBdr>
                          <w:divsChild>
                            <w:div w:id="111443250">
                              <w:marLeft w:val="0"/>
                              <w:marRight w:val="0"/>
                              <w:marTop w:val="0"/>
                              <w:marBottom w:val="0"/>
                              <w:divBdr>
                                <w:top w:val="none" w:sz="0" w:space="0" w:color="auto"/>
                                <w:left w:val="none" w:sz="0" w:space="0" w:color="auto"/>
                                <w:bottom w:val="none" w:sz="0" w:space="0" w:color="auto"/>
                                <w:right w:val="none" w:sz="0" w:space="0" w:color="auto"/>
                              </w:divBdr>
                              <w:divsChild>
                                <w:div w:id="1667904619">
                                  <w:marLeft w:val="0"/>
                                  <w:marRight w:val="0"/>
                                  <w:marTop w:val="0"/>
                                  <w:marBottom w:val="0"/>
                                  <w:divBdr>
                                    <w:top w:val="none" w:sz="0" w:space="0" w:color="auto"/>
                                    <w:left w:val="none" w:sz="0" w:space="0" w:color="auto"/>
                                    <w:bottom w:val="none" w:sz="0" w:space="0" w:color="auto"/>
                                    <w:right w:val="none" w:sz="0" w:space="0" w:color="auto"/>
                                  </w:divBdr>
                                  <w:divsChild>
                                    <w:div w:id="1402294644">
                                      <w:marLeft w:val="0"/>
                                      <w:marRight w:val="0"/>
                                      <w:marTop w:val="0"/>
                                      <w:marBottom w:val="0"/>
                                      <w:divBdr>
                                        <w:top w:val="none" w:sz="0" w:space="0" w:color="auto"/>
                                        <w:left w:val="none" w:sz="0" w:space="0" w:color="auto"/>
                                        <w:bottom w:val="none" w:sz="0" w:space="0" w:color="auto"/>
                                        <w:right w:val="none" w:sz="0" w:space="0" w:color="auto"/>
                                      </w:divBdr>
                                      <w:divsChild>
                                        <w:div w:id="670330156">
                                          <w:marLeft w:val="0"/>
                                          <w:marRight w:val="0"/>
                                          <w:marTop w:val="0"/>
                                          <w:marBottom w:val="0"/>
                                          <w:divBdr>
                                            <w:top w:val="none" w:sz="0" w:space="0" w:color="auto"/>
                                            <w:left w:val="none" w:sz="0" w:space="0" w:color="auto"/>
                                            <w:bottom w:val="none" w:sz="0" w:space="0" w:color="auto"/>
                                            <w:right w:val="none" w:sz="0" w:space="0" w:color="auto"/>
                                          </w:divBdr>
                                          <w:divsChild>
                                            <w:div w:id="1366177793">
                                              <w:marLeft w:val="0"/>
                                              <w:marRight w:val="0"/>
                                              <w:marTop w:val="0"/>
                                              <w:marBottom w:val="0"/>
                                              <w:divBdr>
                                                <w:top w:val="none" w:sz="0" w:space="0" w:color="auto"/>
                                                <w:left w:val="none" w:sz="0" w:space="0" w:color="auto"/>
                                                <w:bottom w:val="none" w:sz="0" w:space="0" w:color="auto"/>
                                                <w:right w:val="none" w:sz="0" w:space="0" w:color="auto"/>
                                              </w:divBdr>
                                              <w:divsChild>
                                                <w:div w:id="20598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6953444">
                              <w:marLeft w:val="0"/>
                              <w:marRight w:val="0"/>
                              <w:marTop w:val="0"/>
                              <w:marBottom w:val="0"/>
                              <w:divBdr>
                                <w:top w:val="none" w:sz="0" w:space="0" w:color="auto"/>
                                <w:left w:val="none" w:sz="0" w:space="0" w:color="auto"/>
                                <w:bottom w:val="none" w:sz="0" w:space="0" w:color="auto"/>
                                <w:right w:val="none" w:sz="0" w:space="0" w:color="auto"/>
                              </w:divBdr>
                              <w:divsChild>
                                <w:div w:id="880553419">
                                  <w:marLeft w:val="0"/>
                                  <w:marRight w:val="0"/>
                                  <w:marTop w:val="0"/>
                                  <w:marBottom w:val="0"/>
                                  <w:divBdr>
                                    <w:top w:val="none" w:sz="0" w:space="0" w:color="auto"/>
                                    <w:left w:val="none" w:sz="0" w:space="0" w:color="auto"/>
                                    <w:bottom w:val="none" w:sz="0" w:space="0" w:color="auto"/>
                                    <w:right w:val="none" w:sz="0" w:space="0" w:color="auto"/>
                                  </w:divBdr>
                                  <w:divsChild>
                                    <w:div w:id="1335720099">
                                      <w:marLeft w:val="0"/>
                                      <w:marRight w:val="0"/>
                                      <w:marTop w:val="0"/>
                                      <w:marBottom w:val="0"/>
                                      <w:divBdr>
                                        <w:top w:val="none" w:sz="0" w:space="0" w:color="auto"/>
                                        <w:left w:val="none" w:sz="0" w:space="0" w:color="auto"/>
                                        <w:bottom w:val="none" w:sz="0" w:space="0" w:color="auto"/>
                                        <w:right w:val="none" w:sz="0" w:space="0" w:color="auto"/>
                                      </w:divBdr>
                                      <w:divsChild>
                                        <w:div w:id="1145927948">
                                          <w:marLeft w:val="0"/>
                                          <w:marRight w:val="0"/>
                                          <w:marTop w:val="0"/>
                                          <w:marBottom w:val="0"/>
                                          <w:divBdr>
                                            <w:top w:val="none" w:sz="0" w:space="0" w:color="auto"/>
                                            <w:left w:val="none" w:sz="0" w:space="0" w:color="auto"/>
                                            <w:bottom w:val="none" w:sz="0" w:space="0" w:color="auto"/>
                                            <w:right w:val="none" w:sz="0" w:space="0" w:color="auto"/>
                                          </w:divBdr>
                                          <w:divsChild>
                                            <w:div w:id="533005978">
                                              <w:marLeft w:val="0"/>
                                              <w:marRight w:val="0"/>
                                              <w:marTop w:val="0"/>
                                              <w:marBottom w:val="0"/>
                                              <w:divBdr>
                                                <w:top w:val="none" w:sz="0" w:space="0" w:color="auto"/>
                                                <w:left w:val="none" w:sz="0" w:space="0" w:color="auto"/>
                                                <w:bottom w:val="none" w:sz="0" w:space="0" w:color="auto"/>
                                                <w:right w:val="none" w:sz="0" w:space="0" w:color="auto"/>
                                              </w:divBdr>
                                              <w:divsChild>
                                                <w:div w:id="2053845246">
                                                  <w:marLeft w:val="0"/>
                                                  <w:marRight w:val="0"/>
                                                  <w:marTop w:val="0"/>
                                                  <w:marBottom w:val="0"/>
                                                  <w:divBdr>
                                                    <w:top w:val="none" w:sz="0" w:space="0" w:color="auto"/>
                                                    <w:left w:val="none" w:sz="0" w:space="0" w:color="auto"/>
                                                    <w:bottom w:val="none" w:sz="0" w:space="0" w:color="auto"/>
                                                    <w:right w:val="none" w:sz="0" w:space="0" w:color="auto"/>
                                                  </w:divBdr>
                                                  <w:divsChild>
                                                    <w:div w:id="1189028306">
                                                      <w:marLeft w:val="0"/>
                                                      <w:marRight w:val="0"/>
                                                      <w:marTop w:val="0"/>
                                                      <w:marBottom w:val="0"/>
                                                      <w:divBdr>
                                                        <w:top w:val="none" w:sz="0" w:space="0" w:color="auto"/>
                                                        <w:left w:val="none" w:sz="0" w:space="0" w:color="auto"/>
                                                        <w:bottom w:val="none" w:sz="0" w:space="0" w:color="auto"/>
                                                        <w:right w:val="none" w:sz="0" w:space="0" w:color="auto"/>
                                                      </w:divBdr>
                                                      <w:divsChild>
                                                        <w:div w:id="1499464793">
                                                          <w:marLeft w:val="0"/>
                                                          <w:marRight w:val="0"/>
                                                          <w:marTop w:val="0"/>
                                                          <w:marBottom w:val="0"/>
                                                          <w:divBdr>
                                                            <w:top w:val="none" w:sz="0" w:space="0" w:color="auto"/>
                                                            <w:left w:val="none" w:sz="0" w:space="0" w:color="auto"/>
                                                            <w:bottom w:val="none" w:sz="0" w:space="0" w:color="auto"/>
                                                            <w:right w:val="none" w:sz="0" w:space="0" w:color="auto"/>
                                                          </w:divBdr>
                                                          <w:divsChild>
                                                            <w:div w:id="562184562">
                                                              <w:marLeft w:val="0"/>
                                                              <w:marRight w:val="0"/>
                                                              <w:marTop w:val="0"/>
                                                              <w:marBottom w:val="0"/>
                                                              <w:divBdr>
                                                                <w:top w:val="none" w:sz="0" w:space="0" w:color="auto"/>
                                                                <w:left w:val="none" w:sz="0" w:space="0" w:color="auto"/>
                                                                <w:bottom w:val="none" w:sz="0" w:space="0" w:color="auto"/>
                                                                <w:right w:val="none" w:sz="0" w:space="0" w:color="auto"/>
                                                              </w:divBdr>
                                                              <w:divsChild>
                                                                <w:div w:id="45490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618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4195587">
              <w:marLeft w:val="0"/>
              <w:marRight w:val="0"/>
              <w:marTop w:val="0"/>
              <w:marBottom w:val="0"/>
              <w:divBdr>
                <w:top w:val="none" w:sz="0" w:space="0" w:color="auto"/>
                <w:left w:val="none" w:sz="0" w:space="0" w:color="auto"/>
                <w:bottom w:val="none" w:sz="0" w:space="0" w:color="auto"/>
                <w:right w:val="none" w:sz="0" w:space="0" w:color="auto"/>
              </w:divBdr>
              <w:divsChild>
                <w:div w:id="1213693930">
                  <w:marLeft w:val="0"/>
                  <w:marRight w:val="0"/>
                  <w:marTop w:val="0"/>
                  <w:marBottom w:val="0"/>
                  <w:divBdr>
                    <w:top w:val="none" w:sz="0" w:space="0" w:color="auto"/>
                    <w:left w:val="none" w:sz="0" w:space="0" w:color="auto"/>
                    <w:bottom w:val="none" w:sz="0" w:space="0" w:color="auto"/>
                    <w:right w:val="none" w:sz="0" w:space="0" w:color="auto"/>
                  </w:divBdr>
                  <w:divsChild>
                    <w:div w:id="680547763">
                      <w:marLeft w:val="0"/>
                      <w:marRight w:val="0"/>
                      <w:marTop w:val="0"/>
                      <w:marBottom w:val="0"/>
                      <w:divBdr>
                        <w:top w:val="none" w:sz="0" w:space="0" w:color="auto"/>
                        <w:left w:val="none" w:sz="0" w:space="0" w:color="auto"/>
                        <w:bottom w:val="none" w:sz="0" w:space="0" w:color="auto"/>
                        <w:right w:val="none" w:sz="0" w:space="0" w:color="auto"/>
                      </w:divBdr>
                      <w:divsChild>
                        <w:div w:id="938948653">
                          <w:marLeft w:val="0"/>
                          <w:marRight w:val="0"/>
                          <w:marTop w:val="0"/>
                          <w:marBottom w:val="0"/>
                          <w:divBdr>
                            <w:top w:val="none" w:sz="0" w:space="0" w:color="auto"/>
                            <w:left w:val="none" w:sz="0" w:space="0" w:color="auto"/>
                            <w:bottom w:val="none" w:sz="0" w:space="0" w:color="auto"/>
                            <w:right w:val="none" w:sz="0" w:space="0" w:color="auto"/>
                          </w:divBdr>
                          <w:divsChild>
                            <w:div w:id="1690402701">
                              <w:marLeft w:val="0"/>
                              <w:marRight w:val="0"/>
                              <w:marTop w:val="0"/>
                              <w:marBottom w:val="0"/>
                              <w:divBdr>
                                <w:top w:val="none" w:sz="0" w:space="0" w:color="auto"/>
                                <w:left w:val="none" w:sz="0" w:space="0" w:color="auto"/>
                                <w:bottom w:val="none" w:sz="0" w:space="0" w:color="auto"/>
                                <w:right w:val="none" w:sz="0" w:space="0" w:color="auto"/>
                              </w:divBdr>
                              <w:divsChild>
                                <w:div w:id="64887969">
                                  <w:marLeft w:val="0"/>
                                  <w:marRight w:val="0"/>
                                  <w:marTop w:val="0"/>
                                  <w:marBottom w:val="0"/>
                                  <w:divBdr>
                                    <w:top w:val="none" w:sz="0" w:space="0" w:color="auto"/>
                                    <w:left w:val="none" w:sz="0" w:space="0" w:color="auto"/>
                                    <w:bottom w:val="none" w:sz="0" w:space="0" w:color="auto"/>
                                    <w:right w:val="none" w:sz="0" w:space="0" w:color="auto"/>
                                  </w:divBdr>
                                  <w:divsChild>
                                    <w:div w:id="1850945923">
                                      <w:marLeft w:val="0"/>
                                      <w:marRight w:val="0"/>
                                      <w:marTop w:val="0"/>
                                      <w:marBottom w:val="0"/>
                                      <w:divBdr>
                                        <w:top w:val="none" w:sz="0" w:space="0" w:color="auto"/>
                                        <w:left w:val="none" w:sz="0" w:space="0" w:color="auto"/>
                                        <w:bottom w:val="none" w:sz="0" w:space="0" w:color="auto"/>
                                        <w:right w:val="none" w:sz="0" w:space="0" w:color="auto"/>
                                      </w:divBdr>
                                      <w:divsChild>
                                        <w:div w:id="1315600055">
                                          <w:marLeft w:val="0"/>
                                          <w:marRight w:val="0"/>
                                          <w:marTop w:val="0"/>
                                          <w:marBottom w:val="0"/>
                                          <w:divBdr>
                                            <w:top w:val="none" w:sz="0" w:space="0" w:color="auto"/>
                                            <w:left w:val="none" w:sz="0" w:space="0" w:color="auto"/>
                                            <w:bottom w:val="none" w:sz="0" w:space="0" w:color="auto"/>
                                            <w:right w:val="none" w:sz="0" w:space="0" w:color="auto"/>
                                          </w:divBdr>
                                          <w:divsChild>
                                            <w:div w:id="35814214">
                                              <w:marLeft w:val="0"/>
                                              <w:marRight w:val="0"/>
                                              <w:marTop w:val="0"/>
                                              <w:marBottom w:val="0"/>
                                              <w:divBdr>
                                                <w:top w:val="none" w:sz="0" w:space="0" w:color="auto"/>
                                                <w:left w:val="none" w:sz="0" w:space="0" w:color="auto"/>
                                                <w:bottom w:val="none" w:sz="0" w:space="0" w:color="auto"/>
                                                <w:right w:val="none" w:sz="0" w:space="0" w:color="auto"/>
                                              </w:divBdr>
                                              <w:divsChild>
                                                <w:div w:id="142765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3945311">
                              <w:marLeft w:val="0"/>
                              <w:marRight w:val="0"/>
                              <w:marTop w:val="0"/>
                              <w:marBottom w:val="0"/>
                              <w:divBdr>
                                <w:top w:val="none" w:sz="0" w:space="0" w:color="auto"/>
                                <w:left w:val="none" w:sz="0" w:space="0" w:color="auto"/>
                                <w:bottom w:val="none" w:sz="0" w:space="0" w:color="auto"/>
                                <w:right w:val="none" w:sz="0" w:space="0" w:color="auto"/>
                              </w:divBdr>
                              <w:divsChild>
                                <w:div w:id="104663341">
                                  <w:marLeft w:val="0"/>
                                  <w:marRight w:val="0"/>
                                  <w:marTop w:val="0"/>
                                  <w:marBottom w:val="0"/>
                                  <w:divBdr>
                                    <w:top w:val="none" w:sz="0" w:space="0" w:color="auto"/>
                                    <w:left w:val="none" w:sz="0" w:space="0" w:color="auto"/>
                                    <w:bottom w:val="none" w:sz="0" w:space="0" w:color="auto"/>
                                    <w:right w:val="none" w:sz="0" w:space="0" w:color="auto"/>
                                  </w:divBdr>
                                  <w:divsChild>
                                    <w:div w:id="1774978826">
                                      <w:marLeft w:val="0"/>
                                      <w:marRight w:val="0"/>
                                      <w:marTop w:val="0"/>
                                      <w:marBottom w:val="0"/>
                                      <w:divBdr>
                                        <w:top w:val="none" w:sz="0" w:space="0" w:color="auto"/>
                                        <w:left w:val="none" w:sz="0" w:space="0" w:color="auto"/>
                                        <w:bottom w:val="none" w:sz="0" w:space="0" w:color="auto"/>
                                        <w:right w:val="none" w:sz="0" w:space="0" w:color="auto"/>
                                      </w:divBdr>
                                      <w:divsChild>
                                        <w:div w:id="1660384641">
                                          <w:marLeft w:val="0"/>
                                          <w:marRight w:val="0"/>
                                          <w:marTop w:val="0"/>
                                          <w:marBottom w:val="0"/>
                                          <w:divBdr>
                                            <w:top w:val="none" w:sz="0" w:space="0" w:color="auto"/>
                                            <w:left w:val="none" w:sz="0" w:space="0" w:color="auto"/>
                                            <w:bottom w:val="none" w:sz="0" w:space="0" w:color="auto"/>
                                            <w:right w:val="none" w:sz="0" w:space="0" w:color="auto"/>
                                          </w:divBdr>
                                          <w:divsChild>
                                            <w:div w:id="1829516221">
                                              <w:marLeft w:val="0"/>
                                              <w:marRight w:val="0"/>
                                              <w:marTop w:val="0"/>
                                              <w:marBottom w:val="0"/>
                                              <w:divBdr>
                                                <w:top w:val="none" w:sz="0" w:space="0" w:color="auto"/>
                                                <w:left w:val="none" w:sz="0" w:space="0" w:color="auto"/>
                                                <w:bottom w:val="none" w:sz="0" w:space="0" w:color="auto"/>
                                                <w:right w:val="none" w:sz="0" w:space="0" w:color="auto"/>
                                              </w:divBdr>
                                              <w:divsChild>
                                                <w:div w:id="1729065071">
                                                  <w:marLeft w:val="0"/>
                                                  <w:marRight w:val="0"/>
                                                  <w:marTop w:val="0"/>
                                                  <w:marBottom w:val="0"/>
                                                  <w:divBdr>
                                                    <w:top w:val="none" w:sz="0" w:space="0" w:color="auto"/>
                                                    <w:left w:val="none" w:sz="0" w:space="0" w:color="auto"/>
                                                    <w:bottom w:val="none" w:sz="0" w:space="0" w:color="auto"/>
                                                    <w:right w:val="none" w:sz="0" w:space="0" w:color="auto"/>
                                                  </w:divBdr>
                                                  <w:divsChild>
                                                    <w:div w:id="913054901">
                                                      <w:marLeft w:val="0"/>
                                                      <w:marRight w:val="0"/>
                                                      <w:marTop w:val="0"/>
                                                      <w:marBottom w:val="0"/>
                                                      <w:divBdr>
                                                        <w:top w:val="none" w:sz="0" w:space="0" w:color="auto"/>
                                                        <w:left w:val="none" w:sz="0" w:space="0" w:color="auto"/>
                                                        <w:bottom w:val="none" w:sz="0" w:space="0" w:color="auto"/>
                                                        <w:right w:val="none" w:sz="0" w:space="0" w:color="auto"/>
                                                      </w:divBdr>
                                                      <w:divsChild>
                                                        <w:div w:id="1474252346">
                                                          <w:marLeft w:val="0"/>
                                                          <w:marRight w:val="0"/>
                                                          <w:marTop w:val="0"/>
                                                          <w:marBottom w:val="0"/>
                                                          <w:divBdr>
                                                            <w:top w:val="none" w:sz="0" w:space="0" w:color="auto"/>
                                                            <w:left w:val="none" w:sz="0" w:space="0" w:color="auto"/>
                                                            <w:bottom w:val="none" w:sz="0" w:space="0" w:color="auto"/>
                                                            <w:right w:val="none" w:sz="0" w:space="0" w:color="auto"/>
                                                          </w:divBdr>
                                                          <w:divsChild>
                                                            <w:div w:id="799225425">
                                                              <w:marLeft w:val="0"/>
                                                              <w:marRight w:val="0"/>
                                                              <w:marTop w:val="0"/>
                                                              <w:marBottom w:val="0"/>
                                                              <w:divBdr>
                                                                <w:top w:val="none" w:sz="0" w:space="0" w:color="auto"/>
                                                                <w:left w:val="none" w:sz="0" w:space="0" w:color="auto"/>
                                                                <w:bottom w:val="none" w:sz="0" w:space="0" w:color="auto"/>
                                                                <w:right w:val="none" w:sz="0" w:space="0" w:color="auto"/>
                                                              </w:divBdr>
                                                              <w:divsChild>
                                                                <w:div w:id="1830293180">
                                                                  <w:marLeft w:val="0"/>
                                                                  <w:marRight w:val="0"/>
                                                                  <w:marTop w:val="0"/>
                                                                  <w:marBottom w:val="0"/>
                                                                  <w:divBdr>
                                                                    <w:top w:val="none" w:sz="0" w:space="0" w:color="auto"/>
                                                                    <w:left w:val="none" w:sz="0" w:space="0" w:color="auto"/>
                                                                    <w:bottom w:val="none" w:sz="0" w:space="0" w:color="auto"/>
                                                                    <w:right w:val="none" w:sz="0" w:space="0" w:color="auto"/>
                                                                  </w:divBdr>
                                                                </w:div>
                                                                <w:div w:id="129186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517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9261830">
      <w:bodyDiv w:val="1"/>
      <w:marLeft w:val="0"/>
      <w:marRight w:val="0"/>
      <w:marTop w:val="0"/>
      <w:marBottom w:val="0"/>
      <w:divBdr>
        <w:top w:val="none" w:sz="0" w:space="0" w:color="auto"/>
        <w:left w:val="none" w:sz="0" w:space="0" w:color="auto"/>
        <w:bottom w:val="none" w:sz="0" w:space="0" w:color="auto"/>
        <w:right w:val="none" w:sz="0" w:space="0" w:color="auto"/>
      </w:divBdr>
      <w:divsChild>
        <w:div w:id="160197609">
          <w:marLeft w:val="0"/>
          <w:marRight w:val="0"/>
          <w:marTop w:val="0"/>
          <w:marBottom w:val="0"/>
          <w:divBdr>
            <w:top w:val="none" w:sz="0" w:space="0" w:color="auto"/>
            <w:left w:val="none" w:sz="0" w:space="0" w:color="auto"/>
            <w:bottom w:val="none" w:sz="0" w:space="0" w:color="auto"/>
            <w:right w:val="none" w:sz="0" w:space="0" w:color="auto"/>
          </w:divBdr>
        </w:div>
      </w:divsChild>
    </w:div>
    <w:div w:id="2076277490">
      <w:bodyDiv w:val="1"/>
      <w:marLeft w:val="0"/>
      <w:marRight w:val="0"/>
      <w:marTop w:val="0"/>
      <w:marBottom w:val="0"/>
      <w:divBdr>
        <w:top w:val="none" w:sz="0" w:space="0" w:color="auto"/>
        <w:left w:val="none" w:sz="0" w:space="0" w:color="auto"/>
        <w:bottom w:val="none" w:sz="0" w:space="0" w:color="auto"/>
        <w:right w:val="none" w:sz="0" w:space="0" w:color="auto"/>
      </w:divBdr>
    </w:div>
    <w:div w:id="2078242519">
      <w:bodyDiv w:val="1"/>
      <w:marLeft w:val="0"/>
      <w:marRight w:val="0"/>
      <w:marTop w:val="0"/>
      <w:marBottom w:val="0"/>
      <w:divBdr>
        <w:top w:val="none" w:sz="0" w:space="0" w:color="auto"/>
        <w:left w:val="none" w:sz="0" w:space="0" w:color="auto"/>
        <w:bottom w:val="none" w:sz="0" w:space="0" w:color="auto"/>
        <w:right w:val="none" w:sz="0" w:space="0" w:color="auto"/>
      </w:divBdr>
      <w:divsChild>
        <w:div w:id="660501996">
          <w:marLeft w:val="0"/>
          <w:marRight w:val="0"/>
          <w:marTop w:val="0"/>
          <w:marBottom w:val="0"/>
          <w:divBdr>
            <w:top w:val="none" w:sz="0" w:space="0" w:color="auto"/>
            <w:left w:val="none" w:sz="0" w:space="0" w:color="auto"/>
            <w:bottom w:val="none" w:sz="0" w:space="0" w:color="auto"/>
            <w:right w:val="none" w:sz="0" w:space="0" w:color="auto"/>
          </w:divBdr>
        </w:div>
      </w:divsChild>
    </w:div>
    <w:div w:id="2080253201">
      <w:bodyDiv w:val="1"/>
      <w:marLeft w:val="0"/>
      <w:marRight w:val="0"/>
      <w:marTop w:val="0"/>
      <w:marBottom w:val="0"/>
      <w:divBdr>
        <w:top w:val="none" w:sz="0" w:space="0" w:color="auto"/>
        <w:left w:val="none" w:sz="0" w:space="0" w:color="auto"/>
        <w:bottom w:val="none" w:sz="0" w:space="0" w:color="auto"/>
        <w:right w:val="none" w:sz="0" w:space="0" w:color="auto"/>
      </w:divBdr>
      <w:divsChild>
        <w:div w:id="456490463">
          <w:marLeft w:val="0"/>
          <w:marRight w:val="0"/>
          <w:marTop w:val="0"/>
          <w:marBottom w:val="0"/>
          <w:divBdr>
            <w:top w:val="none" w:sz="0" w:space="0" w:color="auto"/>
            <w:left w:val="none" w:sz="0" w:space="0" w:color="auto"/>
            <w:bottom w:val="none" w:sz="0" w:space="0" w:color="auto"/>
            <w:right w:val="none" w:sz="0" w:space="0" w:color="auto"/>
          </w:divBdr>
        </w:div>
      </w:divsChild>
    </w:div>
    <w:div w:id="2082871134">
      <w:bodyDiv w:val="1"/>
      <w:marLeft w:val="0"/>
      <w:marRight w:val="0"/>
      <w:marTop w:val="0"/>
      <w:marBottom w:val="0"/>
      <w:divBdr>
        <w:top w:val="none" w:sz="0" w:space="0" w:color="auto"/>
        <w:left w:val="none" w:sz="0" w:space="0" w:color="auto"/>
        <w:bottom w:val="none" w:sz="0" w:space="0" w:color="auto"/>
        <w:right w:val="none" w:sz="0" w:space="0" w:color="auto"/>
      </w:divBdr>
      <w:divsChild>
        <w:div w:id="888804900">
          <w:marLeft w:val="0"/>
          <w:marRight w:val="0"/>
          <w:marTop w:val="0"/>
          <w:marBottom w:val="0"/>
          <w:divBdr>
            <w:top w:val="none" w:sz="0" w:space="0" w:color="auto"/>
            <w:left w:val="none" w:sz="0" w:space="0" w:color="auto"/>
            <w:bottom w:val="none" w:sz="0" w:space="0" w:color="auto"/>
            <w:right w:val="none" w:sz="0" w:space="0" w:color="auto"/>
          </w:divBdr>
        </w:div>
      </w:divsChild>
    </w:div>
    <w:div w:id="2083527495">
      <w:bodyDiv w:val="1"/>
      <w:marLeft w:val="0"/>
      <w:marRight w:val="0"/>
      <w:marTop w:val="0"/>
      <w:marBottom w:val="0"/>
      <w:divBdr>
        <w:top w:val="none" w:sz="0" w:space="0" w:color="auto"/>
        <w:left w:val="none" w:sz="0" w:space="0" w:color="auto"/>
        <w:bottom w:val="none" w:sz="0" w:space="0" w:color="auto"/>
        <w:right w:val="none" w:sz="0" w:space="0" w:color="auto"/>
      </w:divBdr>
      <w:divsChild>
        <w:div w:id="1646007194">
          <w:marLeft w:val="0"/>
          <w:marRight w:val="0"/>
          <w:marTop w:val="0"/>
          <w:marBottom w:val="0"/>
          <w:divBdr>
            <w:top w:val="none" w:sz="0" w:space="0" w:color="auto"/>
            <w:left w:val="none" w:sz="0" w:space="0" w:color="auto"/>
            <w:bottom w:val="none" w:sz="0" w:space="0" w:color="auto"/>
            <w:right w:val="none" w:sz="0" w:space="0" w:color="auto"/>
          </w:divBdr>
        </w:div>
      </w:divsChild>
    </w:div>
    <w:div w:id="2083552725">
      <w:bodyDiv w:val="1"/>
      <w:marLeft w:val="0"/>
      <w:marRight w:val="0"/>
      <w:marTop w:val="0"/>
      <w:marBottom w:val="0"/>
      <w:divBdr>
        <w:top w:val="none" w:sz="0" w:space="0" w:color="auto"/>
        <w:left w:val="none" w:sz="0" w:space="0" w:color="auto"/>
        <w:bottom w:val="none" w:sz="0" w:space="0" w:color="auto"/>
        <w:right w:val="none" w:sz="0" w:space="0" w:color="auto"/>
      </w:divBdr>
      <w:divsChild>
        <w:div w:id="1890410125">
          <w:marLeft w:val="0"/>
          <w:marRight w:val="0"/>
          <w:marTop w:val="0"/>
          <w:marBottom w:val="0"/>
          <w:divBdr>
            <w:top w:val="none" w:sz="0" w:space="0" w:color="auto"/>
            <w:left w:val="none" w:sz="0" w:space="0" w:color="auto"/>
            <w:bottom w:val="none" w:sz="0" w:space="0" w:color="auto"/>
            <w:right w:val="none" w:sz="0" w:space="0" w:color="auto"/>
          </w:divBdr>
          <w:divsChild>
            <w:div w:id="824007067">
              <w:marLeft w:val="0"/>
              <w:marRight w:val="0"/>
              <w:marTop w:val="0"/>
              <w:marBottom w:val="0"/>
              <w:divBdr>
                <w:top w:val="none" w:sz="0" w:space="0" w:color="auto"/>
                <w:left w:val="none" w:sz="0" w:space="0" w:color="auto"/>
                <w:bottom w:val="none" w:sz="0" w:space="0" w:color="auto"/>
                <w:right w:val="none" w:sz="0" w:space="0" w:color="auto"/>
              </w:divBdr>
            </w:div>
            <w:div w:id="620494901">
              <w:marLeft w:val="0"/>
              <w:marRight w:val="0"/>
              <w:marTop w:val="0"/>
              <w:marBottom w:val="0"/>
              <w:divBdr>
                <w:top w:val="none" w:sz="0" w:space="0" w:color="auto"/>
                <w:left w:val="none" w:sz="0" w:space="0" w:color="auto"/>
                <w:bottom w:val="none" w:sz="0" w:space="0" w:color="auto"/>
                <w:right w:val="none" w:sz="0" w:space="0" w:color="auto"/>
              </w:divBdr>
            </w:div>
            <w:div w:id="1771581391">
              <w:marLeft w:val="0"/>
              <w:marRight w:val="0"/>
              <w:marTop w:val="0"/>
              <w:marBottom w:val="0"/>
              <w:divBdr>
                <w:top w:val="none" w:sz="0" w:space="0" w:color="auto"/>
                <w:left w:val="none" w:sz="0" w:space="0" w:color="auto"/>
                <w:bottom w:val="none" w:sz="0" w:space="0" w:color="auto"/>
                <w:right w:val="none" w:sz="0" w:space="0" w:color="auto"/>
              </w:divBdr>
            </w:div>
            <w:div w:id="768694903">
              <w:marLeft w:val="0"/>
              <w:marRight w:val="0"/>
              <w:marTop w:val="0"/>
              <w:marBottom w:val="0"/>
              <w:divBdr>
                <w:top w:val="none" w:sz="0" w:space="0" w:color="auto"/>
                <w:left w:val="none" w:sz="0" w:space="0" w:color="auto"/>
                <w:bottom w:val="none" w:sz="0" w:space="0" w:color="auto"/>
                <w:right w:val="none" w:sz="0" w:space="0" w:color="auto"/>
              </w:divBdr>
            </w:div>
            <w:div w:id="688071099">
              <w:marLeft w:val="0"/>
              <w:marRight w:val="0"/>
              <w:marTop w:val="0"/>
              <w:marBottom w:val="0"/>
              <w:divBdr>
                <w:top w:val="none" w:sz="0" w:space="0" w:color="auto"/>
                <w:left w:val="none" w:sz="0" w:space="0" w:color="auto"/>
                <w:bottom w:val="none" w:sz="0" w:space="0" w:color="auto"/>
                <w:right w:val="none" w:sz="0" w:space="0" w:color="auto"/>
              </w:divBdr>
            </w:div>
            <w:div w:id="504176746">
              <w:marLeft w:val="0"/>
              <w:marRight w:val="0"/>
              <w:marTop w:val="0"/>
              <w:marBottom w:val="0"/>
              <w:divBdr>
                <w:top w:val="none" w:sz="0" w:space="0" w:color="auto"/>
                <w:left w:val="none" w:sz="0" w:space="0" w:color="auto"/>
                <w:bottom w:val="none" w:sz="0" w:space="0" w:color="auto"/>
                <w:right w:val="none" w:sz="0" w:space="0" w:color="auto"/>
              </w:divBdr>
            </w:div>
            <w:div w:id="101801635">
              <w:marLeft w:val="0"/>
              <w:marRight w:val="0"/>
              <w:marTop w:val="0"/>
              <w:marBottom w:val="0"/>
              <w:divBdr>
                <w:top w:val="none" w:sz="0" w:space="0" w:color="auto"/>
                <w:left w:val="none" w:sz="0" w:space="0" w:color="auto"/>
                <w:bottom w:val="none" w:sz="0" w:space="0" w:color="auto"/>
                <w:right w:val="none" w:sz="0" w:space="0" w:color="auto"/>
              </w:divBdr>
            </w:div>
            <w:div w:id="905073546">
              <w:marLeft w:val="0"/>
              <w:marRight w:val="0"/>
              <w:marTop w:val="0"/>
              <w:marBottom w:val="0"/>
              <w:divBdr>
                <w:top w:val="none" w:sz="0" w:space="0" w:color="auto"/>
                <w:left w:val="none" w:sz="0" w:space="0" w:color="auto"/>
                <w:bottom w:val="none" w:sz="0" w:space="0" w:color="auto"/>
                <w:right w:val="none" w:sz="0" w:space="0" w:color="auto"/>
              </w:divBdr>
            </w:div>
            <w:div w:id="127600243">
              <w:marLeft w:val="0"/>
              <w:marRight w:val="0"/>
              <w:marTop w:val="0"/>
              <w:marBottom w:val="0"/>
              <w:divBdr>
                <w:top w:val="none" w:sz="0" w:space="0" w:color="auto"/>
                <w:left w:val="none" w:sz="0" w:space="0" w:color="auto"/>
                <w:bottom w:val="none" w:sz="0" w:space="0" w:color="auto"/>
                <w:right w:val="none" w:sz="0" w:space="0" w:color="auto"/>
              </w:divBdr>
            </w:div>
            <w:div w:id="1717658687">
              <w:marLeft w:val="0"/>
              <w:marRight w:val="0"/>
              <w:marTop w:val="0"/>
              <w:marBottom w:val="0"/>
              <w:divBdr>
                <w:top w:val="none" w:sz="0" w:space="0" w:color="auto"/>
                <w:left w:val="none" w:sz="0" w:space="0" w:color="auto"/>
                <w:bottom w:val="none" w:sz="0" w:space="0" w:color="auto"/>
                <w:right w:val="none" w:sz="0" w:space="0" w:color="auto"/>
              </w:divBdr>
            </w:div>
            <w:div w:id="2010936723">
              <w:marLeft w:val="0"/>
              <w:marRight w:val="0"/>
              <w:marTop w:val="0"/>
              <w:marBottom w:val="0"/>
              <w:divBdr>
                <w:top w:val="none" w:sz="0" w:space="0" w:color="auto"/>
                <w:left w:val="none" w:sz="0" w:space="0" w:color="auto"/>
                <w:bottom w:val="none" w:sz="0" w:space="0" w:color="auto"/>
                <w:right w:val="none" w:sz="0" w:space="0" w:color="auto"/>
              </w:divBdr>
            </w:div>
            <w:div w:id="1052196180">
              <w:marLeft w:val="0"/>
              <w:marRight w:val="0"/>
              <w:marTop w:val="0"/>
              <w:marBottom w:val="0"/>
              <w:divBdr>
                <w:top w:val="none" w:sz="0" w:space="0" w:color="auto"/>
                <w:left w:val="none" w:sz="0" w:space="0" w:color="auto"/>
                <w:bottom w:val="none" w:sz="0" w:space="0" w:color="auto"/>
                <w:right w:val="none" w:sz="0" w:space="0" w:color="auto"/>
              </w:divBdr>
            </w:div>
            <w:div w:id="1674793959">
              <w:marLeft w:val="0"/>
              <w:marRight w:val="0"/>
              <w:marTop w:val="0"/>
              <w:marBottom w:val="0"/>
              <w:divBdr>
                <w:top w:val="none" w:sz="0" w:space="0" w:color="auto"/>
                <w:left w:val="none" w:sz="0" w:space="0" w:color="auto"/>
                <w:bottom w:val="none" w:sz="0" w:space="0" w:color="auto"/>
                <w:right w:val="none" w:sz="0" w:space="0" w:color="auto"/>
              </w:divBdr>
            </w:div>
            <w:div w:id="1639187682">
              <w:marLeft w:val="0"/>
              <w:marRight w:val="0"/>
              <w:marTop w:val="0"/>
              <w:marBottom w:val="0"/>
              <w:divBdr>
                <w:top w:val="none" w:sz="0" w:space="0" w:color="auto"/>
                <w:left w:val="none" w:sz="0" w:space="0" w:color="auto"/>
                <w:bottom w:val="none" w:sz="0" w:space="0" w:color="auto"/>
                <w:right w:val="none" w:sz="0" w:space="0" w:color="auto"/>
              </w:divBdr>
            </w:div>
            <w:div w:id="1401060343">
              <w:marLeft w:val="0"/>
              <w:marRight w:val="0"/>
              <w:marTop w:val="0"/>
              <w:marBottom w:val="0"/>
              <w:divBdr>
                <w:top w:val="none" w:sz="0" w:space="0" w:color="auto"/>
                <w:left w:val="none" w:sz="0" w:space="0" w:color="auto"/>
                <w:bottom w:val="none" w:sz="0" w:space="0" w:color="auto"/>
                <w:right w:val="none" w:sz="0" w:space="0" w:color="auto"/>
              </w:divBdr>
            </w:div>
            <w:div w:id="1354303743">
              <w:marLeft w:val="0"/>
              <w:marRight w:val="0"/>
              <w:marTop w:val="0"/>
              <w:marBottom w:val="0"/>
              <w:divBdr>
                <w:top w:val="none" w:sz="0" w:space="0" w:color="auto"/>
                <w:left w:val="none" w:sz="0" w:space="0" w:color="auto"/>
                <w:bottom w:val="none" w:sz="0" w:space="0" w:color="auto"/>
                <w:right w:val="none" w:sz="0" w:space="0" w:color="auto"/>
              </w:divBdr>
            </w:div>
            <w:div w:id="427585116">
              <w:marLeft w:val="0"/>
              <w:marRight w:val="0"/>
              <w:marTop w:val="0"/>
              <w:marBottom w:val="0"/>
              <w:divBdr>
                <w:top w:val="none" w:sz="0" w:space="0" w:color="auto"/>
                <w:left w:val="none" w:sz="0" w:space="0" w:color="auto"/>
                <w:bottom w:val="none" w:sz="0" w:space="0" w:color="auto"/>
                <w:right w:val="none" w:sz="0" w:space="0" w:color="auto"/>
              </w:divBdr>
            </w:div>
            <w:div w:id="1831100286">
              <w:marLeft w:val="0"/>
              <w:marRight w:val="0"/>
              <w:marTop w:val="0"/>
              <w:marBottom w:val="0"/>
              <w:divBdr>
                <w:top w:val="none" w:sz="0" w:space="0" w:color="auto"/>
                <w:left w:val="none" w:sz="0" w:space="0" w:color="auto"/>
                <w:bottom w:val="none" w:sz="0" w:space="0" w:color="auto"/>
                <w:right w:val="none" w:sz="0" w:space="0" w:color="auto"/>
              </w:divBdr>
            </w:div>
            <w:div w:id="18405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723585">
      <w:bodyDiv w:val="1"/>
      <w:marLeft w:val="0"/>
      <w:marRight w:val="0"/>
      <w:marTop w:val="0"/>
      <w:marBottom w:val="0"/>
      <w:divBdr>
        <w:top w:val="none" w:sz="0" w:space="0" w:color="auto"/>
        <w:left w:val="none" w:sz="0" w:space="0" w:color="auto"/>
        <w:bottom w:val="none" w:sz="0" w:space="0" w:color="auto"/>
        <w:right w:val="none" w:sz="0" w:space="0" w:color="auto"/>
      </w:divBdr>
      <w:divsChild>
        <w:div w:id="520313769">
          <w:marLeft w:val="0"/>
          <w:marRight w:val="0"/>
          <w:marTop w:val="0"/>
          <w:marBottom w:val="0"/>
          <w:divBdr>
            <w:top w:val="none" w:sz="0" w:space="0" w:color="auto"/>
            <w:left w:val="none" w:sz="0" w:space="0" w:color="auto"/>
            <w:bottom w:val="none" w:sz="0" w:space="0" w:color="auto"/>
            <w:right w:val="none" w:sz="0" w:space="0" w:color="auto"/>
          </w:divBdr>
        </w:div>
      </w:divsChild>
    </w:div>
    <w:div w:id="2102531978">
      <w:bodyDiv w:val="1"/>
      <w:marLeft w:val="0"/>
      <w:marRight w:val="0"/>
      <w:marTop w:val="0"/>
      <w:marBottom w:val="0"/>
      <w:divBdr>
        <w:top w:val="none" w:sz="0" w:space="0" w:color="auto"/>
        <w:left w:val="none" w:sz="0" w:space="0" w:color="auto"/>
        <w:bottom w:val="none" w:sz="0" w:space="0" w:color="auto"/>
        <w:right w:val="none" w:sz="0" w:space="0" w:color="auto"/>
      </w:divBdr>
      <w:divsChild>
        <w:div w:id="1489251454">
          <w:marLeft w:val="0"/>
          <w:marRight w:val="0"/>
          <w:marTop w:val="0"/>
          <w:marBottom w:val="0"/>
          <w:divBdr>
            <w:top w:val="none" w:sz="0" w:space="0" w:color="auto"/>
            <w:left w:val="none" w:sz="0" w:space="0" w:color="auto"/>
            <w:bottom w:val="none" w:sz="0" w:space="0" w:color="auto"/>
            <w:right w:val="none" w:sz="0" w:space="0" w:color="auto"/>
          </w:divBdr>
        </w:div>
      </w:divsChild>
    </w:div>
    <w:div w:id="2104496305">
      <w:bodyDiv w:val="1"/>
      <w:marLeft w:val="0"/>
      <w:marRight w:val="0"/>
      <w:marTop w:val="0"/>
      <w:marBottom w:val="0"/>
      <w:divBdr>
        <w:top w:val="none" w:sz="0" w:space="0" w:color="auto"/>
        <w:left w:val="none" w:sz="0" w:space="0" w:color="auto"/>
        <w:bottom w:val="none" w:sz="0" w:space="0" w:color="auto"/>
        <w:right w:val="none" w:sz="0" w:space="0" w:color="auto"/>
      </w:divBdr>
      <w:divsChild>
        <w:div w:id="662438523">
          <w:marLeft w:val="0"/>
          <w:marRight w:val="0"/>
          <w:marTop w:val="0"/>
          <w:marBottom w:val="0"/>
          <w:divBdr>
            <w:top w:val="none" w:sz="0" w:space="0" w:color="auto"/>
            <w:left w:val="none" w:sz="0" w:space="0" w:color="auto"/>
            <w:bottom w:val="none" w:sz="0" w:space="0" w:color="auto"/>
            <w:right w:val="none" w:sz="0" w:space="0" w:color="auto"/>
          </w:divBdr>
        </w:div>
        <w:div w:id="858470904">
          <w:marLeft w:val="0"/>
          <w:marRight w:val="0"/>
          <w:marTop w:val="0"/>
          <w:marBottom w:val="0"/>
          <w:divBdr>
            <w:top w:val="none" w:sz="0" w:space="0" w:color="auto"/>
            <w:left w:val="none" w:sz="0" w:space="0" w:color="auto"/>
            <w:bottom w:val="none" w:sz="0" w:space="0" w:color="auto"/>
            <w:right w:val="none" w:sz="0" w:space="0" w:color="auto"/>
          </w:divBdr>
        </w:div>
      </w:divsChild>
    </w:div>
    <w:div w:id="2111848708">
      <w:bodyDiv w:val="1"/>
      <w:marLeft w:val="0"/>
      <w:marRight w:val="0"/>
      <w:marTop w:val="0"/>
      <w:marBottom w:val="0"/>
      <w:divBdr>
        <w:top w:val="none" w:sz="0" w:space="0" w:color="auto"/>
        <w:left w:val="none" w:sz="0" w:space="0" w:color="auto"/>
        <w:bottom w:val="none" w:sz="0" w:space="0" w:color="auto"/>
        <w:right w:val="none" w:sz="0" w:space="0" w:color="auto"/>
      </w:divBdr>
      <w:divsChild>
        <w:div w:id="529562783">
          <w:marLeft w:val="0"/>
          <w:marRight w:val="0"/>
          <w:marTop w:val="0"/>
          <w:marBottom w:val="0"/>
          <w:divBdr>
            <w:top w:val="none" w:sz="0" w:space="0" w:color="auto"/>
            <w:left w:val="none" w:sz="0" w:space="0" w:color="auto"/>
            <w:bottom w:val="none" w:sz="0" w:space="0" w:color="auto"/>
            <w:right w:val="none" w:sz="0" w:space="0" w:color="auto"/>
          </w:divBdr>
        </w:div>
      </w:divsChild>
    </w:div>
    <w:div w:id="2116362566">
      <w:bodyDiv w:val="1"/>
      <w:marLeft w:val="0"/>
      <w:marRight w:val="0"/>
      <w:marTop w:val="0"/>
      <w:marBottom w:val="0"/>
      <w:divBdr>
        <w:top w:val="none" w:sz="0" w:space="0" w:color="auto"/>
        <w:left w:val="none" w:sz="0" w:space="0" w:color="auto"/>
        <w:bottom w:val="none" w:sz="0" w:space="0" w:color="auto"/>
        <w:right w:val="none" w:sz="0" w:space="0" w:color="auto"/>
      </w:divBdr>
      <w:divsChild>
        <w:div w:id="1068040759">
          <w:marLeft w:val="0"/>
          <w:marRight w:val="0"/>
          <w:marTop w:val="0"/>
          <w:marBottom w:val="0"/>
          <w:divBdr>
            <w:top w:val="none" w:sz="0" w:space="0" w:color="auto"/>
            <w:left w:val="none" w:sz="0" w:space="0" w:color="auto"/>
            <w:bottom w:val="none" w:sz="0" w:space="0" w:color="auto"/>
            <w:right w:val="none" w:sz="0" w:space="0" w:color="auto"/>
          </w:divBdr>
        </w:div>
      </w:divsChild>
    </w:div>
    <w:div w:id="2121878942">
      <w:bodyDiv w:val="1"/>
      <w:marLeft w:val="0"/>
      <w:marRight w:val="0"/>
      <w:marTop w:val="0"/>
      <w:marBottom w:val="0"/>
      <w:divBdr>
        <w:top w:val="none" w:sz="0" w:space="0" w:color="auto"/>
        <w:left w:val="none" w:sz="0" w:space="0" w:color="auto"/>
        <w:bottom w:val="none" w:sz="0" w:space="0" w:color="auto"/>
        <w:right w:val="none" w:sz="0" w:space="0" w:color="auto"/>
      </w:divBdr>
      <w:divsChild>
        <w:div w:id="950014206">
          <w:marLeft w:val="0"/>
          <w:marRight w:val="0"/>
          <w:marTop w:val="0"/>
          <w:marBottom w:val="0"/>
          <w:divBdr>
            <w:top w:val="none" w:sz="0" w:space="0" w:color="auto"/>
            <w:left w:val="none" w:sz="0" w:space="0" w:color="auto"/>
            <w:bottom w:val="none" w:sz="0" w:space="0" w:color="auto"/>
            <w:right w:val="none" w:sz="0" w:space="0" w:color="auto"/>
          </w:divBdr>
          <w:divsChild>
            <w:div w:id="1942563128">
              <w:marLeft w:val="0"/>
              <w:marRight w:val="0"/>
              <w:marTop w:val="0"/>
              <w:marBottom w:val="0"/>
              <w:divBdr>
                <w:top w:val="none" w:sz="0" w:space="0" w:color="auto"/>
                <w:left w:val="none" w:sz="0" w:space="0" w:color="auto"/>
                <w:bottom w:val="none" w:sz="0" w:space="0" w:color="auto"/>
                <w:right w:val="none" w:sz="0" w:space="0" w:color="auto"/>
              </w:divBdr>
            </w:div>
            <w:div w:id="1332639275">
              <w:marLeft w:val="0"/>
              <w:marRight w:val="0"/>
              <w:marTop w:val="0"/>
              <w:marBottom w:val="0"/>
              <w:divBdr>
                <w:top w:val="none" w:sz="0" w:space="0" w:color="auto"/>
                <w:left w:val="none" w:sz="0" w:space="0" w:color="auto"/>
                <w:bottom w:val="none" w:sz="0" w:space="0" w:color="auto"/>
                <w:right w:val="none" w:sz="0" w:space="0" w:color="auto"/>
              </w:divBdr>
            </w:div>
            <w:div w:id="2139101351">
              <w:marLeft w:val="0"/>
              <w:marRight w:val="0"/>
              <w:marTop w:val="0"/>
              <w:marBottom w:val="0"/>
              <w:divBdr>
                <w:top w:val="none" w:sz="0" w:space="0" w:color="auto"/>
                <w:left w:val="none" w:sz="0" w:space="0" w:color="auto"/>
                <w:bottom w:val="none" w:sz="0" w:space="0" w:color="auto"/>
                <w:right w:val="none" w:sz="0" w:space="0" w:color="auto"/>
              </w:divBdr>
            </w:div>
            <w:div w:id="1422796792">
              <w:marLeft w:val="0"/>
              <w:marRight w:val="0"/>
              <w:marTop w:val="0"/>
              <w:marBottom w:val="0"/>
              <w:divBdr>
                <w:top w:val="none" w:sz="0" w:space="0" w:color="auto"/>
                <w:left w:val="none" w:sz="0" w:space="0" w:color="auto"/>
                <w:bottom w:val="none" w:sz="0" w:space="0" w:color="auto"/>
                <w:right w:val="none" w:sz="0" w:space="0" w:color="auto"/>
              </w:divBdr>
            </w:div>
            <w:div w:id="2056200908">
              <w:marLeft w:val="0"/>
              <w:marRight w:val="0"/>
              <w:marTop w:val="0"/>
              <w:marBottom w:val="0"/>
              <w:divBdr>
                <w:top w:val="none" w:sz="0" w:space="0" w:color="auto"/>
                <w:left w:val="none" w:sz="0" w:space="0" w:color="auto"/>
                <w:bottom w:val="none" w:sz="0" w:space="0" w:color="auto"/>
                <w:right w:val="none" w:sz="0" w:space="0" w:color="auto"/>
              </w:divBdr>
            </w:div>
            <w:div w:id="42336969">
              <w:marLeft w:val="0"/>
              <w:marRight w:val="0"/>
              <w:marTop w:val="0"/>
              <w:marBottom w:val="0"/>
              <w:divBdr>
                <w:top w:val="none" w:sz="0" w:space="0" w:color="auto"/>
                <w:left w:val="none" w:sz="0" w:space="0" w:color="auto"/>
                <w:bottom w:val="none" w:sz="0" w:space="0" w:color="auto"/>
                <w:right w:val="none" w:sz="0" w:space="0" w:color="auto"/>
              </w:divBdr>
            </w:div>
            <w:div w:id="1781298251">
              <w:marLeft w:val="0"/>
              <w:marRight w:val="0"/>
              <w:marTop w:val="0"/>
              <w:marBottom w:val="0"/>
              <w:divBdr>
                <w:top w:val="none" w:sz="0" w:space="0" w:color="auto"/>
                <w:left w:val="none" w:sz="0" w:space="0" w:color="auto"/>
                <w:bottom w:val="none" w:sz="0" w:space="0" w:color="auto"/>
                <w:right w:val="none" w:sz="0" w:space="0" w:color="auto"/>
              </w:divBdr>
            </w:div>
            <w:div w:id="439033387">
              <w:marLeft w:val="0"/>
              <w:marRight w:val="0"/>
              <w:marTop w:val="0"/>
              <w:marBottom w:val="0"/>
              <w:divBdr>
                <w:top w:val="none" w:sz="0" w:space="0" w:color="auto"/>
                <w:left w:val="none" w:sz="0" w:space="0" w:color="auto"/>
                <w:bottom w:val="none" w:sz="0" w:space="0" w:color="auto"/>
                <w:right w:val="none" w:sz="0" w:space="0" w:color="auto"/>
              </w:divBdr>
            </w:div>
            <w:div w:id="1527864221">
              <w:marLeft w:val="0"/>
              <w:marRight w:val="0"/>
              <w:marTop w:val="0"/>
              <w:marBottom w:val="0"/>
              <w:divBdr>
                <w:top w:val="none" w:sz="0" w:space="0" w:color="auto"/>
                <w:left w:val="none" w:sz="0" w:space="0" w:color="auto"/>
                <w:bottom w:val="none" w:sz="0" w:space="0" w:color="auto"/>
                <w:right w:val="none" w:sz="0" w:space="0" w:color="auto"/>
              </w:divBdr>
            </w:div>
            <w:div w:id="659702207">
              <w:marLeft w:val="0"/>
              <w:marRight w:val="0"/>
              <w:marTop w:val="0"/>
              <w:marBottom w:val="0"/>
              <w:divBdr>
                <w:top w:val="none" w:sz="0" w:space="0" w:color="auto"/>
                <w:left w:val="none" w:sz="0" w:space="0" w:color="auto"/>
                <w:bottom w:val="none" w:sz="0" w:space="0" w:color="auto"/>
                <w:right w:val="none" w:sz="0" w:space="0" w:color="auto"/>
              </w:divBdr>
            </w:div>
            <w:div w:id="1293711003">
              <w:marLeft w:val="0"/>
              <w:marRight w:val="0"/>
              <w:marTop w:val="0"/>
              <w:marBottom w:val="0"/>
              <w:divBdr>
                <w:top w:val="none" w:sz="0" w:space="0" w:color="auto"/>
                <w:left w:val="none" w:sz="0" w:space="0" w:color="auto"/>
                <w:bottom w:val="none" w:sz="0" w:space="0" w:color="auto"/>
                <w:right w:val="none" w:sz="0" w:space="0" w:color="auto"/>
              </w:divBdr>
            </w:div>
            <w:div w:id="921329202">
              <w:marLeft w:val="0"/>
              <w:marRight w:val="0"/>
              <w:marTop w:val="0"/>
              <w:marBottom w:val="0"/>
              <w:divBdr>
                <w:top w:val="none" w:sz="0" w:space="0" w:color="auto"/>
                <w:left w:val="none" w:sz="0" w:space="0" w:color="auto"/>
                <w:bottom w:val="none" w:sz="0" w:space="0" w:color="auto"/>
                <w:right w:val="none" w:sz="0" w:space="0" w:color="auto"/>
              </w:divBdr>
            </w:div>
            <w:div w:id="1012998053">
              <w:marLeft w:val="0"/>
              <w:marRight w:val="0"/>
              <w:marTop w:val="0"/>
              <w:marBottom w:val="0"/>
              <w:divBdr>
                <w:top w:val="none" w:sz="0" w:space="0" w:color="auto"/>
                <w:left w:val="none" w:sz="0" w:space="0" w:color="auto"/>
                <w:bottom w:val="none" w:sz="0" w:space="0" w:color="auto"/>
                <w:right w:val="none" w:sz="0" w:space="0" w:color="auto"/>
              </w:divBdr>
            </w:div>
            <w:div w:id="518277887">
              <w:marLeft w:val="0"/>
              <w:marRight w:val="0"/>
              <w:marTop w:val="0"/>
              <w:marBottom w:val="0"/>
              <w:divBdr>
                <w:top w:val="none" w:sz="0" w:space="0" w:color="auto"/>
                <w:left w:val="none" w:sz="0" w:space="0" w:color="auto"/>
                <w:bottom w:val="none" w:sz="0" w:space="0" w:color="auto"/>
                <w:right w:val="none" w:sz="0" w:space="0" w:color="auto"/>
              </w:divBdr>
            </w:div>
            <w:div w:id="1176114451">
              <w:marLeft w:val="0"/>
              <w:marRight w:val="0"/>
              <w:marTop w:val="0"/>
              <w:marBottom w:val="0"/>
              <w:divBdr>
                <w:top w:val="none" w:sz="0" w:space="0" w:color="auto"/>
                <w:left w:val="none" w:sz="0" w:space="0" w:color="auto"/>
                <w:bottom w:val="none" w:sz="0" w:space="0" w:color="auto"/>
                <w:right w:val="none" w:sz="0" w:space="0" w:color="auto"/>
              </w:divBdr>
            </w:div>
            <w:div w:id="132913078">
              <w:marLeft w:val="0"/>
              <w:marRight w:val="0"/>
              <w:marTop w:val="0"/>
              <w:marBottom w:val="0"/>
              <w:divBdr>
                <w:top w:val="none" w:sz="0" w:space="0" w:color="auto"/>
                <w:left w:val="none" w:sz="0" w:space="0" w:color="auto"/>
                <w:bottom w:val="none" w:sz="0" w:space="0" w:color="auto"/>
                <w:right w:val="none" w:sz="0" w:space="0" w:color="auto"/>
              </w:divBdr>
            </w:div>
            <w:div w:id="695235835">
              <w:marLeft w:val="0"/>
              <w:marRight w:val="0"/>
              <w:marTop w:val="0"/>
              <w:marBottom w:val="0"/>
              <w:divBdr>
                <w:top w:val="none" w:sz="0" w:space="0" w:color="auto"/>
                <w:left w:val="none" w:sz="0" w:space="0" w:color="auto"/>
                <w:bottom w:val="none" w:sz="0" w:space="0" w:color="auto"/>
                <w:right w:val="none" w:sz="0" w:space="0" w:color="auto"/>
              </w:divBdr>
            </w:div>
            <w:div w:id="1801530341">
              <w:marLeft w:val="0"/>
              <w:marRight w:val="0"/>
              <w:marTop w:val="0"/>
              <w:marBottom w:val="0"/>
              <w:divBdr>
                <w:top w:val="none" w:sz="0" w:space="0" w:color="auto"/>
                <w:left w:val="none" w:sz="0" w:space="0" w:color="auto"/>
                <w:bottom w:val="none" w:sz="0" w:space="0" w:color="auto"/>
                <w:right w:val="none" w:sz="0" w:space="0" w:color="auto"/>
              </w:divBdr>
            </w:div>
            <w:div w:id="199957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913426">
      <w:bodyDiv w:val="1"/>
      <w:marLeft w:val="0"/>
      <w:marRight w:val="0"/>
      <w:marTop w:val="0"/>
      <w:marBottom w:val="0"/>
      <w:divBdr>
        <w:top w:val="none" w:sz="0" w:space="0" w:color="auto"/>
        <w:left w:val="none" w:sz="0" w:space="0" w:color="auto"/>
        <w:bottom w:val="none" w:sz="0" w:space="0" w:color="auto"/>
        <w:right w:val="none" w:sz="0" w:space="0" w:color="auto"/>
      </w:divBdr>
      <w:divsChild>
        <w:div w:id="731732735">
          <w:marLeft w:val="0"/>
          <w:marRight w:val="0"/>
          <w:marTop w:val="0"/>
          <w:marBottom w:val="0"/>
          <w:divBdr>
            <w:top w:val="none" w:sz="0" w:space="0" w:color="auto"/>
            <w:left w:val="none" w:sz="0" w:space="0" w:color="auto"/>
            <w:bottom w:val="none" w:sz="0" w:space="0" w:color="auto"/>
            <w:right w:val="none" w:sz="0" w:space="0" w:color="auto"/>
          </w:divBdr>
        </w:div>
      </w:divsChild>
    </w:div>
    <w:div w:id="2123530228">
      <w:bodyDiv w:val="1"/>
      <w:marLeft w:val="0"/>
      <w:marRight w:val="0"/>
      <w:marTop w:val="0"/>
      <w:marBottom w:val="0"/>
      <w:divBdr>
        <w:top w:val="none" w:sz="0" w:space="0" w:color="auto"/>
        <w:left w:val="none" w:sz="0" w:space="0" w:color="auto"/>
        <w:bottom w:val="none" w:sz="0" w:space="0" w:color="auto"/>
        <w:right w:val="none" w:sz="0" w:space="0" w:color="auto"/>
      </w:divBdr>
      <w:divsChild>
        <w:div w:id="1010569567">
          <w:marLeft w:val="0"/>
          <w:marRight w:val="0"/>
          <w:marTop w:val="0"/>
          <w:marBottom w:val="0"/>
          <w:divBdr>
            <w:top w:val="none" w:sz="0" w:space="0" w:color="auto"/>
            <w:left w:val="none" w:sz="0" w:space="0" w:color="auto"/>
            <w:bottom w:val="none" w:sz="0" w:space="0" w:color="auto"/>
            <w:right w:val="none" w:sz="0" w:space="0" w:color="auto"/>
          </w:divBdr>
        </w:div>
      </w:divsChild>
    </w:div>
    <w:div w:id="2137871085">
      <w:bodyDiv w:val="1"/>
      <w:marLeft w:val="0"/>
      <w:marRight w:val="0"/>
      <w:marTop w:val="0"/>
      <w:marBottom w:val="0"/>
      <w:divBdr>
        <w:top w:val="none" w:sz="0" w:space="0" w:color="auto"/>
        <w:left w:val="none" w:sz="0" w:space="0" w:color="auto"/>
        <w:bottom w:val="none" w:sz="0" w:space="0" w:color="auto"/>
        <w:right w:val="none" w:sz="0" w:space="0" w:color="auto"/>
      </w:divBdr>
      <w:divsChild>
        <w:div w:id="1589190991">
          <w:marLeft w:val="0"/>
          <w:marRight w:val="0"/>
          <w:marTop w:val="0"/>
          <w:marBottom w:val="0"/>
          <w:divBdr>
            <w:top w:val="none" w:sz="0" w:space="0" w:color="auto"/>
            <w:left w:val="none" w:sz="0" w:space="0" w:color="auto"/>
            <w:bottom w:val="none" w:sz="0" w:space="0" w:color="auto"/>
            <w:right w:val="none" w:sz="0" w:space="0" w:color="auto"/>
          </w:divBdr>
        </w:div>
        <w:div w:id="2006660195">
          <w:marLeft w:val="0"/>
          <w:marRight w:val="0"/>
          <w:marTop w:val="0"/>
          <w:marBottom w:val="0"/>
          <w:divBdr>
            <w:top w:val="none" w:sz="0" w:space="0" w:color="auto"/>
            <w:left w:val="none" w:sz="0" w:space="0" w:color="auto"/>
            <w:bottom w:val="none" w:sz="0" w:space="0" w:color="auto"/>
            <w:right w:val="none" w:sz="0" w:space="0" w:color="auto"/>
          </w:divBdr>
        </w:div>
        <w:div w:id="1610046444">
          <w:marLeft w:val="0"/>
          <w:marRight w:val="0"/>
          <w:marTop w:val="0"/>
          <w:marBottom w:val="0"/>
          <w:divBdr>
            <w:top w:val="none" w:sz="0" w:space="0" w:color="auto"/>
            <w:left w:val="none" w:sz="0" w:space="0" w:color="auto"/>
            <w:bottom w:val="none" w:sz="0" w:space="0" w:color="auto"/>
            <w:right w:val="none" w:sz="0" w:space="0" w:color="auto"/>
          </w:divBdr>
        </w:div>
      </w:divsChild>
    </w:div>
    <w:div w:id="2142645615">
      <w:bodyDiv w:val="1"/>
      <w:marLeft w:val="0"/>
      <w:marRight w:val="0"/>
      <w:marTop w:val="0"/>
      <w:marBottom w:val="0"/>
      <w:divBdr>
        <w:top w:val="none" w:sz="0" w:space="0" w:color="auto"/>
        <w:left w:val="none" w:sz="0" w:space="0" w:color="auto"/>
        <w:bottom w:val="none" w:sz="0" w:space="0" w:color="auto"/>
        <w:right w:val="none" w:sz="0" w:space="0" w:color="auto"/>
      </w:divBdr>
      <w:divsChild>
        <w:div w:id="492187818">
          <w:marLeft w:val="0"/>
          <w:marRight w:val="0"/>
          <w:marTop w:val="0"/>
          <w:marBottom w:val="0"/>
          <w:divBdr>
            <w:top w:val="none" w:sz="0" w:space="0" w:color="auto"/>
            <w:left w:val="none" w:sz="0" w:space="0" w:color="auto"/>
            <w:bottom w:val="none" w:sz="0" w:space="0" w:color="auto"/>
            <w:right w:val="none" w:sz="0" w:space="0" w:color="auto"/>
          </w:divBdr>
        </w:div>
      </w:divsChild>
    </w:div>
    <w:div w:id="2142765978">
      <w:bodyDiv w:val="1"/>
      <w:marLeft w:val="0"/>
      <w:marRight w:val="0"/>
      <w:marTop w:val="0"/>
      <w:marBottom w:val="0"/>
      <w:divBdr>
        <w:top w:val="none" w:sz="0" w:space="0" w:color="auto"/>
        <w:left w:val="none" w:sz="0" w:space="0" w:color="auto"/>
        <w:bottom w:val="none" w:sz="0" w:space="0" w:color="auto"/>
        <w:right w:val="none" w:sz="0" w:space="0" w:color="auto"/>
      </w:divBdr>
      <w:divsChild>
        <w:div w:id="1998264458">
          <w:marLeft w:val="0"/>
          <w:marRight w:val="0"/>
          <w:marTop w:val="0"/>
          <w:marBottom w:val="0"/>
          <w:divBdr>
            <w:top w:val="none" w:sz="0" w:space="0" w:color="auto"/>
            <w:left w:val="none" w:sz="0" w:space="0" w:color="auto"/>
            <w:bottom w:val="none" w:sz="0" w:space="0" w:color="auto"/>
            <w:right w:val="none" w:sz="0" w:space="0" w:color="auto"/>
          </w:divBdr>
        </w:div>
      </w:divsChild>
    </w:div>
    <w:div w:id="2144959954">
      <w:bodyDiv w:val="1"/>
      <w:marLeft w:val="0"/>
      <w:marRight w:val="0"/>
      <w:marTop w:val="0"/>
      <w:marBottom w:val="0"/>
      <w:divBdr>
        <w:top w:val="none" w:sz="0" w:space="0" w:color="auto"/>
        <w:left w:val="none" w:sz="0" w:space="0" w:color="auto"/>
        <w:bottom w:val="none" w:sz="0" w:space="0" w:color="auto"/>
        <w:right w:val="none" w:sz="0" w:space="0" w:color="auto"/>
      </w:divBdr>
      <w:divsChild>
        <w:div w:id="557201827">
          <w:marLeft w:val="0"/>
          <w:marRight w:val="0"/>
          <w:marTop w:val="0"/>
          <w:marBottom w:val="0"/>
          <w:divBdr>
            <w:top w:val="none" w:sz="0" w:space="0" w:color="auto"/>
            <w:left w:val="none" w:sz="0" w:space="0" w:color="auto"/>
            <w:bottom w:val="none" w:sz="0" w:space="0" w:color="auto"/>
            <w:right w:val="none" w:sz="0" w:space="0" w:color="auto"/>
          </w:divBdr>
        </w:div>
        <w:div w:id="1279411250">
          <w:marLeft w:val="0"/>
          <w:marRight w:val="0"/>
          <w:marTop w:val="0"/>
          <w:marBottom w:val="0"/>
          <w:divBdr>
            <w:top w:val="none" w:sz="0" w:space="0" w:color="auto"/>
            <w:left w:val="none" w:sz="0" w:space="0" w:color="auto"/>
            <w:bottom w:val="none" w:sz="0" w:space="0" w:color="auto"/>
            <w:right w:val="none" w:sz="0" w:space="0" w:color="auto"/>
          </w:divBdr>
        </w:div>
        <w:div w:id="1546794765">
          <w:marLeft w:val="0"/>
          <w:marRight w:val="0"/>
          <w:marTop w:val="0"/>
          <w:marBottom w:val="0"/>
          <w:divBdr>
            <w:top w:val="none" w:sz="0" w:space="0" w:color="auto"/>
            <w:left w:val="none" w:sz="0" w:space="0" w:color="auto"/>
            <w:bottom w:val="none" w:sz="0" w:space="0" w:color="auto"/>
            <w:right w:val="none" w:sz="0" w:space="0" w:color="auto"/>
          </w:divBdr>
        </w:div>
        <w:div w:id="101270379">
          <w:marLeft w:val="0"/>
          <w:marRight w:val="0"/>
          <w:marTop w:val="0"/>
          <w:marBottom w:val="0"/>
          <w:divBdr>
            <w:top w:val="none" w:sz="0" w:space="0" w:color="auto"/>
            <w:left w:val="none" w:sz="0" w:space="0" w:color="auto"/>
            <w:bottom w:val="none" w:sz="0" w:space="0" w:color="auto"/>
            <w:right w:val="none" w:sz="0" w:space="0" w:color="auto"/>
          </w:divBdr>
        </w:div>
        <w:div w:id="1770389841">
          <w:marLeft w:val="0"/>
          <w:marRight w:val="0"/>
          <w:marTop w:val="0"/>
          <w:marBottom w:val="0"/>
          <w:divBdr>
            <w:top w:val="none" w:sz="0" w:space="0" w:color="auto"/>
            <w:left w:val="none" w:sz="0" w:space="0" w:color="auto"/>
            <w:bottom w:val="none" w:sz="0" w:space="0" w:color="auto"/>
            <w:right w:val="none" w:sz="0" w:space="0" w:color="auto"/>
          </w:divBdr>
        </w:div>
        <w:div w:id="100615907">
          <w:marLeft w:val="0"/>
          <w:marRight w:val="0"/>
          <w:marTop w:val="0"/>
          <w:marBottom w:val="0"/>
          <w:divBdr>
            <w:top w:val="none" w:sz="0" w:space="0" w:color="auto"/>
            <w:left w:val="none" w:sz="0" w:space="0" w:color="auto"/>
            <w:bottom w:val="none" w:sz="0" w:space="0" w:color="auto"/>
            <w:right w:val="none" w:sz="0" w:space="0" w:color="auto"/>
          </w:divBdr>
        </w:div>
        <w:div w:id="376323727">
          <w:marLeft w:val="0"/>
          <w:marRight w:val="0"/>
          <w:marTop w:val="0"/>
          <w:marBottom w:val="0"/>
          <w:divBdr>
            <w:top w:val="none" w:sz="0" w:space="0" w:color="auto"/>
            <w:left w:val="none" w:sz="0" w:space="0" w:color="auto"/>
            <w:bottom w:val="none" w:sz="0" w:space="0" w:color="auto"/>
            <w:right w:val="none" w:sz="0" w:space="0" w:color="auto"/>
          </w:divBdr>
        </w:div>
        <w:div w:id="190653766">
          <w:marLeft w:val="0"/>
          <w:marRight w:val="0"/>
          <w:marTop w:val="0"/>
          <w:marBottom w:val="0"/>
          <w:divBdr>
            <w:top w:val="none" w:sz="0" w:space="0" w:color="auto"/>
            <w:left w:val="none" w:sz="0" w:space="0" w:color="auto"/>
            <w:bottom w:val="none" w:sz="0" w:space="0" w:color="auto"/>
            <w:right w:val="none" w:sz="0" w:space="0" w:color="auto"/>
          </w:divBdr>
        </w:div>
        <w:div w:id="178395342">
          <w:marLeft w:val="0"/>
          <w:marRight w:val="0"/>
          <w:marTop w:val="0"/>
          <w:marBottom w:val="0"/>
          <w:divBdr>
            <w:top w:val="none" w:sz="0" w:space="0" w:color="auto"/>
            <w:left w:val="none" w:sz="0" w:space="0" w:color="auto"/>
            <w:bottom w:val="none" w:sz="0" w:space="0" w:color="auto"/>
            <w:right w:val="none" w:sz="0" w:space="0" w:color="auto"/>
          </w:divBdr>
        </w:div>
        <w:div w:id="839392166">
          <w:marLeft w:val="0"/>
          <w:marRight w:val="0"/>
          <w:marTop w:val="0"/>
          <w:marBottom w:val="0"/>
          <w:divBdr>
            <w:top w:val="none" w:sz="0" w:space="0" w:color="auto"/>
            <w:left w:val="none" w:sz="0" w:space="0" w:color="auto"/>
            <w:bottom w:val="none" w:sz="0" w:space="0" w:color="auto"/>
            <w:right w:val="none" w:sz="0" w:space="0" w:color="auto"/>
          </w:divBdr>
        </w:div>
        <w:div w:id="858278720">
          <w:marLeft w:val="0"/>
          <w:marRight w:val="0"/>
          <w:marTop w:val="0"/>
          <w:marBottom w:val="0"/>
          <w:divBdr>
            <w:top w:val="none" w:sz="0" w:space="0" w:color="auto"/>
            <w:left w:val="none" w:sz="0" w:space="0" w:color="auto"/>
            <w:bottom w:val="none" w:sz="0" w:space="0" w:color="auto"/>
            <w:right w:val="none" w:sz="0" w:space="0" w:color="auto"/>
          </w:divBdr>
        </w:div>
      </w:divsChild>
    </w:div>
    <w:div w:id="2145151816">
      <w:bodyDiv w:val="1"/>
      <w:marLeft w:val="0"/>
      <w:marRight w:val="0"/>
      <w:marTop w:val="0"/>
      <w:marBottom w:val="0"/>
      <w:divBdr>
        <w:top w:val="none" w:sz="0" w:space="0" w:color="auto"/>
        <w:left w:val="none" w:sz="0" w:space="0" w:color="auto"/>
        <w:bottom w:val="none" w:sz="0" w:space="0" w:color="auto"/>
        <w:right w:val="none" w:sz="0" w:space="0" w:color="auto"/>
      </w:divBdr>
      <w:divsChild>
        <w:div w:id="1476945260">
          <w:marLeft w:val="0"/>
          <w:marRight w:val="0"/>
          <w:marTop w:val="0"/>
          <w:marBottom w:val="0"/>
          <w:divBdr>
            <w:top w:val="none" w:sz="0" w:space="0" w:color="auto"/>
            <w:left w:val="none" w:sz="0" w:space="0" w:color="auto"/>
            <w:bottom w:val="none" w:sz="0" w:space="0" w:color="auto"/>
            <w:right w:val="none" w:sz="0" w:space="0" w:color="auto"/>
          </w:divBdr>
          <w:divsChild>
            <w:div w:id="209147923">
              <w:marLeft w:val="0"/>
              <w:marRight w:val="0"/>
              <w:marTop w:val="0"/>
              <w:marBottom w:val="0"/>
              <w:divBdr>
                <w:top w:val="none" w:sz="0" w:space="0" w:color="auto"/>
                <w:left w:val="none" w:sz="0" w:space="0" w:color="auto"/>
                <w:bottom w:val="none" w:sz="0" w:space="0" w:color="auto"/>
                <w:right w:val="none" w:sz="0" w:space="0" w:color="auto"/>
              </w:divBdr>
            </w:div>
            <w:div w:id="1777946789">
              <w:marLeft w:val="0"/>
              <w:marRight w:val="0"/>
              <w:marTop w:val="0"/>
              <w:marBottom w:val="0"/>
              <w:divBdr>
                <w:top w:val="none" w:sz="0" w:space="0" w:color="auto"/>
                <w:left w:val="none" w:sz="0" w:space="0" w:color="auto"/>
                <w:bottom w:val="none" w:sz="0" w:space="0" w:color="auto"/>
                <w:right w:val="none" w:sz="0" w:space="0" w:color="auto"/>
              </w:divBdr>
            </w:div>
            <w:div w:id="1811365453">
              <w:marLeft w:val="0"/>
              <w:marRight w:val="0"/>
              <w:marTop w:val="0"/>
              <w:marBottom w:val="0"/>
              <w:divBdr>
                <w:top w:val="none" w:sz="0" w:space="0" w:color="auto"/>
                <w:left w:val="none" w:sz="0" w:space="0" w:color="auto"/>
                <w:bottom w:val="none" w:sz="0" w:space="0" w:color="auto"/>
                <w:right w:val="none" w:sz="0" w:space="0" w:color="auto"/>
              </w:divBdr>
            </w:div>
            <w:div w:id="678967811">
              <w:marLeft w:val="0"/>
              <w:marRight w:val="0"/>
              <w:marTop w:val="0"/>
              <w:marBottom w:val="0"/>
              <w:divBdr>
                <w:top w:val="none" w:sz="0" w:space="0" w:color="auto"/>
                <w:left w:val="none" w:sz="0" w:space="0" w:color="auto"/>
                <w:bottom w:val="none" w:sz="0" w:space="0" w:color="auto"/>
                <w:right w:val="none" w:sz="0" w:space="0" w:color="auto"/>
              </w:divBdr>
            </w:div>
            <w:div w:id="495805245">
              <w:marLeft w:val="0"/>
              <w:marRight w:val="0"/>
              <w:marTop w:val="0"/>
              <w:marBottom w:val="0"/>
              <w:divBdr>
                <w:top w:val="none" w:sz="0" w:space="0" w:color="auto"/>
                <w:left w:val="none" w:sz="0" w:space="0" w:color="auto"/>
                <w:bottom w:val="none" w:sz="0" w:space="0" w:color="auto"/>
                <w:right w:val="none" w:sz="0" w:space="0" w:color="auto"/>
              </w:divBdr>
            </w:div>
            <w:div w:id="1941521560">
              <w:marLeft w:val="0"/>
              <w:marRight w:val="0"/>
              <w:marTop w:val="0"/>
              <w:marBottom w:val="0"/>
              <w:divBdr>
                <w:top w:val="none" w:sz="0" w:space="0" w:color="auto"/>
                <w:left w:val="none" w:sz="0" w:space="0" w:color="auto"/>
                <w:bottom w:val="none" w:sz="0" w:space="0" w:color="auto"/>
                <w:right w:val="none" w:sz="0" w:space="0" w:color="auto"/>
              </w:divBdr>
            </w:div>
            <w:div w:id="477503538">
              <w:marLeft w:val="0"/>
              <w:marRight w:val="0"/>
              <w:marTop w:val="0"/>
              <w:marBottom w:val="0"/>
              <w:divBdr>
                <w:top w:val="none" w:sz="0" w:space="0" w:color="auto"/>
                <w:left w:val="none" w:sz="0" w:space="0" w:color="auto"/>
                <w:bottom w:val="none" w:sz="0" w:space="0" w:color="auto"/>
                <w:right w:val="none" w:sz="0" w:space="0" w:color="auto"/>
              </w:divBdr>
            </w:div>
            <w:div w:id="80427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cs.aws.amazon.com/lambda/latest/dg/configuration-timeout.html" TargetMode="External"/><Relationship Id="rId21" Type="http://schemas.openxmlformats.org/officeDocument/2006/relationships/image" Target="media/image12.png"/><Relationship Id="rId42" Type="http://schemas.openxmlformats.org/officeDocument/2006/relationships/hyperlink" Target="https://cloud.google.com/blog/topics/financial-services/five-generative-ai-use-cases-financial-services-industry" TargetMode="External"/><Relationship Id="rId63" Type="http://schemas.openxmlformats.org/officeDocument/2006/relationships/hyperlink" Target="https://aws.amazon.com/blogs/security/use-iam-roles-to-connect-github-actions-to-actions-in-aws/" TargetMode="External"/><Relationship Id="rId84" Type="http://schemas.openxmlformats.org/officeDocument/2006/relationships/hyperlink" Target="https://www.geeksforgeeks.org/git/how-to-fix-support-for-password-authentication-was-removed/" TargetMode="External"/><Relationship Id="rId16" Type="http://schemas.openxmlformats.org/officeDocument/2006/relationships/image" Target="media/image8.png"/><Relationship Id="rId107" Type="http://schemas.openxmlformats.org/officeDocument/2006/relationships/image" Target="media/image45.png"/><Relationship Id="rId11" Type="http://schemas.openxmlformats.org/officeDocument/2006/relationships/image" Target="media/image3.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hyperlink" Target="https://github.com/&amp;lt;your-username&amp;gt;/enterprise-genai-assistant-aws.git" TargetMode="External"/><Relationship Id="rId74" Type="http://schemas.openxmlformats.org/officeDocument/2006/relationships/hyperlink" Target="https://aws.amazon.com/blogs/security/use-iam-roles-to-connect-github-actions-to-actions-in-aws/" TargetMode="External"/><Relationship Id="rId79" Type="http://schemas.openxmlformats.org/officeDocument/2006/relationships/hyperlink" Target="https://github.com/aws-samples/aws-codepipeline-cicd" TargetMode="External"/><Relationship Id="rId102" Type="http://schemas.openxmlformats.org/officeDocument/2006/relationships/image" Target="media/image41.png"/><Relationship Id="rId123" Type="http://schemas.openxmlformats.org/officeDocument/2006/relationships/hyperlink" Target="https://www.serverless.com/blog/serverless-application-for-long-running-process-fargate-lambda" TargetMode="External"/><Relationship Id="rId128" Type="http://schemas.openxmlformats.org/officeDocument/2006/relationships/image" Target="media/image54.png"/><Relationship Id="rId5" Type="http://schemas.openxmlformats.org/officeDocument/2006/relationships/hyperlink" Target="https://aws.amazon.com/blogs/machine-learning/build-safe-generative-ai-applications-like-a-pro-best-practices-with-amazon-bedrock-guardrails/" TargetMode="External"/><Relationship Id="rId90" Type="http://schemas.openxmlformats.org/officeDocument/2006/relationships/hyperlink" Target="https://github.com/" TargetMode="External"/><Relationship Id="rId95" Type="http://schemas.openxmlformats.org/officeDocument/2006/relationships/hyperlink" Target="https://support.icompaas.com/support/solutions/articles/62000233538-ensure-session-idle-disconnect-timeout-is-set-to-10-minutes-or-less" TargetMode="External"/><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hyperlink" Target="https://www.mckinsey.com/capabilities/risk-and-resilience/our-insights/how-generative-ai-can-help-banks-manage-risk-and-compliance" TargetMode="External"/><Relationship Id="rId48" Type="http://schemas.openxmlformats.org/officeDocument/2006/relationships/hyperlink" Target="https://github.com/aws-samples/amazon-bedrock-samples/blob/main/rag/knowledge-bases/features-examples/10-s3-vectors/knowledge-base-s3-vector.ipynb" TargetMode="External"/><Relationship Id="rId64" Type="http://schemas.openxmlformats.org/officeDocument/2006/relationships/hyperlink" Target="https://docs.amazonaws.cn/en_us/systems-manager/latest/userguide/session-preferences-timeout.html" TargetMode="External"/><Relationship Id="rId69" Type="http://schemas.openxmlformats.org/officeDocument/2006/relationships/hyperlink" Target="https://docs.aws.amazon.com/systems-manager/latest/userguide/systems-manager-parameter-store.html" TargetMode="External"/><Relationship Id="rId113" Type="http://schemas.openxmlformats.org/officeDocument/2006/relationships/hyperlink" Target="mailto:dummy@example.com" TargetMode="External"/><Relationship Id="rId118" Type="http://schemas.openxmlformats.org/officeDocument/2006/relationships/hyperlink" Target="https://docs.aws.amazon.com/lambda/latest/dg/gettingstarted-limits.html" TargetMode="External"/><Relationship Id="rId80" Type="http://schemas.openxmlformats.org/officeDocument/2006/relationships/hyperlink" Target="https://docs.aws.amazon.com/codepipeline/latest/userguide/reference-pipeline-structure.html" TargetMode="External"/><Relationship Id="rId85" Type="http://schemas.openxmlformats.org/officeDocument/2006/relationships/hyperlink" Target="https://github.com/" TargetMode="External"/><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hyperlink" Target="https://aws.amazon.com/blogs/devops/aws-codecommit-returns-to-general-availability/" TargetMode="External"/><Relationship Id="rId103" Type="http://schemas.openxmlformats.org/officeDocument/2006/relationships/image" Target="media/image42.png"/><Relationship Id="rId108" Type="http://schemas.openxmlformats.org/officeDocument/2006/relationships/image" Target="media/image46.png"/><Relationship Id="rId124" Type="http://schemas.openxmlformats.org/officeDocument/2006/relationships/hyperlink" Target="mailto:prashant@example.com" TargetMode="External"/><Relationship Id="rId129" Type="http://schemas.openxmlformats.org/officeDocument/2006/relationships/image" Target="media/image55.png"/><Relationship Id="rId54" Type="http://schemas.openxmlformats.org/officeDocument/2006/relationships/image" Target="media/image37.png"/><Relationship Id="rId70" Type="http://schemas.openxmlformats.org/officeDocument/2006/relationships/hyperlink" Target="https://aws.amazon.com/documentation-overview/secrets-manager/" TargetMode="External"/><Relationship Id="rId75" Type="http://schemas.openxmlformats.org/officeDocument/2006/relationships/hyperlink" Target="https://techradar.info/is-codecommit-no-longer-available-the-surprising-2026-status/" TargetMode="External"/><Relationship Id="rId91" Type="http://schemas.openxmlformats.org/officeDocument/2006/relationships/image" Target="media/image38.png"/><Relationship Id="rId96" Type="http://schemas.openxmlformats.org/officeDocument/2006/relationships/hyperlink" Target="https://aws.plainenglish.io/secrets-manager-vs-parameter-store-which-one-should-you-really-use-807e5a75c4e6" TargetMode="External"/><Relationship Id="rId1" Type="http://schemas.openxmlformats.org/officeDocument/2006/relationships/numbering" Target="numbering.xml"/><Relationship Id="rId6" Type="http://schemas.openxmlformats.org/officeDocument/2006/relationships/hyperlink" Target="https://www.anthropic.com/amazon-bedrock?ref=aiPromptly" TargetMode="Externa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32.png"/><Relationship Id="rId114" Type="http://schemas.openxmlformats.org/officeDocument/2006/relationships/hyperlink" Target="https://example.atlassian.net/" TargetMode="External"/><Relationship Id="rId119" Type="http://schemas.openxmlformats.org/officeDocument/2006/relationships/hyperlink" Target="https://aws.amazon.com/about-aws/whats-new/2024/06/amazon-api-gateway-integration-timeout-limit-29-seconds/" TargetMode="External"/><Relationship Id="rId44" Type="http://schemas.openxmlformats.org/officeDocument/2006/relationships/hyperlink" Target="https://www.ukfinance.org.uk/system/files/2025-01/Generative%20AI%20in%20action-opportunities%20%26%20risk%20management%20in%20%20financial%20services.pdf" TargetMode="External"/><Relationship Id="rId60" Type="http://schemas.openxmlformats.org/officeDocument/2006/relationships/hyperlink" Target="https://docs.aws.amazon.com/codepipeline/latest/userguide/reference-pipeline-structure.html" TargetMode="External"/><Relationship Id="rId65" Type="http://schemas.openxmlformats.org/officeDocument/2006/relationships/hyperlink" Target="https://docs.aws.amazon.com/cloudshell/" TargetMode="External"/><Relationship Id="rId81" Type="http://schemas.openxmlformats.org/officeDocument/2006/relationships/hyperlink" Target="https://github.com/prashant2781/enterprise-genai-assistant-aws.git" TargetMode="External"/><Relationship Id="rId86" Type="http://schemas.openxmlformats.org/officeDocument/2006/relationships/hyperlink" Target="https://github.blog/security/application-security/token-authentication-requirements-for-git-operations/" TargetMode="External"/><Relationship Id="rId130" Type="http://schemas.openxmlformats.org/officeDocument/2006/relationships/image" Target="media/image56.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0.png"/><Relationship Id="rId109" Type="http://schemas.openxmlformats.org/officeDocument/2006/relationships/image" Target="media/image47.png"/><Relationship Id="rId34" Type="http://schemas.openxmlformats.org/officeDocument/2006/relationships/image" Target="media/image25.png"/><Relationship Id="rId50" Type="http://schemas.openxmlformats.org/officeDocument/2006/relationships/image" Target="media/image33.png"/><Relationship Id="rId55" Type="http://schemas.openxmlformats.org/officeDocument/2006/relationships/hyperlink" Target="mailto:prashant.saxena@coforge.com" TargetMode="External"/><Relationship Id="rId76" Type="http://schemas.openxmlformats.org/officeDocument/2006/relationships/hyperlink" Target="https://aws.amazon.com/blogs/devops/aws-codecommit-returns-to-general-availability/" TargetMode="External"/><Relationship Id="rId97" Type="http://schemas.openxmlformats.org/officeDocument/2006/relationships/hyperlink" Target="https://docs.aws.amazon.com/systems-manager/latest/userguide/systems-manager-parameter-store.html" TargetMode="External"/><Relationship Id="rId104" Type="http://schemas.openxmlformats.org/officeDocument/2006/relationships/hyperlink" Target="https://token.actions.githubusercontent.com/" TargetMode="External"/><Relationship Id="rId120" Type="http://schemas.openxmlformats.org/officeDocument/2006/relationships/hyperlink" Target="https://repost.aws/knowledge-center/api-gateway-timeout-limit" TargetMode="External"/><Relationship Id="rId125" Type="http://schemas.openxmlformats.org/officeDocument/2006/relationships/image" Target="media/image51.png"/><Relationship Id="rId7" Type="http://schemas.openxmlformats.org/officeDocument/2006/relationships/hyperlink" Target="https://aws.amazon.com/blogs/machine-learning/prompt-engineering-techniques-and-best-practices-learn-by-doing-with-anthropics-claude-3-on-amazon-bedrock/" TargetMode="External"/><Relationship Id="rId71" Type="http://schemas.openxmlformats.org/officeDocument/2006/relationships/hyperlink" Target="https://docs.aws.amazon.com/secretsmanager/latest/userguide/rotating-secrets.html" TargetMode="External"/><Relationship Id="rId92" Type="http://schemas.openxmlformats.org/officeDocument/2006/relationships/hyperlink" Target="https://medium.com/@christopheradamson253/aws-cloudshell-a-browser-based-shell-for-aws-b391a91cc220" TargetMode="External"/><Relationship Id="rId2" Type="http://schemas.openxmlformats.org/officeDocument/2006/relationships/styles" Target="styles.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hyperlink" Target="https://www.cbinsights.com/research/report/generative-ai-financial-services-applications-2025/" TargetMode="External"/><Relationship Id="rId66" Type="http://schemas.openxmlformats.org/officeDocument/2006/relationships/hyperlink" Target="https://token.actions.githubusercontent.com/" TargetMode="External"/><Relationship Id="rId87" Type="http://schemas.openxmlformats.org/officeDocument/2006/relationships/hyperlink" Target="https://stackoverflow.com/questions/68775869/message-support-for-password-authentication-was-removed" TargetMode="External"/><Relationship Id="rId110" Type="http://schemas.openxmlformats.org/officeDocument/2006/relationships/image" Target="media/image48.png"/><Relationship Id="rId115" Type="http://schemas.openxmlformats.org/officeDocument/2006/relationships/hyperlink" Target="mailto:dummy@example.com" TargetMode="External"/><Relationship Id="rId131" Type="http://schemas.openxmlformats.org/officeDocument/2006/relationships/hyperlink" Target="mailto:prashant.saxena@coforge.com" TargetMode="External"/><Relationship Id="rId61" Type="http://schemas.openxmlformats.org/officeDocument/2006/relationships/hyperlink" Target="https://docs.github.com/en/actions/how-tos/secure-your-work/security-harden-deployments/oidc-in-aws" TargetMode="External"/><Relationship Id="rId82" Type="http://schemas.openxmlformats.org/officeDocument/2006/relationships/hyperlink" Target="https://github.com/prashant2781/enterprise-genai-assistant-aws.git" TargetMode="External"/><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hyperlink" Target="mailto:prashant.saxena@coforge.com" TargetMode="External"/><Relationship Id="rId77" Type="http://schemas.openxmlformats.org/officeDocument/2006/relationships/hyperlink" Target="https://developer.hashicorp.com/terraform/language/backend/s3" TargetMode="External"/><Relationship Id="rId100" Type="http://schemas.openxmlformats.org/officeDocument/2006/relationships/hyperlink" Target="https://github.com/prashant2781/enterprise-genai-assistant-aws.git" TargetMode="External"/><Relationship Id="rId105" Type="http://schemas.openxmlformats.org/officeDocument/2006/relationships/image" Target="media/image43.png"/><Relationship Id="rId126" Type="http://schemas.openxmlformats.org/officeDocument/2006/relationships/image" Target="media/image52.png"/><Relationship Id="rId8" Type="http://schemas.openxmlformats.org/officeDocument/2006/relationships/hyperlink" Target="https://www.nubiscore.ca/blog/bedrock-agents" TargetMode="External"/><Relationship Id="rId51" Type="http://schemas.openxmlformats.org/officeDocument/2006/relationships/image" Target="media/image34.png"/><Relationship Id="rId72" Type="http://schemas.openxmlformats.org/officeDocument/2006/relationships/hyperlink" Target="https://docs.aws.amazon.com/systems-manager/latest/userguide/systems-manager-parameter-store.html" TargetMode="External"/><Relationship Id="rId93" Type="http://schemas.openxmlformats.org/officeDocument/2006/relationships/hyperlink" Target="https://docs.aws.amazon.com/cloudshell/" TargetMode="External"/><Relationship Id="rId98" Type="http://schemas.openxmlformats.org/officeDocument/2006/relationships/image" Target="media/image39.png"/><Relationship Id="rId121" Type="http://schemas.openxmlformats.org/officeDocument/2006/relationships/hyperlink" Target="https://docs.aws.amazon.com/decision-guides/latest/fargate-or-lambda/fargate-or-lambda.html" TargetMode="External"/><Relationship Id="rId3" Type="http://schemas.openxmlformats.org/officeDocument/2006/relationships/settings" Target="settings.xml"/><Relationship Id="rId25" Type="http://schemas.openxmlformats.org/officeDocument/2006/relationships/image" Target="media/image16.png"/><Relationship Id="rId46" Type="http://schemas.openxmlformats.org/officeDocument/2006/relationships/hyperlink" Target="https://www.capgemini.com/insights/expert-perspectives/activating-gen-ai-at-scale-to-transform-financial-services-insights-and-best-practices-from-capgemini/" TargetMode="External"/><Relationship Id="rId67" Type="http://schemas.openxmlformats.org/officeDocument/2006/relationships/hyperlink" Target="https://docs.amazonaws.cn/en_us/systems-manager/latest/userguide/session-preferences-timeout.html" TargetMode="External"/><Relationship Id="rId116" Type="http://schemas.openxmlformats.org/officeDocument/2006/relationships/image" Target="media/image50.png"/><Relationship Id="rId20" Type="http://schemas.openxmlformats.org/officeDocument/2006/relationships/hyperlink" Target="https://www.udemy.com/course/agentic-ai-bootcamp-build-ai-agents/" TargetMode="External"/><Relationship Id="rId41" Type="http://schemas.openxmlformats.org/officeDocument/2006/relationships/hyperlink" Target="https://j6fk16uawb.execute-api.ap-south-1.amazonaws.com/dev/chat/history%22" TargetMode="External"/><Relationship Id="rId62" Type="http://schemas.openxmlformats.org/officeDocument/2006/relationships/hyperlink" Target="https://aws.amazon.com/blogs/security/use-iam-roles-to-connect-github-actions-to-actions-in-aws/" TargetMode="External"/><Relationship Id="rId83" Type="http://schemas.openxmlformats.org/officeDocument/2006/relationships/hyperlink" Target="https://github.blog/security/application-security/token-authentication-requirements-for-git-operations/" TargetMode="External"/><Relationship Id="rId88" Type="http://schemas.openxmlformats.org/officeDocument/2006/relationships/hyperlink" Target="https://medium.com/@christopheradamson253/aws-cloudshell-a-browser-based-shell-for-aws-b391a91cc220" TargetMode="External"/><Relationship Id="rId111" Type="http://schemas.openxmlformats.org/officeDocument/2006/relationships/image" Target="media/image49.png"/><Relationship Id="rId132" Type="http://schemas.openxmlformats.org/officeDocument/2006/relationships/fontTable" Target="fontTable.xml"/><Relationship Id="rId15" Type="http://schemas.openxmlformats.org/officeDocument/2006/relationships/image" Target="media/image7.png"/><Relationship Id="rId36" Type="http://schemas.openxmlformats.org/officeDocument/2006/relationships/image" Target="media/image27.png"/><Relationship Id="rId57" Type="http://schemas.openxmlformats.org/officeDocument/2006/relationships/hyperlink" Target="https://github.com/&amp;lt;your-username&amp;gt;/enterprise-genai-assistant-aws.git" TargetMode="External"/><Relationship Id="rId106" Type="http://schemas.openxmlformats.org/officeDocument/2006/relationships/image" Target="media/image44.png"/><Relationship Id="rId127" Type="http://schemas.openxmlformats.org/officeDocument/2006/relationships/image" Target="media/image53.png"/><Relationship Id="rId10" Type="http://schemas.openxmlformats.org/officeDocument/2006/relationships/image" Target="media/image2.png"/><Relationship Id="rId31" Type="http://schemas.openxmlformats.org/officeDocument/2006/relationships/image" Target="media/image22.png"/><Relationship Id="rId52" Type="http://schemas.openxmlformats.org/officeDocument/2006/relationships/image" Target="media/image35.png"/><Relationship Id="rId73" Type="http://schemas.openxmlformats.org/officeDocument/2006/relationships/hyperlink" Target="https://aws.amazon.com/blogs/devops/aws-codecommit-returns-to-general-availability/" TargetMode="External"/><Relationship Id="rId78" Type="http://schemas.openxmlformats.org/officeDocument/2006/relationships/hyperlink" Target="https://docs.aws.amazon.com/cloudshell/" TargetMode="External"/><Relationship Id="rId94" Type="http://schemas.openxmlformats.org/officeDocument/2006/relationships/hyperlink" Target="https://medium.com/@christopheradamson253/aws-cloudshell-a-browser-based-shell-for-aws-b391a91cc220" TargetMode="External"/><Relationship Id="rId99" Type="http://schemas.openxmlformats.org/officeDocument/2006/relationships/hyperlink" Target="https://token.actions.githubusercontent.com/" TargetMode="External"/><Relationship Id="rId101" Type="http://schemas.openxmlformats.org/officeDocument/2006/relationships/image" Target="media/image40.png"/><Relationship Id="rId122" Type="http://schemas.openxmlformats.org/officeDocument/2006/relationships/hyperlink" Target="https://docs.aws.amazon.com/decision-guides/latest/fargate-or-lambda/fargate-or-lambda.html" TargetMode="External"/><Relationship Id="rId4" Type="http://schemas.openxmlformats.org/officeDocument/2006/relationships/webSettings" Target="webSettings.xml"/><Relationship Id="rId9" Type="http://schemas.openxmlformats.org/officeDocument/2006/relationships/image" Target="media/image1.png"/><Relationship Id="rId26" Type="http://schemas.openxmlformats.org/officeDocument/2006/relationships/image" Target="media/image17.png"/><Relationship Id="rId47" Type="http://schemas.openxmlformats.org/officeDocument/2006/relationships/hyperlink" Target="https://docs.aws.amazon.com/AmazonS3/latest/userguide/s3-vectors-bedrock-kb.html" TargetMode="External"/><Relationship Id="rId68" Type="http://schemas.openxmlformats.org/officeDocument/2006/relationships/hyperlink" Target="https://docs.amazonaws.cn/en_us/systems-manager/latest/userguide/session-preferences-timeout.html" TargetMode="External"/><Relationship Id="rId89" Type="http://schemas.openxmlformats.org/officeDocument/2006/relationships/hyperlink" Target="https://docs.aws.amazon.com/cloudshell/" TargetMode="External"/><Relationship Id="rId112" Type="http://schemas.openxmlformats.org/officeDocument/2006/relationships/hyperlink" Target="https://example.atlassian.net/" TargetMode="External"/><Relationship Id="rId13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11803</TotalTime>
  <Pages>311</Pages>
  <Words>41618</Words>
  <Characters>237226</Characters>
  <Application>Microsoft Office Word</Application>
  <DocSecurity>0</DocSecurity>
  <Lines>1976</Lines>
  <Paragraphs>556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 Saxena</dc:creator>
  <cp:keywords/>
  <dc:description/>
  <cp:lastModifiedBy>Prashant Saxena</cp:lastModifiedBy>
  <cp:revision>73</cp:revision>
  <dcterms:created xsi:type="dcterms:W3CDTF">2026-05-13T04:55:00Z</dcterms:created>
  <dcterms:modified xsi:type="dcterms:W3CDTF">2026-06-02T01:19:00Z</dcterms:modified>
</cp:coreProperties>
</file>